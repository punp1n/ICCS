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sdt>
      <w:sdtPr>
        <w:id w:val="1991672845"/>
        <w:docPartObj>
          <w:docPartGallery w:val="Cover Pages"/>
          <w:docPartUnique/>
        </w:docPartObj>
      </w:sdtPr>
      <w:sdtContent>
        <w:p w:rsidR="00984DD0" w:rsidP="00984DD0" w:rsidRDefault="00B235C9" w14:paraId="6209F7E7" w14:textId="6A810777">
          <w:pPr>
            <w:jc w:val="center"/>
          </w:pPr>
          <w:r>
            <w:rPr>
              <w:noProof/>
              <w:lang w:eastAsia="es-CL"/>
            </w:rPr>
            <mc:AlternateContent>
              <mc:Choice Requires="wpg">
                <w:drawing>
                  <wp:anchor distT="0" distB="0" distL="114300" distR="114300" simplePos="0" relativeHeight="251662336" behindDoc="0" locked="0" layoutInCell="0" allowOverlap="1" wp14:anchorId="73085A23" wp14:editId="2AA23293">
                    <wp:simplePos x="0" y="0"/>
                    <wp:positionH relativeFrom="page">
                      <wp:posOffset>26817</wp:posOffset>
                    </wp:positionH>
                    <wp:positionV relativeFrom="margin">
                      <wp:posOffset>1279525</wp:posOffset>
                    </wp:positionV>
                    <wp:extent cx="7722235" cy="7125970"/>
                    <wp:effectExtent l="38100" t="0" r="50165" b="55880"/>
                    <wp:wrapNone/>
                    <wp:docPr id="407"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235" cy="7125970"/>
                              <a:chOff x="0" y="3153"/>
                              <a:chExt cx="12161" cy="11222"/>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Pr="00D83EA2" w:rsidR="00B235C9" w:rsidP="00B235C9" w:rsidRDefault="00B235C9" w14:paraId="6C6F5B5C" w14:textId="72D2E653">
                                  <w:pPr>
                                    <w:jc w:val="right"/>
                                    <w:rPr>
                                      <w:color w:val="1F497D" w:themeColor="text2"/>
                                      <w:sz w:val="40"/>
                                      <w:szCs w:val="40"/>
                                      <w14:numForm w14:val="oldStyle"/>
                                    </w:rPr>
                                  </w:pPr>
                                  <w:r>
                                    <w:rPr>
                                      <w:b/>
                                      <w:color w:val="1F497D" w:themeColor="text2"/>
                                      <w:sz w:val="40"/>
                                      <w:szCs w:val="40"/>
                                      <w:lang w:val="es-ES"/>
                                      <w14:numForm w14:val="oldStyle"/>
                                    </w:rPr>
                                    <w:t>Año 202</w:t>
                                  </w:r>
                                  <w:r w:rsidR="00A95E9F">
                                    <w:rPr>
                                      <w:b/>
                                      <w:color w:val="1F497D" w:themeColor="text2"/>
                                      <w:sz w:val="40"/>
                                      <w:szCs w:val="40"/>
                                      <w:lang w:val="es-ES"/>
                                      <w14:numForm w14:val="oldStyle"/>
                                    </w:rPr>
                                    <w:t>5</w:t>
                                  </w:r>
                                </w:p>
                              </w:txbxContent>
                            </wps:txbx>
                            <wps:bodyPr rot="0" vert="horz" wrap="square" lIns="91440" tIns="45720" rIns="91440" bIns="45720" anchor="t" anchorCtr="0" upright="1">
                              <a:spAutoFit/>
                            </wps:bodyPr>
                          </wps:wsp>
                          <wps:wsp>
                            <wps:cNvPr id="421" name="Rectangle 17"/>
                            <wps:cNvSpPr>
                              <a:spLocks noChangeArrowheads="1"/>
                            </wps:cNvSpPr>
                            <wps:spPr bwMode="auto">
                              <a:xfrm>
                                <a:off x="1656" y="3153"/>
                                <a:ext cx="8871" cy="51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00B235C9" w:rsidP="00B235C9" w:rsidRDefault="00B235C9" w14:paraId="0710CCA4" w14:textId="77777777">
                                  <w:pPr>
                                    <w:jc w:val="center"/>
                                    <w:rPr>
                                      <w:b/>
                                      <w:bCs/>
                                      <w:color w:val="1F497D" w:themeColor="text2"/>
                                      <w:sz w:val="50"/>
                                      <w:szCs w:val="50"/>
                                    </w:rPr>
                                  </w:pPr>
                                  <w:r>
                                    <w:rPr>
                                      <w:b/>
                                      <w:bCs/>
                                      <w:color w:val="1F497D" w:themeColor="text2"/>
                                      <w:sz w:val="50"/>
                                      <w:szCs w:val="50"/>
                                    </w:rPr>
                                    <w:t>CODIFICACIÓN PENAL</w:t>
                                  </w:r>
                                </w:p>
                                <w:p w:rsidR="00B235C9" w:rsidP="00B235C9" w:rsidRDefault="00A95E9F" w14:paraId="2A875891" w14:textId="10E8425F">
                                  <w:pPr>
                                    <w:jc w:val="center"/>
                                    <w:rPr>
                                      <w:b/>
                                      <w:bCs/>
                                      <w:color w:val="1F497D" w:themeColor="text2"/>
                                      <w:sz w:val="50"/>
                                      <w:szCs w:val="50"/>
                                    </w:rPr>
                                  </w:pPr>
                                  <w:r>
                                    <w:rPr>
                                      <w:b/>
                                      <w:bCs/>
                                      <w:color w:val="1F497D" w:themeColor="text2"/>
                                      <w:sz w:val="50"/>
                                      <w:szCs w:val="50"/>
                                    </w:rPr>
                                    <w:t>Enero</w:t>
                                  </w:r>
                                  <w:r w:rsidR="00D11139">
                                    <w:rPr>
                                      <w:b/>
                                      <w:bCs/>
                                      <w:color w:val="1F497D" w:themeColor="text2"/>
                                      <w:sz w:val="50"/>
                                      <w:szCs w:val="50"/>
                                    </w:rPr>
                                    <w:t xml:space="preserve"> </w:t>
                                  </w:r>
                                  <w:r w:rsidR="00B235C9">
                                    <w:rPr>
                                      <w:b/>
                                      <w:bCs/>
                                      <w:color w:val="1F497D" w:themeColor="text2"/>
                                      <w:sz w:val="50"/>
                                      <w:szCs w:val="50"/>
                                    </w:rPr>
                                    <w:t>202</w:t>
                                  </w:r>
                                  <w:r>
                                    <w:rPr>
                                      <w:b/>
                                      <w:bCs/>
                                      <w:color w:val="1F497D" w:themeColor="text2"/>
                                      <w:sz w:val="50"/>
                                      <w:szCs w:val="50"/>
                                    </w:rPr>
                                    <w:t>5</w:t>
                                  </w:r>
                                </w:p>
                                <w:p w:rsidRPr="00984DD0" w:rsidR="00B235C9" w:rsidP="00B235C9" w:rsidRDefault="00B235C9" w14:paraId="255D73DE" w14:textId="77777777">
                                  <w:pPr>
                                    <w:jc w:val="center"/>
                                    <w:rPr>
                                      <w:b/>
                                      <w:bCs/>
                                      <w:color w:val="1F497D" w:themeColor="text2"/>
                                      <w:sz w:val="50"/>
                                      <w:szCs w:val="50"/>
                                    </w:rPr>
                                  </w:pPr>
                                </w:p>
                                <w:bookmarkStart w:name="_Hlk170466560" w:displacedByCustomXml="next" w:id="0"/>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rsidRPr="00DB1730" w:rsidR="00B235C9" w:rsidP="00B235C9" w:rsidRDefault="00B235C9" w14:paraId="0D32C02D" w14:textId="01E12E21">
                                      <w:pPr>
                                        <w:jc w:val="center"/>
                                        <w:rPr>
                                          <w:b/>
                                          <w:bCs/>
                                          <w:color w:val="1F497D" w:themeColor="text2"/>
                                          <w:sz w:val="30"/>
                                          <w:szCs w:val="30"/>
                                        </w:rPr>
                                      </w:pPr>
                                      <w:r>
                                        <w:rPr>
                                          <w:b/>
                                          <w:bCs/>
                                          <w:color w:val="1F497D" w:themeColor="text2"/>
                                          <w:sz w:val="30"/>
                                          <w:szCs w:val="30"/>
                                        </w:rPr>
                                        <w:t>NOMENCLATURAS ASOCIADAS A LA CODIFICACIÓN DE DELITOS</w:t>
                                      </w:r>
                                    </w:p>
                                  </w:sdtContent>
                                </w:sdt>
                                <w:bookmarkEnd w:id="0"/>
                                <w:p w:rsidR="00B235C9" w:rsidP="00B235C9" w:rsidRDefault="00B235C9" w14:paraId="6F033E7C" w14:textId="77777777">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id="Grupo 3" style="position:absolute;left:0;text-align:left;margin-left:2.1pt;margin-top:100.75pt;width:608.05pt;height:561.1pt;z-index:251662336;mso-position-horizontal-relative:page;mso-position-vertical-relative:margin;mso-height-relative:margin" coordsize="12161,11222" coordorigin=",3153" o:spid="_x0000_s1026" o:allowincell="f" w14:anchorId="73085A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">
                    <v:group id="Group 4" style="position:absolute;top:11142;width:12161;height:3233" coordsize="12118,2901" coordorigin="-6,472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group id="Group 5" style="position:absolute;left:-6;top:4727;width:12034;height:2518" coordsize="12034,2518" coordorigin="18,84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Freeform 6" style="position:absolute;left:18;top:8765;width:7132;height:1914;visibility:visible;mso-wrap-style:square;v-text-anchor:top" coordsize="7132,2863" o:spid="_x0000_s1029" fillcolor="#a7bfde" stroked="f" path="m,l17,2863,7132,2578r,-237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">
                          <v:fill opacity="32896f"/>
                          <v:path arrowok="t" o:connecttype="custom" o:connectlocs="0,0;17,2863;7132,2578;7132,200;0,0" o:connectangles="0,0,0,0,0"/>
                        </v:shape>
                        <v:shape id="Freeform 7" style="position:absolute;left:7080;top:8631;width:3466;height:2365;visibility:visible;mso-wrap-style:square;v-text-anchor:top" coordsize="3466,3550" o:spid="_x0000_s1030" fillcolor="#d3dfee" stroked="f" path="m,569l,2930r3466,620l3466,,,5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">
                          <v:fill opacity="32896f"/>
                          <v:path arrowok="t" o:connecttype="custom" o:connectlocs="0,569;0,2930;3466,3550;3466,0;0,569" o:connectangles="0,0,0,0,0"/>
                        </v:shape>
                        <v:shape id="Freeform 8" style="position:absolute;left:10461;top:8478;width:1591;height:2518;visibility:visible;mso-wrap-style:square;v-text-anchor:top" coordsize="1591,3550" o:spid="_x0000_s1031" fillcolor="#a7bfde" stroked="f" path="m,l,3550,1591,2746r,-2009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">
                          <v:fill opacity="32896f"/>
                          <v:path arrowok="t" o:connecttype="custom" o:connectlocs="0,0;0,3550;1591,2746;1591,737;0,0" o:connectangles="0,0,0,0,0"/>
                        </v:shape>
                      </v:group>
                      <v:shape id="Freeform 9" style="position:absolute;left:7992;top:5079;width:4120;height:1882;visibility:visible;mso-wrap-style:square;v-text-anchor:top" coordsize="4120,2913" o:spid="_x0000_s1032" fillcolor="#8db3e2 [1311]" stroked="f" path="m1,251l,2662r4120,251l4120,,1,25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">
                        <v:path arrowok="t" o:connecttype="custom" o:connectlocs="1,251;0,2662;4120,2913;4120,0;1,251" o:connectangles="0,0,0,0,0"/>
                      </v:shape>
                      <v:shape id="Freeform 10" style="position:absolute;left:4004;top:5127;width:3985;height:2498;visibility:visible;mso-wrap-style:square;v-text-anchor:top" coordsize="3985,4236" o:spid="_x0000_s1033" fillcolor="#548dd4 [1951]" stroked="f" path="m,l,4236,3985,3349r,-242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">
                        <v:path arrowok="t" o:connecttype="custom" o:connectlocs="0,0;0,4236;3985,3349;3985,921;0,0" o:connectangles="0,0,0,0,0"/>
                      </v:shape>
                      <v:shape id="Freeform 11" style="position:absolute;left:18;top:5031;width:4086;height:2597;visibility:visible;mso-wrap-style:square;v-text-anchor:top" coordsize="4086,4253" o:spid="_x0000_s1034" fillcolor="#4f81bd [3204]" stroked="f" path="m4086,r-2,4253l,3198,,1072,40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">
                        <v:path arrowok="t" o:connecttype="custom" o:connectlocs="4086,0;4084,4253;0,3198;0,1072;4086,0" o:connectangles="0,0,0,0,0"/>
                      </v:shape>
                      <v:shape id="Freeform 12" style="position:absolute;left:17;top:4897;width:2076;height:2550;visibility:visible;mso-wrap-style:square;v-text-anchor:top" coordsize="2076,3851" o:spid="_x0000_s1035" fillcolor="#d3dfee" stroked="f" path="m,921l2060,r16,3851l,2981,,9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">
                        <v:fill opacity="46003f"/>
                        <v:path arrowok="t" o:connecttype="custom" o:connectlocs="0,921;2060,0;2076,3851;0,2981;0,921" o:connectangles="0,0,0,0,0"/>
                      </v:shape>
                      <v:shape id="Freeform 13" style="position:absolute;left:2027;top:5566;width:5413;height:1865;visibility:visible;mso-wrap-style:square;v-text-anchor:top" coordsize="6011,3835" o:spid="_x0000_s1036" fillcolor="#a7bfde" stroked="f" path="m,l17,3835,6011,2629r,-139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">
                        <v:fill opacity="46003f"/>
                        <v:path arrowok="t" o:connecttype="custom" o:connectlocs="0,0;17,3835;6011,2629;6011,1239;0,0" o:connectangles="0,0,0,0,0"/>
                      </v:shape>
                      <v:shape id="Freeform 14" style="position:absolute;left:7970;top:4743;width:4102;height:2524;visibility:visible;mso-wrap-style:square;v-text-anchor:top" coordsize="4102,3432" o:spid="_x0000_s1037" fillcolor="#d3dfee" stroked="f" path="m,1038l,2411,4102,3432,4102,,,10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">
                        <v:fill opacity="46003f"/>
                        <v:path arrowok="t" o:connecttype="custom" o:connectlocs="0,1038;0,2411;4102,3432;4102,0;0,1038" o:connectangles="0,0,0,0,0"/>
                      </v:shape>
                    </v:group>
                    <v:rect id="Rectangle 16" style="position:absolute;left:6396;top:12084;width:4884;height:604;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">
                      <v:textbox style="mso-fit-shape-to-text:t">
                        <w:txbxContent>
                          <w:p w:rsidRPr="00D83EA2" w:rsidR="00B235C9" w:rsidP="00B235C9" w:rsidRDefault="00B235C9" w14:paraId="6C6F5B5C" w14:textId="72D2E653">
                            <w:pPr>
                              <w:jc w:val="right"/>
                              <w:rPr>
                                <w:color w:val="1F497D" w:themeColor="text2"/>
                                <w:sz w:val="40"/>
                                <w:szCs w:val="40"/>
                                <w14:numForm w14:val="oldStyle"/>
                              </w:rPr>
                            </w:pPr>
                            <w:r>
                              <w:rPr>
                                <w:b/>
                                <w:color w:val="1F497D" w:themeColor="text2"/>
                                <w:sz w:val="40"/>
                                <w:szCs w:val="40"/>
                                <w:lang w:val="es-ES"/>
                                <w14:numForm w14:val="oldStyle"/>
                              </w:rPr>
                              <w:t>Año 202</w:t>
                            </w:r>
                            <w:r w:rsidR="00A95E9F">
                              <w:rPr>
                                <w:b/>
                                <w:color w:val="1F497D" w:themeColor="text2"/>
                                <w:sz w:val="40"/>
                                <w:szCs w:val="40"/>
                                <w:lang w:val="es-ES"/>
                                <w14:numForm w14:val="oldStyle"/>
                              </w:rPr>
                              <w:t>5</w:t>
                            </w:r>
                          </w:p>
                        </w:txbxContent>
                      </v:textbox>
                    </v:rect>
                    <v:rect id="Rectangle 17" style="position:absolute;left:1656;top:3153;width:8871;height:5100;visibility:visible;mso-wrap-style:square;v-text-anchor:bottom"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">
                      <v:textbox>
                        <w:txbxContent>
                          <w:p w:rsidR="00B235C9" w:rsidP="00B235C9" w:rsidRDefault="00B235C9" w14:paraId="0710CCA4" w14:textId="77777777">
                            <w:pPr>
                              <w:jc w:val="center"/>
                              <w:rPr>
                                <w:b/>
                                <w:bCs/>
                                <w:color w:val="1F497D" w:themeColor="text2"/>
                                <w:sz w:val="50"/>
                                <w:szCs w:val="50"/>
                              </w:rPr>
                            </w:pPr>
                            <w:r>
                              <w:rPr>
                                <w:b/>
                                <w:bCs/>
                                <w:color w:val="1F497D" w:themeColor="text2"/>
                                <w:sz w:val="50"/>
                                <w:szCs w:val="50"/>
                              </w:rPr>
                              <w:t>CODIFICACIÓN PENAL</w:t>
                            </w:r>
                          </w:p>
                          <w:p w:rsidR="00B235C9" w:rsidP="00B235C9" w:rsidRDefault="00A95E9F" w14:paraId="2A875891" w14:textId="10E8425F">
                            <w:pPr>
                              <w:jc w:val="center"/>
                              <w:rPr>
                                <w:b/>
                                <w:bCs/>
                                <w:color w:val="1F497D" w:themeColor="text2"/>
                                <w:sz w:val="50"/>
                                <w:szCs w:val="50"/>
                              </w:rPr>
                            </w:pPr>
                            <w:r>
                              <w:rPr>
                                <w:b/>
                                <w:bCs/>
                                <w:color w:val="1F497D" w:themeColor="text2"/>
                                <w:sz w:val="50"/>
                                <w:szCs w:val="50"/>
                              </w:rPr>
                              <w:t>Enero</w:t>
                            </w:r>
                            <w:r w:rsidR="00D11139">
                              <w:rPr>
                                <w:b/>
                                <w:bCs/>
                                <w:color w:val="1F497D" w:themeColor="text2"/>
                                <w:sz w:val="50"/>
                                <w:szCs w:val="50"/>
                              </w:rPr>
                              <w:t xml:space="preserve"> </w:t>
                            </w:r>
                            <w:r w:rsidR="00B235C9">
                              <w:rPr>
                                <w:b/>
                                <w:bCs/>
                                <w:color w:val="1F497D" w:themeColor="text2"/>
                                <w:sz w:val="50"/>
                                <w:szCs w:val="50"/>
                              </w:rPr>
                              <w:t>202</w:t>
                            </w:r>
                            <w:r>
                              <w:rPr>
                                <w:b/>
                                <w:bCs/>
                                <w:color w:val="1F497D" w:themeColor="text2"/>
                                <w:sz w:val="50"/>
                                <w:szCs w:val="50"/>
                              </w:rPr>
                              <w:t>5</w:t>
                            </w:r>
                          </w:p>
                          <w:p w:rsidRPr="00984DD0" w:rsidR="00B235C9" w:rsidP="00B235C9" w:rsidRDefault="00B235C9" w14:paraId="255D73DE" w14:textId="77777777">
                            <w:pPr>
                              <w:jc w:val="center"/>
                              <w:rPr>
                                <w:b/>
                                <w:bCs/>
                                <w:color w:val="1F497D" w:themeColor="text2"/>
                                <w:sz w:val="50"/>
                                <w:szCs w:val="50"/>
                              </w:rPr>
                            </w:pP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rsidRPr="00DB1730" w:rsidR="00B235C9" w:rsidP="00B235C9" w:rsidRDefault="00B235C9" w14:paraId="0D32C02D" w14:textId="01E12E21">
                                <w:pPr>
                                  <w:jc w:val="center"/>
                                  <w:rPr>
                                    <w:b/>
                                    <w:bCs/>
                                    <w:color w:val="1F497D" w:themeColor="text2"/>
                                    <w:sz w:val="30"/>
                                    <w:szCs w:val="30"/>
                                  </w:rPr>
                                </w:pPr>
                                <w:r>
                                  <w:rPr>
                                    <w:b/>
                                    <w:bCs/>
                                    <w:color w:val="1F497D" w:themeColor="text2"/>
                                    <w:sz w:val="30"/>
                                    <w:szCs w:val="30"/>
                                  </w:rPr>
                                  <w:t>NOMENCLATURAS ASOCIADAS A LA CODIFICACIÓN DE DELITOS</w:t>
                                </w:r>
                              </w:p>
                            </w:sdtContent>
                          </w:sdt>
                          <w:p w:rsidR="00B235C9" w:rsidP="00B235C9" w:rsidRDefault="00B235C9" w14:paraId="6F033E7C" w14:textId="77777777">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v:textbox>
                    </v:rect>
                    <w10:wrap anchorx="page" anchory="margin"/>
                  </v:group>
                </w:pict>
              </mc:Fallback>
            </mc:AlternateContent>
          </w:r>
          <w:r w:rsidR="00984DD0">
            <w:rPr>
              <w:noProof/>
              <w:lang w:eastAsia="es-CL"/>
            </w:rPr>
            <w:drawing>
              <wp:anchor distT="0" distB="0" distL="114300" distR="114300" simplePos="0" relativeHeight="251660288" behindDoc="0" locked="0" layoutInCell="1" allowOverlap="1" wp14:anchorId="07750764" wp14:editId="3D020D15">
                <wp:simplePos x="2190750" y="895350"/>
                <wp:positionH relativeFrom="margin">
                  <wp:align>center</wp:align>
                </wp:positionH>
                <wp:positionV relativeFrom="margin">
                  <wp:align>top</wp:align>
                </wp:positionV>
                <wp:extent cx="1526540" cy="133350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6540" cy="1333500"/>
                        </a:xfrm>
                        <a:prstGeom prst="rect">
                          <a:avLst/>
                        </a:prstGeom>
                        <a:noFill/>
                      </pic:spPr>
                    </pic:pic>
                  </a:graphicData>
                </a:graphic>
              </wp:anchor>
            </w:drawing>
          </w:r>
          <w:r w:rsidR="00984DD0">
            <w:br w:type="page"/>
          </w:r>
        </w:p>
      </w:sdtContent>
    </w:sdt>
    <w:tbl>
      <w:tblPr>
        <w:tblStyle w:val="Tablaconcuadrcula"/>
        <w:tblW w:w="93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6A0" w:firstRow="1" w:lastRow="0" w:firstColumn="1" w:lastColumn="0" w:noHBand="1" w:noVBand="1"/>
        <w:tblPrChange w:author="Maria Jose Uribe Valdes" w:date="2025-04-15T21:07:29.461Z" w16du:dateUtc="2025-04-15T21:07:29.461Z" w:id="776174104">
          <w:tblPr>
            <w:tblStyle w:val="Tablaconcuadrcula"/>
            <w:tblW w:w="9322" w:type="dxa"/>
            <w:tblBorders>
              <w:top w:val="none" w:color="auto" w:sz="0"/>
              <w:left w:val="none" w:color="auto" w:sz="0"/>
              <w:bottom w:val="none" w:color="auto" w:sz="0"/>
              <w:right w:val="none" w:color="auto" w:sz="0"/>
              <w:insideH w:val="none" w:color="auto" w:sz="0"/>
              <w:insideV w:val="none" w:color="auto" w:sz="0"/>
            </w:tblBorders>
            <w:tblLook w:val="06A0" w:firstRow="1" w:lastRow="0" w:firstColumn="1" w:lastColumn="0" w:noHBand="1" w:noVBand="1"/>
          </w:tblPr>
        </w:tblPrChange>
      </w:tblPr>
      <w:tblGrid>
        <w:gridCol w:w="3150"/>
        <w:gridCol w:w="6172"/>
      </w:tblGrid>
      <w:tr w:rsidRPr="008A4540" w:rsidR="00EF5A34" w:rsidTr="5FFAE9BA" w14:paraId="4FFDE93D" w14:textId="77777777">
        <w:trPr>
          <w:trHeight w:val="300"/>
          <w:trPrChange w:author="Maria Jose Uribe Valdes" w:date="2025-04-15T21:07:24.661Z" w16du:dateUtc="2025-04-15T21:07:24.661Z" w:id="1250092535">
            <w:trPr>
              <w:trHeight w:val="300"/>
            </w:trPr>
          </w:trPrChange>
        </w:trPr>
        <w:tc>
          <w:tcPr>
            <w:tcW w:w="9322" w:type="dxa"/>
            <w:gridSpan w:val="2"/>
            <w:tcMar/>
            <w:tcPrChange w:author="Maria Jose Uribe Valdes" w:date="2025-04-15T21:07:29.463Z" w:id="183729111">
              <w:tcPr>
                <w:tcW w:w="9322" w:type="dxa"/>
                <w:gridSpan w:val="2"/>
                <w:tcMar/>
              </w:tcPr>
            </w:tcPrChange>
          </w:tcPr>
          <w:p w:rsidRPr="008A4540" w:rsidR="00EF5A34" w:rsidP="00EF5A34" w:rsidRDefault="00253A0C" w14:paraId="337850E1" w14:textId="0675DAEC">
            <w:pPr>
              <w:spacing w:line="240" w:lineRule="atLeast"/>
              <w:jc w:val="center"/>
              <w:rPr>
                <w:rFonts w:ascii="Arial Narrow" w:hAnsi="Arial Narrow" w:cs="Arial"/>
                <w:b/>
                <w:bCs/>
                <w:sz w:val="20"/>
                <w:szCs w:val="20"/>
              </w:rPr>
            </w:pPr>
            <w:r w:rsidRPr="008A4540">
              <w:rPr>
                <w:rFonts w:ascii="Arial Narrow" w:hAnsi="Arial Narrow"/>
                <w:sz w:val="20"/>
                <w:szCs w:val="20"/>
              </w:rPr>
              <w:lastRenderedPageBreak/>
              <w:br w:type="page"/>
            </w:r>
            <w:r w:rsidRPr="008A4540" w:rsidR="00692CEC">
              <w:rPr>
                <w:rFonts w:ascii="Arial Narrow" w:hAnsi="Arial Narrow" w:cs="Arial"/>
                <w:b/>
                <w:bCs/>
                <w:sz w:val="20"/>
                <w:szCs w:val="20"/>
              </w:rPr>
              <w:t>INFRACCI</w:t>
            </w:r>
            <w:r w:rsidRPr="008A4540" w:rsidR="00C82581">
              <w:rPr>
                <w:rFonts w:ascii="Arial Narrow" w:hAnsi="Arial Narrow" w:cs="Arial"/>
                <w:b/>
                <w:bCs/>
                <w:sz w:val="20"/>
                <w:szCs w:val="20"/>
              </w:rPr>
              <w:t>O</w:t>
            </w:r>
            <w:r w:rsidRPr="008A4540" w:rsidR="00692CEC">
              <w:rPr>
                <w:rFonts w:ascii="Arial Narrow" w:hAnsi="Arial Narrow" w:cs="Arial"/>
                <w:b/>
                <w:bCs/>
                <w:sz w:val="20"/>
                <w:szCs w:val="20"/>
              </w:rPr>
              <w:t>N</w:t>
            </w:r>
            <w:r w:rsidRPr="008A4540" w:rsidR="00EF5A34">
              <w:rPr>
                <w:rFonts w:ascii="Arial Narrow" w:hAnsi="Arial Narrow" w:cs="Arial"/>
                <w:b/>
                <w:bCs/>
                <w:sz w:val="20"/>
                <w:szCs w:val="20"/>
              </w:rPr>
              <w:t>ES AL CÓDIGO PENAL</w:t>
            </w:r>
          </w:p>
          <w:p w:rsidRPr="008A4540" w:rsidR="00EF5A34" w:rsidRDefault="00EF5A34" w14:paraId="29C39A29" w14:textId="77777777">
            <w:pPr>
              <w:rPr>
                <w:rFonts w:ascii="Arial Narrow" w:hAnsi="Arial Narrow"/>
                <w:sz w:val="20"/>
                <w:szCs w:val="20"/>
              </w:rPr>
            </w:pPr>
          </w:p>
        </w:tc>
      </w:tr>
      <w:tr w:rsidRPr="008A4540" w:rsidR="005747E4" w:rsidTr="5FFAE9BA" w14:paraId="3B5A7AFF" w14:textId="77777777">
        <w:trPr>
          <w:trHeight w:val="679"/>
          <w:trPrChange w:author="Maria Jose Uribe Valdes" w:date="2025-04-15T21:07:24.662Z" w16du:dateUtc="2025-04-15T21:07:24.662Z" w:id="1510924043">
            <w:trPr>
              <w:trHeight w:val="679"/>
            </w:trPr>
          </w:trPrChange>
        </w:trPr>
        <w:tc>
          <w:tcPr>
            <w:tcW w:w="9322" w:type="dxa"/>
            <w:gridSpan w:val="2"/>
            <w:shd w:val="clear" w:color="auto" w:fill="C0C0C0"/>
            <w:tcMar/>
            <w:tcPrChange w:author="Maria Jose Uribe Valdes" w:date="2025-04-15T21:07:29.464Z" w:id="1792214623">
              <w:tcPr>
                <w:tcW w:w="9322" w:type="dxa"/>
                <w:gridSpan w:val="2"/>
                <w:shd w:val="clear" w:color="auto" w:fill="C0C0C0"/>
                <w:tcMar/>
              </w:tcPr>
            </w:tcPrChange>
          </w:tcPr>
          <w:p w:rsidRPr="008A4540" w:rsidR="005747E4" w:rsidP="00EF5A34" w:rsidRDefault="005747E4" w14:paraId="5AE9BAE6" w14:textId="77777777">
            <w:pPr>
              <w:spacing w:line="240" w:lineRule="atLeast"/>
              <w:rPr>
                <w:rFonts w:ascii="Arial Narrow" w:hAnsi="Arial Narrow" w:cs="Arial"/>
                <w:b/>
                <w:bCs/>
                <w:sz w:val="20"/>
                <w:szCs w:val="20"/>
              </w:rPr>
            </w:pPr>
            <w:r w:rsidRPr="008A4540">
              <w:rPr>
                <w:rFonts w:ascii="Arial Narrow" w:hAnsi="Arial Narrow" w:cs="Arial"/>
                <w:b/>
                <w:bCs/>
                <w:sz w:val="20"/>
                <w:szCs w:val="20"/>
              </w:rPr>
              <w:t>QUEBRANTAMIENTO DE SENTENCIAS Y LOS QUE DURANTE UNA CONDENA DELINQUEN</w:t>
            </w:r>
          </w:p>
          <w:p w:rsidRPr="008A4540" w:rsidR="005747E4" w:rsidP="00EF5A34" w:rsidRDefault="005747E4" w14:paraId="53B3FF6A" w14:textId="77777777">
            <w:pPr>
              <w:rPr>
                <w:rFonts w:ascii="Arial Narrow" w:hAnsi="Arial Narrow" w:cs="Arial"/>
                <w:b/>
                <w:bCs/>
                <w:sz w:val="20"/>
                <w:szCs w:val="20"/>
              </w:rPr>
            </w:pPr>
            <w:r w:rsidRPr="008A4540">
              <w:rPr>
                <w:rFonts w:ascii="Arial Narrow" w:hAnsi="Arial Narrow" w:cs="Arial"/>
                <w:b/>
                <w:bCs/>
                <w:sz w:val="20"/>
                <w:szCs w:val="20"/>
              </w:rPr>
              <w:t>Libro I Título IV</w:t>
            </w:r>
          </w:p>
        </w:tc>
      </w:tr>
      <w:tr w:rsidRPr="008A4540" w:rsidR="00EF5A34" w:rsidTr="5FFAE9BA" w14:paraId="7C13C067" w14:textId="77777777">
        <w:trPr>
          <w:trHeight w:val="300"/>
          <w:trPrChange w:author="Maria Jose Uribe Valdes" w:date="2025-04-15T21:07:24.662Z" w16du:dateUtc="2025-04-15T21:07:24.662Z" w:id="377993016">
            <w:trPr>
              <w:trHeight w:val="300"/>
            </w:trPr>
          </w:trPrChange>
        </w:trPr>
        <w:tc>
          <w:tcPr>
            <w:tcW w:w="9322" w:type="dxa"/>
            <w:gridSpan w:val="2"/>
            <w:tcMar/>
            <w:tcPrChange w:author="Maria Jose Uribe Valdes" w:date="2025-04-15T21:07:29.464Z" w:id="301060074">
              <w:tcPr>
                <w:tcW w:w="9322" w:type="dxa"/>
                <w:gridSpan w:val="2"/>
                <w:tcMar/>
              </w:tcPr>
            </w:tcPrChange>
          </w:tcPr>
          <w:p w:rsidRPr="008A4540" w:rsidR="00EF5A34" w:rsidP="00EF5A34" w:rsidRDefault="00EF5A34" w14:paraId="192D5B49" w14:textId="77777777">
            <w:pPr>
              <w:rPr>
                <w:rFonts w:ascii="Arial Narrow" w:hAnsi="Arial Narrow"/>
                <w:sz w:val="20"/>
                <w:szCs w:val="20"/>
              </w:rPr>
            </w:pPr>
          </w:p>
        </w:tc>
      </w:tr>
      <w:tr w:rsidRPr="008A4540" w:rsidR="00EF5A34" w:rsidTr="5FFAE9BA" w14:paraId="70F2E6BE" w14:textId="77777777">
        <w:trPr>
          <w:trHeight w:val="305"/>
          <w:trPrChange w:author="Maria Jose Uribe Valdes" w:date="2025-04-15T21:07:24.663Z" w16du:dateUtc="2025-04-15T21:07:24.663Z" w:id="1902272930">
            <w:trPr>
              <w:trHeight w:val="305"/>
            </w:trPr>
          </w:trPrChange>
        </w:trPr>
        <w:tc>
          <w:tcPr>
            <w:tcW w:w="3150" w:type="dxa"/>
            <w:tcMar/>
            <w:vAlign w:val="bottom"/>
            <w:tcPrChange w:author="Maria Jose Uribe Valdes" w:date="2025-04-15T21:07:29.464Z" w:id="1217970641">
              <w:tcPr>
                <w:tcW w:w="2235" w:type="dxa"/>
                <w:tcMar/>
                <w:vAlign w:val="bottom"/>
              </w:tcPr>
            </w:tcPrChange>
          </w:tcPr>
          <w:p w:rsidRPr="008A4540" w:rsidR="00EF5A34" w:rsidP="00EF5A34" w:rsidRDefault="00EF5A34" w14:paraId="1CC93B29" w14:textId="77777777">
            <w:pPr>
              <w:spacing w:line="240" w:lineRule="atLeast"/>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vAlign w:val="bottom"/>
            <w:tcPrChange w:author="Maria Jose Uribe Valdes" w:date="2025-04-15T21:07:29.464Z" w:id="929443695">
              <w:tcPr>
                <w:tcW w:w="7087" w:type="dxa"/>
                <w:tcMar/>
                <w:vAlign w:val="bottom"/>
              </w:tcPr>
            </w:tcPrChange>
          </w:tcPr>
          <w:p w:rsidRPr="008A4540" w:rsidR="00EF5A34" w:rsidP="00C10DF6" w:rsidRDefault="00EF5A34" w14:paraId="6EEF6497" w14:textId="39036845">
            <w:pPr>
              <w:spacing w:line="240" w:lineRule="atLeast"/>
              <w:rPr>
                <w:rFonts w:ascii="Arial Narrow" w:hAnsi="Arial Narrow" w:cs="Arial"/>
                <w:sz w:val="20"/>
                <w:szCs w:val="20"/>
              </w:rPr>
            </w:pPr>
            <w:r w:rsidRPr="008A4540">
              <w:rPr>
                <w:rFonts w:ascii="Arial Narrow" w:hAnsi="Arial Narrow" w:cs="Arial"/>
                <w:sz w:val="20"/>
                <w:szCs w:val="20"/>
              </w:rPr>
              <w:t>(</w:t>
            </w:r>
            <w:r w:rsidRPr="008A4540" w:rsidR="00C10DF6">
              <w:rPr>
                <w:rFonts w:ascii="Arial Narrow" w:hAnsi="Arial Narrow" w:cs="Arial"/>
                <w:sz w:val="20"/>
                <w:szCs w:val="20"/>
              </w:rPr>
              <w:t>00</w:t>
            </w:r>
            <w:r w:rsidRPr="008A4540">
              <w:rPr>
                <w:rFonts w:ascii="Arial Narrow" w:hAnsi="Arial Narrow" w:cs="Arial"/>
                <w:sz w:val="20"/>
                <w:szCs w:val="20"/>
              </w:rPr>
              <w:t>101-</w:t>
            </w:r>
            <w:r w:rsidRPr="008A4540" w:rsidR="00F71A58">
              <w:rPr>
                <w:rFonts w:ascii="Arial Narrow" w:hAnsi="Arial Narrow" w:cs="Arial"/>
                <w:sz w:val="20"/>
                <w:szCs w:val="20"/>
              </w:rPr>
              <w:t>00199</w:t>
            </w:r>
            <w:r w:rsidRPr="008A4540">
              <w:rPr>
                <w:rFonts w:ascii="Arial Narrow" w:hAnsi="Arial Narrow" w:cs="Arial"/>
                <w:sz w:val="20"/>
                <w:szCs w:val="20"/>
              </w:rPr>
              <w:t>)</w:t>
            </w:r>
          </w:p>
        </w:tc>
      </w:tr>
      <w:tr w:rsidRPr="008A4540" w:rsidR="00EF5A34" w:rsidTr="5FFAE9BA" w14:paraId="24ED235C" w14:textId="77777777">
        <w:trPr>
          <w:trHeight w:val="300"/>
          <w:trPrChange w:author="Maria Jose Uribe Valdes" w:date="2025-04-15T21:07:24.664Z" w16du:dateUtc="2025-04-15T21:07:24.664Z" w:id="301018081">
            <w:trPr>
              <w:trHeight w:val="300"/>
            </w:trPr>
          </w:trPrChange>
        </w:trPr>
        <w:tc>
          <w:tcPr>
            <w:tcW w:w="3150" w:type="dxa"/>
            <w:tcMar/>
            <w:tcPrChange w:author="Maria Jose Uribe Valdes" w:date="2025-04-15T21:07:29.464Z" w:id="977057288">
              <w:tcPr>
                <w:tcW w:w="2235" w:type="dxa"/>
                <w:tcMar/>
              </w:tcPr>
            </w:tcPrChange>
          </w:tcPr>
          <w:p w:rsidRPr="008A4540" w:rsidR="00EF5A34" w:rsidP="005420DA" w:rsidRDefault="00EF5A34" w14:paraId="318B0AD3" w14:textId="254122F4">
            <w:pPr>
              <w:rPr>
                <w:rFonts w:ascii="Arial Narrow" w:hAnsi="Arial Narrow"/>
                <w:sz w:val="20"/>
                <w:szCs w:val="20"/>
              </w:rPr>
            </w:pPr>
            <w:r w:rsidRPr="008A4540">
              <w:rPr>
                <w:rFonts w:ascii="Arial Narrow" w:hAnsi="Arial Narrow" w:cs="Arial"/>
                <w:sz w:val="20"/>
                <w:szCs w:val="20"/>
              </w:rPr>
              <w:t xml:space="preserve">Artículos del Código Penal   </w:t>
            </w:r>
          </w:p>
        </w:tc>
        <w:tc>
          <w:tcPr>
            <w:tcW w:w="6172" w:type="dxa"/>
            <w:tcMar/>
            <w:tcPrChange w:author="Maria Jose Uribe Valdes" w:date="2025-04-15T21:07:29.464Z" w:id="1008811228">
              <w:tcPr>
                <w:tcW w:w="7087" w:type="dxa"/>
                <w:tcMar/>
              </w:tcPr>
            </w:tcPrChange>
          </w:tcPr>
          <w:p w:rsidRPr="008A4540" w:rsidR="005420DA" w:rsidP="00EF5A34" w:rsidRDefault="005420DA" w14:paraId="13CFC60A" w14:textId="78089D86">
            <w:pPr>
              <w:rPr>
                <w:rFonts w:ascii="Arial Narrow" w:hAnsi="Arial Narrow"/>
                <w:sz w:val="20"/>
                <w:szCs w:val="20"/>
              </w:rPr>
            </w:pPr>
            <w:r w:rsidRPr="008A4540">
              <w:rPr>
                <w:rFonts w:ascii="Arial Narrow" w:hAnsi="Arial Narrow" w:cs="Arial"/>
                <w:sz w:val="20"/>
                <w:szCs w:val="20"/>
              </w:rPr>
              <w:t>Art. 90</w:t>
            </w:r>
          </w:p>
        </w:tc>
      </w:tr>
      <w:tr w:rsidRPr="008A4540" w:rsidR="001A10CB" w:rsidTr="5FFAE9BA" w14:paraId="741EF875" w14:textId="77777777">
        <w:trPr>
          <w:trHeight w:val="300"/>
          <w:trPrChange w:author="Maria Jose Uribe Valdes" w:date="2025-04-15T21:07:24.665Z" w16du:dateUtc="2025-04-15T21:07:24.665Z" w:id="1442213513">
            <w:trPr>
              <w:trHeight w:val="300"/>
            </w:trPr>
          </w:trPrChange>
        </w:trPr>
        <w:tc>
          <w:tcPr>
            <w:tcW w:w="3150" w:type="dxa"/>
            <w:tcMar/>
            <w:tcPrChange w:author="Maria Jose Uribe Valdes" w:date="2025-04-15T21:07:29.464Z" w:id="884972643">
              <w:tcPr>
                <w:tcW w:w="2235" w:type="dxa"/>
                <w:tcMar/>
              </w:tcPr>
            </w:tcPrChange>
          </w:tcPr>
          <w:p w:rsidRPr="008A4540" w:rsidR="001A10CB" w:rsidP="005420DA" w:rsidRDefault="001A10CB" w14:paraId="54A587A6" w14:textId="77777777">
            <w:pPr>
              <w:rPr>
                <w:rFonts w:ascii="Arial Narrow" w:hAnsi="Arial Narrow" w:cs="Arial"/>
                <w:sz w:val="20"/>
                <w:szCs w:val="20"/>
              </w:rPr>
            </w:pPr>
          </w:p>
        </w:tc>
        <w:tc>
          <w:tcPr>
            <w:tcW w:w="6172" w:type="dxa"/>
            <w:tcMar/>
            <w:tcPrChange w:author="Maria Jose Uribe Valdes" w:date="2025-04-15T21:07:29.464Z" w:id="829806649">
              <w:tcPr>
                <w:tcW w:w="7087" w:type="dxa"/>
                <w:tcMar/>
              </w:tcPr>
            </w:tcPrChange>
          </w:tcPr>
          <w:p w:rsidRPr="008A4540" w:rsidR="001A10CB" w:rsidP="00EF5A34" w:rsidRDefault="001A10CB" w14:paraId="6D51BF26" w14:textId="77777777">
            <w:pPr>
              <w:rPr>
                <w:rFonts w:ascii="Arial Narrow" w:hAnsi="Arial Narrow" w:cs="Arial"/>
                <w:sz w:val="20"/>
                <w:szCs w:val="20"/>
              </w:rPr>
            </w:pPr>
          </w:p>
        </w:tc>
      </w:tr>
      <w:tr w:rsidRPr="008A4540" w:rsidR="00EF5A34" w:rsidTr="5FFAE9BA" w14:paraId="4DB2273B" w14:textId="77777777">
        <w:trPr>
          <w:trHeight w:val="300"/>
          <w:trPrChange w:author="Maria Jose Uribe Valdes" w:date="2025-04-15T21:07:24.665Z" w16du:dateUtc="2025-04-15T21:07:24.665Z" w:id="6713135">
            <w:trPr>
              <w:trHeight w:val="300"/>
            </w:trPr>
          </w:trPrChange>
        </w:trPr>
        <w:tc>
          <w:tcPr>
            <w:tcW w:w="3150" w:type="dxa"/>
            <w:tcMar/>
            <w:tcPrChange w:author="Maria Jose Uribe Valdes" w:date="2025-04-15T21:07:29.464Z" w:id="432729231">
              <w:tcPr>
                <w:tcW w:w="2235" w:type="dxa"/>
                <w:tcMar/>
              </w:tcPr>
            </w:tcPrChange>
          </w:tcPr>
          <w:p w:rsidRPr="008A4540" w:rsidR="00EF5A34" w:rsidP="00EF5A34" w:rsidRDefault="00EF5A34" w14:paraId="38723CF7" w14:textId="77777777">
            <w:pPr>
              <w:rPr>
                <w:rFonts w:ascii="Arial Narrow" w:hAnsi="Arial Narrow" w:cs="Arial"/>
                <w:b/>
                <w:bCs/>
                <w:sz w:val="20"/>
                <w:szCs w:val="20"/>
              </w:rPr>
            </w:pPr>
            <w:r w:rsidRPr="008A4540">
              <w:rPr>
                <w:rFonts w:ascii="Arial Narrow" w:hAnsi="Arial Narrow" w:cs="Arial"/>
                <w:b/>
                <w:bCs/>
                <w:sz w:val="20"/>
                <w:szCs w:val="20"/>
              </w:rPr>
              <w:t>101</w:t>
            </w:r>
          </w:p>
        </w:tc>
        <w:tc>
          <w:tcPr>
            <w:tcW w:w="6172" w:type="dxa"/>
            <w:tcMar/>
            <w:tcPrChange w:author="Maria Jose Uribe Valdes" w:date="2025-04-15T21:07:29.464Z" w:id="1212786819">
              <w:tcPr>
                <w:tcW w:w="7087" w:type="dxa"/>
                <w:tcMar/>
              </w:tcPr>
            </w:tcPrChange>
          </w:tcPr>
          <w:p w:rsidRPr="008A4540" w:rsidR="00EF5A34" w:rsidP="00EF5A34" w:rsidRDefault="00EF5A34" w14:paraId="1199A095" w14:textId="77777777">
            <w:pPr>
              <w:rPr>
                <w:rFonts w:ascii="Arial Narrow" w:hAnsi="Arial Narrow" w:cs="Arial"/>
                <w:b/>
                <w:bCs/>
                <w:sz w:val="20"/>
                <w:szCs w:val="20"/>
              </w:rPr>
            </w:pPr>
            <w:r w:rsidRPr="008A4540">
              <w:rPr>
                <w:rFonts w:ascii="Arial Narrow" w:hAnsi="Arial Narrow" w:cs="Arial"/>
                <w:b/>
                <w:bCs/>
                <w:sz w:val="20"/>
                <w:szCs w:val="20"/>
              </w:rPr>
              <w:t>QUEBRANTAMIENTO</w:t>
            </w:r>
            <w:r w:rsidRPr="008A4540" w:rsidR="00A25899">
              <w:rPr>
                <w:rFonts w:ascii="Arial Narrow" w:hAnsi="Arial Narrow" w:cs="Arial"/>
                <w:b/>
                <w:bCs/>
                <w:sz w:val="20"/>
                <w:szCs w:val="20"/>
              </w:rPr>
              <w:t>.</w:t>
            </w:r>
          </w:p>
        </w:tc>
      </w:tr>
      <w:tr w:rsidRPr="008A4540" w:rsidR="00EF5A34" w:rsidTr="5FFAE9BA" w14:paraId="61DC889D" w14:textId="77777777">
        <w:trPr>
          <w:trHeight w:val="300"/>
          <w:trPrChange w:author="Maria Jose Uribe Valdes" w:date="2025-04-15T21:07:24.666Z" w16du:dateUtc="2025-04-15T21:07:24.666Z" w:id="1488098990">
            <w:trPr>
              <w:trHeight w:val="300"/>
            </w:trPr>
          </w:trPrChange>
        </w:trPr>
        <w:tc>
          <w:tcPr>
            <w:tcW w:w="3150" w:type="dxa"/>
            <w:tcMar/>
            <w:tcPrChange w:author="Maria Jose Uribe Valdes" w:date="2025-04-15T21:07:29.464Z" w:id="1482050997">
              <w:tcPr>
                <w:tcW w:w="2235" w:type="dxa"/>
                <w:tcMar/>
              </w:tcPr>
            </w:tcPrChange>
          </w:tcPr>
          <w:p w:rsidRPr="008A4540" w:rsidR="00EF5A34" w:rsidP="00EF5A34" w:rsidRDefault="00EF5A34" w14:paraId="4697D7A1" w14:textId="77777777">
            <w:pPr>
              <w:rPr>
                <w:rFonts w:ascii="Arial Narrow" w:hAnsi="Arial Narrow"/>
                <w:sz w:val="20"/>
                <w:szCs w:val="20"/>
              </w:rPr>
            </w:pPr>
          </w:p>
        </w:tc>
        <w:tc>
          <w:tcPr>
            <w:tcW w:w="6172" w:type="dxa"/>
            <w:tcMar/>
            <w:tcPrChange w:author="Maria Jose Uribe Valdes" w:date="2025-04-15T21:07:29.464Z" w:id="1253088253">
              <w:tcPr>
                <w:tcW w:w="7087" w:type="dxa"/>
                <w:tcMar/>
              </w:tcPr>
            </w:tcPrChange>
          </w:tcPr>
          <w:p w:rsidRPr="008A4540" w:rsidR="00EF5A34" w:rsidP="00EF5A34" w:rsidRDefault="005747E4" w14:paraId="4A38031F" w14:textId="77777777">
            <w:pPr>
              <w:rPr>
                <w:rFonts w:ascii="Arial Narrow" w:hAnsi="Arial Narrow"/>
                <w:sz w:val="20"/>
                <w:szCs w:val="20"/>
              </w:rPr>
            </w:pPr>
            <w:r w:rsidRPr="008A4540">
              <w:rPr>
                <w:rFonts w:ascii="Arial Narrow" w:hAnsi="Arial Narrow" w:cs="Arial"/>
                <w:sz w:val="20"/>
                <w:szCs w:val="20"/>
              </w:rPr>
              <w:t>ART. 90</w:t>
            </w:r>
          </w:p>
        </w:tc>
      </w:tr>
      <w:tr w:rsidRPr="008A4540" w:rsidR="005747E4" w:rsidTr="5FFAE9BA" w14:paraId="3286159C" w14:textId="77777777">
        <w:trPr>
          <w:trHeight w:val="300"/>
          <w:trPrChange w:author="Maria Jose Uribe Valdes" w:date="2025-04-15T21:07:24.666Z" w16du:dateUtc="2025-04-15T21:07:24.666Z" w:id="616149699">
            <w:trPr>
              <w:trHeight w:val="300"/>
            </w:trPr>
          </w:trPrChange>
        </w:trPr>
        <w:tc>
          <w:tcPr>
            <w:tcW w:w="3150" w:type="dxa"/>
            <w:tcMar/>
            <w:tcPrChange w:author="Maria Jose Uribe Valdes" w:date="2025-04-15T21:07:29.464Z" w:id="2058233027">
              <w:tcPr>
                <w:tcW w:w="2235" w:type="dxa"/>
                <w:tcMar/>
              </w:tcPr>
            </w:tcPrChange>
          </w:tcPr>
          <w:p w:rsidRPr="008A4540" w:rsidR="005747E4" w:rsidP="00EF5A34" w:rsidRDefault="005747E4" w14:paraId="6471CC65" w14:textId="77777777">
            <w:pPr>
              <w:rPr>
                <w:rFonts w:ascii="Arial Narrow" w:hAnsi="Arial Narrow"/>
                <w:sz w:val="20"/>
                <w:szCs w:val="20"/>
              </w:rPr>
            </w:pPr>
          </w:p>
        </w:tc>
        <w:tc>
          <w:tcPr>
            <w:tcW w:w="6172" w:type="dxa"/>
            <w:tcMar/>
            <w:tcPrChange w:author="Maria Jose Uribe Valdes" w:date="2025-04-15T21:07:29.464Z" w:id="1941161531">
              <w:tcPr>
                <w:tcW w:w="7087" w:type="dxa"/>
                <w:tcMar/>
              </w:tcPr>
            </w:tcPrChange>
          </w:tcPr>
          <w:p w:rsidRPr="008A4540" w:rsidR="005747E4" w:rsidP="00EF5A34" w:rsidRDefault="005747E4" w14:paraId="7CBB24F7" w14:textId="77777777">
            <w:pPr>
              <w:rPr>
                <w:rFonts w:ascii="Arial Narrow" w:hAnsi="Arial Narrow"/>
                <w:sz w:val="20"/>
                <w:szCs w:val="20"/>
              </w:rPr>
            </w:pPr>
            <w:r w:rsidRPr="008A4540">
              <w:rPr>
                <w:rFonts w:ascii="Arial Narrow" w:hAnsi="Arial Narrow" w:cs="Arial"/>
                <w:sz w:val="20"/>
                <w:szCs w:val="20"/>
              </w:rPr>
              <w:t>Persona sentenciada que viole su condena.</w:t>
            </w:r>
          </w:p>
        </w:tc>
      </w:tr>
      <w:tr w:rsidRPr="008A4540" w:rsidR="005747E4" w:rsidTr="5FFAE9BA" w14:paraId="1D3DB4FC" w14:textId="77777777">
        <w:trPr>
          <w:trHeight w:val="300"/>
          <w:trPrChange w:author="Maria Jose Uribe Valdes" w:date="2025-04-15T21:07:24.667Z" w16du:dateUtc="2025-04-15T21:07:24.667Z" w:id="301279650">
            <w:trPr>
              <w:trHeight w:val="300"/>
            </w:trPr>
          </w:trPrChange>
        </w:trPr>
        <w:tc>
          <w:tcPr>
            <w:tcW w:w="3150" w:type="dxa"/>
            <w:tcMar/>
            <w:tcPrChange w:author="Maria Jose Uribe Valdes" w:date="2025-04-15T21:07:29.464Z" w:id="1426019017">
              <w:tcPr>
                <w:tcW w:w="2235" w:type="dxa"/>
                <w:tcMar/>
              </w:tcPr>
            </w:tcPrChange>
          </w:tcPr>
          <w:p w:rsidRPr="008A4540" w:rsidR="005747E4" w:rsidP="00EF5A34" w:rsidRDefault="005747E4" w14:paraId="5CF7E181" w14:textId="77777777">
            <w:pPr>
              <w:rPr>
                <w:rFonts w:ascii="Arial Narrow" w:hAnsi="Arial Narrow"/>
                <w:sz w:val="20"/>
                <w:szCs w:val="20"/>
              </w:rPr>
            </w:pPr>
          </w:p>
        </w:tc>
        <w:tc>
          <w:tcPr>
            <w:tcW w:w="6172" w:type="dxa"/>
            <w:tcMar/>
            <w:tcPrChange w:author="Maria Jose Uribe Valdes" w:date="2025-04-15T21:07:29.464Z" w:id="70403985">
              <w:tcPr>
                <w:tcW w:w="7087" w:type="dxa"/>
                <w:tcMar/>
              </w:tcPr>
            </w:tcPrChange>
          </w:tcPr>
          <w:p w:rsidRPr="008A4540" w:rsidR="005747E4" w:rsidP="00EF5A34" w:rsidRDefault="005747E4" w14:paraId="2C92F7EB" w14:textId="77777777">
            <w:pPr>
              <w:rPr>
                <w:rFonts w:ascii="Arial Narrow" w:hAnsi="Arial Narrow" w:cs="Arial"/>
                <w:sz w:val="20"/>
                <w:szCs w:val="20"/>
              </w:rPr>
            </w:pPr>
          </w:p>
        </w:tc>
      </w:tr>
      <w:tr w:rsidRPr="008A4540" w:rsidR="005747E4" w:rsidTr="5FFAE9BA" w14:paraId="07ECF466" w14:textId="77777777">
        <w:trPr>
          <w:trHeight w:val="469"/>
          <w:trPrChange w:author="Maria Jose Uribe Valdes" w:date="2025-04-15T21:07:24.667Z" w16du:dateUtc="2025-04-15T21:07:24.667Z" w:id="993636136">
            <w:trPr>
              <w:trHeight w:val="469"/>
            </w:trPr>
          </w:trPrChange>
        </w:trPr>
        <w:tc>
          <w:tcPr>
            <w:tcW w:w="9322" w:type="dxa"/>
            <w:gridSpan w:val="2"/>
            <w:shd w:val="clear" w:color="auto" w:fill="BFBFBF" w:themeFill="background1" w:themeFillShade="BF"/>
            <w:tcMar/>
            <w:tcPrChange w:author="Maria Jose Uribe Valdes" w:date="2025-04-15T21:07:29.464Z" w:id="549296443">
              <w:tcPr>
                <w:tcW w:w="9322" w:type="dxa"/>
                <w:gridSpan w:val="2"/>
                <w:shd w:val="clear" w:color="auto" w:fill="BFBFBF" w:themeFill="background1" w:themeFillShade="BF"/>
                <w:tcMar/>
              </w:tcPr>
            </w:tcPrChange>
          </w:tcPr>
          <w:p w:rsidRPr="008A4540" w:rsidR="005747E4" w:rsidP="005747E4" w:rsidRDefault="005747E4" w14:paraId="6354ED61" w14:textId="77777777">
            <w:pPr>
              <w:rPr>
                <w:rFonts w:ascii="Arial Narrow" w:hAnsi="Arial Narrow" w:cs="Arial"/>
                <w:b/>
                <w:bCs/>
                <w:sz w:val="20"/>
                <w:szCs w:val="20"/>
              </w:rPr>
            </w:pPr>
            <w:r w:rsidRPr="008A4540">
              <w:rPr>
                <w:rFonts w:ascii="Arial Narrow" w:hAnsi="Arial Narrow" w:cs="Arial"/>
                <w:b/>
                <w:bCs/>
                <w:sz w:val="20"/>
                <w:szCs w:val="20"/>
              </w:rPr>
              <w:t>CRIMENES Y SIMPLES DELITOS QUE AFECTAN DERECHOS GARANTIDOS POR LA CONSTITUCIÓN</w:t>
            </w:r>
          </w:p>
          <w:p w:rsidRPr="008A4540" w:rsidR="005747E4" w:rsidP="005747E4" w:rsidRDefault="005747E4" w14:paraId="0A0549CD" w14:textId="77777777">
            <w:pPr>
              <w:rPr>
                <w:rFonts w:ascii="Arial Narrow" w:hAnsi="Arial Narrow" w:cs="Arial"/>
                <w:sz w:val="20"/>
                <w:szCs w:val="20"/>
              </w:rPr>
            </w:pPr>
            <w:r w:rsidRPr="008A4540">
              <w:rPr>
                <w:rFonts w:ascii="Arial Narrow" w:hAnsi="Arial Narrow" w:cs="Arial"/>
                <w:b/>
                <w:bCs/>
                <w:sz w:val="20"/>
                <w:szCs w:val="20"/>
              </w:rPr>
              <w:t>Libro II Título III</w:t>
            </w:r>
          </w:p>
        </w:tc>
      </w:tr>
      <w:tr w:rsidRPr="008A4540" w:rsidR="005747E4" w:rsidTr="5FFAE9BA" w14:paraId="2E0B31AD" w14:textId="77777777">
        <w:trPr>
          <w:trHeight w:val="300"/>
          <w:trPrChange w:author="Maria Jose Uribe Valdes" w:date="2025-04-15T21:07:24.668Z" w16du:dateUtc="2025-04-15T21:07:24.668Z" w:id="965235043">
            <w:trPr>
              <w:trHeight w:val="300"/>
            </w:trPr>
          </w:trPrChange>
        </w:trPr>
        <w:tc>
          <w:tcPr>
            <w:tcW w:w="3150" w:type="dxa"/>
            <w:tcMar/>
            <w:tcPrChange w:author="Maria Jose Uribe Valdes" w:date="2025-04-15T21:07:29.464Z" w:id="321454609">
              <w:tcPr>
                <w:tcW w:w="2235" w:type="dxa"/>
                <w:tcMar/>
              </w:tcPr>
            </w:tcPrChange>
          </w:tcPr>
          <w:p w:rsidRPr="008A4540" w:rsidR="005747E4" w:rsidP="005747E4" w:rsidRDefault="005747E4" w14:paraId="2868A601" w14:textId="77777777">
            <w:pPr>
              <w:rPr>
                <w:rFonts w:ascii="Arial Narrow" w:hAnsi="Arial Narrow"/>
                <w:sz w:val="20"/>
                <w:szCs w:val="20"/>
              </w:rPr>
            </w:pPr>
          </w:p>
        </w:tc>
        <w:tc>
          <w:tcPr>
            <w:tcW w:w="6172" w:type="dxa"/>
            <w:tcMar/>
            <w:tcPrChange w:author="Maria Jose Uribe Valdes" w:date="2025-04-15T21:07:29.464Z" w:id="620493585">
              <w:tcPr>
                <w:tcW w:w="7087" w:type="dxa"/>
                <w:tcMar/>
              </w:tcPr>
            </w:tcPrChange>
          </w:tcPr>
          <w:p w:rsidRPr="008A4540" w:rsidR="005747E4" w:rsidP="005747E4" w:rsidRDefault="005747E4" w14:paraId="51B529A3" w14:textId="77777777">
            <w:pPr>
              <w:rPr>
                <w:rFonts w:ascii="Arial Narrow" w:hAnsi="Arial Narrow" w:cs="Arial"/>
                <w:sz w:val="20"/>
                <w:szCs w:val="20"/>
              </w:rPr>
            </w:pPr>
          </w:p>
        </w:tc>
      </w:tr>
      <w:tr w:rsidRPr="008A4540" w:rsidR="005747E4" w:rsidTr="5FFAE9BA" w14:paraId="65B58714" w14:textId="77777777">
        <w:trPr>
          <w:trHeight w:val="300"/>
          <w:trPrChange w:author="Maria Jose Uribe Valdes" w:date="2025-04-15T21:07:24.668Z" w16du:dateUtc="2025-04-15T21:07:24.668Z" w:id="1362533299">
            <w:trPr>
              <w:trHeight w:val="300"/>
            </w:trPr>
          </w:trPrChange>
        </w:trPr>
        <w:tc>
          <w:tcPr>
            <w:tcW w:w="3150" w:type="dxa"/>
            <w:tcMar/>
            <w:vAlign w:val="bottom"/>
            <w:tcPrChange w:author="Maria Jose Uribe Valdes" w:date="2025-04-15T21:07:29.465Z" w:id="412425277">
              <w:tcPr>
                <w:tcW w:w="2235" w:type="dxa"/>
                <w:tcMar/>
                <w:vAlign w:val="bottom"/>
              </w:tcPr>
            </w:tcPrChange>
          </w:tcPr>
          <w:p w:rsidRPr="008A4540" w:rsidR="005747E4" w:rsidP="005747E4" w:rsidRDefault="005747E4" w14:paraId="7E7D7D0E" w14:textId="77777777">
            <w:pPr>
              <w:spacing w:line="240" w:lineRule="atLeast"/>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vAlign w:val="bottom"/>
            <w:tcPrChange w:author="Maria Jose Uribe Valdes" w:date="2025-04-15T21:07:29.465Z" w:id="1465156698">
              <w:tcPr>
                <w:tcW w:w="7087" w:type="dxa"/>
                <w:tcMar/>
                <w:vAlign w:val="bottom"/>
              </w:tcPr>
            </w:tcPrChange>
          </w:tcPr>
          <w:p w:rsidRPr="008A4540" w:rsidR="005747E4" w:rsidP="00F71A58" w:rsidRDefault="005747E4" w14:paraId="2F337FAB" w14:textId="061A4631">
            <w:pPr>
              <w:tabs>
                <w:tab w:val="left" w:pos="6979"/>
              </w:tabs>
              <w:spacing w:line="240" w:lineRule="atLeast"/>
              <w:rPr>
                <w:rFonts w:ascii="Arial Narrow" w:hAnsi="Arial Narrow" w:cs="Arial"/>
                <w:sz w:val="20"/>
                <w:szCs w:val="20"/>
              </w:rPr>
            </w:pPr>
            <w:r w:rsidRPr="008A4540">
              <w:rPr>
                <w:rFonts w:ascii="Arial Narrow" w:hAnsi="Arial Narrow" w:cs="Arial"/>
                <w:sz w:val="20"/>
                <w:szCs w:val="20"/>
              </w:rPr>
              <w:t>(0020</w:t>
            </w:r>
            <w:r w:rsidRPr="008A4540" w:rsidR="00F71A58">
              <w:rPr>
                <w:rFonts w:ascii="Arial Narrow" w:hAnsi="Arial Narrow" w:cs="Arial"/>
                <w:sz w:val="20"/>
                <w:szCs w:val="20"/>
              </w:rPr>
              <w:t>1</w:t>
            </w:r>
            <w:r w:rsidRPr="008A4540">
              <w:rPr>
                <w:rFonts w:ascii="Arial Narrow" w:hAnsi="Arial Narrow" w:cs="Arial"/>
                <w:sz w:val="20"/>
                <w:szCs w:val="20"/>
              </w:rPr>
              <w:t>-00299)</w:t>
            </w:r>
          </w:p>
        </w:tc>
      </w:tr>
      <w:tr w:rsidRPr="008A4540" w:rsidR="005747E4" w:rsidTr="5FFAE9BA" w14:paraId="560AD36C" w14:textId="77777777">
        <w:trPr>
          <w:trHeight w:val="300"/>
          <w:trPrChange w:author="Maria Jose Uribe Valdes" w:date="2025-04-15T21:07:24.669Z" w16du:dateUtc="2025-04-15T21:07:24.669Z" w:id="448526047">
            <w:trPr>
              <w:trHeight w:val="300"/>
            </w:trPr>
          </w:trPrChange>
        </w:trPr>
        <w:tc>
          <w:tcPr>
            <w:tcW w:w="3150" w:type="dxa"/>
            <w:tcMar/>
            <w:tcPrChange w:author="Maria Jose Uribe Valdes" w:date="2025-04-15T21:07:29.465Z" w:id="1325595293">
              <w:tcPr>
                <w:tcW w:w="2235" w:type="dxa"/>
                <w:tcMar/>
              </w:tcPr>
            </w:tcPrChange>
          </w:tcPr>
          <w:p w:rsidRPr="008A4540" w:rsidR="005747E4" w:rsidP="005747E4" w:rsidRDefault="005747E4" w14:paraId="000C00CE" w14:textId="77777777">
            <w:pPr>
              <w:rPr>
                <w:rFonts w:ascii="Arial Narrow" w:hAnsi="Arial Narrow" w:cs="Arial"/>
                <w:sz w:val="20"/>
                <w:szCs w:val="20"/>
              </w:rPr>
            </w:pPr>
            <w:r w:rsidRPr="008A4540">
              <w:rPr>
                <w:rFonts w:ascii="Arial Narrow" w:hAnsi="Arial Narrow" w:cs="Arial"/>
                <w:sz w:val="20"/>
                <w:szCs w:val="20"/>
              </w:rPr>
              <w:t xml:space="preserve">Artículos del Código Penal       </w:t>
            </w:r>
          </w:p>
          <w:p w:rsidRPr="008A4540" w:rsidR="00855B96" w:rsidP="005747E4" w:rsidRDefault="00855B96" w14:paraId="67879FF2" w14:textId="77777777">
            <w:pPr>
              <w:rPr>
                <w:rFonts w:ascii="Arial Narrow" w:hAnsi="Arial Narrow"/>
                <w:sz w:val="20"/>
                <w:szCs w:val="20"/>
              </w:rPr>
            </w:pPr>
          </w:p>
        </w:tc>
        <w:tc>
          <w:tcPr>
            <w:tcW w:w="6172" w:type="dxa"/>
            <w:tcMar/>
            <w:tcPrChange w:author="Maria Jose Uribe Valdes" w:date="2025-04-15T21:07:29.465Z" w:id="1525730869">
              <w:tcPr>
                <w:tcW w:w="7087" w:type="dxa"/>
                <w:tcMar/>
              </w:tcPr>
            </w:tcPrChange>
          </w:tcPr>
          <w:p w:rsidRPr="008A4540" w:rsidR="005747E4" w:rsidP="005747E4" w:rsidRDefault="005420DA" w14:paraId="59100132" w14:textId="77777777">
            <w:pPr>
              <w:rPr>
                <w:rFonts w:ascii="Arial Narrow" w:hAnsi="Arial Narrow" w:cs="Arial"/>
                <w:sz w:val="20"/>
                <w:szCs w:val="20"/>
              </w:rPr>
            </w:pPr>
            <w:r w:rsidRPr="008A4540">
              <w:rPr>
                <w:rFonts w:ascii="Arial Narrow" w:hAnsi="Arial Narrow" w:cs="Arial"/>
                <w:sz w:val="20"/>
                <w:szCs w:val="20"/>
              </w:rPr>
              <w:t>Arts. 138 al 161</w:t>
            </w:r>
          </w:p>
        </w:tc>
      </w:tr>
      <w:tr w:rsidRPr="008A4540" w:rsidR="005747E4" w:rsidTr="5FFAE9BA" w14:paraId="58A5BF04" w14:textId="77777777">
        <w:trPr>
          <w:trHeight w:val="300"/>
          <w:trPrChange w:author="Maria Jose Uribe Valdes" w:date="2025-04-15T21:07:24.669Z" w16du:dateUtc="2025-04-15T21:07:24.669Z" w:id="773883477">
            <w:trPr>
              <w:trHeight w:val="300"/>
            </w:trPr>
          </w:trPrChange>
        </w:trPr>
        <w:tc>
          <w:tcPr>
            <w:tcW w:w="3150" w:type="dxa"/>
            <w:tcMar/>
            <w:tcPrChange w:author="Maria Jose Uribe Valdes" w:date="2025-04-15T21:07:29.465Z" w:id="721600447">
              <w:tcPr>
                <w:tcW w:w="2235" w:type="dxa"/>
                <w:tcMar/>
              </w:tcPr>
            </w:tcPrChange>
          </w:tcPr>
          <w:p w:rsidRPr="008A4540" w:rsidR="005747E4" w:rsidP="005747E4" w:rsidRDefault="005747E4" w14:paraId="785DC487" w14:textId="77777777">
            <w:pPr>
              <w:rPr>
                <w:rFonts w:ascii="Arial Narrow" w:hAnsi="Arial Narrow" w:cs="Arial"/>
                <w:b/>
                <w:bCs/>
                <w:sz w:val="20"/>
                <w:szCs w:val="20"/>
              </w:rPr>
            </w:pPr>
            <w:r w:rsidRPr="008A4540">
              <w:rPr>
                <w:rFonts w:ascii="Arial Narrow" w:hAnsi="Arial Narrow" w:cs="Arial"/>
                <w:b/>
                <w:bCs/>
                <w:sz w:val="20"/>
                <w:szCs w:val="20"/>
              </w:rPr>
              <w:t>202</w:t>
            </w:r>
          </w:p>
        </w:tc>
        <w:tc>
          <w:tcPr>
            <w:tcW w:w="6172" w:type="dxa"/>
            <w:tcMar/>
            <w:tcPrChange w:author="Maria Jose Uribe Valdes" w:date="2025-04-15T21:07:29.465Z" w:id="1272722427">
              <w:tcPr>
                <w:tcW w:w="7087" w:type="dxa"/>
                <w:tcMar/>
              </w:tcPr>
            </w:tcPrChange>
          </w:tcPr>
          <w:p w:rsidRPr="008A4540" w:rsidR="005747E4" w:rsidP="005747E4" w:rsidRDefault="00A25899" w14:paraId="40495745" w14:textId="77777777">
            <w:pPr>
              <w:rPr>
                <w:rFonts w:ascii="Arial Narrow" w:hAnsi="Arial Narrow" w:cs="Arial"/>
                <w:b/>
                <w:bCs/>
                <w:sz w:val="20"/>
                <w:szCs w:val="20"/>
              </w:rPr>
            </w:pPr>
            <w:r w:rsidRPr="008A4540">
              <w:rPr>
                <w:rFonts w:ascii="Arial Narrow" w:hAnsi="Arial Narrow" w:cs="Arial"/>
                <w:b/>
                <w:bCs/>
                <w:sz w:val="20"/>
                <w:szCs w:val="20"/>
              </w:rPr>
              <w:t>SECUESTRO.</w:t>
            </w:r>
          </w:p>
        </w:tc>
      </w:tr>
      <w:tr w:rsidRPr="008A4540" w:rsidR="005747E4" w:rsidTr="5FFAE9BA" w14:paraId="51A99441" w14:textId="77777777">
        <w:trPr>
          <w:trHeight w:val="300"/>
          <w:trPrChange w:author="Maria Jose Uribe Valdes" w:date="2025-04-15T21:07:24.67Z" w16du:dateUtc="2025-04-15T21:07:24.67Z" w:id="1096446625">
            <w:trPr>
              <w:trHeight w:val="300"/>
            </w:trPr>
          </w:trPrChange>
        </w:trPr>
        <w:tc>
          <w:tcPr>
            <w:tcW w:w="3150" w:type="dxa"/>
            <w:tcMar/>
            <w:tcPrChange w:author="Maria Jose Uribe Valdes" w:date="2025-04-15T21:07:29.465Z" w:id="1934638720">
              <w:tcPr>
                <w:tcW w:w="2235" w:type="dxa"/>
                <w:tcMar/>
              </w:tcPr>
            </w:tcPrChange>
          </w:tcPr>
          <w:p w:rsidRPr="008A4540" w:rsidR="005747E4" w:rsidP="005747E4" w:rsidRDefault="005747E4" w14:paraId="699DEB32" w14:textId="77777777">
            <w:pPr>
              <w:rPr>
                <w:rFonts w:ascii="Arial Narrow" w:hAnsi="Arial Narrow"/>
                <w:sz w:val="20"/>
                <w:szCs w:val="20"/>
              </w:rPr>
            </w:pPr>
          </w:p>
        </w:tc>
        <w:tc>
          <w:tcPr>
            <w:tcW w:w="6172" w:type="dxa"/>
            <w:tcMar/>
            <w:tcPrChange w:author="Maria Jose Uribe Valdes" w:date="2025-04-15T21:07:29.465Z" w:id="1245878278">
              <w:tcPr>
                <w:tcW w:w="7087" w:type="dxa"/>
                <w:tcMar/>
              </w:tcPr>
            </w:tcPrChange>
          </w:tcPr>
          <w:p w:rsidRPr="008A4540" w:rsidR="005747E4" w:rsidP="00DF5E27" w:rsidRDefault="006D7535" w14:paraId="6A54C8D5" w14:textId="08D912EF">
            <w:pPr>
              <w:rPr>
                <w:rFonts w:ascii="Arial Narrow" w:hAnsi="Arial Narrow" w:cs="Arial"/>
                <w:sz w:val="20"/>
                <w:szCs w:val="20"/>
              </w:rPr>
            </w:pPr>
            <w:r w:rsidRPr="008A4540">
              <w:rPr>
                <w:rFonts w:ascii="Arial Narrow" w:hAnsi="Arial Narrow" w:cs="Arial"/>
                <w:sz w:val="20"/>
                <w:szCs w:val="20"/>
              </w:rPr>
              <w:t>ART.141</w:t>
            </w:r>
            <w:r w:rsidRPr="008A4540" w:rsidR="00DF5E27">
              <w:rPr>
                <w:rFonts w:ascii="Arial Narrow" w:hAnsi="Arial Narrow" w:cs="Arial"/>
                <w:sz w:val="20"/>
                <w:szCs w:val="20"/>
              </w:rPr>
              <w:t xml:space="preserve"> INC. 1 y 2</w:t>
            </w:r>
          </w:p>
        </w:tc>
      </w:tr>
      <w:tr w:rsidRPr="008A4540" w:rsidR="005747E4" w:rsidTr="5FFAE9BA" w14:paraId="76F41067" w14:textId="77777777">
        <w:trPr>
          <w:trHeight w:val="300"/>
          <w:trPrChange w:author="Maria Jose Uribe Valdes" w:date="2025-04-15T21:07:24.67Z" w16du:dateUtc="2025-04-15T21:07:24.67Z" w:id="271884917">
            <w:trPr>
              <w:trHeight w:val="300"/>
            </w:trPr>
          </w:trPrChange>
        </w:trPr>
        <w:tc>
          <w:tcPr>
            <w:tcW w:w="3150" w:type="dxa"/>
            <w:tcMar/>
            <w:tcPrChange w:author="Maria Jose Uribe Valdes" w:date="2025-04-15T21:07:29.465Z" w:id="137706325">
              <w:tcPr>
                <w:tcW w:w="2235" w:type="dxa"/>
                <w:tcMar/>
              </w:tcPr>
            </w:tcPrChange>
          </w:tcPr>
          <w:p w:rsidRPr="008A4540" w:rsidR="005747E4" w:rsidP="005747E4" w:rsidRDefault="005747E4" w14:paraId="71A96BA2" w14:textId="77777777">
            <w:pPr>
              <w:rPr>
                <w:rFonts w:ascii="Arial Narrow" w:hAnsi="Arial Narrow"/>
                <w:sz w:val="20"/>
                <w:szCs w:val="20"/>
              </w:rPr>
            </w:pPr>
          </w:p>
        </w:tc>
        <w:tc>
          <w:tcPr>
            <w:tcW w:w="6172" w:type="dxa"/>
            <w:tcMar/>
            <w:tcPrChange w:author="Maria Jose Uribe Valdes" w:date="2025-04-15T21:07:29.465Z" w:id="261358887">
              <w:tcPr>
                <w:tcW w:w="7087" w:type="dxa"/>
                <w:tcMar/>
              </w:tcPr>
            </w:tcPrChange>
          </w:tcPr>
          <w:p w:rsidRPr="008A4540" w:rsidR="00855B96" w:rsidP="00C10DF6" w:rsidRDefault="578079DF" w14:paraId="2747577D" w14:textId="50298B57">
            <w:pPr>
              <w:jc w:val="both"/>
              <w:rPr>
                <w:rFonts w:ascii="Arial Narrow" w:hAnsi="Arial Narrow" w:cs="Arial"/>
                <w:sz w:val="20"/>
                <w:szCs w:val="20"/>
              </w:rPr>
            </w:pPr>
            <w:r w:rsidRPr="578079DF">
              <w:rPr>
                <w:rFonts w:ascii="Arial Narrow" w:hAnsi="Arial Narrow" w:cs="Arial"/>
                <w:sz w:val="20"/>
                <w:szCs w:val="20"/>
              </w:rPr>
              <w:t>El que sin derecho encerrare o detuviere a otro privándole de su libertad o quien proporcionare lugar para la ejecución del delito.</w:t>
            </w:r>
          </w:p>
        </w:tc>
      </w:tr>
      <w:tr w:rsidRPr="008A4540" w:rsidR="00C10DF6" w:rsidTr="5FFAE9BA" w14:paraId="5F6CF2A0" w14:textId="77777777">
        <w:trPr>
          <w:trHeight w:val="300"/>
          <w:trPrChange w:author="Maria Jose Uribe Valdes" w:date="2025-04-15T21:07:24.671Z" w16du:dateUtc="2025-04-15T21:07:24.671Z" w:id="1027352470">
            <w:trPr>
              <w:trHeight w:val="300"/>
            </w:trPr>
          </w:trPrChange>
        </w:trPr>
        <w:tc>
          <w:tcPr>
            <w:tcW w:w="3150" w:type="dxa"/>
            <w:tcMar/>
            <w:tcPrChange w:author="Maria Jose Uribe Valdes" w:date="2025-04-15T21:07:29.465Z" w:id="192722931">
              <w:tcPr>
                <w:tcW w:w="2235" w:type="dxa"/>
                <w:tcMar/>
              </w:tcPr>
            </w:tcPrChange>
          </w:tcPr>
          <w:p w:rsidRPr="008A4540" w:rsidR="00C10DF6" w:rsidP="005747E4" w:rsidRDefault="00C10DF6" w14:paraId="23B82A09" w14:textId="77777777">
            <w:pPr>
              <w:rPr>
                <w:rFonts w:ascii="Arial Narrow" w:hAnsi="Arial Narrow"/>
                <w:sz w:val="20"/>
                <w:szCs w:val="20"/>
              </w:rPr>
            </w:pPr>
          </w:p>
        </w:tc>
        <w:tc>
          <w:tcPr>
            <w:tcW w:w="6172" w:type="dxa"/>
            <w:tcMar/>
            <w:tcPrChange w:author="Maria Jose Uribe Valdes" w:date="2025-04-15T21:07:29.465Z" w:id="979834859">
              <w:tcPr>
                <w:tcW w:w="7087" w:type="dxa"/>
                <w:tcMar/>
              </w:tcPr>
            </w:tcPrChange>
          </w:tcPr>
          <w:p w:rsidRPr="008A4540" w:rsidR="00C10DF6" w:rsidP="00C10DF6" w:rsidRDefault="00C10DF6" w14:paraId="6B315A95" w14:textId="77777777">
            <w:pPr>
              <w:jc w:val="both"/>
              <w:rPr>
                <w:rFonts w:ascii="Arial Narrow" w:hAnsi="Arial Narrow" w:cs="Arial"/>
                <w:sz w:val="20"/>
                <w:szCs w:val="20"/>
              </w:rPr>
            </w:pPr>
          </w:p>
        </w:tc>
      </w:tr>
      <w:tr w:rsidRPr="008A4540" w:rsidR="005747E4" w:rsidTr="5FFAE9BA" w14:paraId="39B5E68C" w14:textId="77777777">
        <w:trPr>
          <w:trHeight w:val="300"/>
          <w:trPrChange w:author="Maria Jose Uribe Valdes" w:date="2025-04-15T21:07:24.671Z" w16du:dateUtc="2025-04-15T21:07:24.671Z" w:id="204633870">
            <w:trPr>
              <w:trHeight w:val="300"/>
            </w:trPr>
          </w:trPrChange>
        </w:trPr>
        <w:tc>
          <w:tcPr>
            <w:tcW w:w="3150" w:type="dxa"/>
            <w:tcMar/>
            <w:tcPrChange w:author="Maria Jose Uribe Valdes" w:date="2025-04-15T21:07:29.465Z" w:id="143967880">
              <w:tcPr>
                <w:tcW w:w="2235" w:type="dxa"/>
                <w:tcMar/>
              </w:tcPr>
            </w:tcPrChange>
          </w:tcPr>
          <w:p w:rsidRPr="008A4540" w:rsidR="005747E4" w:rsidP="005747E4" w:rsidRDefault="00060C06" w14:paraId="0C262FE4" w14:textId="77777777">
            <w:pPr>
              <w:rPr>
                <w:rFonts w:ascii="Arial Narrow" w:hAnsi="Arial Narrow" w:cs="Arial"/>
                <w:b/>
                <w:bCs/>
                <w:sz w:val="20"/>
                <w:szCs w:val="20"/>
              </w:rPr>
            </w:pPr>
            <w:r w:rsidRPr="008A4540">
              <w:rPr>
                <w:rFonts w:ascii="Arial Narrow" w:hAnsi="Arial Narrow" w:cs="Arial"/>
                <w:b/>
                <w:bCs/>
                <w:sz w:val="20"/>
                <w:szCs w:val="20"/>
              </w:rPr>
              <w:t>203</w:t>
            </w:r>
          </w:p>
        </w:tc>
        <w:tc>
          <w:tcPr>
            <w:tcW w:w="6172" w:type="dxa"/>
            <w:tcMar/>
            <w:tcPrChange w:author="Maria Jose Uribe Valdes" w:date="2025-04-15T21:07:29.465Z" w:id="1531598245">
              <w:tcPr>
                <w:tcW w:w="7087" w:type="dxa"/>
                <w:tcMar/>
              </w:tcPr>
            </w:tcPrChange>
          </w:tcPr>
          <w:p w:rsidRPr="008A4540" w:rsidR="005747E4" w:rsidP="005747E4" w:rsidRDefault="00060C06" w14:paraId="3007E3AB" w14:textId="77777777">
            <w:pPr>
              <w:rPr>
                <w:rFonts w:ascii="Arial Narrow" w:hAnsi="Arial Narrow" w:cs="Arial"/>
                <w:b/>
                <w:bCs/>
                <w:sz w:val="20"/>
                <w:szCs w:val="20"/>
              </w:rPr>
            </w:pPr>
            <w:r w:rsidRPr="008A4540">
              <w:rPr>
                <w:rFonts w:ascii="Arial Narrow" w:hAnsi="Arial Narrow" w:cs="Arial"/>
                <w:b/>
                <w:bCs/>
                <w:sz w:val="20"/>
                <w:szCs w:val="20"/>
              </w:rPr>
              <w:t>SUSTRACCIÓN DE MENORES.</w:t>
            </w:r>
          </w:p>
        </w:tc>
      </w:tr>
      <w:tr w:rsidRPr="008A4540" w:rsidR="005747E4" w:rsidTr="5FFAE9BA" w14:paraId="734D9438" w14:textId="77777777">
        <w:trPr>
          <w:trHeight w:val="300"/>
          <w:trPrChange w:author="Maria Jose Uribe Valdes" w:date="2025-04-15T21:07:24.672Z" w16du:dateUtc="2025-04-15T21:07:24.672Z" w:id="1971408460">
            <w:trPr>
              <w:trHeight w:val="300"/>
            </w:trPr>
          </w:trPrChange>
        </w:trPr>
        <w:tc>
          <w:tcPr>
            <w:tcW w:w="3150" w:type="dxa"/>
            <w:tcMar/>
            <w:tcPrChange w:author="Maria Jose Uribe Valdes" w:date="2025-04-15T21:07:29.465Z" w:id="1929168480">
              <w:tcPr>
                <w:tcW w:w="2235" w:type="dxa"/>
                <w:tcMar/>
              </w:tcPr>
            </w:tcPrChange>
          </w:tcPr>
          <w:p w:rsidRPr="008A4540" w:rsidR="005747E4" w:rsidP="005747E4" w:rsidRDefault="005747E4" w14:paraId="125A5105" w14:textId="77777777">
            <w:pPr>
              <w:rPr>
                <w:rFonts w:ascii="Arial Narrow" w:hAnsi="Arial Narrow"/>
                <w:sz w:val="20"/>
                <w:szCs w:val="20"/>
              </w:rPr>
            </w:pPr>
          </w:p>
        </w:tc>
        <w:tc>
          <w:tcPr>
            <w:tcW w:w="6172" w:type="dxa"/>
            <w:tcMar/>
            <w:tcPrChange w:author="Maria Jose Uribe Valdes" w:date="2025-04-15T21:07:29.465Z" w:id="1436575300">
              <w:tcPr>
                <w:tcW w:w="7087" w:type="dxa"/>
                <w:tcMar/>
              </w:tcPr>
            </w:tcPrChange>
          </w:tcPr>
          <w:p w:rsidRPr="008A4540" w:rsidR="005747E4" w:rsidP="005747E4" w:rsidRDefault="00060C06" w14:paraId="2DE2DD39" w14:textId="77777777">
            <w:pPr>
              <w:rPr>
                <w:rFonts w:ascii="Arial Narrow" w:hAnsi="Arial Narrow" w:cs="Arial"/>
                <w:sz w:val="20"/>
                <w:szCs w:val="20"/>
              </w:rPr>
            </w:pPr>
            <w:r w:rsidRPr="008A4540">
              <w:rPr>
                <w:rFonts w:ascii="Arial Narrow" w:hAnsi="Arial Narrow" w:cs="Arial"/>
                <w:sz w:val="20"/>
                <w:szCs w:val="20"/>
              </w:rPr>
              <w:t>ART.142</w:t>
            </w:r>
          </w:p>
        </w:tc>
      </w:tr>
      <w:tr w:rsidRPr="008A4540" w:rsidR="005747E4" w:rsidTr="5FFAE9BA" w14:paraId="05E91ACE" w14:textId="77777777">
        <w:trPr>
          <w:trHeight w:val="530"/>
          <w:trPrChange w:author="Maria Jose Uribe Valdes" w:date="2025-04-15T21:07:24.673Z" w16du:dateUtc="2025-04-15T21:07:24.673Z" w:id="393347060">
            <w:trPr>
              <w:trHeight w:val="530"/>
            </w:trPr>
          </w:trPrChange>
        </w:trPr>
        <w:tc>
          <w:tcPr>
            <w:tcW w:w="3150" w:type="dxa"/>
            <w:tcMar/>
            <w:tcPrChange w:author="Maria Jose Uribe Valdes" w:date="2025-04-15T21:07:29.465Z" w:id="1505001963">
              <w:tcPr>
                <w:tcW w:w="2235" w:type="dxa"/>
                <w:tcMar/>
              </w:tcPr>
            </w:tcPrChange>
          </w:tcPr>
          <w:p w:rsidRPr="008A4540" w:rsidR="005747E4" w:rsidP="005747E4" w:rsidRDefault="005747E4" w14:paraId="023C113F" w14:textId="77777777">
            <w:pPr>
              <w:rPr>
                <w:rFonts w:ascii="Arial Narrow" w:hAnsi="Arial Narrow"/>
                <w:sz w:val="20"/>
                <w:szCs w:val="20"/>
              </w:rPr>
            </w:pPr>
          </w:p>
        </w:tc>
        <w:tc>
          <w:tcPr>
            <w:tcW w:w="6172" w:type="dxa"/>
            <w:tcMar/>
            <w:tcPrChange w:author="Maria Jose Uribe Valdes" w:date="2025-04-15T21:07:29.465Z" w:id="2076866262">
              <w:tcPr>
                <w:tcW w:w="7087" w:type="dxa"/>
                <w:tcMar/>
              </w:tcPr>
            </w:tcPrChange>
          </w:tcPr>
          <w:p w:rsidRPr="008A4540" w:rsidR="005747E4" w:rsidP="00060C06" w:rsidRDefault="00060C06" w14:paraId="556E5CC0" w14:textId="77777777">
            <w:pPr>
              <w:spacing w:line="240" w:lineRule="atLeast"/>
              <w:jc w:val="both"/>
              <w:rPr>
                <w:rFonts w:ascii="Arial Narrow" w:hAnsi="Arial Narrow" w:cs="Arial"/>
                <w:sz w:val="20"/>
                <w:szCs w:val="20"/>
              </w:rPr>
            </w:pPr>
            <w:r w:rsidRPr="008A4540">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Pr="008A4540" w:rsidR="00A24014" w:rsidTr="5FFAE9BA" w14:paraId="2C0B6410" w14:textId="77777777">
        <w:trPr>
          <w:trHeight w:val="300"/>
          <w:trPrChange w:author="Maria Jose Uribe Valdes" w:date="2025-04-15T21:07:24.673Z" w16du:dateUtc="2025-04-15T21:07:24.673Z" w:id="2146234643">
            <w:trPr>
              <w:trHeight w:val="300"/>
            </w:trPr>
          </w:trPrChange>
        </w:trPr>
        <w:tc>
          <w:tcPr>
            <w:tcW w:w="3150" w:type="dxa"/>
            <w:tcMar/>
            <w:tcPrChange w:author="Maria Jose Uribe Valdes" w:date="2025-04-15T21:07:29.465Z" w:id="1603418191">
              <w:tcPr>
                <w:tcW w:w="2235" w:type="dxa"/>
                <w:tcMar/>
              </w:tcPr>
            </w:tcPrChange>
          </w:tcPr>
          <w:p w:rsidRPr="008A4540" w:rsidR="00A24014" w:rsidP="005747E4" w:rsidRDefault="00A24014" w14:paraId="16C8BA59" w14:textId="77777777">
            <w:pPr>
              <w:rPr>
                <w:rFonts w:ascii="Arial Narrow" w:hAnsi="Arial Narrow" w:cs="Arial"/>
                <w:bCs/>
                <w:sz w:val="20"/>
                <w:szCs w:val="20"/>
              </w:rPr>
            </w:pPr>
          </w:p>
        </w:tc>
        <w:tc>
          <w:tcPr>
            <w:tcW w:w="6172" w:type="dxa"/>
            <w:tcMar/>
            <w:tcPrChange w:author="Maria Jose Uribe Valdes" w:date="2025-04-15T21:07:29.465Z" w:id="1189147361">
              <w:tcPr>
                <w:tcW w:w="7087" w:type="dxa"/>
                <w:tcMar/>
              </w:tcPr>
            </w:tcPrChange>
          </w:tcPr>
          <w:p w:rsidRPr="008A4540" w:rsidR="00A24014" w:rsidP="005747E4" w:rsidRDefault="00A24014" w14:paraId="2DA19CDC" w14:textId="77777777">
            <w:pPr>
              <w:rPr>
                <w:rFonts w:ascii="Arial Narrow" w:hAnsi="Arial Narrow" w:cs="Arial"/>
                <w:bCs/>
                <w:sz w:val="20"/>
                <w:szCs w:val="20"/>
              </w:rPr>
            </w:pPr>
          </w:p>
        </w:tc>
      </w:tr>
      <w:tr w:rsidRPr="008A4540" w:rsidR="005747E4" w:rsidTr="5FFAE9BA" w14:paraId="02320326" w14:textId="77777777">
        <w:trPr>
          <w:trHeight w:val="300"/>
          <w:trPrChange w:author="Maria Jose Uribe Valdes" w:date="2025-04-15T21:07:24.674Z" w16du:dateUtc="2025-04-15T21:07:24.674Z" w:id="632159306">
            <w:trPr>
              <w:trHeight w:val="300"/>
            </w:trPr>
          </w:trPrChange>
        </w:trPr>
        <w:tc>
          <w:tcPr>
            <w:tcW w:w="3150" w:type="dxa"/>
            <w:tcMar/>
            <w:tcPrChange w:author="Maria Jose Uribe Valdes" w:date="2025-04-15T21:07:29.466Z" w:id="419406016">
              <w:tcPr>
                <w:tcW w:w="2235" w:type="dxa"/>
                <w:tcMar/>
              </w:tcPr>
            </w:tcPrChange>
          </w:tcPr>
          <w:p w:rsidRPr="008A4540" w:rsidR="005747E4" w:rsidP="005747E4" w:rsidRDefault="00907F7F" w14:paraId="5AB60E47" w14:textId="77777777">
            <w:pPr>
              <w:rPr>
                <w:rFonts w:ascii="Arial Narrow" w:hAnsi="Arial Narrow" w:cs="Arial"/>
                <w:b/>
                <w:bCs/>
                <w:sz w:val="20"/>
                <w:szCs w:val="20"/>
              </w:rPr>
            </w:pPr>
            <w:r w:rsidRPr="008A4540">
              <w:rPr>
                <w:rFonts w:ascii="Arial Narrow" w:hAnsi="Arial Narrow" w:cs="Arial"/>
                <w:b/>
                <w:bCs/>
                <w:sz w:val="20"/>
                <w:szCs w:val="20"/>
              </w:rPr>
              <w:t>204</w:t>
            </w:r>
          </w:p>
        </w:tc>
        <w:tc>
          <w:tcPr>
            <w:tcW w:w="6172" w:type="dxa"/>
            <w:tcMar/>
            <w:tcPrChange w:author="Maria Jose Uribe Valdes" w:date="2025-04-15T21:07:29.466Z" w:id="910670394">
              <w:tcPr>
                <w:tcW w:w="7087" w:type="dxa"/>
                <w:tcMar/>
              </w:tcPr>
            </w:tcPrChange>
          </w:tcPr>
          <w:p w:rsidRPr="008A4540" w:rsidR="005747E4" w:rsidP="005747E4" w:rsidRDefault="00907F7F" w14:paraId="154E9189" w14:textId="77777777">
            <w:pPr>
              <w:rPr>
                <w:rFonts w:ascii="Arial Narrow" w:hAnsi="Arial Narrow" w:cs="Arial"/>
                <w:b/>
                <w:bCs/>
                <w:sz w:val="20"/>
                <w:szCs w:val="20"/>
              </w:rPr>
            </w:pPr>
            <w:r w:rsidRPr="008A4540">
              <w:rPr>
                <w:rFonts w:ascii="Arial Narrow" w:hAnsi="Arial Narrow" w:cs="Arial"/>
                <w:b/>
                <w:bCs/>
                <w:sz w:val="20"/>
                <w:szCs w:val="20"/>
              </w:rPr>
              <w:t>VIOLACIÓN DE MORADA.</w:t>
            </w:r>
          </w:p>
        </w:tc>
      </w:tr>
      <w:tr w:rsidRPr="008A4540" w:rsidR="005747E4" w:rsidTr="5FFAE9BA" w14:paraId="5E898CA0" w14:textId="77777777">
        <w:trPr>
          <w:trHeight w:val="300"/>
          <w:trPrChange w:author="Maria Jose Uribe Valdes" w:date="2025-04-15T21:07:24.675Z" w16du:dateUtc="2025-04-15T21:07:24.675Z" w:id="1209254115">
            <w:trPr>
              <w:trHeight w:val="300"/>
            </w:trPr>
          </w:trPrChange>
        </w:trPr>
        <w:tc>
          <w:tcPr>
            <w:tcW w:w="3150" w:type="dxa"/>
            <w:tcMar/>
            <w:tcPrChange w:author="Maria Jose Uribe Valdes" w:date="2025-04-15T21:07:29.466Z" w:id="1061083307">
              <w:tcPr>
                <w:tcW w:w="2235" w:type="dxa"/>
                <w:tcMar/>
              </w:tcPr>
            </w:tcPrChange>
          </w:tcPr>
          <w:p w:rsidRPr="008A4540" w:rsidR="005747E4" w:rsidP="005747E4" w:rsidRDefault="005747E4" w14:paraId="53AF7C21" w14:textId="77777777">
            <w:pPr>
              <w:rPr>
                <w:rFonts w:ascii="Arial Narrow" w:hAnsi="Arial Narrow"/>
                <w:sz w:val="20"/>
                <w:szCs w:val="20"/>
              </w:rPr>
            </w:pPr>
          </w:p>
        </w:tc>
        <w:tc>
          <w:tcPr>
            <w:tcW w:w="6172" w:type="dxa"/>
            <w:tcMar/>
            <w:tcPrChange w:author="Maria Jose Uribe Valdes" w:date="2025-04-15T21:07:29.466Z" w:id="439384708">
              <w:tcPr>
                <w:tcW w:w="7087" w:type="dxa"/>
                <w:tcMar/>
              </w:tcPr>
            </w:tcPrChange>
          </w:tcPr>
          <w:p w:rsidRPr="008A4540" w:rsidR="005747E4" w:rsidP="005747E4" w:rsidRDefault="00907F7F" w14:paraId="0E39E818" w14:textId="77777777">
            <w:pPr>
              <w:rPr>
                <w:rFonts w:ascii="Arial Narrow" w:hAnsi="Arial Narrow" w:cs="Arial"/>
                <w:sz w:val="20"/>
                <w:szCs w:val="20"/>
              </w:rPr>
            </w:pPr>
            <w:r w:rsidRPr="008A4540">
              <w:rPr>
                <w:rFonts w:ascii="Arial Narrow" w:hAnsi="Arial Narrow" w:cs="Arial"/>
                <w:sz w:val="20"/>
                <w:szCs w:val="20"/>
              </w:rPr>
              <w:t>ART.144</w:t>
            </w:r>
          </w:p>
        </w:tc>
      </w:tr>
      <w:tr w:rsidRPr="008A4540" w:rsidR="005747E4" w:rsidTr="5FFAE9BA" w14:paraId="5B117140" w14:textId="77777777">
        <w:trPr>
          <w:trHeight w:val="74"/>
          <w:trPrChange w:author="Maria Jose Uribe Valdes" w:date="2025-04-15T21:07:24.675Z" w16du:dateUtc="2025-04-15T21:07:24.675Z" w:id="685716413">
            <w:trPr>
              <w:trHeight w:val="74"/>
            </w:trPr>
          </w:trPrChange>
        </w:trPr>
        <w:tc>
          <w:tcPr>
            <w:tcW w:w="3150" w:type="dxa"/>
            <w:tcMar/>
            <w:tcPrChange w:author="Maria Jose Uribe Valdes" w:date="2025-04-15T21:07:29.466Z" w:id="1617104193">
              <w:tcPr>
                <w:tcW w:w="2235" w:type="dxa"/>
                <w:tcMar/>
              </w:tcPr>
            </w:tcPrChange>
          </w:tcPr>
          <w:p w:rsidRPr="008A4540" w:rsidR="005747E4" w:rsidP="005747E4" w:rsidRDefault="005747E4" w14:paraId="5DE4C0E5" w14:textId="77777777">
            <w:pPr>
              <w:rPr>
                <w:rFonts w:ascii="Arial Narrow" w:hAnsi="Arial Narrow"/>
                <w:sz w:val="20"/>
                <w:szCs w:val="20"/>
              </w:rPr>
            </w:pPr>
          </w:p>
        </w:tc>
        <w:tc>
          <w:tcPr>
            <w:tcW w:w="6172" w:type="dxa"/>
            <w:tcMar/>
            <w:tcPrChange w:author="Maria Jose Uribe Valdes" w:date="2025-04-15T21:07:29.466Z" w:id="514979054">
              <w:tcPr>
                <w:tcW w:w="7087" w:type="dxa"/>
                <w:tcMar/>
              </w:tcPr>
            </w:tcPrChange>
          </w:tcPr>
          <w:p w:rsidRPr="008A4540" w:rsidR="00413AF8" w:rsidP="00C10DF6" w:rsidRDefault="00907F7F" w14:paraId="5ABE8C19" w14:textId="55CA9DCF">
            <w:pPr>
              <w:jc w:val="both"/>
              <w:rPr>
                <w:rFonts w:ascii="Arial Narrow" w:hAnsi="Arial Narrow" w:cs="Arial"/>
                <w:sz w:val="20"/>
                <w:szCs w:val="20"/>
              </w:rPr>
            </w:pPr>
            <w:r w:rsidRPr="008A4540">
              <w:rPr>
                <w:rFonts w:ascii="Arial Narrow" w:hAnsi="Arial Narrow" w:cs="Arial"/>
                <w:sz w:val="20"/>
                <w:szCs w:val="20"/>
              </w:rPr>
              <w:t>Entrar en morada ajena (espacio destinado al quehacer personal de un individuo), contra la voluntad de su morador</w:t>
            </w:r>
            <w:r w:rsidR="00D1168B">
              <w:rPr>
                <w:rFonts w:ascii="Arial Narrow" w:hAnsi="Arial Narrow" w:cs="Arial"/>
                <w:sz w:val="20"/>
                <w:szCs w:val="20"/>
              </w:rPr>
              <w:t>.</w:t>
            </w:r>
          </w:p>
        </w:tc>
      </w:tr>
      <w:tr w:rsidRPr="008A4540" w:rsidR="00C10DF6" w:rsidTr="5FFAE9BA" w14:paraId="54E87E3C" w14:textId="77777777">
        <w:trPr>
          <w:trHeight w:val="74"/>
          <w:trPrChange w:author="Maria Jose Uribe Valdes" w:date="2025-04-15T21:07:24.676Z" w16du:dateUtc="2025-04-15T21:07:24.676Z" w:id="177291746">
            <w:trPr>
              <w:trHeight w:val="74"/>
            </w:trPr>
          </w:trPrChange>
        </w:trPr>
        <w:tc>
          <w:tcPr>
            <w:tcW w:w="3150" w:type="dxa"/>
            <w:tcMar/>
            <w:tcPrChange w:author="Maria Jose Uribe Valdes" w:date="2025-04-15T21:07:29.466Z" w:id="965746121">
              <w:tcPr>
                <w:tcW w:w="2235" w:type="dxa"/>
                <w:tcMar/>
              </w:tcPr>
            </w:tcPrChange>
          </w:tcPr>
          <w:p w:rsidRPr="008A4540" w:rsidR="00C10DF6" w:rsidP="005747E4" w:rsidRDefault="00C10DF6" w14:paraId="4D52AFA3" w14:textId="77777777">
            <w:pPr>
              <w:rPr>
                <w:rFonts w:ascii="Arial Narrow" w:hAnsi="Arial Narrow"/>
                <w:sz w:val="20"/>
                <w:szCs w:val="20"/>
              </w:rPr>
            </w:pPr>
          </w:p>
        </w:tc>
        <w:tc>
          <w:tcPr>
            <w:tcW w:w="6172" w:type="dxa"/>
            <w:tcMar/>
            <w:tcPrChange w:author="Maria Jose Uribe Valdes" w:date="2025-04-15T21:07:29.466Z" w:id="730007070">
              <w:tcPr>
                <w:tcW w:w="7087" w:type="dxa"/>
                <w:tcMar/>
              </w:tcPr>
            </w:tcPrChange>
          </w:tcPr>
          <w:p w:rsidRPr="008A4540" w:rsidR="00C10DF6" w:rsidP="00C10DF6" w:rsidRDefault="00C10DF6" w14:paraId="7828EBBC" w14:textId="77777777">
            <w:pPr>
              <w:jc w:val="both"/>
              <w:rPr>
                <w:rFonts w:ascii="Arial Narrow" w:hAnsi="Arial Narrow" w:cs="Arial"/>
                <w:sz w:val="20"/>
                <w:szCs w:val="20"/>
              </w:rPr>
            </w:pPr>
          </w:p>
        </w:tc>
      </w:tr>
      <w:tr w:rsidRPr="008A4540" w:rsidR="00855B96" w:rsidTr="5FFAE9BA" w14:paraId="0DC58A47" w14:textId="77777777">
        <w:trPr>
          <w:trHeight w:val="74"/>
          <w:trPrChange w:author="Maria Jose Uribe Valdes" w:date="2025-04-15T21:07:24.676Z" w16du:dateUtc="2025-04-15T21:07:24.676Z" w:id="718519501">
            <w:trPr>
              <w:trHeight w:val="74"/>
            </w:trPr>
          </w:trPrChange>
        </w:trPr>
        <w:tc>
          <w:tcPr>
            <w:tcW w:w="3150" w:type="dxa"/>
            <w:tcMar/>
            <w:tcPrChange w:author="Maria Jose Uribe Valdes" w:date="2025-04-15T21:07:29.466Z" w:id="2125642613">
              <w:tcPr>
                <w:tcW w:w="2235" w:type="dxa"/>
                <w:tcMar/>
              </w:tcPr>
            </w:tcPrChange>
          </w:tcPr>
          <w:p w:rsidRPr="008A4540" w:rsidR="00855B96" w:rsidP="005747E4" w:rsidRDefault="00E50D40" w14:paraId="473279BE" w14:textId="77777777">
            <w:pPr>
              <w:rPr>
                <w:rFonts w:ascii="Arial Narrow" w:hAnsi="Arial Narrow" w:cs="Arial"/>
                <w:b/>
                <w:bCs/>
                <w:sz w:val="20"/>
                <w:szCs w:val="20"/>
              </w:rPr>
            </w:pPr>
            <w:r w:rsidRPr="008A4540">
              <w:rPr>
                <w:rFonts w:ascii="Arial Narrow" w:hAnsi="Arial Narrow" w:cs="Arial"/>
                <w:b/>
                <w:bCs/>
                <w:sz w:val="20"/>
                <w:szCs w:val="20"/>
              </w:rPr>
              <w:t>205</w:t>
            </w:r>
          </w:p>
        </w:tc>
        <w:tc>
          <w:tcPr>
            <w:tcW w:w="6172" w:type="dxa"/>
            <w:tcMar/>
            <w:tcPrChange w:author="Maria Jose Uribe Valdes" w:date="2025-04-15T21:07:29.466Z" w:id="270072417">
              <w:tcPr>
                <w:tcW w:w="7087" w:type="dxa"/>
                <w:tcMar/>
              </w:tcPr>
            </w:tcPrChange>
          </w:tcPr>
          <w:p w:rsidRPr="008A4540" w:rsidR="00855B96" w:rsidP="00E50D40" w:rsidRDefault="00E50D40" w14:paraId="76755186" w14:textId="77777777">
            <w:pPr>
              <w:rPr>
                <w:rFonts w:ascii="Arial Narrow" w:hAnsi="Arial Narrow" w:cs="Arial"/>
                <w:b/>
                <w:bCs/>
                <w:sz w:val="20"/>
                <w:szCs w:val="20"/>
              </w:rPr>
            </w:pPr>
            <w:r w:rsidRPr="008A4540">
              <w:rPr>
                <w:rFonts w:ascii="Arial Narrow" w:hAnsi="Arial Narrow" w:cs="Arial"/>
                <w:b/>
                <w:bCs/>
                <w:sz w:val="20"/>
                <w:szCs w:val="20"/>
              </w:rPr>
              <w:t>APERTURA, REGISTRO O INTERCEPTACIÓN DE CORRESPONDENCIA.</w:t>
            </w:r>
          </w:p>
        </w:tc>
      </w:tr>
      <w:tr w:rsidRPr="008A4540" w:rsidR="00855B96" w:rsidTr="5FFAE9BA" w14:paraId="6D70D5C3" w14:textId="77777777">
        <w:trPr>
          <w:trHeight w:val="74"/>
          <w:trPrChange w:author="Maria Jose Uribe Valdes" w:date="2025-04-15T21:07:24.677Z" w16du:dateUtc="2025-04-15T21:07:24.677Z" w:id="1068703984">
            <w:trPr>
              <w:trHeight w:val="74"/>
            </w:trPr>
          </w:trPrChange>
        </w:trPr>
        <w:tc>
          <w:tcPr>
            <w:tcW w:w="3150" w:type="dxa"/>
            <w:tcMar/>
            <w:tcPrChange w:author="Maria Jose Uribe Valdes" w:date="2025-04-15T21:07:29.466Z" w:id="2009443935">
              <w:tcPr>
                <w:tcW w:w="2235" w:type="dxa"/>
                <w:tcMar/>
              </w:tcPr>
            </w:tcPrChange>
          </w:tcPr>
          <w:p w:rsidRPr="008A4540" w:rsidR="00855B96" w:rsidP="005747E4" w:rsidRDefault="00855B96" w14:paraId="6E567E5D" w14:textId="77777777">
            <w:pPr>
              <w:rPr>
                <w:rFonts w:ascii="Arial Narrow" w:hAnsi="Arial Narrow"/>
                <w:sz w:val="20"/>
                <w:szCs w:val="20"/>
              </w:rPr>
            </w:pPr>
          </w:p>
        </w:tc>
        <w:tc>
          <w:tcPr>
            <w:tcW w:w="6172" w:type="dxa"/>
            <w:tcMar/>
            <w:tcPrChange w:author="Maria Jose Uribe Valdes" w:date="2025-04-15T21:07:29.466Z" w:id="1604280351">
              <w:tcPr>
                <w:tcW w:w="7087" w:type="dxa"/>
                <w:tcMar/>
              </w:tcPr>
            </w:tcPrChange>
          </w:tcPr>
          <w:p w:rsidRPr="008A4540" w:rsidR="00855B96" w:rsidP="00907F7F" w:rsidRDefault="00E50D40" w14:paraId="073A94F3" w14:textId="77777777">
            <w:pPr>
              <w:jc w:val="both"/>
              <w:rPr>
                <w:rFonts w:ascii="Arial Narrow" w:hAnsi="Arial Narrow" w:cs="Arial"/>
                <w:sz w:val="20"/>
                <w:szCs w:val="20"/>
              </w:rPr>
            </w:pPr>
            <w:r w:rsidRPr="008A4540">
              <w:rPr>
                <w:rFonts w:ascii="Arial Narrow" w:hAnsi="Arial Narrow" w:cs="Arial"/>
                <w:sz w:val="20"/>
                <w:szCs w:val="20"/>
              </w:rPr>
              <w:t>ART.146</w:t>
            </w:r>
          </w:p>
        </w:tc>
      </w:tr>
      <w:tr w:rsidRPr="008A4540" w:rsidR="00855B96" w:rsidTr="5FFAE9BA" w14:paraId="4CF77D01" w14:textId="77777777">
        <w:trPr>
          <w:trHeight w:val="74"/>
          <w:trPrChange w:author="Maria Jose Uribe Valdes" w:date="2025-04-15T21:07:24.677Z" w16du:dateUtc="2025-04-15T21:07:24.677Z" w:id="881978562">
            <w:trPr>
              <w:trHeight w:val="74"/>
            </w:trPr>
          </w:trPrChange>
        </w:trPr>
        <w:tc>
          <w:tcPr>
            <w:tcW w:w="3150" w:type="dxa"/>
            <w:tcMar/>
            <w:tcPrChange w:author="Maria Jose Uribe Valdes" w:date="2025-04-15T21:07:29.466Z" w:id="501562837">
              <w:tcPr>
                <w:tcW w:w="2235" w:type="dxa"/>
                <w:tcMar/>
              </w:tcPr>
            </w:tcPrChange>
          </w:tcPr>
          <w:p w:rsidRPr="008A4540" w:rsidR="00855B96" w:rsidP="005747E4" w:rsidRDefault="00855B96" w14:paraId="1CC58F7B" w14:textId="77777777">
            <w:pPr>
              <w:rPr>
                <w:rFonts w:ascii="Arial Narrow" w:hAnsi="Arial Narrow"/>
                <w:sz w:val="20"/>
                <w:szCs w:val="20"/>
              </w:rPr>
            </w:pPr>
          </w:p>
        </w:tc>
        <w:tc>
          <w:tcPr>
            <w:tcW w:w="6172" w:type="dxa"/>
            <w:tcMar/>
            <w:tcPrChange w:author="Maria Jose Uribe Valdes" w:date="2025-04-15T21:07:29.466Z" w:id="420887037">
              <w:tcPr>
                <w:tcW w:w="7087" w:type="dxa"/>
                <w:tcMar/>
              </w:tcPr>
            </w:tcPrChange>
          </w:tcPr>
          <w:p w:rsidRPr="008A4540" w:rsidR="00413AF8" w:rsidP="00907F7F" w:rsidRDefault="00E50D40" w14:paraId="38270BAB" w14:textId="6AAE3E7D">
            <w:pPr>
              <w:jc w:val="both"/>
              <w:rPr>
                <w:rFonts w:ascii="Arial Narrow" w:hAnsi="Arial Narrow" w:cs="Arial"/>
                <w:sz w:val="20"/>
                <w:szCs w:val="20"/>
              </w:rPr>
            </w:pPr>
            <w:r w:rsidRPr="008A4540">
              <w:rPr>
                <w:rFonts w:ascii="Arial Narrow" w:hAnsi="Arial Narrow" w:cs="Arial"/>
                <w:sz w:val="20"/>
                <w:szCs w:val="20"/>
              </w:rPr>
              <w:t>Abrir o registrar correspondencia o papeles de otro sin su voluntad.</w:t>
            </w:r>
          </w:p>
        </w:tc>
      </w:tr>
      <w:tr w:rsidRPr="008A4540" w:rsidR="00E50D40" w:rsidTr="5FFAE9BA" w14:paraId="1A5DB35B" w14:textId="77777777">
        <w:trPr>
          <w:trHeight w:val="74"/>
          <w:trPrChange w:author="Maria Jose Uribe Valdes" w:date="2025-04-15T21:07:24.678Z" w16du:dateUtc="2025-04-15T21:07:24.678Z" w:id="1857042588">
            <w:trPr>
              <w:trHeight w:val="74"/>
            </w:trPr>
          </w:trPrChange>
        </w:trPr>
        <w:tc>
          <w:tcPr>
            <w:tcW w:w="3150" w:type="dxa"/>
            <w:tcMar/>
            <w:tcPrChange w:author="Maria Jose Uribe Valdes" w:date="2025-04-15T21:07:29.466Z" w:id="1037405884">
              <w:tcPr>
                <w:tcW w:w="2235" w:type="dxa"/>
                <w:tcMar/>
              </w:tcPr>
            </w:tcPrChange>
          </w:tcPr>
          <w:p w:rsidRPr="008A4540" w:rsidR="00E50D40" w:rsidP="005747E4" w:rsidRDefault="00E50D40" w14:paraId="4D83800E" w14:textId="77777777">
            <w:pPr>
              <w:rPr>
                <w:rFonts w:ascii="Arial Narrow" w:hAnsi="Arial Narrow"/>
                <w:sz w:val="20"/>
                <w:szCs w:val="20"/>
              </w:rPr>
            </w:pPr>
          </w:p>
        </w:tc>
        <w:tc>
          <w:tcPr>
            <w:tcW w:w="6172" w:type="dxa"/>
            <w:tcMar/>
            <w:tcPrChange w:author="Maria Jose Uribe Valdes" w:date="2025-04-15T21:07:29.466Z" w:id="299899626">
              <w:tcPr>
                <w:tcW w:w="7087" w:type="dxa"/>
                <w:tcMar/>
              </w:tcPr>
            </w:tcPrChange>
          </w:tcPr>
          <w:p w:rsidRPr="008A4540" w:rsidR="00E50D40" w:rsidP="00907F7F" w:rsidRDefault="00E50D40" w14:paraId="48D47A1E" w14:textId="77777777">
            <w:pPr>
              <w:jc w:val="both"/>
              <w:rPr>
                <w:rFonts w:ascii="Arial Narrow" w:hAnsi="Arial Narrow" w:cs="Arial"/>
                <w:sz w:val="20"/>
                <w:szCs w:val="20"/>
              </w:rPr>
            </w:pPr>
            <w:r w:rsidRPr="008A4540">
              <w:rPr>
                <w:rFonts w:ascii="Arial Narrow" w:hAnsi="Arial Narrow" w:cs="Arial"/>
                <w:sz w:val="20"/>
                <w:szCs w:val="20"/>
              </w:rPr>
              <w:t>ART. 156</w:t>
            </w:r>
          </w:p>
        </w:tc>
      </w:tr>
      <w:tr w:rsidRPr="008A4540" w:rsidR="00E50D40" w:rsidTr="5FFAE9BA" w14:paraId="3EDF7D6F" w14:textId="77777777">
        <w:trPr>
          <w:trHeight w:val="74"/>
          <w:trPrChange w:author="Maria Jose Uribe Valdes" w:date="2025-04-15T21:07:24.679Z" w16du:dateUtc="2025-04-15T21:07:24.679Z" w:id="1627546087">
            <w:trPr>
              <w:trHeight w:val="74"/>
            </w:trPr>
          </w:trPrChange>
        </w:trPr>
        <w:tc>
          <w:tcPr>
            <w:tcW w:w="3150" w:type="dxa"/>
            <w:tcMar/>
            <w:tcPrChange w:author="Maria Jose Uribe Valdes" w:date="2025-04-15T21:07:29.466Z" w:id="981864266">
              <w:tcPr>
                <w:tcW w:w="2235" w:type="dxa"/>
                <w:tcMar/>
              </w:tcPr>
            </w:tcPrChange>
          </w:tcPr>
          <w:p w:rsidRPr="008A4540" w:rsidR="00E50D40" w:rsidP="005747E4" w:rsidRDefault="00E50D40" w14:paraId="17B67776" w14:textId="77777777">
            <w:pPr>
              <w:rPr>
                <w:rFonts w:ascii="Arial Narrow" w:hAnsi="Arial Narrow"/>
                <w:sz w:val="20"/>
                <w:szCs w:val="20"/>
              </w:rPr>
            </w:pPr>
          </w:p>
        </w:tc>
        <w:tc>
          <w:tcPr>
            <w:tcW w:w="6172" w:type="dxa"/>
            <w:tcMar/>
            <w:tcPrChange w:author="Maria Jose Uribe Valdes" w:date="2025-04-15T21:07:29.466Z" w:id="264701935">
              <w:tcPr>
                <w:tcW w:w="7087" w:type="dxa"/>
                <w:tcMar/>
              </w:tcPr>
            </w:tcPrChange>
          </w:tcPr>
          <w:p w:rsidRPr="008A4540" w:rsidR="00413AF8" w:rsidP="00C10DF6" w:rsidRDefault="00E50D40" w14:paraId="1874409D" w14:textId="71A4BE90">
            <w:pPr>
              <w:jc w:val="both"/>
              <w:rPr>
                <w:rFonts w:ascii="Arial Narrow" w:hAnsi="Arial Narrow" w:cs="Arial"/>
                <w:sz w:val="20"/>
                <w:szCs w:val="20"/>
              </w:rPr>
            </w:pPr>
            <w:r w:rsidRPr="008A4540">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Pr="008A4540" w:rsidR="00C10DF6" w:rsidTr="5FFAE9BA" w14:paraId="2D0DEE55" w14:textId="77777777">
        <w:trPr>
          <w:trHeight w:val="74"/>
          <w:trPrChange w:author="Maria Jose Uribe Valdes" w:date="2025-04-15T21:07:24.679Z" w16du:dateUtc="2025-04-15T21:07:24.679Z" w:id="387215217">
            <w:trPr>
              <w:trHeight w:val="74"/>
            </w:trPr>
          </w:trPrChange>
        </w:trPr>
        <w:tc>
          <w:tcPr>
            <w:tcW w:w="3150" w:type="dxa"/>
            <w:tcMar/>
            <w:tcPrChange w:author="Maria Jose Uribe Valdes" w:date="2025-04-15T21:07:29.466Z" w:id="733468141">
              <w:tcPr>
                <w:tcW w:w="2235" w:type="dxa"/>
                <w:tcMar/>
              </w:tcPr>
            </w:tcPrChange>
          </w:tcPr>
          <w:p w:rsidRPr="008A4540" w:rsidR="00C10DF6" w:rsidP="005747E4" w:rsidRDefault="00C10DF6" w14:paraId="03CB2ACB" w14:textId="77777777">
            <w:pPr>
              <w:rPr>
                <w:rFonts w:ascii="Arial Narrow" w:hAnsi="Arial Narrow"/>
                <w:sz w:val="20"/>
                <w:szCs w:val="20"/>
              </w:rPr>
            </w:pPr>
          </w:p>
        </w:tc>
        <w:tc>
          <w:tcPr>
            <w:tcW w:w="6172" w:type="dxa"/>
            <w:tcMar/>
            <w:tcPrChange w:author="Maria Jose Uribe Valdes" w:date="2025-04-15T21:07:29.466Z" w:id="569259329">
              <w:tcPr>
                <w:tcW w:w="7087" w:type="dxa"/>
                <w:tcMar/>
              </w:tcPr>
            </w:tcPrChange>
          </w:tcPr>
          <w:p w:rsidRPr="008A4540" w:rsidR="00C10DF6" w:rsidP="00C10DF6" w:rsidRDefault="00C10DF6" w14:paraId="24355516" w14:textId="77777777">
            <w:pPr>
              <w:jc w:val="both"/>
              <w:rPr>
                <w:rFonts w:ascii="Arial Narrow" w:hAnsi="Arial Narrow" w:cs="Arial"/>
                <w:sz w:val="20"/>
                <w:szCs w:val="20"/>
              </w:rPr>
            </w:pPr>
          </w:p>
        </w:tc>
      </w:tr>
      <w:tr w:rsidRPr="008A4540" w:rsidR="00E50D40" w:rsidTr="5FFAE9BA" w14:paraId="46DA3011" w14:textId="77777777">
        <w:trPr>
          <w:trHeight w:val="74"/>
          <w:trPrChange w:author="Maria Jose Uribe Valdes" w:date="2025-04-15T21:07:24.68Z" w16du:dateUtc="2025-04-15T21:07:24.68Z" w:id="1489339800">
            <w:trPr>
              <w:trHeight w:val="74"/>
            </w:trPr>
          </w:trPrChange>
        </w:trPr>
        <w:tc>
          <w:tcPr>
            <w:tcW w:w="3150" w:type="dxa"/>
            <w:tcMar/>
            <w:tcPrChange w:author="Maria Jose Uribe Valdes" w:date="2025-04-15T21:07:29.467Z" w:id="686526146">
              <w:tcPr>
                <w:tcW w:w="2235" w:type="dxa"/>
                <w:tcMar/>
              </w:tcPr>
            </w:tcPrChange>
          </w:tcPr>
          <w:p w:rsidRPr="008A4540" w:rsidR="00E50D40" w:rsidP="005747E4" w:rsidRDefault="00F848D5" w14:paraId="1EDBE038" w14:textId="77777777">
            <w:pPr>
              <w:rPr>
                <w:rFonts w:ascii="Arial Narrow" w:hAnsi="Arial Narrow" w:cs="Arial"/>
                <w:b/>
                <w:bCs/>
                <w:sz w:val="20"/>
                <w:szCs w:val="20"/>
              </w:rPr>
            </w:pPr>
            <w:r w:rsidRPr="008A4540">
              <w:rPr>
                <w:rFonts w:ascii="Arial Narrow" w:hAnsi="Arial Narrow" w:cs="Arial"/>
                <w:b/>
                <w:bCs/>
                <w:sz w:val="20"/>
                <w:szCs w:val="20"/>
              </w:rPr>
              <w:t>207</w:t>
            </w:r>
          </w:p>
        </w:tc>
        <w:tc>
          <w:tcPr>
            <w:tcW w:w="6172" w:type="dxa"/>
            <w:tcMar/>
            <w:tcPrChange w:author="Maria Jose Uribe Valdes" w:date="2025-04-15T21:07:29.467Z" w:id="505771898">
              <w:tcPr>
                <w:tcW w:w="7087" w:type="dxa"/>
                <w:tcMar/>
              </w:tcPr>
            </w:tcPrChange>
          </w:tcPr>
          <w:p w:rsidRPr="008A4540" w:rsidR="00E50D40" w:rsidP="00F848D5" w:rsidRDefault="00F848D5" w14:paraId="74359676" w14:textId="77777777">
            <w:pPr>
              <w:jc w:val="both"/>
              <w:rPr>
                <w:rFonts w:ascii="Arial Narrow" w:hAnsi="Arial Narrow" w:cs="Arial"/>
                <w:b/>
                <w:bCs/>
                <w:sz w:val="20"/>
                <w:szCs w:val="20"/>
              </w:rPr>
            </w:pPr>
            <w:r w:rsidRPr="008A4540">
              <w:rPr>
                <w:rFonts w:ascii="Arial Narrow" w:hAnsi="Arial Narrow" w:cs="Arial"/>
                <w:b/>
                <w:bCs/>
                <w:sz w:val="20"/>
                <w:szCs w:val="20"/>
              </w:rPr>
              <w:t>DETENCIÓN, DESTIERRO O ARRESTO IRREGULAR.</w:t>
            </w:r>
          </w:p>
        </w:tc>
      </w:tr>
      <w:tr w:rsidRPr="008A4540" w:rsidR="00E50D40" w:rsidTr="5FFAE9BA" w14:paraId="1BAF1EF5" w14:textId="77777777">
        <w:trPr>
          <w:trHeight w:val="74"/>
          <w:trPrChange w:author="Maria Jose Uribe Valdes" w:date="2025-04-15T21:07:24.68Z" w16du:dateUtc="2025-04-15T21:07:24.68Z" w:id="940167612">
            <w:trPr>
              <w:trHeight w:val="74"/>
            </w:trPr>
          </w:trPrChange>
        </w:trPr>
        <w:tc>
          <w:tcPr>
            <w:tcW w:w="3150" w:type="dxa"/>
            <w:tcMar/>
            <w:tcPrChange w:author="Maria Jose Uribe Valdes" w:date="2025-04-15T21:07:29.467Z" w:id="577745829">
              <w:tcPr>
                <w:tcW w:w="2235" w:type="dxa"/>
                <w:tcMar/>
              </w:tcPr>
            </w:tcPrChange>
          </w:tcPr>
          <w:p w:rsidRPr="008A4540" w:rsidR="00E50D40" w:rsidP="005747E4" w:rsidRDefault="00E50D40" w14:paraId="3B72D81D" w14:textId="77777777">
            <w:pPr>
              <w:rPr>
                <w:rFonts w:ascii="Arial Narrow" w:hAnsi="Arial Narrow"/>
                <w:sz w:val="20"/>
                <w:szCs w:val="20"/>
              </w:rPr>
            </w:pPr>
          </w:p>
        </w:tc>
        <w:tc>
          <w:tcPr>
            <w:tcW w:w="6172" w:type="dxa"/>
            <w:tcMar/>
            <w:tcPrChange w:author="Maria Jose Uribe Valdes" w:date="2025-04-15T21:07:29.467Z" w:id="1482868085">
              <w:tcPr>
                <w:tcW w:w="7087" w:type="dxa"/>
                <w:tcMar/>
              </w:tcPr>
            </w:tcPrChange>
          </w:tcPr>
          <w:p w:rsidRPr="008A4540" w:rsidR="00E50D40" w:rsidP="00907F7F" w:rsidRDefault="00F848D5" w14:paraId="3FD9A581" w14:textId="77777777">
            <w:pPr>
              <w:jc w:val="both"/>
              <w:rPr>
                <w:rFonts w:ascii="Arial Narrow" w:hAnsi="Arial Narrow" w:cs="Arial"/>
                <w:sz w:val="20"/>
                <w:szCs w:val="20"/>
              </w:rPr>
            </w:pPr>
            <w:r w:rsidRPr="008A4540">
              <w:rPr>
                <w:rFonts w:ascii="Arial Narrow" w:hAnsi="Arial Narrow" w:cs="Arial"/>
                <w:sz w:val="20"/>
                <w:szCs w:val="20"/>
              </w:rPr>
              <w:t>ART. 148</w:t>
            </w:r>
          </w:p>
        </w:tc>
      </w:tr>
      <w:tr w:rsidRPr="008A4540" w:rsidR="00E50D40" w:rsidTr="5FFAE9BA" w14:paraId="1E4632F7" w14:textId="77777777">
        <w:trPr>
          <w:trHeight w:val="74"/>
          <w:trPrChange w:author="Maria Jose Uribe Valdes" w:date="2025-04-15T21:07:24.681Z" w16du:dateUtc="2025-04-15T21:07:24.681Z" w:id="952468430">
            <w:trPr>
              <w:trHeight w:val="74"/>
            </w:trPr>
          </w:trPrChange>
        </w:trPr>
        <w:tc>
          <w:tcPr>
            <w:tcW w:w="3150" w:type="dxa"/>
            <w:tcMar/>
            <w:tcPrChange w:author="Maria Jose Uribe Valdes" w:date="2025-04-15T21:07:29.467Z" w:id="669488450">
              <w:tcPr>
                <w:tcW w:w="2235" w:type="dxa"/>
                <w:tcMar/>
              </w:tcPr>
            </w:tcPrChange>
          </w:tcPr>
          <w:p w:rsidRPr="008A4540" w:rsidR="00E50D40" w:rsidP="005747E4" w:rsidRDefault="00E50D40" w14:paraId="28434F5C" w14:textId="77777777">
            <w:pPr>
              <w:rPr>
                <w:rFonts w:ascii="Arial Narrow" w:hAnsi="Arial Narrow"/>
                <w:sz w:val="20"/>
                <w:szCs w:val="20"/>
              </w:rPr>
            </w:pPr>
          </w:p>
        </w:tc>
        <w:tc>
          <w:tcPr>
            <w:tcW w:w="6172" w:type="dxa"/>
            <w:tcMar/>
            <w:tcPrChange w:author="Maria Jose Uribe Valdes" w:date="2025-04-15T21:07:29.467Z" w:id="545972642">
              <w:tcPr>
                <w:tcW w:w="7087" w:type="dxa"/>
                <w:tcMar/>
              </w:tcPr>
            </w:tcPrChange>
          </w:tcPr>
          <w:p w:rsidRPr="008A4540" w:rsidR="00F848D5" w:rsidP="00C10DF6" w:rsidRDefault="00F848D5" w14:paraId="21BE5817" w14:textId="0A7CF558">
            <w:pPr>
              <w:jc w:val="both"/>
              <w:rPr>
                <w:rFonts w:ascii="Arial Narrow" w:hAnsi="Arial Narrow" w:cs="Arial"/>
                <w:sz w:val="20"/>
                <w:szCs w:val="20"/>
              </w:rPr>
            </w:pPr>
            <w:r w:rsidRPr="008A4540">
              <w:rPr>
                <w:rFonts w:ascii="Arial Narrow" w:hAnsi="Arial Narrow" w:cs="Arial"/>
                <w:sz w:val="20"/>
                <w:szCs w:val="20"/>
              </w:rPr>
              <w:t xml:space="preserve">Persona que teniendo facultad para detener, arrestar o desterrar, lo hiciere contra </w:t>
            </w:r>
            <w:r w:rsidRPr="008A4540" w:rsidR="00EF7CF2">
              <w:rPr>
                <w:rFonts w:ascii="Arial Narrow" w:hAnsi="Arial Narrow" w:cs="Arial"/>
                <w:sz w:val="20"/>
                <w:szCs w:val="20"/>
              </w:rPr>
              <w:t>Ley</w:t>
            </w:r>
            <w:r w:rsidRPr="008A4540">
              <w:rPr>
                <w:rFonts w:ascii="Arial Narrow" w:hAnsi="Arial Narrow" w:cs="Arial"/>
                <w:sz w:val="20"/>
                <w:szCs w:val="20"/>
              </w:rPr>
              <w:t xml:space="preserve"> y en forma arbitraria (no oportuna).</w:t>
            </w:r>
          </w:p>
        </w:tc>
      </w:tr>
      <w:tr w:rsidRPr="008A4540" w:rsidR="00C10DF6" w:rsidTr="5FFAE9BA" w14:paraId="772CBA6D" w14:textId="77777777">
        <w:trPr>
          <w:trHeight w:val="74"/>
          <w:trPrChange w:author="Maria Jose Uribe Valdes" w:date="2025-04-15T21:07:24.681Z" w16du:dateUtc="2025-04-15T21:07:24.681Z" w:id="759792289">
            <w:trPr>
              <w:trHeight w:val="74"/>
            </w:trPr>
          </w:trPrChange>
        </w:trPr>
        <w:tc>
          <w:tcPr>
            <w:tcW w:w="3150" w:type="dxa"/>
            <w:tcMar/>
            <w:tcPrChange w:author="Maria Jose Uribe Valdes" w:date="2025-04-15T21:07:29.467Z" w:id="229151729">
              <w:tcPr>
                <w:tcW w:w="2235" w:type="dxa"/>
                <w:tcMar/>
              </w:tcPr>
            </w:tcPrChange>
          </w:tcPr>
          <w:p w:rsidRPr="008A4540" w:rsidR="00C10DF6" w:rsidP="005747E4" w:rsidRDefault="00C10DF6" w14:paraId="53347C01" w14:textId="77777777">
            <w:pPr>
              <w:rPr>
                <w:rFonts w:ascii="Arial Narrow" w:hAnsi="Arial Narrow"/>
                <w:sz w:val="20"/>
                <w:szCs w:val="20"/>
              </w:rPr>
            </w:pPr>
          </w:p>
        </w:tc>
        <w:tc>
          <w:tcPr>
            <w:tcW w:w="6172" w:type="dxa"/>
            <w:tcMar/>
            <w:tcPrChange w:author="Maria Jose Uribe Valdes" w:date="2025-04-15T21:07:29.467Z" w:id="713864496">
              <w:tcPr>
                <w:tcW w:w="7087" w:type="dxa"/>
                <w:tcMar/>
              </w:tcPr>
            </w:tcPrChange>
          </w:tcPr>
          <w:p w:rsidRPr="008A4540" w:rsidR="00C10DF6" w:rsidP="00C10DF6" w:rsidRDefault="00C10DF6" w14:paraId="1F861DAA" w14:textId="77777777">
            <w:pPr>
              <w:jc w:val="both"/>
              <w:rPr>
                <w:rFonts w:ascii="Arial Narrow" w:hAnsi="Arial Narrow" w:cs="Arial"/>
                <w:sz w:val="20"/>
                <w:szCs w:val="20"/>
              </w:rPr>
            </w:pPr>
          </w:p>
        </w:tc>
      </w:tr>
      <w:tr w:rsidRPr="008A4540" w:rsidR="00E50D40" w:rsidTr="5FFAE9BA" w14:paraId="697991F0" w14:textId="77777777">
        <w:trPr>
          <w:trHeight w:val="74"/>
          <w:trPrChange w:author="Maria Jose Uribe Valdes" w:date="2025-04-15T21:07:24.682Z" w16du:dateUtc="2025-04-15T21:07:24.682Z" w:id="883766427">
            <w:trPr>
              <w:trHeight w:val="74"/>
            </w:trPr>
          </w:trPrChange>
        </w:trPr>
        <w:tc>
          <w:tcPr>
            <w:tcW w:w="3150" w:type="dxa"/>
            <w:tcMar/>
            <w:tcPrChange w:author="Maria Jose Uribe Valdes" w:date="2025-04-15T21:07:29.467Z" w:id="259807235">
              <w:tcPr>
                <w:tcW w:w="2235" w:type="dxa"/>
                <w:tcMar/>
              </w:tcPr>
            </w:tcPrChange>
          </w:tcPr>
          <w:p w:rsidRPr="008A4540" w:rsidR="00E50D40" w:rsidP="005747E4" w:rsidRDefault="00172E5E" w14:paraId="061DE196" w14:textId="77777777">
            <w:pPr>
              <w:rPr>
                <w:rFonts w:ascii="Arial Narrow" w:hAnsi="Arial Narrow" w:cs="Arial"/>
                <w:b/>
                <w:bCs/>
                <w:sz w:val="20"/>
                <w:szCs w:val="20"/>
              </w:rPr>
            </w:pPr>
            <w:r w:rsidRPr="008A4540">
              <w:rPr>
                <w:rFonts w:ascii="Arial Narrow" w:hAnsi="Arial Narrow" w:cs="Arial"/>
                <w:b/>
                <w:bCs/>
                <w:sz w:val="20"/>
                <w:szCs w:val="20"/>
              </w:rPr>
              <w:t>210</w:t>
            </w:r>
          </w:p>
        </w:tc>
        <w:tc>
          <w:tcPr>
            <w:tcW w:w="6172" w:type="dxa"/>
            <w:tcMar/>
            <w:tcPrChange w:author="Maria Jose Uribe Valdes" w:date="2025-04-15T21:07:29.467Z" w:id="728506520">
              <w:tcPr>
                <w:tcW w:w="7087" w:type="dxa"/>
                <w:tcMar/>
              </w:tcPr>
            </w:tcPrChange>
          </w:tcPr>
          <w:p w:rsidRPr="008A4540" w:rsidR="00E50D40" w:rsidP="00907F7F" w:rsidRDefault="00172E5E" w14:paraId="4363DF47" w14:textId="77777777">
            <w:pPr>
              <w:jc w:val="both"/>
              <w:rPr>
                <w:rFonts w:ascii="Arial Narrow" w:hAnsi="Arial Narrow" w:cs="Arial"/>
                <w:b/>
                <w:bCs/>
                <w:sz w:val="20"/>
                <w:szCs w:val="20"/>
              </w:rPr>
            </w:pPr>
            <w:r w:rsidRPr="008A4540">
              <w:rPr>
                <w:rFonts w:ascii="Arial Narrow" w:hAnsi="Arial Narrow" w:cs="Arial"/>
                <w:b/>
                <w:bCs/>
                <w:sz w:val="20"/>
                <w:szCs w:val="20"/>
              </w:rPr>
              <w:t>ALLANAMIENTOS IRREGULARES.</w:t>
            </w:r>
          </w:p>
        </w:tc>
      </w:tr>
      <w:tr w:rsidRPr="008A4540" w:rsidR="00E50D40" w:rsidTr="5FFAE9BA" w14:paraId="696DAD9A" w14:textId="77777777">
        <w:trPr>
          <w:trHeight w:val="74"/>
          <w:trPrChange w:author="Maria Jose Uribe Valdes" w:date="2025-04-15T21:07:24.682Z" w16du:dateUtc="2025-04-15T21:07:24.682Z" w:id="1715127453">
            <w:trPr>
              <w:trHeight w:val="74"/>
            </w:trPr>
          </w:trPrChange>
        </w:trPr>
        <w:tc>
          <w:tcPr>
            <w:tcW w:w="3150" w:type="dxa"/>
            <w:tcMar/>
            <w:tcPrChange w:author="Maria Jose Uribe Valdes" w:date="2025-04-15T21:07:29.467Z" w:id="333498354">
              <w:tcPr>
                <w:tcW w:w="2235" w:type="dxa"/>
                <w:tcMar/>
              </w:tcPr>
            </w:tcPrChange>
          </w:tcPr>
          <w:p w:rsidRPr="008A4540" w:rsidR="00E50D40" w:rsidP="005747E4" w:rsidRDefault="00E50D40" w14:paraId="77E09AA5" w14:textId="77777777">
            <w:pPr>
              <w:rPr>
                <w:rFonts w:ascii="Arial Narrow" w:hAnsi="Arial Narrow"/>
                <w:sz w:val="20"/>
                <w:szCs w:val="20"/>
              </w:rPr>
            </w:pPr>
          </w:p>
        </w:tc>
        <w:tc>
          <w:tcPr>
            <w:tcW w:w="6172" w:type="dxa"/>
            <w:tcMar/>
            <w:tcPrChange w:author="Maria Jose Uribe Valdes" w:date="2025-04-15T21:07:29.467Z" w:id="1364272862">
              <w:tcPr>
                <w:tcW w:w="7087" w:type="dxa"/>
                <w:tcMar/>
              </w:tcPr>
            </w:tcPrChange>
          </w:tcPr>
          <w:p w:rsidRPr="008A4540" w:rsidR="00E50D40" w:rsidP="00907F7F" w:rsidRDefault="00172E5E" w14:paraId="7E99B2CF" w14:textId="77777777">
            <w:pPr>
              <w:jc w:val="both"/>
              <w:rPr>
                <w:rFonts w:ascii="Arial Narrow" w:hAnsi="Arial Narrow" w:cs="Arial"/>
                <w:sz w:val="20"/>
                <w:szCs w:val="20"/>
              </w:rPr>
            </w:pPr>
            <w:r w:rsidRPr="008A4540">
              <w:rPr>
                <w:rFonts w:ascii="Arial Narrow" w:hAnsi="Arial Narrow" w:cs="Arial"/>
                <w:sz w:val="20"/>
                <w:szCs w:val="20"/>
              </w:rPr>
              <w:t>ART. 155</w:t>
            </w:r>
          </w:p>
        </w:tc>
      </w:tr>
      <w:tr w:rsidRPr="008A4540" w:rsidR="00E50D40" w:rsidTr="5FFAE9BA" w14:paraId="010B1224" w14:textId="77777777">
        <w:trPr>
          <w:trHeight w:val="74"/>
          <w:trPrChange w:author="Maria Jose Uribe Valdes" w:date="2025-04-15T21:07:24.683Z" w16du:dateUtc="2025-04-15T21:07:24.683Z" w:id="1625399461">
            <w:trPr>
              <w:trHeight w:val="74"/>
            </w:trPr>
          </w:trPrChange>
        </w:trPr>
        <w:tc>
          <w:tcPr>
            <w:tcW w:w="3150" w:type="dxa"/>
            <w:tcMar/>
            <w:tcPrChange w:author="Maria Jose Uribe Valdes" w:date="2025-04-15T21:07:29.467Z" w:id="678225825">
              <w:tcPr>
                <w:tcW w:w="2235" w:type="dxa"/>
                <w:tcMar/>
              </w:tcPr>
            </w:tcPrChange>
          </w:tcPr>
          <w:p w:rsidRPr="008A4540" w:rsidR="00E50D40" w:rsidP="005747E4" w:rsidRDefault="00E50D40" w14:paraId="2FA9D745" w14:textId="77777777">
            <w:pPr>
              <w:rPr>
                <w:rFonts w:ascii="Arial Narrow" w:hAnsi="Arial Narrow"/>
                <w:sz w:val="20"/>
                <w:szCs w:val="20"/>
              </w:rPr>
            </w:pPr>
          </w:p>
        </w:tc>
        <w:tc>
          <w:tcPr>
            <w:tcW w:w="6172" w:type="dxa"/>
            <w:tcMar/>
            <w:tcPrChange w:author="Maria Jose Uribe Valdes" w:date="2025-04-15T21:07:29.467Z" w:id="1251244624">
              <w:tcPr>
                <w:tcW w:w="7087" w:type="dxa"/>
                <w:tcMar/>
              </w:tcPr>
            </w:tcPrChange>
          </w:tcPr>
          <w:p w:rsidRPr="008A4540" w:rsidR="00172E5E" w:rsidP="00C10DF6" w:rsidRDefault="00172E5E" w14:paraId="1B5E05A4" w14:textId="09F8E63B">
            <w:pPr>
              <w:jc w:val="both"/>
              <w:rPr>
                <w:rFonts w:ascii="Arial Narrow" w:hAnsi="Arial Narrow" w:cs="Arial"/>
                <w:sz w:val="20"/>
                <w:szCs w:val="20"/>
              </w:rPr>
            </w:pPr>
            <w:r w:rsidRPr="008A4540">
              <w:rPr>
                <w:rFonts w:ascii="Arial Narrow" w:hAnsi="Arial Narrow" w:cs="Arial"/>
                <w:sz w:val="20"/>
                <w:szCs w:val="20"/>
              </w:rPr>
              <w:t xml:space="preserve">Empleado público que abusando de su oficio allanare algún lugar, salvo en los casos y formas que prescribe la </w:t>
            </w:r>
            <w:r w:rsidRPr="008A4540" w:rsidR="00EF7CF2">
              <w:rPr>
                <w:rFonts w:ascii="Arial Narrow" w:hAnsi="Arial Narrow" w:cs="Arial"/>
                <w:sz w:val="20"/>
                <w:szCs w:val="20"/>
              </w:rPr>
              <w:t>Ley</w:t>
            </w:r>
            <w:r w:rsidRPr="008A4540">
              <w:rPr>
                <w:rFonts w:ascii="Arial Narrow" w:hAnsi="Arial Narrow" w:cs="Arial"/>
                <w:sz w:val="20"/>
                <w:szCs w:val="20"/>
              </w:rPr>
              <w:t>.</w:t>
            </w:r>
          </w:p>
        </w:tc>
      </w:tr>
      <w:tr w:rsidRPr="008A4540" w:rsidR="00C10DF6" w:rsidTr="5FFAE9BA" w14:paraId="1A394B7F" w14:textId="77777777">
        <w:trPr>
          <w:trHeight w:val="74"/>
          <w:trPrChange w:author="Maria Jose Uribe Valdes" w:date="2025-04-15T21:07:24.683Z" w16du:dateUtc="2025-04-15T21:07:24.683Z" w:id="1109163882">
            <w:trPr>
              <w:trHeight w:val="74"/>
            </w:trPr>
          </w:trPrChange>
        </w:trPr>
        <w:tc>
          <w:tcPr>
            <w:tcW w:w="3150" w:type="dxa"/>
            <w:tcMar/>
            <w:tcPrChange w:author="Maria Jose Uribe Valdes" w:date="2025-04-15T21:07:29.467Z" w:id="341432481">
              <w:tcPr>
                <w:tcW w:w="2235" w:type="dxa"/>
                <w:tcMar/>
              </w:tcPr>
            </w:tcPrChange>
          </w:tcPr>
          <w:p w:rsidRPr="008A4540" w:rsidR="00C10DF6" w:rsidP="005747E4" w:rsidRDefault="00C10DF6" w14:paraId="3E632A21" w14:textId="77777777">
            <w:pPr>
              <w:rPr>
                <w:rFonts w:ascii="Arial Narrow" w:hAnsi="Arial Narrow"/>
                <w:sz w:val="20"/>
                <w:szCs w:val="20"/>
              </w:rPr>
            </w:pPr>
          </w:p>
        </w:tc>
        <w:tc>
          <w:tcPr>
            <w:tcW w:w="6172" w:type="dxa"/>
            <w:tcMar/>
            <w:tcPrChange w:author="Maria Jose Uribe Valdes" w:date="2025-04-15T21:07:29.467Z" w:id="1311815605">
              <w:tcPr>
                <w:tcW w:w="7087" w:type="dxa"/>
                <w:tcMar/>
              </w:tcPr>
            </w:tcPrChange>
          </w:tcPr>
          <w:p w:rsidRPr="008A4540" w:rsidR="00C10DF6" w:rsidP="00C10DF6" w:rsidRDefault="00C10DF6" w14:paraId="7D53FDB7" w14:textId="77777777">
            <w:pPr>
              <w:jc w:val="both"/>
              <w:rPr>
                <w:rFonts w:ascii="Arial Narrow" w:hAnsi="Arial Narrow" w:cs="Arial"/>
                <w:sz w:val="20"/>
                <w:szCs w:val="20"/>
              </w:rPr>
            </w:pPr>
          </w:p>
        </w:tc>
      </w:tr>
      <w:tr w:rsidRPr="008A4540" w:rsidR="00172E5E" w:rsidTr="5FFAE9BA" w14:paraId="7D2CEF5A" w14:textId="77777777">
        <w:trPr>
          <w:trHeight w:val="74"/>
          <w:trPrChange w:author="Maria Jose Uribe Valdes" w:date="2025-04-15T21:07:24.684Z" w16du:dateUtc="2025-04-15T21:07:24.684Z" w:id="930689709">
            <w:trPr>
              <w:trHeight w:val="74"/>
            </w:trPr>
          </w:trPrChange>
        </w:trPr>
        <w:tc>
          <w:tcPr>
            <w:tcW w:w="3150" w:type="dxa"/>
            <w:tcMar/>
            <w:tcPrChange w:author="Maria Jose Uribe Valdes" w:date="2025-04-15T21:07:29.467Z" w:id="64871400">
              <w:tcPr>
                <w:tcW w:w="2235" w:type="dxa"/>
                <w:tcMar/>
              </w:tcPr>
            </w:tcPrChange>
          </w:tcPr>
          <w:p w:rsidRPr="008A4540" w:rsidR="00172E5E" w:rsidP="005747E4" w:rsidRDefault="00E01392" w14:paraId="20C38CFA" w14:textId="77777777">
            <w:pPr>
              <w:rPr>
                <w:rFonts w:ascii="Arial Narrow" w:hAnsi="Arial Narrow" w:cs="Arial"/>
                <w:b/>
                <w:bCs/>
                <w:sz w:val="20"/>
                <w:szCs w:val="20"/>
              </w:rPr>
            </w:pPr>
            <w:r w:rsidRPr="008A4540">
              <w:rPr>
                <w:rFonts w:ascii="Arial Narrow" w:hAnsi="Arial Narrow" w:cs="Arial"/>
                <w:b/>
                <w:bCs/>
                <w:sz w:val="20"/>
                <w:szCs w:val="20"/>
              </w:rPr>
              <w:t>214</w:t>
            </w:r>
          </w:p>
        </w:tc>
        <w:tc>
          <w:tcPr>
            <w:tcW w:w="6172" w:type="dxa"/>
            <w:tcMar/>
            <w:tcPrChange w:author="Maria Jose Uribe Valdes" w:date="2025-04-15T21:07:29.467Z" w:id="581173637">
              <w:tcPr>
                <w:tcW w:w="7087" w:type="dxa"/>
                <w:tcMar/>
              </w:tcPr>
            </w:tcPrChange>
          </w:tcPr>
          <w:p w:rsidRPr="008A4540" w:rsidR="00172E5E" w:rsidP="00907F7F" w:rsidRDefault="00E01392" w14:paraId="09041882" w14:textId="77777777">
            <w:pPr>
              <w:jc w:val="both"/>
              <w:rPr>
                <w:rFonts w:ascii="Arial Narrow" w:hAnsi="Arial Narrow" w:cs="Arial"/>
                <w:b/>
                <w:bCs/>
                <w:sz w:val="20"/>
                <w:szCs w:val="20"/>
              </w:rPr>
            </w:pPr>
            <w:r w:rsidRPr="008A4540">
              <w:rPr>
                <w:rFonts w:ascii="Arial Narrow" w:hAnsi="Arial Narrow" w:cs="Arial"/>
                <w:b/>
                <w:bCs/>
                <w:sz w:val="20"/>
                <w:szCs w:val="20"/>
              </w:rPr>
              <w:t>DELITOS CONTRA LA LIBERTAD AMBULATORIA Y EL DERECHO DE ASOCIACIÓN.</w:t>
            </w:r>
          </w:p>
        </w:tc>
      </w:tr>
      <w:tr w:rsidRPr="008A4540" w:rsidR="00172E5E" w:rsidTr="5FFAE9BA" w14:paraId="2F95FC79" w14:textId="77777777">
        <w:trPr>
          <w:trHeight w:val="74"/>
          <w:trPrChange w:author="Maria Jose Uribe Valdes" w:date="2025-04-15T21:07:24.684Z" w16du:dateUtc="2025-04-15T21:07:24.684Z" w:id="866921860">
            <w:trPr>
              <w:trHeight w:val="74"/>
            </w:trPr>
          </w:trPrChange>
        </w:trPr>
        <w:tc>
          <w:tcPr>
            <w:tcW w:w="3150" w:type="dxa"/>
            <w:tcMar/>
            <w:tcPrChange w:author="Maria Jose Uribe Valdes" w:date="2025-04-15T21:07:29.467Z" w:id="815889969">
              <w:tcPr>
                <w:tcW w:w="2235" w:type="dxa"/>
                <w:tcMar/>
              </w:tcPr>
            </w:tcPrChange>
          </w:tcPr>
          <w:p w:rsidRPr="008A4540" w:rsidR="00172E5E" w:rsidP="005747E4" w:rsidRDefault="00172E5E" w14:paraId="3FE75A20" w14:textId="77777777">
            <w:pPr>
              <w:rPr>
                <w:rFonts w:ascii="Arial Narrow" w:hAnsi="Arial Narrow"/>
                <w:sz w:val="20"/>
                <w:szCs w:val="20"/>
              </w:rPr>
            </w:pPr>
          </w:p>
        </w:tc>
        <w:tc>
          <w:tcPr>
            <w:tcW w:w="6172" w:type="dxa"/>
            <w:tcMar/>
            <w:tcPrChange w:author="Maria Jose Uribe Valdes" w:date="2025-04-15T21:07:29.468Z" w:id="857955772">
              <w:tcPr>
                <w:tcW w:w="7087" w:type="dxa"/>
                <w:tcMar/>
              </w:tcPr>
            </w:tcPrChange>
          </w:tcPr>
          <w:p w:rsidRPr="008A4540" w:rsidR="00172E5E" w:rsidP="00907F7F" w:rsidRDefault="00E01392" w14:paraId="29795A9D" w14:textId="77777777">
            <w:pPr>
              <w:jc w:val="both"/>
              <w:rPr>
                <w:rFonts w:ascii="Arial Narrow" w:hAnsi="Arial Narrow" w:cs="Arial"/>
                <w:sz w:val="20"/>
                <w:szCs w:val="20"/>
              </w:rPr>
            </w:pPr>
            <w:r w:rsidRPr="008A4540">
              <w:rPr>
                <w:rFonts w:ascii="Arial Narrow" w:hAnsi="Arial Narrow" w:cs="Arial"/>
                <w:sz w:val="20"/>
                <w:szCs w:val="20"/>
              </w:rPr>
              <w:t>ART. 158 Nº 4</w:t>
            </w:r>
          </w:p>
        </w:tc>
      </w:tr>
      <w:tr w:rsidRPr="008A4540" w:rsidR="00172E5E" w:rsidTr="5FFAE9BA" w14:paraId="69964C3E" w14:textId="77777777">
        <w:trPr>
          <w:trHeight w:val="74"/>
          <w:trPrChange w:author="Maria Jose Uribe Valdes" w:date="2025-04-15T21:07:24.685Z" w16du:dateUtc="2025-04-15T21:07:24.685Z" w:id="1019307060">
            <w:trPr>
              <w:trHeight w:val="74"/>
            </w:trPr>
          </w:trPrChange>
        </w:trPr>
        <w:tc>
          <w:tcPr>
            <w:tcW w:w="3150" w:type="dxa"/>
            <w:tcMar/>
            <w:tcPrChange w:author="Maria Jose Uribe Valdes" w:date="2025-04-15T21:07:29.468Z" w:id="1463532662">
              <w:tcPr>
                <w:tcW w:w="2235" w:type="dxa"/>
                <w:tcMar/>
              </w:tcPr>
            </w:tcPrChange>
          </w:tcPr>
          <w:p w:rsidRPr="008A4540" w:rsidR="00172E5E" w:rsidP="005747E4" w:rsidRDefault="00172E5E" w14:paraId="280373B8" w14:textId="77777777">
            <w:pPr>
              <w:rPr>
                <w:rFonts w:ascii="Arial Narrow" w:hAnsi="Arial Narrow"/>
                <w:sz w:val="20"/>
                <w:szCs w:val="20"/>
              </w:rPr>
            </w:pPr>
          </w:p>
        </w:tc>
        <w:tc>
          <w:tcPr>
            <w:tcW w:w="6172" w:type="dxa"/>
            <w:tcMar/>
            <w:tcPrChange w:author="Maria Jose Uribe Valdes" w:date="2025-04-15T21:07:29.468Z" w:id="1374698094">
              <w:tcPr>
                <w:tcW w:w="7087" w:type="dxa"/>
                <w:tcMar/>
              </w:tcPr>
            </w:tcPrChange>
          </w:tcPr>
          <w:p w:rsidRPr="008A4540" w:rsidR="00E01392" w:rsidP="00C10DF6" w:rsidRDefault="00E01392" w14:paraId="3758ED59" w14:textId="2311FDE9">
            <w:pPr>
              <w:jc w:val="both"/>
              <w:rPr>
                <w:rFonts w:ascii="Arial Narrow" w:hAnsi="Arial Narrow" w:cs="Arial"/>
                <w:sz w:val="20"/>
                <w:szCs w:val="20"/>
              </w:rPr>
            </w:pPr>
            <w:r w:rsidRPr="008A4540">
              <w:rPr>
                <w:rFonts w:ascii="Arial Narrow" w:hAnsi="Arial Narrow" w:cs="Arial"/>
                <w:sz w:val="20"/>
                <w:szCs w:val="20"/>
              </w:rPr>
              <w:t xml:space="preserve">Empleado público que impidiere a una persona, formar parte de cualquier agrupación permitida por </w:t>
            </w:r>
            <w:r w:rsidRPr="008A4540" w:rsidR="00EF7CF2">
              <w:rPr>
                <w:rFonts w:ascii="Arial Narrow" w:hAnsi="Arial Narrow" w:cs="Arial"/>
                <w:sz w:val="20"/>
                <w:szCs w:val="20"/>
              </w:rPr>
              <w:t>Ley</w:t>
            </w:r>
            <w:r w:rsidRPr="008A4540">
              <w:rPr>
                <w:rFonts w:ascii="Arial Narrow" w:hAnsi="Arial Narrow" w:cs="Arial"/>
                <w:sz w:val="20"/>
                <w:szCs w:val="20"/>
              </w:rPr>
              <w:t>.</w:t>
            </w:r>
          </w:p>
        </w:tc>
      </w:tr>
      <w:tr w:rsidRPr="008A4540" w:rsidR="00C10DF6" w:rsidTr="5FFAE9BA" w14:paraId="2E55C43D" w14:textId="77777777">
        <w:trPr>
          <w:trHeight w:val="74"/>
          <w:trPrChange w:author="Maria Jose Uribe Valdes" w:date="2025-04-15T21:07:24.685Z" w16du:dateUtc="2025-04-15T21:07:24.685Z" w:id="1987166285">
            <w:trPr>
              <w:trHeight w:val="74"/>
            </w:trPr>
          </w:trPrChange>
        </w:trPr>
        <w:tc>
          <w:tcPr>
            <w:tcW w:w="3150" w:type="dxa"/>
            <w:tcMar/>
            <w:tcPrChange w:author="Maria Jose Uribe Valdes" w:date="2025-04-15T21:07:29.468Z" w:id="1960847845">
              <w:tcPr>
                <w:tcW w:w="2235" w:type="dxa"/>
                <w:tcMar/>
              </w:tcPr>
            </w:tcPrChange>
          </w:tcPr>
          <w:p w:rsidRPr="008A4540" w:rsidR="00C10DF6" w:rsidP="005747E4" w:rsidRDefault="00C10DF6" w14:paraId="0DD69197" w14:textId="77777777">
            <w:pPr>
              <w:rPr>
                <w:rFonts w:ascii="Arial Narrow" w:hAnsi="Arial Narrow"/>
                <w:sz w:val="20"/>
                <w:szCs w:val="20"/>
              </w:rPr>
            </w:pPr>
          </w:p>
        </w:tc>
        <w:tc>
          <w:tcPr>
            <w:tcW w:w="6172" w:type="dxa"/>
            <w:tcMar/>
            <w:tcPrChange w:author="Maria Jose Uribe Valdes" w:date="2025-04-15T21:07:29.468Z" w:id="635194040">
              <w:tcPr>
                <w:tcW w:w="7087" w:type="dxa"/>
                <w:tcMar/>
              </w:tcPr>
            </w:tcPrChange>
          </w:tcPr>
          <w:p w:rsidRPr="008A4540" w:rsidR="00C10DF6" w:rsidP="00C10DF6" w:rsidRDefault="00C10DF6" w14:paraId="7B9C181B" w14:textId="77777777">
            <w:pPr>
              <w:jc w:val="both"/>
              <w:rPr>
                <w:rFonts w:ascii="Arial Narrow" w:hAnsi="Arial Narrow" w:cs="Arial"/>
                <w:sz w:val="20"/>
                <w:szCs w:val="20"/>
              </w:rPr>
            </w:pPr>
          </w:p>
        </w:tc>
      </w:tr>
      <w:tr w:rsidRPr="008A4540" w:rsidR="00172E5E" w:rsidTr="5FFAE9BA" w14:paraId="35C3E1C6" w14:textId="77777777">
        <w:trPr>
          <w:trHeight w:val="74"/>
          <w:trPrChange w:author="Maria Jose Uribe Valdes" w:date="2025-04-15T21:07:24.686Z" w16du:dateUtc="2025-04-15T21:07:24.686Z" w:id="1492186940">
            <w:trPr>
              <w:trHeight w:val="74"/>
            </w:trPr>
          </w:trPrChange>
        </w:trPr>
        <w:tc>
          <w:tcPr>
            <w:tcW w:w="3150" w:type="dxa"/>
            <w:tcMar/>
            <w:tcPrChange w:author="Maria Jose Uribe Valdes" w:date="2025-04-15T21:07:29.468Z" w:id="257036261">
              <w:tcPr>
                <w:tcW w:w="2235" w:type="dxa"/>
                <w:tcMar/>
              </w:tcPr>
            </w:tcPrChange>
          </w:tcPr>
          <w:p w:rsidRPr="008A4540" w:rsidR="00172E5E" w:rsidP="007B743A" w:rsidRDefault="008D780D" w14:paraId="45F7C95B" w14:textId="77777777">
            <w:pPr>
              <w:rPr>
                <w:rFonts w:ascii="Arial Narrow" w:hAnsi="Arial Narrow" w:cs="Arial"/>
                <w:b/>
                <w:bCs/>
                <w:sz w:val="20"/>
                <w:szCs w:val="20"/>
              </w:rPr>
            </w:pPr>
            <w:r w:rsidRPr="008A4540">
              <w:rPr>
                <w:rFonts w:ascii="Arial Narrow" w:hAnsi="Arial Narrow" w:cs="Arial"/>
                <w:b/>
                <w:bCs/>
                <w:sz w:val="20"/>
                <w:szCs w:val="20"/>
              </w:rPr>
              <w:t>216</w:t>
            </w:r>
          </w:p>
        </w:tc>
        <w:tc>
          <w:tcPr>
            <w:tcW w:w="6172" w:type="dxa"/>
            <w:tcMar/>
            <w:tcPrChange w:author="Maria Jose Uribe Valdes" w:date="2025-04-15T21:07:29.468Z" w:id="1500290606">
              <w:tcPr>
                <w:tcW w:w="7087" w:type="dxa"/>
                <w:tcMar/>
              </w:tcPr>
            </w:tcPrChange>
          </w:tcPr>
          <w:p w:rsidRPr="008A4540" w:rsidR="00172E5E" w:rsidP="007B743A" w:rsidRDefault="008D780D" w14:paraId="4DF471F0" w14:textId="77777777">
            <w:pPr>
              <w:rPr>
                <w:rFonts w:ascii="Arial Narrow" w:hAnsi="Arial Narrow" w:cs="Arial"/>
                <w:b/>
                <w:bCs/>
                <w:sz w:val="20"/>
                <w:szCs w:val="20"/>
              </w:rPr>
            </w:pPr>
            <w:r w:rsidRPr="008A4540">
              <w:rPr>
                <w:rFonts w:ascii="Arial Narrow" w:hAnsi="Arial Narrow" w:cs="Arial"/>
                <w:b/>
                <w:bCs/>
                <w:sz w:val="20"/>
                <w:szCs w:val="20"/>
              </w:rPr>
              <w:t>USURPACIÓN DE PROPIEDAD, DESCUBRIMIENTO O PRODUCCIÓN.</w:t>
            </w:r>
          </w:p>
        </w:tc>
      </w:tr>
      <w:tr w:rsidRPr="008A4540" w:rsidR="00172E5E" w:rsidTr="5FFAE9BA" w14:paraId="6122B3E0" w14:textId="77777777">
        <w:trPr>
          <w:trHeight w:val="74"/>
          <w:trPrChange w:author="Maria Jose Uribe Valdes" w:date="2025-04-15T21:07:24.686Z" w16du:dateUtc="2025-04-15T21:07:24.686Z" w:id="768591484">
            <w:trPr>
              <w:trHeight w:val="74"/>
            </w:trPr>
          </w:trPrChange>
        </w:trPr>
        <w:tc>
          <w:tcPr>
            <w:tcW w:w="3150" w:type="dxa"/>
            <w:tcMar/>
            <w:tcPrChange w:author="Maria Jose Uribe Valdes" w:date="2025-04-15T21:07:29.468Z" w:id="643187951">
              <w:tcPr>
                <w:tcW w:w="2235" w:type="dxa"/>
                <w:tcMar/>
              </w:tcPr>
            </w:tcPrChange>
          </w:tcPr>
          <w:p w:rsidRPr="008A4540" w:rsidR="00172E5E" w:rsidP="005747E4" w:rsidRDefault="00172E5E" w14:paraId="36B93DC0" w14:textId="77777777">
            <w:pPr>
              <w:rPr>
                <w:rFonts w:ascii="Arial Narrow" w:hAnsi="Arial Narrow"/>
                <w:sz w:val="20"/>
                <w:szCs w:val="20"/>
              </w:rPr>
            </w:pPr>
          </w:p>
        </w:tc>
        <w:tc>
          <w:tcPr>
            <w:tcW w:w="6172" w:type="dxa"/>
            <w:tcMar/>
            <w:tcPrChange w:author="Maria Jose Uribe Valdes" w:date="2025-04-15T21:07:29.468Z" w:id="183570432">
              <w:tcPr>
                <w:tcW w:w="7087" w:type="dxa"/>
                <w:tcMar/>
              </w:tcPr>
            </w:tcPrChange>
          </w:tcPr>
          <w:p w:rsidRPr="008A4540" w:rsidR="00172E5E" w:rsidP="00907F7F" w:rsidRDefault="00171290" w14:paraId="7B82B9E6" w14:textId="77777777">
            <w:pPr>
              <w:jc w:val="both"/>
              <w:rPr>
                <w:rFonts w:ascii="Arial Narrow" w:hAnsi="Arial Narrow" w:cs="Arial"/>
                <w:sz w:val="20"/>
                <w:szCs w:val="20"/>
              </w:rPr>
            </w:pPr>
            <w:r w:rsidRPr="008A4540">
              <w:rPr>
                <w:rFonts w:ascii="Arial Narrow" w:hAnsi="Arial Narrow" w:cs="Arial"/>
                <w:sz w:val="20"/>
                <w:szCs w:val="20"/>
              </w:rPr>
              <w:t>ART. 158 Nº 5</w:t>
            </w:r>
          </w:p>
        </w:tc>
      </w:tr>
      <w:tr w:rsidRPr="008A4540" w:rsidR="00172E5E" w:rsidTr="5FFAE9BA" w14:paraId="06ADF38B" w14:textId="77777777">
        <w:trPr>
          <w:trHeight w:val="74"/>
          <w:trPrChange w:author="Maria Jose Uribe Valdes" w:date="2025-04-15T21:07:24.687Z" w16du:dateUtc="2025-04-15T21:07:24.687Z" w:id="1669994771">
            <w:trPr>
              <w:trHeight w:val="74"/>
            </w:trPr>
          </w:trPrChange>
        </w:trPr>
        <w:tc>
          <w:tcPr>
            <w:tcW w:w="3150" w:type="dxa"/>
            <w:tcMar/>
            <w:tcPrChange w:author="Maria Jose Uribe Valdes" w:date="2025-04-15T21:07:29.468Z" w:id="1454671766">
              <w:tcPr>
                <w:tcW w:w="2235" w:type="dxa"/>
                <w:tcMar/>
              </w:tcPr>
            </w:tcPrChange>
          </w:tcPr>
          <w:p w:rsidRPr="008A4540" w:rsidR="00172E5E" w:rsidP="005747E4" w:rsidRDefault="00172E5E" w14:paraId="0B5B7404" w14:textId="77777777">
            <w:pPr>
              <w:rPr>
                <w:rFonts w:ascii="Arial Narrow" w:hAnsi="Arial Narrow"/>
                <w:sz w:val="20"/>
                <w:szCs w:val="20"/>
              </w:rPr>
            </w:pPr>
          </w:p>
        </w:tc>
        <w:tc>
          <w:tcPr>
            <w:tcW w:w="6172" w:type="dxa"/>
            <w:tcMar/>
            <w:tcPrChange w:author="Maria Jose Uribe Valdes" w:date="2025-04-15T21:07:29.468Z" w:id="1546820097">
              <w:tcPr>
                <w:tcW w:w="7087" w:type="dxa"/>
                <w:tcMar/>
              </w:tcPr>
            </w:tcPrChange>
          </w:tcPr>
          <w:p w:rsidRPr="008A4540" w:rsidR="00171290" w:rsidP="00C10DF6" w:rsidRDefault="00171290" w14:paraId="6496C26E" w14:textId="2B561886">
            <w:pPr>
              <w:jc w:val="both"/>
              <w:rPr>
                <w:rFonts w:ascii="Arial Narrow" w:hAnsi="Arial Narrow" w:cs="Arial"/>
                <w:sz w:val="20"/>
                <w:szCs w:val="20"/>
              </w:rPr>
            </w:pPr>
            <w:r w:rsidRPr="008A4540">
              <w:rPr>
                <w:rFonts w:ascii="Arial Narrow" w:hAnsi="Arial Narrow" w:cs="Arial"/>
                <w:sz w:val="20"/>
                <w:szCs w:val="20"/>
              </w:rPr>
              <w:t>Empleado público que prive a alguna persona de la propiedad exclusiva de su descubrimiento o producción.</w:t>
            </w:r>
          </w:p>
        </w:tc>
      </w:tr>
      <w:tr w:rsidRPr="008A4540" w:rsidR="00C10DF6" w:rsidTr="5FFAE9BA" w14:paraId="1D0F62D1" w14:textId="77777777">
        <w:trPr>
          <w:trHeight w:val="74"/>
          <w:trPrChange w:author="Maria Jose Uribe Valdes" w:date="2025-04-15T21:07:24.687Z" w16du:dateUtc="2025-04-15T21:07:24.687Z" w:id="1318147570">
            <w:trPr>
              <w:trHeight w:val="74"/>
            </w:trPr>
          </w:trPrChange>
        </w:trPr>
        <w:tc>
          <w:tcPr>
            <w:tcW w:w="3150" w:type="dxa"/>
            <w:tcMar/>
            <w:tcPrChange w:author="Maria Jose Uribe Valdes" w:date="2025-04-15T21:07:29.468Z" w:id="765353646">
              <w:tcPr>
                <w:tcW w:w="2235" w:type="dxa"/>
                <w:tcMar/>
              </w:tcPr>
            </w:tcPrChange>
          </w:tcPr>
          <w:p w:rsidRPr="008A4540" w:rsidR="00C10DF6" w:rsidP="005747E4" w:rsidRDefault="00C10DF6" w14:paraId="5A91B0A9" w14:textId="77777777">
            <w:pPr>
              <w:rPr>
                <w:rFonts w:ascii="Arial Narrow" w:hAnsi="Arial Narrow"/>
                <w:sz w:val="20"/>
                <w:szCs w:val="20"/>
              </w:rPr>
            </w:pPr>
          </w:p>
        </w:tc>
        <w:tc>
          <w:tcPr>
            <w:tcW w:w="6172" w:type="dxa"/>
            <w:tcMar/>
            <w:tcPrChange w:author="Maria Jose Uribe Valdes" w:date="2025-04-15T21:07:29.468Z" w:id="3129192">
              <w:tcPr>
                <w:tcW w:w="7087" w:type="dxa"/>
                <w:tcMar/>
              </w:tcPr>
            </w:tcPrChange>
          </w:tcPr>
          <w:p w:rsidRPr="008A4540" w:rsidR="00C10DF6" w:rsidP="00C10DF6" w:rsidRDefault="00C10DF6" w14:paraId="2233173E" w14:textId="77777777">
            <w:pPr>
              <w:jc w:val="both"/>
              <w:rPr>
                <w:rFonts w:ascii="Arial Narrow" w:hAnsi="Arial Narrow" w:cs="Arial"/>
                <w:sz w:val="20"/>
                <w:szCs w:val="20"/>
              </w:rPr>
            </w:pPr>
          </w:p>
        </w:tc>
      </w:tr>
      <w:tr w:rsidRPr="008A4540" w:rsidR="00172E5E" w:rsidTr="5FFAE9BA" w14:paraId="4912E353" w14:textId="77777777">
        <w:trPr>
          <w:trHeight w:val="74"/>
          <w:trPrChange w:author="Maria Jose Uribe Valdes" w:date="2025-04-15T21:07:24.688Z" w16du:dateUtc="2025-04-15T21:07:24.688Z" w:id="1674368004">
            <w:trPr>
              <w:trHeight w:val="74"/>
            </w:trPr>
          </w:trPrChange>
        </w:trPr>
        <w:tc>
          <w:tcPr>
            <w:tcW w:w="3150" w:type="dxa"/>
            <w:tcMar/>
            <w:tcPrChange w:author="Maria Jose Uribe Valdes" w:date="2025-04-15T21:07:29.468Z" w:id="929583482">
              <w:tcPr>
                <w:tcW w:w="2235" w:type="dxa"/>
                <w:tcMar/>
              </w:tcPr>
            </w:tcPrChange>
          </w:tcPr>
          <w:p w:rsidRPr="008A4540" w:rsidR="00172E5E" w:rsidP="007B743A" w:rsidRDefault="00B92546" w14:paraId="5A64DF74" w14:textId="77777777">
            <w:pPr>
              <w:rPr>
                <w:rFonts w:ascii="Arial Narrow" w:hAnsi="Arial Narrow" w:cs="Arial"/>
                <w:b/>
                <w:bCs/>
                <w:sz w:val="20"/>
                <w:szCs w:val="20"/>
              </w:rPr>
            </w:pPr>
            <w:r w:rsidRPr="008A4540">
              <w:rPr>
                <w:rFonts w:ascii="Arial Narrow" w:hAnsi="Arial Narrow" w:cs="Arial"/>
                <w:b/>
                <w:bCs/>
                <w:sz w:val="20"/>
                <w:szCs w:val="20"/>
              </w:rPr>
              <w:t>218</w:t>
            </w:r>
          </w:p>
        </w:tc>
        <w:tc>
          <w:tcPr>
            <w:tcW w:w="6172" w:type="dxa"/>
            <w:tcMar/>
            <w:tcPrChange w:author="Maria Jose Uribe Valdes" w:date="2025-04-15T21:07:29.468Z" w:id="2114314869">
              <w:tcPr>
                <w:tcW w:w="7087" w:type="dxa"/>
                <w:tcMar/>
              </w:tcPr>
            </w:tcPrChange>
          </w:tcPr>
          <w:p w:rsidRPr="008A4540" w:rsidR="00172E5E" w:rsidP="007B743A" w:rsidRDefault="00B92546" w14:paraId="6ADD5BAD" w14:textId="77777777">
            <w:pPr>
              <w:rPr>
                <w:rFonts w:ascii="Arial Narrow" w:hAnsi="Arial Narrow" w:cs="Arial"/>
                <w:b/>
                <w:bCs/>
                <w:sz w:val="20"/>
                <w:szCs w:val="20"/>
              </w:rPr>
            </w:pPr>
            <w:r w:rsidRPr="008A4540">
              <w:rPr>
                <w:rFonts w:ascii="Arial Narrow" w:hAnsi="Arial Narrow" w:cs="Arial"/>
                <w:b/>
                <w:bCs/>
                <w:sz w:val="20"/>
                <w:szCs w:val="20"/>
              </w:rPr>
              <w:t>EMPLEADO PÚBLICO QUE EXPROPIE BIENES O PERTURBE POSESIÓN DE OTRO.</w:t>
            </w:r>
          </w:p>
        </w:tc>
      </w:tr>
      <w:tr w:rsidRPr="008A4540" w:rsidR="00172E5E" w:rsidTr="5FFAE9BA" w14:paraId="211456D6" w14:textId="77777777">
        <w:trPr>
          <w:trHeight w:val="74"/>
          <w:trPrChange w:author="Maria Jose Uribe Valdes" w:date="2025-04-15T21:07:24.688Z" w16du:dateUtc="2025-04-15T21:07:24.688Z" w:id="1309691512">
            <w:trPr>
              <w:trHeight w:val="74"/>
            </w:trPr>
          </w:trPrChange>
        </w:trPr>
        <w:tc>
          <w:tcPr>
            <w:tcW w:w="3150" w:type="dxa"/>
            <w:tcMar/>
            <w:tcPrChange w:author="Maria Jose Uribe Valdes" w:date="2025-04-15T21:07:29.468Z" w:id="1546176246">
              <w:tcPr>
                <w:tcW w:w="2235" w:type="dxa"/>
                <w:tcMar/>
              </w:tcPr>
            </w:tcPrChange>
          </w:tcPr>
          <w:p w:rsidRPr="008A4540" w:rsidR="00172E5E" w:rsidP="005747E4" w:rsidRDefault="00172E5E" w14:paraId="74A7BB25" w14:textId="77777777">
            <w:pPr>
              <w:rPr>
                <w:rFonts w:ascii="Arial Narrow" w:hAnsi="Arial Narrow"/>
                <w:sz w:val="20"/>
                <w:szCs w:val="20"/>
              </w:rPr>
            </w:pPr>
          </w:p>
        </w:tc>
        <w:tc>
          <w:tcPr>
            <w:tcW w:w="6172" w:type="dxa"/>
            <w:tcMar/>
            <w:tcPrChange w:author="Maria Jose Uribe Valdes" w:date="2025-04-15T21:07:29.468Z" w:id="713926061">
              <w:tcPr>
                <w:tcW w:w="7087" w:type="dxa"/>
                <w:tcMar/>
              </w:tcPr>
            </w:tcPrChange>
          </w:tcPr>
          <w:p w:rsidRPr="008A4540" w:rsidR="00172E5E" w:rsidP="00907F7F" w:rsidRDefault="00B92546" w14:paraId="61C36C08" w14:textId="77777777">
            <w:pPr>
              <w:jc w:val="both"/>
              <w:rPr>
                <w:rFonts w:ascii="Arial Narrow" w:hAnsi="Arial Narrow" w:cs="Arial"/>
                <w:sz w:val="20"/>
                <w:szCs w:val="20"/>
              </w:rPr>
            </w:pPr>
            <w:r w:rsidRPr="008A4540">
              <w:rPr>
                <w:rFonts w:ascii="Arial Narrow" w:hAnsi="Arial Narrow" w:cs="Arial"/>
                <w:sz w:val="20"/>
                <w:szCs w:val="20"/>
              </w:rPr>
              <w:t>ART.158 N°6.</w:t>
            </w:r>
          </w:p>
        </w:tc>
      </w:tr>
      <w:tr w:rsidRPr="008A4540" w:rsidR="00171290" w:rsidTr="5FFAE9BA" w14:paraId="29DFC574" w14:textId="77777777">
        <w:trPr>
          <w:trHeight w:val="74"/>
          <w:trPrChange w:author="Maria Jose Uribe Valdes" w:date="2025-04-15T21:07:24.689Z" w16du:dateUtc="2025-04-15T21:07:24.689Z" w:id="225477567">
            <w:trPr>
              <w:trHeight w:val="74"/>
            </w:trPr>
          </w:trPrChange>
        </w:trPr>
        <w:tc>
          <w:tcPr>
            <w:tcW w:w="3150" w:type="dxa"/>
            <w:tcMar/>
            <w:tcPrChange w:author="Maria Jose Uribe Valdes" w:date="2025-04-15T21:07:29.468Z" w:id="10908775">
              <w:tcPr>
                <w:tcW w:w="2235" w:type="dxa"/>
                <w:tcMar/>
              </w:tcPr>
            </w:tcPrChange>
          </w:tcPr>
          <w:p w:rsidRPr="008A4540" w:rsidR="00171290" w:rsidP="005747E4" w:rsidRDefault="00171290" w14:paraId="245400BF" w14:textId="77777777">
            <w:pPr>
              <w:rPr>
                <w:rFonts w:ascii="Arial Narrow" w:hAnsi="Arial Narrow"/>
                <w:sz w:val="20"/>
                <w:szCs w:val="20"/>
              </w:rPr>
            </w:pPr>
          </w:p>
        </w:tc>
        <w:tc>
          <w:tcPr>
            <w:tcW w:w="6172" w:type="dxa"/>
            <w:tcMar/>
            <w:tcPrChange w:author="Maria Jose Uribe Valdes" w:date="2025-04-15T21:07:29.468Z" w:id="699152666">
              <w:tcPr>
                <w:tcW w:w="7087" w:type="dxa"/>
                <w:tcMar/>
              </w:tcPr>
            </w:tcPrChange>
          </w:tcPr>
          <w:p w:rsidRPr="008A4540" w:rsidR="00F87979" w:rsidP="00C10DF6" w:rsidRDefault="00B92546" w14:paraId="45AD7149" w14:textId="724EB5BA">
            <w:pPr>
              <w:jc w:val="both"/>
              <w:rPr>
                <w:rFonts w:ascii="Arial Narrow" w:hAnsi="Arial Narrow" w:cs="Arial"/>
                <w:sz w:val="20"/>
                <w:szCs w:val="20"/>
              </w:rPr>
            </w:pPr>
            <w:r w:rsidRPr="008A4540">
              <w:rPr>
                <w:rFonts w:ascii="Arial Narrow" w:hAnsi="Arial Narrow" w:cs="Arial"/>
                <w:sz w:val="20"/>
                <w:szCs w:val="20"/>
              </w:rPr>
              <w:t>Castiga al empleado público que expropiare a otro de sus bienes o le perturbe en su posesión ilegalmente.</w:t>
            </w:r>
          </w:p>
        </w:tc>
      </w:tr>
      <w:tr w:rsidRPr="008A4540" w:rsidR="00C10DF6" w:rsidTr="5FFAE9BA" w14:paraId="3346CD39" w14:textId="77777777">
        <w:trPr>
          <w:trHeight w:val="74"/>
          <w:trPrChange w:author="Maria Jose Uribe Valdes" w:date="2025-04-15T21:07:24.689Z" w16du:dateUtc="2025-04-15T21:07:24.689Z" w:id="599851196">
            <w:trPr>
              <w:trHeight w:val="74"/>
            </w:trPr>
          </w:trPrChange>
        </w:trPr>
        <w:tc>
          <w:tcPr>
            <w:tcW w:w="3150" w:type="dxa"/>
            <w:tcMar/>
            <w:tcPrChange w:author="Maria Jose Uribe Valdes" w:date="2025-04-15T21:07:29.468Z" w:id="6821285">
              <w:tcPr>
                <w:tcW w:w="2235" w:type="dxa"/>
                <w:tcMar/>
              </w:tcPr>
            </w:tcPrChange>
          </w:tcPr>
          <w:p w:rsidRPr="008A4540" w:rsidR="00C10DF6" w:rsidP="005747E4" w:rsidRDefault="00C10DF6" w14:paraId="0AF92D0A" w14:textId="77777777">
            <w:pPr>
              <w:rPr>
                <w:rFonts w:ascii="Arial Narrow" w:hAnsi="Arial Narrow"/>
                <w:sz w:val="20"/>
                <w:szCs w:val="20"/>
              </w:rPr>
            </w:pPr>
          </w:p>
        </w:tc>
        <w:tc>
          <w:tcPr>
            <w:tcW w:w="6172" w:type="dxa"/>
            <w:tcMar/>
            <w:tcPrChange w:author="Maria Jose Uribe Valdes" w:date="2025-04-15T21:07:29.468Z" w:id="1573459802">
              <w:tcPr>
                <w:tcW w:w="7087" w:type="dxa"/>
                <w:tcMar/>
              </w:tcPr>
            </w:tcPrChange>
          </w:tcPr>
          <w:p w:rsidRPr="008A4540" w:rsidR="00C10DF6" w:rsidP="00C10DF6" w:rsidRDefault="00C10DF6" w14:paraId="144196E7" w14:textId="77777777">
            <w:pPr>
              <w:jc w:val="both"/>
              <w:rPr>
                <w:rFonts w:ascii="Arial Narrow" w:hAnsi="Arial Narrow" w:cs="Arial"/>
                <w:sz w:val="20"/>
                <w:szCs w:val="20"/>
              </w:rPr>
            </w:pPr>
          </w:p>
        </w:tc>
      </w:tr>
      <w:tr w:rsidRPr="008A4540" w:rsidR="00171290" w:rsidTr="5FFAE9BA" w14:paraId="44616FF0" w14:textId="77777777">
        <w:trPr>
          <w:trHeight w:val="74"/>
          <w:trPrChange w:author="Maria Jose Uribe Valdes" w:date="2025-04-15T21:07:24.69Z" w16du:dateUtc="2025-04-15T21:07:24.69Z" w:id="1914751760">
            <w:trPr>
              <w:trHeight w:val="74"/>
            </w:trPr>
          </w:trPrChange>
        </w:trPr>
        <w:tc>
          <w:tcPr>
            <w:tcW w:w="3150" w:type="dxa"/>
            <w:tcMar/>
            <w:tcPrChange w:author="Maria Jose Uribe Valdes" w:date="2025-04-15T21:07:29.469Z" w:id="129230579">
              <w:tcPr>
                <w:tcW w:w="2235" w:type="dxa"/>
                <w:tcMar/>
              </w:tcPr>
            </w:tcPrChange>
          </w:tcPr>
          <w:p w:rsidRPr="008A4540" w:rsidR="00171290" w:rsidP="005747E4" w:rsidRDefault="00846754" w14:paraId="08A6B502" w14:textId="77777777">
            <w:pPr>
              <w:rPr>
                <w:rFonts w:ascii="Arial Narrow" w:hAnsi="Arial Narrow" w:cs="Arial"/>
                <w:b/>
                <w:bCs/>
                <w:sz w:val="20"/>
                <w:szCs w:val="20"/>
              </w:rPr>
            </w:pPr>
            <w:r w:rsidRPr="008A4540">
              <w:rPr>
                <w:rFonts w:ascii="Arial Narrow" w:hAnsi="Arial Narrow" w:cs="Arial"/>
                <w:b/>
                <w:bCs/>
                <w:sz w:val="20"/>
                <w:szCs w:val="20"/>
              </w:rPr>
              <w:t>221</w:t>
            </w:r>
          </w:p>
        </w:tc>
        <w:tc>
          <w:tcPr>
            <w:tcW w:w="6172" w:type="dxa"/>
            <w:tcMar/>
            <w:tcPrChange w:author="Maria Jose Uribe Valdes" w:date="2025-04-15T21:07:29.469Z" w:id="116855708">
              <w:tcPr>
                <w:tcW w:w="7087" w:type="dxa"/>
                <w:tcMar/>
              </w:tcPr>
            </w:tcPrChange>
          </w:tcPr>
          <w:p w:rsidRPr="008A4540" w:rsidR="00171290" w:rsidP="00907F7F" w:rsidRDefault="00846754" w14:paraId="7E7AB43C" w14:textId="77777777">
            <w:pPr>
              <w:jc w:val="both"/>
              <w:rPr>
                <w:rFonts w:ascii="Arial Narrow" w:hAnsi="Arial Narrow" w:cs="Arial"/>
                <w:b/>
                <w:bCs/>
                <w:sz w:val="20"/>
                <w:szCs w:val="20"/>
              </w:rPr>
            </w:pPr>
            <w:r w:rsidRPr="008A4540">
              <w:rPr>
                <w:rFonts w:ascii="Arial Narrow" w:hAnsi="Arial Narrow" w:cs="Arial"/>
                <w:b/>
                <w:bCs/>
                <w:sz w:val="20"/>
                <w:szCs w:val="20"/>
              </w:rPr>
              <w:t>DELITOS CONTRA LA VIDA Y LA PRIVACIDAD DE LAS CONVERSACIONES.</w:t>
            </w:r>
          </w:p>
        </w:tc>
      </w:tr>
      <w:tr w:rsidRPr="008A4540" w:rsidR="00171290" w:rsidTr="5FFAE9BA" w14:paraId="5A5CD534" w14:textId="77777777">
        <w:trPr>
          <w:trHeight w:val="74"/>
          <w:trPrChange w:author="Maria Jose Uribe Valdes" w:date="2025-04-15T21:07:24.69Z" w16du:dateUtc="2025-04-15T21:07:24.69Z" w:id="667949562">
            <w:trPr>
              <w:trHeight w:val="74"/>
            </w:trPr>
          </w:trPrChange>
        </w:trPr>
        <w:tc>
          <w:tcPr>
            <w:tcW w:w="3150" w:type="dxa"/>
            <w:tcMar/>
            <w:tcPrChange w:author="Maria Jose Uribe Valdes" w:date="2025-04-15T21:07:29.469Z" w:id="81119208">
              <w:tcPr>
                <w:tcW w:w="2235" w:type="dxa"/>
                <w:tcMar/>
              </w:tcPr>
            </w:tcPrChange>
          </w:tcPr>
          <w:p w:rsidRPr="008A4540" w:rsidR="00171290" w:rsidP="005747E4" w:rsidRDefault="00171290" w14:paraId="691013B1" w14:textId="77777777">
            <w:pPr>
              <w:rPr>
                <w:rFonts w:ascii="Arial Narrow" w:hAnsi="Arial Narrow"/>
                <w:sz w:val="20"/>
                <w:szCs w:val="20"/>
              </w:rPr>
            </w:pPr>
          </w:p>
        </w:tc>
        <w:tc>
          <w:tcPr>
            <w:tcW w:w="6172" w:type="dxa"/>
            <w:tcMar/>
            <w:tcPrChange w:author="Maria Jose Uribe Valdes" w:date="2025-04-15T21:07:29.469Z" w:id="989821721">
              <w:tcPr>
                <w:tcW w:w="7087" w:type="dxa"/>
                <w:tcMar/>
              </w:tcPr>
            </w:tcPrChange>
          </w:tcPr>
          <w:p w:rsidRPr="008A4540" w:rsidR="00171290" w:rsidP="00907F7F" w:rsidRDefault="00846754" w14:paraId="28D04E69" w14:textId="77777777">
            <w:pPr>
              <w:jc w:val="both"/>
              <w:rPr>
                <w:rFonts w:ascii="Arial Narrow" w:hAnsi="Arial Narrow" w:cs="Arial"/>
                <w:sz w:val="20"/>
                <w:szCs w:val="20"/>
              </w:rPr>
            </w:pPr>
            <w:r w:rsidRPr="008A4540">
              <w:rPr>
                <w:rFonts w:ascii="Arial Narrow" w:hAnsi="Arial Narrow" w:cs="Arial"/>
                <w:sz w:val="20"/>
                <w:szCs w:val="20"/>
              </w:rPr>
              <w:t>ART. 161 A-B</w:t>
            </w:r>
          </w:p>
        </w:tc>
      </w:tr>
      <w:tr w:rsidRPr="008A4540" w:rsidR="00171290" w:rsidTr="5FFAE9BA" w14:paraId="07A39B43" w14:textId="77777777">
        <w:trPr>
          <w:trHeight w:val="74"/>
          <w:trPrChange w:author="Maria Jose Uribe Valdes" w:date="2025-04-15T21:07:24.69Z" w16du:dateUtc="2025-04-15T21:07:24.69Z" w:id="972179209">
            <w:trPr>
              <w:trHeight w:val="74"/>
            </w:trPr>
          </w:trPrChange>
        </w:trPr>
        <w:tc>
          <w:tcPr>
            <w:tcW w:w="3150" w:type="dxa"/>
            <w:tcMar/>
            <w:tcPrChange w:author="Maria Jose Uribe Valdes" w:date="2025-04-15T21:07:29.469Z" w:id="1738180922">
              <w:tcPr>
                <w:tcW w:w="2235" w:type="dxa"/>
                <w:tcMar/>
              </w:tcPr>
            </w:tcPrChange>
          </w:tcPr>
          <w:p w:rsidRPr="008A4540" w:rsidR="00171290" w:rsidP="005747E4" w:rsidRDefault="00171290" w14:paraId="366C1B89" w14:textId="77777777">
            <w:pPr>
              <w:rPr>
                <w:rFonts w:ascii="Arial Narrow" w:hAnsi="Arial Narrow"/>
                <w:sz w:val="20"/>
                <w:szCs w:val="20"/>
              </w:rPr>
            </w:pPr>
          </w:p>
        </w:tc>
        <w:tc>
          <w:tcPr>
            <w:tcW w:w="6172" w:type="dxa"/>
            <w:tcMar/>
            <w:tcPrChange w:author="Maria Jose Uribe Valdes" w:date="2025-04-15T21:07:29.469Z" w:id="1061129329">
              <w:tcPr>
                <w:tcW w:w="7087" w:type="dxa"/>
                <w:tcMar/>
              </w:tcPr>
            </w:tcPrChange>
          </w:tcPr>
          <w:p w:rsidRPr="008A4540" w:rsidR="00846754" w:rsidP="00907F7F" w:rsidRDefault="00846754" w14:paraId="186F79E2" w14:textId="20C4684A">
            <w:pPr>
              <w:jc w:val="both"/>
              <w:rPr>
                <w:rFonts w:ascii="Arial Narrow" w:hAnsi="Arial Narrow" w:cs="Arial"/>
                <w:sz w:val="20"/>
                <w:szCs w:val="20"/>
              </w:rPr>
            </w:pPr>
            <w:r w:rsidRPr="008A4540">
              <w:rPr>
                <w:rFonts w:ascii="Arial Narrow" w:hAnsi="Arial Narrow" w:cs="Arial"/>
                <w:sz w:val="20"/>
                <w:szCs w:val="20"/>
              </w:rPr>
              <w:t>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w:t>
            </w:r>
          </w:p>
        </w:tc>
      </w:tr>
      <w:tr w:rsidRPr="008A4540" w:rsidR="00171290" w:rsidTr="5FFAE9BA" w14:paraId="49E2EB5E" w14:textId="77777777">
        <w:trPr>
          <w:trHeight w:val="74"/>
          <w:trPrChange w:author="Maria Jose Uribe Valdes" w:date="2025-04-15T21:07:24.691Z" w16du:dateUtc="2025-04-15T21:07:24.691Z" w:id="816743912">
            <w:trPr>
              <w:trHeight w:val="74"/>
            </w:trPr>
          </w:trPrChange>
        </w:trPr>
        <w:tc>
          <w:tcPr>
            <w:tcW w:w="3150" w:type="dxa"/>
            <w:tcMar/>
            <w:tcPrChange w:author="Maria Jose Uribe Valdes" w:date="2025-04-15T21:07:29.469Z" w:id="860161831">
              <w:tcPr>
                <w:tcW w:w="2235" w:type="dxa"/>
                <w:tcMar/>
              </w:tcPr>
            </w:tcPrChange>
          </w:tcPr>
          <w:p w:rsidRPr="008A4540" w:rsidR="00171290" w:rsidP="005747E4" w:rsidRDefault="00171290" w14:paraId="2A8809BF" w14:textId="77777777">
            <w:pPr>
              <w:rPr>
                <w:rFonts w:ascii="Arial Narrow" w:hAnsi="Arial Narrow"/>
                <w:sz w:val="20"/>
                <w:szCs w:val="20"/>
              </w:rPr>
            </w:pPr>
          </w:p>
        </w:tc>
        <w:tc>
          <w:tcPr>
            <w:tcW w:w="6172" w:type="dxa"/>
            <w:tcMar/>
            <w:tcPrChange w:author="Maria Jose Uribe Valdes" w:date="2025-04-15T21:07:29.469Z" w:id="1775670223">
              <w:tcPr>
                <w:tcW w:w="7087" w:type="dxa"/>
                <w:tcMar/>
              </w:tcPr>
            </w:tcPrChange>
          </w:tcPr>
          <w:p w:rsidRPr="008A4540" w:rsidR="00846754" w:rsidP="00C10DF6" w:rsidRDefault="00846754" w14:paraId="27C4F475" w14:textId="3E3BCB1D">
            <w:pPr>
              <w:jc w:val="both"/>
              <w:rPr>
                <w:rFonts w:ascii="Arial Narrow" w:hAnsi="Arial Narrow" w:cs="Arial"/>
                <w:sz w:val="20"/>
                <w:szCs w:val="20"/>
              </w:rPr>
            </w:pPr>
            <w:r w:rsidRPr="008A4540">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Pr="008A4540" w:rsidR="00C10DF6" w:rsidTr="5FFAE9BA" w14:paraId="00645460" w14:textId="77777777">
        <w:trPr>
          <w:trHeight w:val="74"/>
          <w:trPrChange w:author="Maria Jose Uribe Valdes" w:date="2025-04-15T21:07:24.691Z" w16du:dateUtc="2025-04-15T21:07:24.691Z" w:id="1679399378">
            <w:trPr>
              <w:trHeight w:val="74"/>
            </w:trPr>
          </w:trPrChange>
        </w:trPr>
        <w:tc>
          <w:tcPr>
            <w:tcW w:w="3150" w:type="dxa"/>
            <w:tcMar/>
            <w:tcPrChange w:author="Maria Jose Uribe Valdes" w:date="2025-04-15T21:07:29.469Z" w:id="1643262506">
              <w:tcPr>
                <w:tcW w:w="2235" w:type="dxa"/>
                <w:tcMar/>
              </w:tcPr>
            </w:tcPrChange>
          </w:tcPr>
          <w:p w:rsidRPr="008A4540" w:rsidR="00C10DF6" w:rsidP="005747E4" w:rsidRDefault="00C10DF6" w14:paraId="517CDD74" w14:textId="77777777">
            <w:pPr>
              <w:rPr>
                <w:rFonts w:ascii="Arial Narrow" w:hAnsi="Arial Narrow"/>
                <w:sz w:val="20"/>
                <w:szCs w:val="20"/>
              </w:rPr>
            </w:pPr>
          </w:p>
        </w:tc>
        <w:tc>
          <w:tcPr>
            <w:tcW w:w="6172" w:type="dxa"/>
            <w:tcMar/>
            <w:tcPrChange w:author="Maria Jose Uribe Valdes" w:date="2025-04-15T21:07:29.469Z" w:id="1000950633">
              <w:tcPr>
                <w:tcW w:w="7087" w:type="dxa"/>
                <w:tcMar/>
              </w:tcPr>
            </w:tcPrChange>
          </w:tcPr>
          <w:p w:rsidRPr="008A4540" w:rsidR="00C10DF6" w:rsidP="00C10DF6" w:rsidRDefault="00C10DF6" w14:paraId="3E488D5F" w14:textId="77777777">
            <w:pPr>
              <w:jc w:val="both"/>
              <w:rPr>
                <w:rFonts w:ascii="Arial Narrow" w:hAnsi="Arial Narrow" w:cs="Arial"/>
                <w:sz w:val="20"/>
                <w:szCs w:val="20"/>
              </w:rPr>
            </w:pPr>
          </w:p>
        </w:tc>
      </w:tr>
      <w:tr w:rsidRPr="008A4540" w:rsidR="00171290" w:rsidTr="5FFAE9BA" w14:paraId="5BC85252" w14:textId="77777777">
        <w:trPr>
          <w:trHeight w:val="74"/>
          <w:trPrChange w:author="Maria Jose Uribe Valdes" w:date="2025-04-15T21:07:24.692Z" w16du:dateUtc="2025-04-15T21:07:24.692Z" w:id="1292791844">
            <w:trPr>
              <w:trHeight w:val="74"/>
            </w:trPr>
          </w:trPrChange>
        </w:trPr>
        <w:tc>
          <w:tcPr>
            <w:tcW w:w="3150" w:type="dxa"/>
            <w:tcMar/>
            <w:tcPrChange w:author="Maria Jose Uribe Valdes" w:date="2025-04-15T21:07:29.469Z" w:id="703079441">
              <w:tcPr>
                <w:tcW w:w="2235" w:type="dxa"/>
                <w:tcMar/>
              </w:tcPr>
            </w:tcPrChange>
          </w:tcPr>
          <w:p w:rsidRPr="008A4540" w:rsidR="00171290" w:rsidP="005747E4" w:rsidRDefault="00BA0078" w14:paraId="216C5E33" w14:textId="77777777">
            <w:pPr>
              <w:rPr>
                <w:rFonts w:ascii="Arial Narrow" w:hAnsi="Arial Narrow"/>
                <w:sz w:val="20"/>
                <w:szCs w:val="20"/>
              </w:rPr>
            </w:pPr>
            <w:r w:rsidRPr="008A4540">
              <w:rPr>
                <w:rFonts w:ascii="Arial Narrow" w:hAnsi="Arial Narrow" w:cs="Arial"/>
                <w:b/>
                <w:bCs/>
                <w:sz w:val="20"/>
                <w:szCs w:val="20"/>
              </w:rPr>
              <w:t>223</w:t>
            </w:r>
          </w:p>
        </w:tc>
        <w:tc>
          <w:tcPr>
            <w:tcW w:w="6172" w:type="dxa"/>
            <w:tcMar/>
            <w:tcPrChange w:author="Maria Jose Uribe Valdes" w:date="2025-04-15T21:07:29.469Z" w:id="1683397306">
              <w:tcPr>
                <w:tcW w:w="7087" w:type="dxa"/>
                <w:tcMar/>
              </w:tcPr>
            </w:tcPrChange>
          </w:tcPr>
          <w:p w:rsidRPr="008A4540" w:rsidR="00171290" w:rsidP="00907F7F" w:rsidRDefault="00BA0078" w14:paraId="55669754" w14:textId="77777777">
            <w:pPr>
              <w:jc w:val="both"/>
              <w:rPr>
                <w:rFonts w:ascii="Arial Narrow" w:hAnsi="Arial Narrow" w:cs="Arial"/>
                <w:sz w:val="20"/>
                <w:szCs w:val="20"/>
              </w:rPr>
            </w:pPr>
            <w:r w:rsidRPr="008A4540">
              <w:rPr>
                <w:rFonts w:ascii="Arial Narrow" w:hAnsi="Arial Narrow" w:cs="Arial"/>
                <w:b/>
                <w:bCs/>
                <w:sz w:val="20"/>
                <w:szCs w:val="20"/>
              </w:rPr>
              <w:t>EXACCIONES ILEGALES COMETIDAS POR PARTICULARES.</w:t>
            </w:r>
          </w:p>
        </w:tc>
      </w:tr>
      <w:tr w:rsidRPr="008A4540" w:rsidR="00BA0078" w:rsidTr="5FFAE9BA" w14:paraId="2EAFEF3C" w14:textId="77777777">
        <w:trPr>
          <w:trHeight w:val="74"/>
          <w:trPrChange w:author="Maria Jose Uribe Valdes" w:date="2025-04-15T21:07:24.692Z" w16du:dateUtc="2025-04-15T21:07:24.692Z" w:id="628413970">
            <w:trPr>
              <w:trHeight w:val="74"/>
            </w:trPr>
          </w:trPrChange>
        </w:trPr>
        <w:tc>
          <w:tcPr>
            <w:tcW w:w="3150" w:type="dxa"/>
            <w:tcMar/>
            <w:tcPrChange w:author="Maria Jose Uribe Valdes" w:date="2025-04-15T21:07:29.469Z" w:id="858220030">
              <w:tcPr>
                <w:tcW w:w="2235" w:type="dxa"/>
                <w:tcMar/>
              </w:tcPr>
            </w:tcPrChange>
          </w:tcPr>
          <w:p w:rsidRPr="008A4540" w:rsidR="00BA0078" w:rsidP="005747E4" w:rsidRDefault="00BA0078" w14:paraId="2F0B07B4" w14:textId="77777777">
            <w:pPr>
              <w:rPr>
                <w:rFonts w:ascii="Arial Narrow" w:hAnsi="Arial Narrow"/>
                <w:sz w:val="20"/>
                <w:szCs w:val="20"/>
              </w:rPr>
            </w:pPr>
          </w:p>
        </w:tc>
        <w:tc>
          <w:tcPr>
            <w:tcW w:w="6172" w:type="dxa"/>
            <w:tcMar/>
            <w:tcPrChange w:author="Maria Jose Uribe Valdes" w:date="2025-04-15T21:07:29.469Z" w:id="1997162307">
              <w:tcPr>
                <w:tcW w:w="7087" w:type="dxa"/>
                <w:tcMar/>
              </w:tcPr>
            </w:tcPrChange>
          </w:tcPr>
          <w:p w:rsidRPr="008A4540" w:rsidR="00BA0078" w:rsidP="00907F7F" w:rsidRDefault="00BA0078" w14:paraId="55335E27" w14:textId="77777777">
            <w:pPr>
              <w:jc w:val="both"/>
              <w:rPr>
                <w:rFonts w:ascii="Arial Narrow" w:hAnsi="Arial Narrow" w:cs="Arial"/>
                <w:sz w:val="20"/>
                <w:szCs w:val="20"/>
              </w:rPr>
            </w:pPr>
            <w:r w:rsidRPr="008A4540">
              <w:rPr>
                <w:rFonts w:ascii="Arial Narrow" w:hAnsi="Arial Narrow" w:cs="Arial"/>
                <w:sz w:val="20"/>
                <w:szCs w:val="20"/>
              </w:rPr>
              <w:t>ART. 147</w:t>
            </w:r>
          </w:p>
        </w:tc>
      </w:tr>
      <w:tr w:rsidRPr="008A4540" w:rsidR="00171290" w:rsidTr="5FFAE9BA" w14:paraId="35D142B8" w14:textId="77777777">
        <w:trPr>
          <w:trHeight w:val="74"/>
          <w:trPrChange w:author="Maria Jose Uribe Valdes" w:date="2025-04-15T21:07:24.693Z" w16du:dateUtc="2025-04-15T21:07:24.693Z" w:id="1001408525">
            <w:trPr>
              <w:trHeight w:val="74"/>
            </w:trPr>
          </w:trPrChange>
        </w:trPr>
        <w:tc>
          <w:tcPr>
            <w:tcW w:w="3150" w:type="dxa"/>
            <w:tcMar/>
            <w:tcPrChange w:author="Maria Jose Uribe Valdes" w:date="2025-04-15T21:07:29.469Z" w:id="1380614325">
              <w:tcPr>
                <w:tcW w:w="2235" w:type="dxa"/>
                <w:tcMar/>
              </w:tcPr>
            </w:tcPrChange>
          </w:tcPr>
          <w:p w:rsidRPr="008A4540" w:rsidR="00171290" w:rsidP="005747E4" w:rsidRDefault="00171290" w14:paraId="2E79AE4F" w14:textId="77777777">
            <w:pPr>
              <w:rPr>
                <w:rFonts w:ascii="Arial Narrow" w:hAnsi="Arial Narrow"/>
                <w:sz w:val="20"/>
                <w:szCs w:val="20"/>
              </w:rPr>
            </w:pPr>
          </w:p>
        </w:tc>
        <w:tc>
          <w:tcPr>
            <w:tcW w:w="6172" w:type="dxa"/>
            <w:tcMar/>
            <w:tcPrChange w:author="Maria Jose Uribe Valdes" w:date="2025-04-15T21:07:29.469Z" w:id="105170571">
              <w:tcPr>
                <w:tcW w:w="7087" w:type="dxa"/>
                <w:tcMar/>
              </w:tcPr>
            </w:tcPrChange>
          </w:tcPr>
          <w:p w:rsidRPr="008A4540" w:rsidR="00BA0078" w:rsidP="00C10DF6" w:rsidRDefault="00BA0078" w14:paraId="406D227F" w14:textId="240598B4">
            <w:pPr>
              <w:jc w:val="both"/>
              <w:rPr>
                <w:rFonts w:ascii="Arial Narrow" w:hAnsi="Arial Narrow" w:cs="Arial"/>
                <w:sz w:val="20"/>
                <w:szCs w:val="20"/>
              </w:rPr>
            </w:pPr>
            <w:r w:rsidRPr="008A4540">
              <w:rPr>
                <w:rFonts w:ascii="Arial Narrow" w:hAnsi="Arial Narrow" w:cs="Arial"/>
                <w:sz w:val="20"/>
                <w:szCs w:val="20"/>
              </w:rPr>
              <w:t>Imponer a otros contribuciones o servicios personales, sin facultades para ello.</w:t>
            </w:r>
          </w:p>
        </w:tc>
      </w:tr>
      <w:tr w:rsidRPr="008A4540" w:rsidR="00C10DF6" w:rsidTr="5FFAE9BA" w14:paraId="57845950" w14:textId="77777777">
        <w:trPr>
          <w:trHeight w:val="74"/>
          <w:trPrChange w:author="Maria Jose Uribe Valdes" w:date="2025-04-15T21:07:24.693Z" w16du:dateUtc="2025-04-15T21:07:24.693Z" w:id="1656440925">
            <w:trPr>
              <w:trHeight w:val="74"/>
            </w:trPr>
          </w:trPrChange>
        </w:trPr>
        <w:tc>
          <w:tcPr>
            <w:tcW w:w="3150" w:type="dxa"/>
            <w:tcMar/>
            <w:tcPrChange w:author="Maria Jose Uribe Valdes" w:date="2025-04-15T21:07:29.469Z" w:id="1359584297">
              <w:tcPr>
                <w:tcW w:w="2235" w:type="dxa"/>
                <w:tcMar/>
              </w:tcPr>
            </w:tcPrChange>
          </w:tcPr>
          <w:p w:rsidRPr="008A4540" w:rsidR="00C10DF6" w:rsidP="005747E4" w:rsidRDefault="00C10DF6" w14:paraId="14A69212" w14:textId="77777777">
            <w:pPr>
              <w:rPr>
                <w:rFonts w:ascii="Arial Narrow" w:hAnsi="Arial Narrow"/>
                <w:sz w:val="20"/>
                <w:szCs w:val="20"/>
              </w:rPr>
            </w:pPr>
          </w:p>
        </w:tc>
        <w:tc>
          <w:tcPr>
            <w:tcW w:w="6172" w:type="dxa"/>
            <w:tcMar/>
            <w:tcPrChange w:author="Maria Jose Uribe Valdes" w:date="2025-04-15T21:07:29.469Z" w:id="1443074309">
              <w:tcPr>
                <w:tcW w:w="7087" w:type="dxa"/>
                <w:tcMar/>
              </w:tcPr>
            </w:tcPrChange>
          </w:tcPr>
          <w:p w:rsidRPr="008A4540" w:rsidR="00C10DF6" w:rsidP="00C10DF6" w:rsidRDefault="00C10DF6" w14:paraId="553E7110" w14:textId="77777777">
            <w:pPr>
              <w:jc w:val="both"/>
              <w:rPr>
                <w:rFonts w:ascii="Arial Narrow" w:hAnsi="Arial Narrow" w:cs="Arial"/>
                <w:sz w:val="20"/>
                <w:szCs w:val="20"/>
              </w:rPr>
            </w:pPr>
          </w:p>
        </w:tc>
      </w:tr>
      <w:tr w:rsidRPr="008A4540" w:rsidR="00171290" w:rsidTr="5FFAE9BA" w14:paraId="2A00E9BC" w14:textId="77777777">
        <w:trPr>
          <w:trHeight w:val="74"/>
          <w:trPrChange w:author="Maria Jose Uribe Valdes" w:date="2025-04-15T21:07:24.694Z" w16du:dateUtc="2025-04-15T21:07:24.694Z" w:id="1983958373">
            <w:trPr>
              <w:trHeight w:val="74"/>
            </w:trPr>
          </w:trPrChange>
        </w:trPr>
        <w:tc>
          <w:tcPr>
            <w:tcW w:w="3150" w:type="dxa"/>
            <w:tcMar/>
            <w:tcPrChange w:author="Maria Jose Uribe Valdes" w:date="2025-04-15T21:07:29.469Z" w:id="1618353988">
              <w:tcPr>
                <w:tcW w:w="2235" w:type="dxa"/>
                <w:tcMar/>
              </w:tcPr>
            </w:tcPrChange>
          </w:tcPr>
          <w:p w:rsidRPr="008A4540" w:rsidR="00171290" w:rsidP="005747E4" w:rsidRDefault="00BA0078" w14:paraId="37F96BDB" w14:textId="77777777">
            <w:pPr>
              <w:rPr>
                <w:rFonts w:ascii="Arial Narrow" w:hAnsi="Arial Narrow" w:cs="Arial"/>
                <w:b/>
                <w:bCs/>
                <w:sz w:val="20"/>
                <w:szCs w:val="20"/>
              </w:rPr>
            </w:pPr>
            <w:r w:rsidRPr="008A4540">
              <w:rPr>
                <w:rFonts w:ascii="Arial Narrow" w:hAnsi="Arial Narrow" w:cs="Arial"/>
                <w:b/>
                <w:bCs/>
                <w:sz w:val="20"/>
                <w:szCs w:val="20"/>
              </w:rPr>
              <w:t>224</w:t>
            </w:r>
          </w:p>
        </w:tc>
        <w:tc>
          <w:tcPr>
            <w:tcW w:w="6172" w:type="dxa"/>
            <w:tcMar/>
            <w:tcPrChange w:author="Maria Jose Uribe Valdes" w:date="2025-04-15T21:07:29.469Z" w:id="1808940969">
              <w:tcPr>
                <w:tcW w:w="7087" w:type="dxa"/>
                <w:tcMar/>
              </w:tcPr>
            </w:tcPrChange>
          </w:tcPr>
          <w:p w:rsidRPr="008A4540" w:rsidR="00171290" w:rsidP="00907F7F" w:rsidRDefault="00BA0078" w14:paraId="76AB7052" w14:textId="77777777">
            <w:pPr>
              <w:jc w:val="both"/>
              <w:rPr>
                <w:rFonts w:ascii="Arial Narrow" w:hAnsi="Arial Narrow" w:cs="Arial"/>
                <w:b/>
                <w:bCs/>
                <w:sz w:val="20"/>
                <w:szCs w:val="20"/>
              </w:rPr>
            </w:pPr>
            <w:r w:rsidRPr="008A4540">
              <w:rPr>
                <w:rFonts w:ascii="Arial Narrow" w:hAnsi="Arial Narrow" w:cs="Arial"/>
                <w:b/>
                <w:bCs/>
                <w:sz w:val="20"/>
                <w:szCs w:val="20"/>
              </w:rPr>
              <w:t xml:space="preserve">TORTURAS POR PARTICULARES AGENTES DEL ESTADO.  </w:t>
            </w:r>
          </w:p>
        </w:tc>
      </w:tr>
      <w:tr w:rsidRPr="008A4540" w:rsidR="00171290" w:rsidTr="5FFAE9BA" w14:paraId="70B76557" w14:textId="77777777">
        <w:trPr>
          <w:trHeight w:val="74"/>
          <w:trPrChange w:author="Maria Jose Uribe Valdes" w:date="2025-04-15T21:07:24.694Z" w16du:dateUtc="2025-04-15T21:07:24.694Z" w:id="398496869">
            <w:trPr>
              <w:trHeight w:val="74"/>
            </w:trPr>
          </w:trPrChange>
        </w:trPr>
        <w:tc>
          <w:tcPr>
            <w:tcW w:w="3150" w:type="dxa"/>
            <w:tcMar/>
            <w:tcPrChange w:author="Maria Jose Uribe Valdes" w:date="2025-04-15T21:07:29.47Z" w:id="9713070">
              <w:tcPr>
                <w:tcW w:w="2235" w:type="dxa"/>
                <w:tcMar/>
              </w:tcPr>
            </w:tcPrChange>
          </w:tcPr>
          <w:p w:rsidRPr="008A4540" w:rsidR="00171290" w:rsidP="005747E4" w:rsidRDefault="00171290" w14:paraId="0013932A" w14:textId="77777777">
            <w:pPr>
              <w:rPr>
                <w:rFonts w:ascii="Arial Narrow" w:hAnsi="Arial Narrow"/>
                <w:sz w:val="20"/>
                <w:szCs w:val="20"/>
              </w:rPr>
            </w:pPr>
          </w:p>
        </w:tc>
        <w:tc>
          <w:tcPr>
            <w:tcW w:w="6172" w:type="dxa"/>
            <w:tcMar/>
            <w:tcPrChange w:author="Maria Jose Uribe Valdes" w:date="2025-04-15T21:07:29.47Z" w:id="461280346">
              <w:tcPr>
                <w:tcW w:w="7087" w:type="dxa"/>
                <w:tcMar/>
              </w:tcPr>
            </w:tcPrChange>
          </w:tcPr>
          <w:p w:rsidRPr="008A4540" w:rsidR="00171290" w:rsidP="00907F7F" w:rsidRDefault="00BA0078" w14:paraId="0A0158C6" w14:textId="77777777">
            <w:pPr>
              <w:jc w:val="both"/>
              <w:rPr>
                <w:rFonts w:ascii="Arial Narrow" w:hAnsi="Arial Narrow" w:cs="Arial"/>
                <w:sz w:val="20"/>
                <w:szCs w:val="20"/>
              </w:rPr>
            </w:pPr>
            <w:r w:rsidRPr="008A4540">
              <w:rPr>
                <w:rFonts w:ascii="Arial Narrow" w:hAnsi="Arial Narrow" w:cs="Arial"/>
                <w:sz w:val="20"/>
                <w:szCs w:val="20"/>
              </w:rPr>
              <w:t>ART. 150 A, INC 2°</w:t>
            </w:r>
          </w:p>
        </w:tc>
      </w:tr>
      <w:tr w:rsidRPr="008A4540" w:rsidR="00171290" w:rsidTr="5FFAE9BA" w14:paraId="5DF7DE94" w14:textId="77777777">
        <w:trPr>
          <w:trHeight w:val="74"/>
          <w:trPrChange w:author="Maria Jose Uribe Valdes" w:date="2025-04-15T21:07:24.694Z" w16du:dateUtc="2025-04-15T21:07:24.694Z" w:id="694290883">
            <w:trPr>
              <w:trHeight w:val="74"/>
            </w:trPr>
          </w:trPrChange>
        </w:trPr>
        <w:tc>
          <w:tcPr>
            <w:tcW w:w="3150" w:type="dxa"/>
            <w:tcMar/>
            <w:tcPrChange w:author="Maria Jose Uribe Valdes" w:date="2025-04-15T21:07:29.47Z" w:id="1025791213">
              <w:tcPr>
                <w:tcW w:w="2235" w:type="dxa"/>
                <w:tcMar/>
              </w:tcPr>
            </w:tcPrChange>
          </w:tcPr>
          <w:p w:rsidRPr="008A4540" w:rsidR="00171290" w:rsidP="005747E4" w:rsidRDefault="00171290" w14:paraId="46B7B80E" w14:textId="77777777">
            <w:pPr>
              <w:rPr>
                <w:rFonts w:ascii="Arial Narrow" w:hAnsi="Arial Narrow"/>
                <w:sz w:val="20"/>
                <w:szCs w:val="20"/>
              </w:rPr>
            </w:pPr>
          </w:p>
        </w:tc>
        <w:tc>
          <w:tcPr>
            <w:tcW w:w="6172" w:type="dxa"/>
            <w:tcMar/>
            <w:tcPrChange w:author="Maria Jose Uribe Valdes" w:date="2025-04-15T21:07:29.47Z" w:id="1844048032">
              <w:tcPr>
                <w:tcW w:w="7087" w:type="dxa"/>
                <w:tcMar/>
              </w:tcPr>
            </w:tcPrChange>
          </w:tcPr>
          <w:p w:rsidRPr="008A4540" w:rsidR="00F2739C" w:rsidP="00C10DF6" w:rsidRDefault="000B4E2C" w14:paraId="5A774DF0" w14:textId="0EF7ACCA">
            <w:pPr>
              <w:jc w:val="both"/>
              <w:rPr>
                <w:rFonts w:ascii="Arial Narrow" w:hAnsi="Arial Narrow" w:cs="Arial"/>
                <w:sz w:val="20"/>
                <w:szCs w:val="20"/>
              </w:rPr>
            </w:pPr>
            <w:r w:rsidRPr="008A4540">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rsidRPr="008A4540" w:rsidR="000B4E2C" w:rsidP="00C10DF6" w:rsidRDefault="000B4E2C" w14:paraId="282992F7" w14:textId="0B633E7D">
            <w:pPr>
              <w:jc w:val="both"/>
              <w:rPr>
                <w:rFonts w:ascii="Arial Narrow" w:hAnsi="Arial Narrow" w:cs="Arial"/>
                <w:sz w:val="20"/>
                <w:szCs w:val="20"/>
              </w:rPr>
            </w:pPr>
            <w:r w:rsidRPr="008A4540">
              <w:rPr>
                <w:rFonts w:ascii="Arial Narrow" w:hAnsi="Arial Narrow" w:cs="Arial"/>
                <w:sz w:val="20"/>
                <w:szCs w:val="20"/>
              </w:rPr>
              <w:t>Todo aquel que no sea empleado público y participe en la comisión de los delitos sancionados en los artículos 150 y 150 a.</w:t>
            </w:r>
          </w:p>
        </w:tc>
      </w:tr>
      <w:tr w:rsidRPr="008A4540" w:rsidR="00C10DF6" w:rsidTr="5FFAE9BA" w14:paraId="4BC2788C" w14:textId="77777777">
        <w:trPr>
          <w:trHeight w:val="74"/>
          <w:trPrChange w:author="Maria Jose Uribe Valdes" w:date="2025-04-15T21:07:24.695Z" w16du:dateUtc="2025-04-15T21:07:24.695Z" w:id="168890233">
            <w:trPr>
              <w:trHeight w:val="74"/>
            </w:trPr>
          </w:trPrChange>
        </w:trPr>
        <w:tc>
          <w:tcPr>
            <w:tcW w:w="3150" w:type="dxa"/>
            <w:tcMar/>
            <w:tcPrChange w:author="Maria Jose Uribe Valdes" w:date="2025-04-15T21:07:29.47Z" w:id="761991339">
              <w:tcPr>
                <w:tcW w:w="2235" w:type="dxa"/>
                <w:tcMar/>
              </w:tcPr>
            </w:tcPrChange>
          </w:tcPr>
          <w:p w:rsidRPr="008A4540" w:rsidR="00C10DF6" w:rsidP="005747E4" w:rsidRDefault="00C10DF6" w14:paraId="3EBC4179" w14:textId="77777777">
            <w:pPr>
              <w:rPr>
                <w:rFonts w:ascii="Arial Narrow" w:hAnsi="Arial Narrow"/>
                <w:sz w:val="20"/>
                <w:szCs w:val="20"/>
              </w:rPr>
            </w:pPr>
          </w:p>
        </w:tc>
        <w:tc>
          <w:tcPr>
            <w:tcW w:w="6172" w:type="dxa"/>
            <w:tcMar/>
            <w:tcPrChange w:author="Maria Jose Uribe Valdes" w:date="2025-04-15T21:07:29.47Z" w:id="2064090648">
              <w:tcPr>
                <w:tcW w:w="7087" w:type="dxa"/>
                <w:tcMar/>
              </w:tcPr>
            </w:tcPrChange>
          </w:tcPr>
          <w:p w:rsidRPr="008A4540" w:rsidR="00C10DF6" w:rsidP="000B4E2C" w:rsidRDefault="00C10DF6" w14:paraId="57289AAB" w14:textId="77777777">
            <w:pPr>
              <w:jc w:val="both"/>
              <w:rPr>
                <w:rFonts w:ascii="Arial Narrow" w:hAnsi="Arial Narrow" w:cs="Arial"/>
                <w:sz w:val="20"/>
                <w:szCs w:val="20"/>
              </w:rPr>
            </w:pPr>
          </w:p>
        </w:tc>
      </w:tr>
      <w:tr w:rsidRPr="008A4540" w:rsidR="00171290" w:rsidTr="5FFAE9BA" w14:paraId="027F3920" w14:textId="77777777">
        <w:trPr>
          <w:trHeight w:val="74"/>
          <w:trPrChange w:author="Maria Jose Uribe Valdes" w:date="2025-04-15T21:07:24.695Z" w16du:dateUtc="2025-04-15T21:07:24.695Z" w:id="487823035">
            <w:trPr>
              <w:trHeight w:val="74"/>
            </w:trPr>
          </w:trPrChange>
        </w:trPr>
        <w:tc>
          <w:tcPr>
            <w:tcW w:w="3150" w:type="dxa"/>
            <w:tcMar/>
            <w:tcPrChange w:author="Maria Jose Uribe Valdes" w:date="2025-04-15T21:07:29.47Z" w:id="1651794850">
              <w:tcPr>
                <w:tcW w:w="2235" w:type="dxa"/>
                <w:tcMar/>
              </w:tcPr>
            </w:tcPrChange>
          </w:tcPr>
          <w:p w:rsidRPr="008A4540" w:rsidR="00171290" w:rsidP="005747E4" w:rsidRDefault="00F0371A" w14:paraId="0922AD3C" w14:textId="77777777">
            <w:pPr>
              <w:rPr>
                <w:rFonts w:ascii="Arial Narrow" w:hAnsi="Arial Narrow" w:cs="Arial"/>
                <w:b/>
                <w:bCs/>
                <w:sz w:val="20"/>
                <w:szCs w:val="20"/>
              </w:rPr>
            </w:pPr>
            <w:r w:rsidRPr="008A4540">
              <w:rPr>
                <w:rFonts w:ascii="Arial Narrow" w:hAnsi="Arial Narrow" w:cs="Arial"/>
                <w:b/>
                <w:bCs/>
                <w:sz w:val="20"/>
                <w:szCs w:val="20"/>
              </w:rPr>
              <w:t>225</w:t>
            </w:r>
          </w:p>
        </w:tc>
        <w:tc>
          <w:tcPr>
            <w:tcW w:w="6172" w:type="dxa"/>
            <w:tcMar/>
            <w:tcPrChange w:author="Maria Jose Uribe Valdes" w:date="2025-04-15T21:07:29.47Z" w:id="1064390676">
              <w:tcPr>
                <w:tcW w:w="7087" w:type="dxa"/>
                <w:tcMar/>
              </w:tcPr>
            </w:tcPrChange>
          </w:tcPr>
          <w:p w:rsidRPr="008A4540" w:rsidR="00171290" w:rsidP="00907F7F" w:rsidRDefault="00F0371A" w14:paraId="125C85A1" w14:textId="77777777">
            <w:pPr>
              <w:jc w:val="both"/>
              <w:rPr>
                <w:rFonts w:ascii="Arial Narrow" w:hAnsi="Arial Narrow" w:cs="Arial"/>
                <w:b/>
                <w:bCs/>
                <w:sz w:val="20"/>
                <w:szCs w:val="20"/>
              </w:rPr>
            </w:pPr>
            <w:r w:rsidRPr="008A4540">
              <w:rPr>
                <w:rFonts w:ascii="Arial Narrow" w:hAnsi="Arial Narrow" w:cs="Arial"/>
                <w:b/>
                <w:bCs/>
                <w:sz w:val="20"/>
                <w:szCs w:val="20"/>
              </w:rPr>
              <w:t>TORTURAS COMETIDAS POR FUNCIONARIOS PÚBLICOS.</w:t>
            </w:r>
          </w:p>
        </w:tc>
      </w:tr>
      <w:tr w:rsidRPr="008A4540" w:rsidR="00171290" w:rsidTr="5FFAE9BA" w14:paraId="3A4F49F9" w14:textId="77777777">
        <w:trPr>
          <w:trHeight w:val="74"/>
          <w:trPrChange w:author="Maria Jose Uribe Valdes" w:date="2025-04-15T21:07:24.696Z" w16du:dateUtc="2025-04-15T21:07:24.696Z" w:id="2050819824">
            <w:trPr>
              <w:trHeight w:val="74"/>
            </w:trPr>
          </w:trPrChange>
        </w:trPr>
        <w:tc>
          <w:tcPr>
            <w:tcW w:w="3150" w:type="dxa"/>
            <w:tcMar/>
            <w:tcPrChange w:author="Maria Jose Uribe Valdes" w:date="2025-04-15T21:07:29.47Z" w:id="379432195">
              <w:tcPr>
                <w:tcW w:w="2235" w:type="dxa"/>
                <w:tcMar/>
              </w:tcPr>
            </w:tcPrChange>
          </w:tcPr>
          <w:p w:rsidRPr="008A4540" w:rsidR="00171290" w:rsidP="005747E4" w:rsidRDefault="00171290" w14:paraId="65BF269D" w14:textId="77777777">
            <w:pPr>
              <w:rPr>
                <w:rFonts w:ascii="Arial Narrow" w:hAnsi="Arial Narrow"/>
                <w:sz w:val="20"/>
                <w:szCs w:val="20"/>
              </w:rPr>
            </w:pPr>
          </w:p>
        </w:tc>
        <w:tc>
          <w:tcPr>
            <w:tcW w:w="6172" w:type="dxa"/>
            <w:tcMar/>
            <w:tcPrChange w:author="Maria Jose Uribe Valdes" w:date="2025-04-15T21:07:29.47Z" w:id="2030916019">
              <w:tcPr>
                <w:tcW w:w="7087" w:type="dxa"/>
                <w:tcMar/>
              </w:tcPr>
            </w:tcPrChange>
          </w:tcPr>
          <w:p w:rsidRPr="008A4540" w:rsidR="00171290" w:rsidP="00907F7F" w:rsidRDefault="00F0371A" w14:paraId="71393265" w14:textId="77777777">
            <w:pPr>
              <w:jc w:val="both"/>
              <w:rPr>
                <w:rFonts w:ascii="Arial Narrow" w:hAnsi="Arial Narrow" w:cs="Arial"/>
                <w:sz w:val="20"/>
                <w:szCs w:val="20"/>
              </w:rPr>
            </w:pPr>
            <w:r w:rsidRPr="008A4540">
              <w:rPr>
                <w:rFonts w:ascii="Arial Narrow" w:hAnsi="Arial Narrow" w:cs="Arial"/>
                <w:sz w:val="20"/>
                <w:szCs w:val="20"/>
              </w:rPr>
              <w:t>ART.150 A INC 1°</w:t>
            </w:r>
          </w:p>
        </w:tc>
      </w:tr>
      <w:tr w:rsidRPr="008A4540" w:rsidR="00171290" w:rsidTr="5FFAE9BA" w14:paraId="27A16944" w14:textId="77777777">
        <w:trPr>
          <w:trHeight w:val="74"/>
          <w:trPrChange w:author="Maria Jose Uribe Valdes" w:date="2025-04-15T21:07:24.696Z" w16du:dateUtc="2025-04-15T21:07:24.696Z" w:id="431991432">
            <w:trPr>
              <w:trHeight w:val="74"/>
            </w:trPr>
          </w:trPrChange>
        </w:trPr>
        <w:tc>
          <w:tcPr>
            <w:tcW w:w="3150" w:type="dxa"/>
            <w:tcMar/>
            <w:tcPrChange w:author="Maria Jose Uribe Valdes" w:date="2025-04-15T21:07:29.47Z" w:id="1560044299">
              <w:tcPr>
                <w:tcW w:w="2235" w:type="dxa"/>
                <w:tcMar/>
              </w:tcPr>
            </w:tcPrChange>
          </w:tcPr>
          <w:p w:rsidRPr="008A4540" w:rsidR="00171290" w:rsidP="005747E4" w:rsidRDefault="00171290" w14:paraId="0ED5A3E9" w14:textId="77777777">
            <w:pPr>
              <w:rPr>
                <w:rFonts w:ascii="Arial Narrow" w:hAnsi="Arial Narrow"/>
                <w:sz w:val="20"/>
                <w:szCs w:val="20"/>
              </w:rPr>
            </w:pPr>
          </w:p>
        </w:tc>
        <w:tc>
          <w:tcPr>
            <w:tcW w:w="6172" w:type="dxa"/>
            <w:tcMar/>
            <w:tcPrChange w:author="Maria Jose Uribe Valdes" w:date="2025-04-15T21:07:29.47Z" w:id="1403932170">
              <w:tcPr>
                <w:tcW w:w="7087" w:type="dxa"/>
                <w:tcMar/>
              </w:tcPr>
            </w:tcPrChange>
          </w:tcPr>
          <w:p w:rsidRPr="008A4540" w:rsidR="00F0371A" w:rsidP="00C10DF6" w:rsidRDefault="00F0371A" w14:paraId="09EB6C2B" w14:textId="7E97784F">
            <w:pPr>
              <w:jc w:val="both"/>
              <w:rPr>
                <w:rFonts w:ascii="Arial Narrow" w:hAnsi="Arial Narrow" w:cs="Arial"/>
                <w:sz w:val="20"/>
                <w:szCs w:val="20"/>
              </w:rPr>
            </w:pPr>
            <w:r w:rsidRPr="008A4540">
              <w:rPr>
                <w:rFonts w:ascii="Arial Narrow" w:hAnsi="Arial Narrow" w:cs="Arial"/>
                <w:sz w:val="20"/>
                <w:szCs w:val="20"/>
              </w:rPr>
              <w:t xml:space="preserve">Sanciona al empleado público que, abusando de su cargo o sus funciones, aplicare, ordenare o consintiere en que se aplique tortura, así como al empleado público que, conociendo de la ocurrencia de estas conductas, no impidiere o no hiciere cesar la aplicación de tortura, teniendo la facultad o autoridad necesaria para ello o estando en posición para hacerlo. Por 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w:t>
            </w:r>
            <w:r w:rsidRPr="008A4540">
              <w:rPr>
                <w:rFonts w:ascii="Arial Narrow" w:hAnsi="Arial Narrow" w:cs="Arial"/>
                <w:sz w:val="20"/>
                <w:szCs w:val="20"/>
              </w:rPr>
              <w:lastRenderedPageBreak/>
              <w:t>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8A4540" w:rsidR="00C10DF6" w:rsidTr="5FFAE9BA" w14:paraId="713FDD6B" w14:textId="77777777">
        <w:trPr>
          <w:trHeight w:val="74"/>
          <w:trPrChange w:author="Maria Jose Uribe Valdes" w:date="2025-04-15T21:07:24.697Z" w16du:dateUtc="2025-04-15T21:07:24.697Z" w:id="13488639">
            <w:trPr>
              <w:trHeight w:val="74"/>
            </w:trPr>
          </w:trPrChange>
        </w:trPr>
        <w:tc>
          <w:tcPr>
            <w:tcW w:w="3150" w:type="dxa"/>
            <w:tcMar/>
            <w:tcPrChange w:author="Maria Jose Uribe Valdes" w:date="2025-04-15T21:07:29.47Z" w:id="1147282536">
              <w:tcPr>
                <w:tcW w:w="2235" w:type="dxa"/>
                <w:tcMar/>
              </w:tcPr>
            </w:tcPrChange>
          </w:tcPr>
          <w:p w:rsidRPr="008A4540" w:rsidR="00C10DF6" w:rsidP="005747E4" w:rsidRDefault="00C10DF6" w14:paraId="16CEA266" w14:textId="77777777">
            <w:pPr>
              <w:rPr>
                <w:rFonts w:ascii="Arial Narrow" w:hAnsi="Arial Narrow"/>
                <w:sz w:val="20"/>
                <w:szCs w:val="20"/>
              </w:rPr>
            </w:pPr>
          </w:p>
        </w:tc>
        <w:tc>
          <w:tcPr>
            <w:tcW w:w="6172" w:type="dxa"/>
            <w:tcMar/>
            <w:tcPrChange w:author="Maria Jose Uribe Valdes" w:date="2025-04-15T21:07:29.47Z" w:id="2077789346">
              <w:tcPr>
                <w:tcW w:w="7087" w:type="dxa"/>
                <w:tcMar/>
              </w:tcPr>
            </w:tcPrChange>
          </w:tcPr>
          <w:p w:rsidRPr="008A4540" w:rsidR="00C10DF6" w:rsidP="00C10DF6" w:rsidRDefault="00C10DF6" w14:paraId="1038E1EC" w14:textId="77777777">
            <w:pPr>
              <w:jc w:val="both"/>
              <w:rPr>
                <w:rFonts w:ascii="Arial Narrow" w:hAnsi="Arial Narrow" w:cs="Arial"/>
                <w:sz w:val="20"/>
                <w:szCs w:val="20"/>
              </w:rPr>
            </w:pPr>
          </w:p>
        </w:tc>
      </w:tr>
      <w:tr w:rsidRPr="008A4540" w:rsidR="00171290" w:rsidTr="5FFAE9BA" w14:paraId="4B48CF57" w14:textId="77777777">
        <w:trPr>
          <w:trHeight w:val="74"/>
          <w:trPrChange w:author="Maria Jose Uribe Valdes" w:date="2025-04-15T21:07:24.697Z" w16du:dateUtc="2025-04-15T21:07:24.697Z" w:id="1498225856">
            <w:trPr>
              <w:trHeight w:val="74"/>
            </w:trPr>
          </w:trPrChange>
        </w:trPr>
        <w:tc>
          <w:tcPr>
            <w:tcW w:w="3150" w:type="dxa"/>
            <w:tcMar/>
            <w:tcPrChange w:author="Maria Jose Uribe Valdes" w:date="2025-04-15T21:07:29.47Z" w:id="1250219755">
              <w:tcPr>
                <w:tcW w:w="2235" w:type="dxa"/>
                <w:tcMar/>
              </w:tcPr>
            </w:tcPrChange>
          </w:tcPr>
          <w:p w:rsidRPr="008A4540" w:rsidR="00171290" w:rsidP="005747E4" w:rsidRDefault="008B5682" w14:paraId="76501FA8" w14:textId="77777777">
            <w:pPr>
              <w:rPr>
                <w:rFonts w:ascii="Arial Narrow" w:hAnsi="Arial Narrow" w:cs="Arial"/>
                <w:b/>
                <w:bCs/>
                <w:sz w:val="20"/>
                <w:szCs w:val="20"/>
              </w:rPr>
            </w:pPr>
            <w:r w:rsidRPr="008A4540">
              <w:rPr>
                <w:rFonts w:ascii="Arial Narrow" w:hAnsi="Arial Narrow" w:cs="Arial"/>
                <w:b/>
                <w:bCs/>
                <w:sz w:val="20"/>
                <w:szCs w:val="20"/>
              </w:rPr>
              <w:t>227</w:t>
            </w:r>
          </w:p>
        </w:tc>
        <w:tc>
          <w:tcPr>
            <w:tcW w:w="6172" w:type="dxa"/>
            <w:tcMar/>
            <w:tcPrChange w:author="Maria Jose Uribe Valdes" w:date="2025-04-15T21:07:29.47Z" w:id="180552298">
              <w:tcPr>
                <w:tcW w:w="7087" w:type="dxa"/>
                <w:tcMar/>
              </w:tcPr>
            </w:tcPrChange>
          </w:tcPr>
          <w:p w:rsidRPr="008A4540" w:rsidR="00171290" w:rsidP="00907F7F" w:rsidRDefault="00540081" w14:paraId="7ADB5495" w14:textId="77777777">
            <w:pPr>
              <w:jc w:val="both"/>
              <w:rPr>
                <w:rFonts w:ascii="Arial Narrow" w:hAnsi="Arial Narrow" w:cs="Arial"/>
                <w:b/>
                <w:bCs/>
                <w:sz w:val="20"/>
                <w:szCs w:val="20"/>
              </w:rPr>
            </w:pPr>
            <w:r w:rsidRPr="008A4540">
              <w:rPr>
                <w:rFonts w:ascii="Arial Narrow" w:hAnsi="Arial Narrow" w:cs="Arial"/>
                <w:b/>
                <w:bCs/>
                <w:sz w:val="20"/>
                <w:szCs w:val="20"/>
              </w:rPr>
              <w:t>TORTURA PARA ANULAR VOLUNTAD.</w:t>
            </w:r>
          </w:p>
        </w:tc>
      </w:tr>
      <w:tr w:rsidRPr="008A4540" w:rsidR="001D4D99" w:rsidTr="5FFAE9BA" w14:paraId="642BAED1" w14:textId="77777777">
        <w:trPr>
          <w:trHeight w:val="74"/>
          <w:trPrChange w:author="Maria Jose Uribe Valdes" w:date="2025-04-15T21:07:24.697Z" w16du:dateUtc="2025-04-15T21:07:24.697Z" w:id="1141753814">
            <w:trPr>
              <w:trHeight w:val="74"/>
            </w:trPr>
          </w:trPrChange>
        </w:trPr>
        <w:tc>
          <w:tcPr>
            <w:tcW w:w="3150" w:type="dxa"/>
            <w:tcMar/>
            <w:tcPrChange w:author="Maria Jose Uribe Valdes" w:date="2025-04-15T21:07:29.47Z" w:id="995379715">
              <w:tcPr>
                <w:tcW w:w="2235" w:type="dxa"/>
                <w:tcMar/>
              </w:tcPr>
            </w:tcPrChange>
          </w:tcPr>
          <w:p w:rsidRPr="008A4540" w:rsidR="001D4D99" w:rsidP="005747E4" w:rsidRDefault="001D4D99" w14:paraId="43471625" w14:textId="77777777">
            <w:pPr>
              <w:rPr>
                <w:rFonts w:ascii="Arial Narrow" w:hAnsi="Arial Narrow"/>
                <w:sz w:val="20"/>
                <w:szCs w:val="20"/>
              </w:rPr>
            </w:pPr>
          </w:p>
        </w:tc>
        <w:tc>
          <w:tcPr>
            <w:tcW w:w="6172" w:type="dxa"/>
            <w:tcMar/>
            <w:tcPrChange w:author="Maria Jose Uribe Valdes" w:date="2025-04-15T21:07:29.47Z" w:id="1143531327">
              <w:tcPr>
                <w:tcW w:w="7087" w:type="dxa"/>
                <w:tcMar/>
              </w:tcPr>
            </w:tcPrChange>
          </w:tcPr>
          <w:p w:rsidRPr="008A4540" w:rsidR="001D4D99" w:rsidP="00907F7F" w:rsidRDefault="00540081" w14:paraId="1929659B" w14:textId="77777777">
            <w:pPr>
              <w:jc w:val="both"/>
              <w:rPr>
                <w:rFonts w:ascii="Arial Narrow" w:hAnsi="Arial Narrow" w:cs="Arial"/>
                <w:sz w:val="20"/>
                <w:szCs w:val="20"/>
              </w:rPr>
            </w:pPr>
            <w:r w:rsidRPr="008A4540">
              <w:rPr>
                <w:rFonts w:ascii="Arial Narrow" w:hAnsi="Arial Narrow" w:cs="Arial"/>
                <w:sz w:val="20"/>
                <w:szCs w:val="20"/>
              </w:rPr>
              <w:t>ART. 150 A, INC. 4°</w:t>
            </w:r>
          </w:p>
        </w:tc>
      </w:tr>
      <w:tr w:rsidRPr="008A4540" w:rsidR="001D4D99" w:rsidTr="5FFAE9BA" w14:paraId="14EAB8A2" w14:textId="77777777">
        <w:trPr>
          <w:trHeight w:val="74"/>
          <w:trPrChange w:author="Maria Jose Uribe Valdes" w:date="2025-04-15T21:07:24.698Z" w16du:dateUtc="2025-04-15T21:07:24.698Z" w:id="746099961">
            <w:trPr>
              <w:trHeight w:val="74"/>
            </w:trPr>
          </w:trPrChange>
        </w:trPr>
        <w:tc>
          <w:tcPr>
            <w:tcW w:w="3150" w:type="dxa"/>
            <w:tcMar/>
            <w:tcPrChange w:author="Maria Jose Uribe Valdes" w:date="2025-04-15T21:07:29.47Z" w:id="2049855627">
              <w:tcPr>
                <w:tcW w:w="2235" w:type="dxa"/>
                <w:tcMar/>
              </w:tcPr>
            </w:tcPrChange>
          </w:tcPr>
          <w:p w:rsidRPr="008A4540" w:rsidR="001D4D99" w:rsidP="005747E4" w:rsidRDefault="001D4D99" w14:paraId="7ADE7B03" w14:textId="77777777">
            <w:pPr>
              <w:rPr>
                <w:rFonts w:ascii="Arial Narrow" w:hAnsi="Arial Narrow"/>
                <w:sz w:val="20"/>
                <w:szCs w:val="20"/>
              </w:rPr>
            </w:pPr>
          </w:p>
        </w:tc>
        <w:tc>
          <w:tcPr>
            <w:tcW w:w="6172" w:type="dxa"/>
            <w:tcMar/>
            <w:tcPrChange w:author="Maria Jose Uribe Valdes" w:date="2025-04-15T21:07:29.47Z" w:id="1147625907">
              <w:tcPr>
                <w:tcW w:w="7087" w:type="dxa"/>
                <w:tcMar/>
              </w:tcPr>
            </w:tcPrChange>
          </w:tcPr>
          <w:p w:rsidRPr="008A4540" w:rsidR="00540081" w:rsidP="00C10DF6" w:rsidRDefault="00540081" w14:paraId="6C8A68FE" w14:textId="3A1E4509">
            <w:pPr>
              <w:jc w:val="both"/>
              <w:rPr>
                <w:rFonts w:ascii="Arial Narrow" w:hAnsi="Arial Narrow" w:cs="Arial"/>
                <w:sz w:val="20"/>
                <w:szCs w:val="20"/>
              </w:rPr>
            </w:pPr>
            <w:r w:rsidRPr="008A4540">
              <w:rPr>
                <w:rFonts w:ascii="Arial Narrow" w:hAnsi="Arial Narrow" w:cs="Arial"/>
                <w:sz w:val="20"/>
                <w:szCs w:val="20"/>
              </w:rPr>
              <w:t>Sanciona al que aplique intencionalmente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Pr="008A4540" w:rsidR="00C10DF6" w:rsidTr="5FFAE9BA" w14:paraId="5CBD4DB5" w14:textId="77777777">
        <w:trPr>
          <w:trHeight w:val="74"/>
          <w:trPrChange w:author="Maria Jose Uribe Valdes" w:date="2025-04-15T21:07:24.698Z" w16du:dateUtc="2025-04-15T21:07:24.698Z" w:id="1202671393">
            <w:trPr>
              <w:trHeight w:val="74"/>
            </w:trPr>
          </w:trPrChange>
        </w:trPr>
        <w:tc>
          <w:tcPr>
            <w:tcW w:w="3150" w:type="dxa"/>
            <w:tcMar/>
            <w:tcPrChange w:author="Maria Jose Uribe Valdes" w:date="2025-04-15T21:07:29.471Z" w:id="1707354015">
              <w:tcPr>
                <w:tcW w:w="2235" w:type="dxa"/>
                <w:tcMar/>
              </w:tcPr>
            </w:tcPrChange>
          </w:tcPr>
          <w:p w:rsidRPr="008A4540" w:rsidR="00C10DF6" w:rsidP="005747E4" w:rsidRDefault="00C10DF6" w14:paraId="62F49494" w14:textId="77777777">
            <w:pPr>
              <w:rPr>
                <w:rFonts w:ascii="Arial Narrow" w:hAnsi="Arial Narrow"/>
                <w:sz w:val="20"/>
                <w:szCs w:val="20"/>
              </w:rPr>
            </w:pPr>
          </w:p>
        </w:tc>
        <w:tc>
          <w:tcPr>
            <w:tcW w:w="6172" w:type="dxa"/>
            <w:tcMar/>
            <w:tcPrChange w:author="Maria Jose Uribe Valdes" w:date="2025-04-15T21:07:29.471Z" w:id="692582099">
              <w:tcPr>
                <w:tcW w:w="7087" w:type="dxa"/>
                <w:tcMar/>
              </w:tcPr>
            </w:tcPrChange>
          </w:tcPr>
          <w:p w:rsidRPr="008A4540" w:rsidR="00C10DF6" w:rsidP="00C10DF6" w:rsidRDefault="00C10DF6" w14:paraId="5BF4E335" w14:textId="77777777">
            <w:pPr>
              <w:jc w:val="both"/>
              <w:rPr>
                <w:rFonts w:ascii="Arial Narrow" w:hAnsi="Arial Narrow" w:cs="Arial"/>
                <w:sz w:val="20"/>
                <w:szCs w:val="20"/>
              </w:rPr>
            </w:pPr>
          </w:p>
        </w:tc>
      </w:tr>
      <w:tr w:rsidRPr="008A4540" w:rsidR="001D4D99" w:rsidTr="5FFAE9BA" w14:paraId="3F4C7397" w14:textId="77777777">
        <w:trPr>
          <w:trHeight w:val="74"/>
          <w:trPrChange w:author="Maria Jose Uribe Valdes" w:date="2025-04-15T21:07:24.699Z" w16du:dateUtc="2025-04-15T21:07:24.699Z" w:id="1799483640">
            <w:trPr>
              <w:trHeight w:val="74"/>
            </w:trPr>
          </w:trPrChange>
        </w:trPr>
        <w:tc>
          <w:tcPr>
            <w:tcW w:w="3150" w:type="dxa"/>
            <w:tcMar/>
            <w:tcPrChange w:author="Maria Jose Uribe Valdes" w:date="2025-04-15T21:07:29.471Z" w:id="1998900069">
              <w:tcPr>
                <w:tcW w:w="2235" w:type="dxa"/>
                <w:tcMar/>
              </w:tcPr>
            </w:tcPrChange>
          </w:tcPr>
          <w:p w:rsidRPr="008A4540" w:rsidR="001D4D99" w:rsidP="005747E4" w:rsidRDefault="007F41B5" w14:paraId="0BB9E91C" w14:textId="77777777">
            <w:pPr>
              <w:rPr>
                <w:rFonts w:ascii="Arial Narrow" w:hAnsi="Arial Narrow" w:cs="Arial"/>
                <w:b/>
                <w:bCs/>
                <w:sz w:val="20"/>
                <w:szCs w:val="20"/>
              </w:rPr>
            </w:pPr>
            <w:r w:rsidRPr="008A4540">
              <w:rPr>
                <w:rFonts w:ascii="Arial Narrow" w:hAnsi="Arial Narrow" w:cs="Arial"/>
                <w:b/>
                <w:bCs/>
                <w:sz w:val="20"/>
                <w:szCs w:val="20"/>
              </w:rPr>
              <w:t>228</w:t>
            </w:r>
          </w:p>
        </w:tc>
        <w:tc>
          <w:tcPr>
            <w:tcW w:w="6172" w:type="dxa"/>
            <w:tcMar/>
            <w:tcPrChange w:author="Maria Jose Uribe Valdes" w:date="2025-04-15T21:07:29.471Z" w:id="808922237">
              <w:tcPr>
                <w:tcW w:w="7087" w:type="dxa"/>
                <w:tcMar/>
              </w:tcPr>
            </w:tcPrChange>
          </w:tcPr>
          <w:p w:rsidRPr="008A4540" w:rsidR="001D4D99" w:rsidP="00907F7F" w:rsidRDefault="007F41B5" w14:paraId="76308ADF" w14:textId="77777777">
            <w:pPr>
              <w:jc w:val="both"/>
              <w:rPr>
                <w:rFonts w:ascii="Arial Narrow" w:hAnsi="Arial Narrow" w:cs="Arial"/>
                <w:b/>
                <w:bCs/>
                <w:sz w:val="20"/>
                <w:szCs w:val="20"/>
              </w:rPr>
            </w:pPr>
            <w:r w:rsidRPr="008A4540">
              <w:rPr>
                <w:rFonts w:ascii="Arial Narrow" w:hAnsi="Arial Narrow" w:cs="Arial"/>
                <w:b/>
                <w:bCs/>
                <w:sz w:val="20"/>
                <w:szCs w:val="20"/>
              </w:rPr>
              <w:t>TORTURA CON HOMICIDIO.</w:t>
            </w:r>
          </w:p>
        </w:tc>
      </w:tr>
      <w:tr w:rsidRPr="008A4540" w:rsidR="001D4D99" w:rsidTr="5FFAE9BA" w14:paraId="5FA73A38" w14:textId="77777777">
        <w:trPr>
          <w:trHeight w:val="74"/>
          <w:trPrChange w:author="Maria Jose Uribe Valdes" w:date="2025-04-15T21:07:24.699Z" w16du:dateUtc="2025-04-15T21:07:24.699Z" w:id="1551198935">
            <w:trPr>
              <w:trHeight w:val="74"/>
            </w:trPr>
          </w:trPrChange>
        </w:trPr>
        <w:tc>
          <w:tcPr>
            <w:tcW w:w="3150" w:type="dxa"/>
            <w:tcMar/>
            <w:tcPrChange w:author="Maria Jose Uribe Valdes" w:date="2025-04-15T21:07:29.471Z" w:id="815470735">
              <w:tcPr>
                <w:tcW w:w="2235" w:type="dxa"/>
                <w:tcMar/>
              </w:tcPr>
            </w:tcPrChange>
          </w:tcPr>
          <w:p w:rsidRPr="008A4540" w:rsidR="001D4D99" w:rsidP="005747E4" w:rsidRDefault="001D4D99" w14:paraId="72FB34F4" w14:textId="77777777">
            <w:pPr>
              <w:rPr>
                <w:rFonts w:ascii="Arial Narrow" w:hAnsi="Arial Narrow"/>
                <w:sz w:val="20"/>
                <w:szCs w:val="20"/>
              </w:rPr>
            </w:pPr>
          </w:p>
        </w:tc>
        <w:tc>
          <w:tcPr>
            <w:tcW w:w="6172" w:type="dxa"/>
            <w:tcMar/>
            <w:tcPrChange w:author="Maria Jose Uribe Valdes" w:date="2025-04-15T21:07:29.471Z" w:id="1099396422">
              <w:tcPr>
                <w:tcW w:w="7087" w:type="dxa"/>
                <w:tcMar/>
              </w:tcPr>
            </w:tcPrChange>
          </w:tcPr>
          <w:p w:rsidRPr="008A4540" w:rsidR="001D4D99" w:rsidP="00907F7F" w:rsidRDefault="007F41B5" w14:paraId="2A2B7153" w14:textId="77777777">
            <w:pPr>
              <w:jc w:val="both"/>
              <w:rPr>
                <w:rFonts w:ascii="Arial Narrow" w:hAnsi="Arial Narrow" w:cs="Arial"/>
                <w:sz w:val="20"/>
                <w:szCs w:val="20"/>
              </w:rPr>
            </w:pPr>
            <w:r w:rsidRPr="008A4540">
              <w:rPr>
                <w:rFonts w:ascii="Arial Narrow" w:hAnsi="Arial Narrow" w:cs="Arial"/>
                <w:sz w:val="20"/>
                <w:szCs w:val="20"/>
              </w:rPr>
              <w:t>ART. 150 B N°1</w:t>
            </w:r>
          </w:p>
        </w:tc>
      </w:tr>
      <w:tr w:rsidRPr="008A4540" w:rsidR="001D4D99" w:rsidTr="5FFAE9BA" w14:paraId="496F785F" w14:textId="77777777">
        <w:trPr>
          <w:trHeight w:val="74"/>
          <w:trPrChange w:author="Maria Jose Uribe Valdes" w:date="2025-04-15T21:07:24.7Z" w16du:dateUtc="2025-04-15T21:07:24.7Z" w:id="1952687558">
            <w:trPr>
              <w:trHeight w:val="74"/>
            </w:trPr>
          </w:trPrChange>
        </w:trPr>
        <w:tc>
          <w:tcPr>
            <w:tcW w:w="3150" w:type="dxa"/>
            <w:tcMar/>
            <w:tcPrChange w:author="Maria Jose Uribe Valdes" w:date="2025-04-15T21:07:29.471Z" w:id="1489271580">
              <w:tcPr>
                <w:tcW w:w="2235" w:type="dxa"/>
                <w:tcMar/>
              </w:tcPr>
            </w:tcPrChange>
          </w:tcPr>
          <w:p w:rsidRPr="008A4540" w:rsidR="001D4D99" w:rsidP="005747E4" w:rsidRDefault="001D4D99" w14:paraId="2D71519C" w14:textId="77777777">
            <w:pPr>
              <w:rPr>
                <w:rFonts w:ascii="Arial Narrow" w:hAnsi="Arial Narrow"/>
                <w:sz w:val="20"/>
                <w:szCs w:val="20"/>
              </w:rPr>
            </w:pPr>
          </w:p>
        </w:tc>
        <w:tc>
          <w:tcPr>
            <w:tcW w:w="6172" w:type="dxa"/>
            <w:tcMar/>
            <w:tcPrChange w:author="Maria Jose Uribe Valdes" w:date="2025-04-15T21:07:29.471Z" w:id="1775173170">
              <w:tcPr>
                <w:tcW w:w="7087" w:type="dxa"/>
                <w:tcMar/>
              </w:tcPr>
            </w:tcPrChange>
          </w:tcPr>
          <w:p w:rsidRPr="008A4540" w:rsidR="007F41B5" w:rsidP="00C10DF6" w:rsidRDefault="007F41B5" w14:paraId="194A10B4" w14:textId="655AF058">
            <w:pPr>
              <w:jc w:val="both"/>
              <w:rPr>
                <w:rFonts w:ascii="Arial Narrow" w:hAnsi="Arial Narrow" w:cs="Arial"/>
                <w:sz w:val="20"/>
                <w:szCs w:val="20"/>
              </w:rPr>
            </w:pPr>
            <w:r w:rsidRPr="008A4540">
              <w:rPr>
                <w:rFonts w:ascii="Arial Narrow" w:hAnsi="Arial Narrow" w:cs="Arial"/>
                <w:sz w:val="20"/>
                <w:szCs w:val="20"/>
              </w:rPr>
              <w:t>Si con ocasión de la tortura se cometiere, además, homicidio.</w:t>
            </w:r>
          </w:p>
        </w:tc>
      </w:tr>
      <w:tr w:rsidRPr="008A4540" w:rsidR="00C10DF6" w:rsidTr="5FFAE9BA" w14:paraId="6A50BE6B" w14:textId="77777777">
        <w:trPr>
          <w:trHeight w:val="74"/>
          <w:trPrChange w:author="Maria Jose Uribe Valdes" w:date="2025-04-15T21:07:24.7Z" w16du:dateUtc="2025-04-15T21:07:24.7Z" w:id="2145703181">
            <w:trPr>
              <w:trHeight w:val="74"/>
            </w:trPr>
          </w:trPrChange>
        </w:trPr>
        <w:tc>
          <w:tcPr>
            <w:tcW w:w="3150" w:type="dxa"/>
            <w:tcMar/>
            <w:tcPrChange w:author="Maria Jose Uribe Valdes" w:date="2025-04-15T21:07:29.471Z" w:id="2054657509">
              <w:tcPr>
                <w:tcW w:w="2235" w:type="dxa"/>
                <w:tcMar/>
              </w:tcPr>
            </w:tcPrChange>
          </w:tcPr>
          <w:p w:rsidRPr="008A4540" w:rsidR="00C10DF6" w:rsidP="005747E4" w:rsidRDefault="00C10DF6" w14:paraId="0ED15290" w14:textId="77777777">
            <w:pPr>
              <w:rPr>
                <w:rFonts w:ascii="Arial Narrow" w:hAnsi="Arial Narrow"/>
                <w:sz w:val="20"/>
                <w:szCs w:val="20"/>
              </w:rPr>
            </w:pPr>
          </w:p>
        </w:tc>
        <w:tc>
          <w:tcPr>
            <w:tcW w:w="6172" w:type="dxa"/>
            <w:tcMar/>
            <w:tcPrChange w:author="Maria Jose Uribe Valdes" w:date="2025-04-15T21:07:29.471Z" w:id="603610289">
              <w:tcPr>
                <w:tcW w:w="7087" w:type="dxa"/>
                <w:tcMar/>
              </w:tcPr>
            </w:tcPrChange>
          </w:tcPr>
          <w:p w:rsidRPr="008A4540" w:rsidR="00C10DF6" w:rsidP="00C10DF6" w:rsidRDefault="00C10DF6" w14:paraId="0F592798" w14:textId="77777777">
            <w:pPr>
              <w:jc w:val="both"/>
              <w:rPr>
                <w:rFonts w:ascii="Arial Narrow" w:hAnsi="Arial Narrow" w:cs="Arial"/>
                <w:sz w:val="20"/>
                <w:szCs w:val="20"/>
              </w:rPr>
            </w:pPr>
          </w:p>
        </w:tc>
      </w:tr>
      <w:tr w:rsidRPr="008A4540" w:rsidR="001D4D99" w:rsidTr="5FFAE9BA" w14:paraId="6BFF4FC5" w14:textId="77777777">
        <w:trPr>
          <w:trHeight w:val="74"/>
          <w:trPrChange w:author="Maria Jose Uribe Valdes" w:date="2025-04-15T21:07:24.701Z" w16du:dateUtc="2025-04-15T21:07:24.701Z" w:id="770030360">
            <w:trPr>
              <w:trHeight w:val="74"/>
            </w:trPr>
          </w:trPrChange>
        </w:trPr>
        <w:tc>
          <w:tcPr>
            <w:tcW w:w="3150" w:type="dxa"/>
            <w:tcMar/>
            <w:tcPrChange w:author="Maria Jose Uribe Valdes" w:date="2025-04-15T21:07:29.471Z" w:id="843606263">
              <w:tcPr>
                <w:tcW w:w="2235" w:type="dxa"/>
                <w:tcMar/>
              </w:tcPr>
            </w:tcPrChange>
          </w:tcPr>
          <w:p w:rsidRPr="008A4540" w:rsidR="001D4D99" w:rsidP="005747E4" w:rsidRDefault="00D80AF5" w14:paraId="5469AA14" w14:textId="77777777">
            <w:pPr>
              <w:rPr>
                <w:rFonts w:ascii="Arial Narrow" w:hAnsi="Arial Narrow" w:cs="Arial"/>
                <w:b/>
                <w:bCs/>
                <w:sz w:val="20"/>
                <w:szCs w:val="20"/>
              </w:rPr>
            </w:pPr>
            <w:r w:rsidRPr="008A4540">
              <w:rPr>
                <w:rFonts w:ascii="Arial Narrow" w:hAnsi="Arial Narrow" w:cs="Arial"/>
                <w:b/>
                <w:bCs/>
                <w:sz w:val="20"/>
                <w:szCs w:val="20"/>
              </w:rPr>
              <w:t>229</w:t>
            </w:r>
          </w:p>
        </w:tc>
        <w:tc>
          <w:tcPr>
            <w:tcW w:w="6172" w:type="dxa"/>
            <w:tcMar/>
            <w:tcPrChange w:author="Maria Jose Uribe Valdes" w:date="2025-04-15T21:07:29.471Z" w:id="221628803">
              <w:tcPr>
                <w:tcW w:w="7087" w:type="dxa"/>
                <w:tcMar/>
              </w:tcPr>
            </w:tcPrChange>
          </w:tcPr>
          <w:p w:rsidRPr="008A4540" w:rsidR="001D4D99" w:rsidP="00907F7F" w:rsidRDefault="00D80AF5" w14:paraId="74AEABBC" w14:textId="77777777">
            <w:pPr>
              <w:jc w:val="both"/>
              <w:rPr>
                <w:rFonts w:ascii="Arial Narrow" w:hAnsi="Arial Narrow" w:cs="Arial"/>
                <w:b/>
                <w:bCs/>
                <w:sz w:val="20"/>
                <w:szCs w:val="20"/>
              </w:rPr>
            </w:pPr>
            <w:r w:rsidRPr="008A4540">
              <w:rPr>
                <w:rFonts w:ascii="Arial Narrow" w:hAnsi="Arial Narrow" w:cs="Arial"/>
                <w:b/>
                <w:bCs/>
                <w:sz w:val="20"/>
                <w:szCs w:val="20"/>
              </w:rPr>
              <w:t>TORTURA CON VIOLACIÓN, ABUSO SEXUAL AGRAVADO U OTROS.</w:t>
            </w:r>
          </w:p>
        </w:tc>
      </w:tr>
      <w:tr w:rsidRPr="008A4540" w:rsidR="001D4D99" w:rsidTr="5FFAE9BA" w14:paraId="5BA67087" w14:textId="77777777">
        <w:trPr>
          <w:trHeight w:val="74"/>
          <w:trPrChange w:author="Maria Jose Uribe Valdes" w:date="2025-04-15T21:07:24.701Z" w16du:dateUtc="2025-04-15T21:07:24.701Z" w:id="654421317">
            <w:trPr>
              <w:trHeight w:val="74"/>
            </w:trPr>
          </w:trPrChange>
        </w:trPr>
        <w:tc>
          <w:tcPr>
            <w:tcW w:w="3150" w:type="dxa"/>
            <w:tcMar/>
            <w:tcPrChange w:author="Maria Jose Uribe Valdes" w:date="2025-04-15T21:07:29.471Z" w:id="120774613">
              <w:tcPr>
                <w:tcW w:w="2235" w:type="dxa"/>
                <w:tcMar/>
              </w:tcPr>
            </w:tcPrChange>
          </w:tcPr>
          <w:p w:rsidRPr="008A4540" w:rsidR="001D4D99" w:rsidP="005747E4" w:rsidRDefault="001D4D99" w14:paraId="3CA417CD" w14:textId="77777777">
            <w:pPr>
              <w:rPr>
                <w:rFonts w:ascii="Arial Narrow" w:hAnsi="Arial Narrow"/>
                <w:sz w:val="20"/>
                <w:szCs w:val="20"/>
              </w:rPr>
            </w:pPr>
          </w:p>
        </w:tc>
        <w:tc>
          <w:tcPr>
            <w:tcW w:w="6172" w:type="dxa"/>
            <w:tcMar/>
            <w:tcPrChange w:author="Maria Jose Uribe Valdes" w:date="2025-04-15T21:07:29.471Z" w:id="922840378">
              <w:tcPr>
                <w:tcW w:w="7087" w:type="dxa"/>
                <w:tcMar/>
              </w:tcPr>
            </w:tcPrChange>
          </w:tcPr>
          <w:p w:rsidRPr="008A4540" w:rsidR="001D4D99" w:rsidP="00907F7F" w:rsidRDefault="00D80AF5" w14:paraId="7E31E837" w14:textId="77777777">
            <w:pPr>
              <w:jc w:val="both"/>
              <w:rPr>
                <w:rFonts w:ascii="Arial Narrow" w:hAnsi="Arial Narrow" w:cs="Arial"/>
                <w:sz w:val="20"/>
                <w:szCs w:val="20"/>
              </w:rPr>
            </w:pPr>
            <w:r w:rsidRPr="008A4540">
              <w:rPr>
                <w:rFonts w:ascii="Arial Narrow" w:hAnsi="Arial Narrow" w:cs="Arial"/>
                <w:sz w:val="20"/>
                <w:szCs w:val="20"/>
              </w:rPr>
              <w:t xml:space="preserve">ART. 150 B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w:t>
            </w:r>
          </w:p>
        </w:tc>
      </w:tr>
      <w:tr w:rsidRPr="008A4540" w:rsidR="001D4D99" w:rsidTr="5FFAE9BA" w14:paraId="43AA42D6" w14:textId="77777777">
        <w:trPr>
          <w:trHeight w:val="74"/>
          <w:trPrChange w:author="Maria Jose Uribe Valdes" w:date="2025-04-15T21:07:24.702Z" w16du:dateUtc="2025-04-15T21:07:24.702Z" w:id="1634829769">
            <w:trPr>
              <w:trHeight w:val="74"/>
            </w:trPr>
          </w:trPrChange>
        </w:trPr>
        <w:tc>
          <w:tcPr>
            <w:tcW w:w="3150" w:type="dxa"/>
            <w:tcMar/>
            <w:tcPrChange w:author="Maria Jose Uribe Valdes" w:date="2025-04-15T21:07:29.471Z" w:id="1838328233">
              <w:tcPr>
                <w:tcW w:w="2235" w:type="dxa"/>
                <w:tcMar/>
              </w:tcPr>
            </w:tcPrChange>
          </w:tcPr>
          <w:p w:rsidRPr="008A4540" w:rsidR="001D4D99" w:rsidP="005747E4" w:rsidRDefault="001D4D99" w14:paraId="1B37D046" w14:textId="77777777">
            <w:pPr>
              <w:rPr>
                <w:rFonts w:ascii="Arial Narrow" w:hAnsi="Arial Narrow"/>
                <w:sz w:val="20"/>
                <w:szCs w:val="20"/>
              </w:rPr>
            </w:pPr>
          </w:p>
        </w:tc>
        <w:tc>
          <w:tcPr>
            <w:tcW w:w="6172" w:type="dxa"/>
            <w:tcMar/>
            <w:tcPrChange w:author="Maria Jose Uribe Valdes" w:date="2025-04-15T21:07:29.471Z" w:id="2014695555">
              <w:tcPr>
                <w:tcW w:w="7087" w:type="dxa"/>
                <w:tcMar/>
              </w:tcPr>
            </w:tcPrChange>
          </w:tcPr>
          <w:p w:rsidRPr="008A4540" w:rsidR="00D80AF5" w:rsidP="00C10DF6" w:rsidRDefault="00D80AF5" w14:paraId="2965DBB4" w14:textId="36A604A9">
            <w:pPr>
              <w:jc w:val="both"/>
              <w:rPr>
                <w:rFonts w:ascii="Arial Narrow" w:hAnsi="Arial Narrow" w:cs="Arial"/>
                <w:sz w:val="20"/>
                <w:szCs w:val="20"/>
              </w:rPr>
            </w:pPr>
            <w:r w:rsidRPr="008A4540">
              <w:rPr>
                <w:rFonts w:ascii="Arial Narrow" w:hAnsi="Arial Narrow" w:cs="Arial"/>
                <w:sz w:val="20"/>
                <w:szCs w:val="20"/>
              </w:rPr>
              <w:t>Si con ocasión de la tortura se cometiere, además, alguno de los delitos previstos en los artículos 361, 362, 365 bis, 395, 396 o 397, número 1°.</w:t>
            </w:r>
          </w:p>
        </w:tc>
      </w:tr>
      <w:tr w:rsidRPr="008A4540" w:rsidR="00C10DF6" w:rsidTr="5FFAE9BA" w14:paraId="2A8D899A" w14:textId="77777777">
        <w:trPr>
          <w:trHeight w:val="74"/>
          <w:trPrChange w:author="Maria Jose Uribe Valdes" w:date="2025-04-15T21:07:24.702Z" w16du:dateUtc="2025-04-15T21:07:24.702Z" w:id="424792730">
            <w:trPr>
              <w:trHeight w:val="74"/>
            </w:trPr>
          </w:trPrChange>
        </w:trPr>
        <w:tc>
          <w:tcPr>
            <w:tcW w:w="3150" w:type="dxa"/>
            <w:tcMar/>
            <w:tcPrChange w:author="Maria Jose Uribe Valdes" w:date="2025-04-15T21:07:29.471Z" w:id="337229443">
              <w:tcPr>
                <w:tcW w:w="2235" w:type="dxa"/>
                <w:tcMar/>
              </w:tcPr>
            </w:tcPrChange>
          </w:tcPr>
          <w:p w:rsidRPr="008A4540" w:rsidR="00C10DF6" w:rsidP="005747E4" w:rsidRDefault="00C10DF6" w14:paraId="296BD2CA" w14:textId="77777777">
            <w:pPr>
              <w:rPr>
                <w:rFonts w:ascii="Arial Narrow" w:hAnsi="Arial Narrow"/>
                <w:sz w:val="20"/>
                <w:szCs w:val="20"/>
              </w:rPr>
            </w:pPr>
          </w:p>
        </w:tc>
        <w:tc>
          <w:tcPr>
            <w:tcW w:w="6172" w:type="dxa"/>
            <w:tcMar/>
            <w:tcPrChange w:author="Maria Jose Uribe Valdes" w:date="2025-04-15T21:07:29.471Z" w:id="1836531255">
              <w:tcPr>
                <w:tcW w:w="7087" w:type="dxa"/>
                <w:tcMar/>
              </w:tcPr>
            </w:tcPrChange>
          </w:tcPr>
          <w:p w:rsidRPr="008A4540" w:rsidR="00C10DF6" w:rsidP="00C10DF6" w:rsidRDefault="00C10DF6" w14:paraId="288251EC" w14:textId="77777777">
            <w:pPr>
              <w:jc w:val="both"/>
              <w:rPr>
                <w:rFonts w:ascii="Arial Narrow" w:hAnsi="Arial Narrow" w:cs="Arial"/>
                <w:sz w:val="20"/>
                <w:szCs w:val="20"/>
              </w:rPr>
            </w:pPr>
          </w:p>
        </w:tc>
      </w:tr>
      <w:tr w:rsidRPr="008A4540" w:rsidR="001D4D99" w:rsidTr="5FFAE9BA" w14:paraId="19F8F9F2" w14:textId="77777777">
        <w:trPr>
          <w:trHeight w:val="74"/>
          <w:trPrChange w:author="Maria Jose Uribe Valdes" w:date="2025-04-15T21:07:24.703Z" w16du:dateUtc="2025-04-15T21:07:24.703Z" w:id="1833814106">
            <w:trPr>
              <w:trHeight w:val="74"/>
            </w:trPr>
          </w:trPrChange>
        </w:trPr>
        <w:tc>
          <w:tcPr>
            <w:tcW w:w="3150" w:type="dxa"/>
            <w:tcMar/>
            <w:tcPrChange w:author="Maria Jose Uribe Valdes" w:date="2025-04-15T21:07:29.471Z" w:id="806385530">
              <w:tcPr>
                <w:tcW w:w="2235" w:type="dxa"/>
                <w:tcMar/>
              </w:tcPr>
            </w:tcPrChange>
          </w:tcPr>
          <w:p w:rsidRPr="008A4540" w:rsidR="001D4D99" w:rsidP="005747E4" w:rsidRDefault="00480A74" w14:paraId="75D2D94A" w14:textId="77777777">
            <w:pPr>
              <w:rPr>
                <w:rFonts w:ascii="Arial Narrow" w:hAnsi="Arial Narrow" w:cs="Arial"/>
                <w:b/>
                <w:bCs/>
                <w:sz w:val="20"/>
                <w:szCs w:val="20"/>
              </w:rPr>
            </w:pPr>
            <w:r w:rsidRPr="008A4540">
              <w:rPr>
                <w:rFonts w:ascii="Arial Narrow" w:hAnsi="Arial Narrow" w:cs="Arial"/>
                <w:b/>
                <w:bCs/>
                <w:sz w:val="20"/>
                <w:szCs w:val="20"/>
              </w:rPr>
              <w:t>230</w:t>
            </w:r>
          </w:p>
        </w:tc>
        <w:tc>
          <w:tcPr>
            <w:tcW w:w="6172" w:type="dxa"/>
            <w:tcMar/>
            <w:tcPrChange w:author="Maria Jose Uribe Valdes" w:date="2025-04-15T21:07:29.471Z" w:id="1861857776">
              <w:tcPr>
                <w:tcW w:w="7087" w:type="dxa"/>
                <w:tcMar/>
              </w:tcPr>
            </w:tcPrChange>
          </w:tcPr>
          <w:p w:rsidRPr="008A4540" w:rsidR="001D4D99" w:rsidP="00907F7F" w:rsidRDefault="00480A74" w14:paraId="34E6EC03" w14:textId="77777777">
            <w:pPr>
              <w:jc w:val="both"/>
              <w:rPr>
                <w:rFonts w:ascii="Arial Narrow" w:hAnsi="Arial Narrow" w:cs="Arial"/>
                <w:b/>
                <w:bCs/>
                <w:sz w:val="20"/>
                <w:szCs w:val="20"/>
              </w:rPr>
            </w:pPr>
            <w:r w:rsidRPr="008A4540">
              <w:rPr>
                <w:rFonts w:ascii="Arial Narrow" w:hAnsi="Arial Narrow" w:cs="Arial"/>
                <w:b/>
                <w:bCs/>
                <w:sz w:val="20"/>
                <w:szCs w:val="20"/>
              </w:rPr>
              <w:t>TORTURA CON CUASIDELITO.</w:t>
            </w:r>
          </w:p>
        </w:tc>
      </w:tr>
      <w:tr w:rsidRPr="008A4540" w:rsidR="001D4D99" w:rsidTr="5FFAE9BA" w14:paraId="578FAFC5" w14:textId="77777777">
        <w:trPr>
          <w:trHeight w:val="74"/>
          <w:trPrChange w:author="Maria Jose Uribe Valdes" w:date="2025-04-15T21:07:24.703Z" w16du:dateUtc="2025-04-15T21:07:24.703Z" w:id="488763362">
            <w:trPr>
              <w:trHeight w:val="74"/>
            </w:trPr>
          </w:trPrChange>
        </w:trPr>
        <w:tc>
          <w:tcPr>
            <w:tcW w:w="3150" w:type="dxa"/>
            <w:tcMar/>
            <w:tcPrChange w:author="Maria Jose Uribe Valdes" w:date="2025-04-15T21:07:29.471Z" w:id="224778270">
              <w:tcPr>
                <w:tcW w:w="2235" w:type="dxa"/>
                <w:tcMar/>
              </w:tcPr>
            </w:tcPrChange>
          </w:tcPr>
          <w:p w:rsidRPr="008A4540" w:rsidR="001D4D99" w:rsidP="005747E4" w:rsidRDefault="001D4D99" w14:paraId="7F997DFF" w14:textId="77777777">
            <w:pPr>
              <w:rPr>
                <w:rFonts w:ascii="Arial Narrow" w:hAnsi="Arial Narrow"/>
                <w:sz w:val="20"/>
                <w:szCs w:val="20"/>
              </w:rPr>
            </w:pPr>
          </w:p>
        </w:tc>
        <w:tc>
          <w:tcPr>
            <w:tcW w:w="6172" w:type="dxa"/>
            <w:tcMar/>
            <w:tcPrChange w:author="Maria Jose Uribe Valdes" w:date="2025-04-15T21:07:29.472Z" w:id="1956148940">
              <w:tcPr>
                <w:tcW w:w="7087" w:type="dxa"/>
                <w:tcMar/>
              </w:tcPr>
            </w:tcPrChange>
          </w:tcPr>
          <w:p w:rsidRPr="008A4540" w:rsidR="001D4D99" w:rsidP="00907F7F" w:rsidRDefault="00480A74" w14:paraId="3E838B9C" w14:textId="77777777">
            <w:pPr>
              <w:jc w:val="both"/>
              <w:rPr>
                <w:rFonts w:ascii="Arial Narrow" w:hAnsi="Arial Narrow" w:cs="Arial"/>
                <w:sz w:val="20"/>
                <w:szCs w:val="20"/>
              </w:rPr>
            </w:pPr>
            <w:r w:rsidRPr="008A4540">
              <w:rPr>
                <w:rFonts w:ascii="Arial Narrow" w:hAnsi="Arial Narrow" w:cs="Arial"/>
                <w:sz w:val="20"/>
                <w:szCs w:val="20"/>
              </w:rPr>
              <w:t>ART. 150 B N°3</w:t>
            </w:r>
          </w:p>
        </w:tc>
      </w:tr>
      <w:tr w:rsidRPr="008A4540" w:rsidR="001D4D99" w:rsidTr="5FFAE9BA" w14:paraId="4C8119AD" w14:textId="77777777">
        <w:trPr>
          <w:trHeight w:val="74"/>
          <w:trPrChange w:author="Maria Jose Uribe Valdes" w:date="2025-04-15T21:07:24.704Z" w16du:dateUtc="2025-04-15T21:07:24.704Z" w:id="924562826">
            <w:trPr>
              <w:trHeight w:val="74"/>
            </w:trPr>
          </w:trPrChange>
        </w:trPr>
        <w:tc>
          <w:tcPr>
            <w:tcW w:w="3150" w:type="dxa"/>
            <w:tcMar/>
            <w:tcPrChange w:author="Maria Jose Uribe Valdes" w:date="2025-04-15T21:07:29.472Z" w:id="2099700538">
              <w:tcPr>
                <w:tcW w:w="2235" w:type="dxa"/>
                <w:tcMar/>
              </w:tcPr>
            </w:tcPrChange>
          </w:tcPr>
          <w:p w:rsidRPr="008A4540" w:rsidR="001D4D99" w:rsidP="005747E4" w:rsidRDefault="001D4D99" w14:paraId="3E56F913" w14:textId="77777777">
            <w:pPr>
              <w:rPr>
                <w:rFonts w:ascii="Arial Narrow" w:hAnsi="Arial Narrow"/>
                <w:sz w:val="20"/>
                <w:szCs w:val="20"/>
              </w:rPr>
            </w:pPr>
          </w:p>
        </w:tc>
        <w:tc>
          <w:tcPr>
            <w:tcW w:w="6172" w:type="dxa"/>
            <w:tcMar/>
            <w:tcPrChange w:author="Maria Jose Uribe Valdes" w:date="2025-04-15T21:07:29.472Z" w:id="645456632">
              <w:tcPr>
                <w:tcW w:w="7087" w:type="dxa"/>
                <w:tcMar/>
              </w:tcPr>
            </w:tcPrChange>
          </w:tcPr>
          <w:p w:rsidRPr="008A4540" w:rsidR="00480A74" w:rsidP="00C10DF6" w:rsidRDefault="00480A74" w14:paraId="332278CD" w14:textId="3BFB4ACA">
            <w:pPr>
              <w:jc w:val="both"/>
              <w:rPr>
                <w:rFonts w:ascii="Arial Narrow" w:hAnsi="Arial Narrow" w:cs="Arial"/>
                <w:sz w:val="20"/>
                <w:szCs w:val="20"/>
              </w:rPr>
            </w:pPr>
            <w:r w:rsidRPr="008A4540">
              <w:rPr>
                <w:rFonts w:ascii="Arial Narrow" w:hAnsi="Arial Narrow" w:cs="Arial"/>
                <w:sz w:val="20"/>
                <w:szCs w:val="20"/>
              </w:rPr>
              <w:t>Si con ocasión de la tortura se cometiere, además, alguno de los cuasidelitos a que se refiere el artículo 490, número 1°</w:t>
            </w:r>
            <w:r w:rsidRPr="008A4540" w:rsidR="007E2F1C">
              <w:rPr>
                <w:rFonts w:ascii="Arial Narrow" w:hAnsi="Arial Narrow" w:cs="Arial"/>
                <w:sz w:val="20"/>
                <w:szCs w:val="20"/>
              </w:rPr>
              <w:t>.</w:t>
            </w:r>
          </w:p>
        </w:tc>
      </w:tr>
      <w:tr w:rsidRPr="008A4540" w:rsidR="00C10DF6" w:rsidTr="5FFAE9BA" w14:paraId="789052FE" w14:textId="77777777">
        <w:trPr>
          <w:trHeight w:val="74"/>
          <w:trPrChange w:author="Maria Jose Uribe Valdes" w:date="2025-04-15T21:07:24.704Z" w16du:dateUtc="2025-04-15T21:07:24.704Z" w:id="341259446">
            <w:trPr>
              <w:trHeight w:val="74"/>
            </w:trPr>
          </w:trPrChange>
        </w:trPr>
        <w:tc>
          <w:tcPr>
            <w:tcW w:w="3150" w:type="dxa"/>
            <w:tcMar/>
            <w:tcPrChange w:author="Maria Jose Uribe Valdes" w:date="2025-04-15T21:07:29.472Z" w:id="187096674">
              <w:tcPr>
                <w:tcW w:w="2235" w:type="dxa"/>
                <w:tcMar/>
              </w:tcPr>
            </w:tcPrChange>
          </w:tcPr>
          <w:p w:rsidRPr="008A4540" w:rsidR="00C10DF6" w:rsidP="005747E4" w:rsidRDefault="00C10DF6" w14:paraId="2CDFF2DF" w14:textId="77777777">
            <w:pPr>
              <w:rPr>
                <w:rFonts w:ascii="Arial Narrow" w:hAnsi="Arial Narrow"/>
                <w:sz w:val="20"/>
                <w:szCs w:val="20"/>
              </w:rPr>
            </w:pPr>
          </w:p>
        </w:tc>
        <w:tc>
          <w:tcPr>
            <w:tcW w:w="6172" w:type="dxa"/>
            <w:tcMar/>
            <w:tcPrChange w:author="Maria Jose Uribe Valdes" w:date="2025-04-15T21:07:29.472Z" w:id="5976387">
              <w:tcPr>
                <w:tcW w:w="7087" w:type="dxa"/>
                <w:tcMar/>
              </w:tcPr>
            </w:tcPrChange>
          </w:tcPr>
          <w:p w:rsidRPr="008A4540" w:rsidR="00C10DF6" w:rsidP="00C10DF6" w:rsidRDefault="00C10DF6" w14:paraId="26752EC7" w14:textId="77777777">
            <w:pPr>
              <w:jc w:val="both"/>
              <w:rPr>
                <w:rFonts w:ascii="Arial Narrow" w:hAnsi="Arial Narrow" w:cs="Arial"/>
                <w:sz w:val="20"/>
                <w:szCs w:val="20"/>
              </w:rPr>
            </w:pPr>
          </w:p>
        </w:tc>
      </w:tr>
      <w:tr w:rsidRPr="008A4540" w:rsidR="001D4D99" w:rsidTr="5FFAE9BA" w14:paraId="01840227" w14:textId="77777777">
        <w:trPr>
          <w:trHeight w:val="74"/>
          <w:trPrChange w:author="Maria Jose Uribe Valdes" w:date="2025-04-15T21:07:24.704Z" w16du:dateUtc="2025-04-15T21:07:24.704Z" w:id="449281643">
            <w:trPr>
              <w:trHeight w:val="74"/>
            </w:trPr>
          </w:trPrChange>
        </w:trPr>
        <w:tc>
          <w:tcPr>
            <w:tcW w:w="3150" w:type="dxa"/>
            <w:tcMar/>
            <w:tcPrChange w:author="Maria Jose Uribe Valdes" w:date="2025-04-15T21:07:29.472Z" w:id="1687466084">
              <w:tcPr>
                <w:tcW w:w="2235" w:type="dxa"/>
                <w:tcMar/>
              </w:tcPr>
            </w:tcPrChange>
          </w:tcPr>
          <w:p w:rsidRPr="008A4540" w:rsidR="001D4D99" w:rsidP="005747E4" w:rsidRDefault="00311B4F" w14:paraId="0FC2ED73" w14:textId="77777777">
            <w:pPr>
              <w:rPr>
                <w:rFonts w:ascii="Arial Narrow" w:hAnsi="Arial Narrow" w:cs="Arial"/>
                <w:b/>
                <w:bCs/>
                <w:sz w:val="20"/>
                <w:szCs w:val="20"/>
              </w:rPr>
            </w:pPr>
            <w:r w:rsidRPr="008A4540">
              <w:rPr>
                <w:rFonts w:ascii="Arial Narrow" w:hAnsi="Arial Narrow" w:cs="Arial"/>
                <w:b/>
                <w:bCs/>
                <w:sz w:val="20"/>
                <w:szCs w:val="20"/>
              </w:rPr>
              <w:t>231</w:t>
            </w:r>
          </w:p>
        </w:tc>
        <w:tc>
          <w:tcPr>
            <w:tcW w:w="6172" w:type="dxa"/>
            <w:tcMar/>
            <w:tcPrChange w:author="Maria Jose Uribe Valdes" w:date="2025-04-15T21:07:29.472Z" w:id="1365621242">
              <w:tcPr>
                <w:tcW w:w="7087" w:type="dxa"/>
                <w:tcMar/>
              </w:tcPr>
            </w:tcPrChange>
          </w:tcPr>
          <w:p w:rsidRPr="008A4540" w:rsidR="001D4D99" w:rsidP="00907F7F" w:rsidRDefault="00311B4F" w14:paraId="441C01F6" w14:textId="77777777">
            <w:pPr>
              <w:jc w:val="both"/>
              <w:rPr>
                <w:rFonts w:ascii="Arial Narrow" w:hAnsi="Arial Narrow" w:cs="Arial"/>
                <w:b/>
                <w:bCs/>
                <w:sz w:val="20"/>
                <w:szCs w:val="20"/>
              </w:rPr>
            </w:pPr>
            <w:r w:rsidRPr="008A4540">
              <w:rPr>
                <w:rFonts w:ascii="Arial Narrow" w:hAnsi="Arial Narrow" w:cs="Arial"/>
                <w:b/>
                <w:bCs/>
                <w:sz w:val="20"/>
                <w:szCs w:val="20"/>
              </w:rPr>
              <w:t>APREMIOS ILEGÍTIMOS COMETIDOS POR EMPLEADOS PÚBLICOS.</w:t>
            </w:r>
          </w:p>
        </w:tc>
      </w:tr>
      <w:tr w:rsidRPr="008A4540" w:rsidR="001D4D99" w:rsidTr="5FFAE9BA" w14:paraId="1662933C" w14:textId="77777777">
        <w:trPr>
          <w:trHeight w:val="74"/>
          <w:trPrChange w:author="Maria Jose Uribe Valdes" w:date="2025-04-15T21:07:24.705Z" w16du:dateUtc="2025-04-15T21:07:24.705Z" w:id="1211542889">
            <w:trPr>
              <w:trHeight w:val="74"/>
            </w:trPr>
          </w:trPrChange>
        </w:trPr>
        <w:tc>
          <w:tcPr>
            <w:tcW w:w="3150" w:type="dxa"/>
            <w:tcMar/>
            <w:tcPrChange w:author="Maria Jose Uribe Valdes" w:date="2025-04-15T21:07:29.472Z" w:id="1761176348">
              <w:tcPr>
                <w:tcW w:w="2235" w:type="dxa"/>
                <w:tcMar/>
              </w:tcPr>
            </w:tcPrChange>
          </w:tcPr>
          <w:p w:rsidRPr="008A4540" w:rsidR="001D4D99" w:rsidP="005747E4" w:rsidRDefault="001D4D99" w14:paraId="40534618" w14:textId="77777777">
            <w:pPr>
              <w:rPr>
                <w:rFonts w:ascii="Arial Narrow" w:hAnsi="Arial Narrow"/>
                <w:sz w:val="20"/>
                <w:szCs w:val="20"/>
              </w:rPr>
            </w:pPr>
          </w:p>
        </w:tc>
        <w:tc>
          <w:tcPr>
            <w:tcW w:w="6172" w:type="dxa"/>
            <w:tcMar/>
            <w:tcPrChange w:author="Maria Jose Uribe Valdes" w:date="2025-04-15T21:07:29.472Z" w:id="1005746994">
              <w:tcPr>
                <w:tcW w:w="7087" w:type="dxa"/>
                <w:tcMar/>
              </w:tcPr>
            </w:tcPrChange>
          </w:tcPr>
          <w:p w:rsidRPr="008A4540" w:rsidR="001D4D99" w:rsidP="00907F7F" w:rsidRDefault="00311B4F" w14:paraId="55B4DBD6" w14:textId="77777777">
            <w:pPr>
              <w:jc w:val="both"/>
              <w:rPr>
                <w:rFonts w:ascii="Arial Narrow" w:hAnsi="Arial Narrow" w:cs="Arial"/>
                <w:sz w:val="20"/>
                <w:szCs w:val="20"/>
              </w:rPr>
            </w:pPr>
            <w:r w:rsidRPr="008A4540">
              <w:rPr>
                <w:rFonts w:ascii="Arial Narrow" w:hAnsi="Arial Narrow" w:cs="Arial"/>
                <w:sz w:val="20"/>
                <w:szCs w:val="20"/>
              </w:rPr>
              <w:t>ART. 150 D</w:t>
            </w:r>
          </w:p>
        </w:tc>
      </w:tr>
      <w:tr w:rsidRPr="008A4540" w:rsidR="001D4D99" w:rsidTr="5FFAE9BA" w14:paraId="1FE11DBF" w14:textId="77777777">
        <w:trPr>
          <w:trHeight w:val="74"/>
          <w:trPrChange w:author="Maria Jose Uribe Valdes" w:date="2025-04-15T21:07:24.705Z" w16du:dateUtc="2025-04-15T21:07:24.705Z" w:id="1303783275">
            <w:trPr>
              <w:trHeight w:val="74"/>
            </w:trPr>
          </w:trPrChange>
        </w:trPr>
        <w:tc>
          <w:tcPr>
            <w:tcW w:w="3150" w:type="dxa"/>
            <w:tcMar/>
            <w:tcPrChange w:author="Maria Jose Uribe Valdes" w:date="2025-04-15T21:07:29.472Z" w:id="1569750685">
              <w:tcPr>
                <w:tcW w:w="2235" w:type="dxa"/>
                <w:tcMar/>
              </w:tcPr>
            </w:tcPrChange>
          </w:tcPr>
          <w:p w:rsidRPr="008A4540" w:rsidR="001D4D99" w:rsidP="005747E4" w:rsidRDefault="001D4D99" w14:paraId="5EB72D40" w14:textId="77777777">
            <w:pPr>
              <w:rPr>
                <w:rFonts w:ascii="Arial Narrow" w:hAnsi="Arial Narrow"/>
                <w:sz w:val="20"/>
                <w:szCs w:val="20"/>
              </w:rPr>
            </w:pPr>
          </w:p>
        </w:tc>
        <w:tc>
          <w:tcPr>
            <w:tcW w:w="6172" w:type="dxa"/>
            <w:tcMar/>
            <w:tcPrChange w:author="Maria Jose Uribe Valdes" w:date="2025-04-15T21:07:29.472Z" w:id="1065437691">
              <w:tcPr>
                <w:tcW w:w="7087" w:type="dxa"/>
                <w:tcMar/>
              </w:tcPr>
            </w:tcPrChange>
          </w:tcPr>
          <w:p w:rsidRPr="008A4540" w:rsidR="00311B4F" w:rsidP="00EC6488" w:rsidRDefault="00EC6488" w14:paraId="77C01B38" w14:textId="5B81E831">
            <w:pPr>
              <w:jc w:val="both"/>
              <w:rPr>
                <w:rFonts w:ascii="Arial Narrow" w:hAnsi="Arial Narrow" w:cs="Arial"/>
                <w:sz w:val="20"/>
                <w:szCs w:val="20"/>
              </w:rPr>
            </w:pPr>
            <w:r w:rsidRPr="008A4540">
              <w:rPr>
                <w:rFonts w:ascii="Arial Narrow" w:hAnsi="Arial Narrow" w:cs="Arial"/>
                <w:sz w:val="20"/>
                <w:szCs w:val="20"/>
              </w:rPr>
              <w:t>Sanciona al empleado público que, en incumplimiento de los reglamentos respectivos actúe abusando de su cargo o que en el ejercicio de sus funciones, aplique, ordene o consienta en que se apliquen apremios ilegítimos u otros tratos crueles, inhumanos o degradantes, que no alcancen por su gravedad a constituir tortura. Asimismo, se sanciona al empleado público que, conociendo de la ocurrencia de estas conductas, no impida o no haga cesar la aplicación de los apremios o de los otros tratos, teniendo la facultad o autoridad necesaria para ello y estando en posición para hacerlo.</w:t>
            </w:r>
          </w:p>
        </w:tc>
      </w:tr>
      <w:tr w:rsidRPr="008A4540" w:rsidR="00C10DF6" w:rsidTr="5FFAE9BA" w14:paraId="137F724D" w14:textId="77777777">
        <w:trPr>
          <w:trHeight w:val="74"/>
          <w:trPrChange w:author="Maria Jose Uribe Valdes" w:date="2025-04-15T21:07:24.706Z" w16du:dateUtc="2025-04-15T21:07:24.706Z" w:id="1925310689">
            <w:trPr>
              <w:trHeight w:val="74"/>
            </w:trPr>
          </w:trPrChange>
        </w:trPr>
        <w:tc>
          <w:tcPr>
            <w:tcW w:w="3150" w:type="dxa"/>
            <w:tcMar/>
            <w:tcPrChange w:author="Maria Jose Uribe Valdes" w:date="2025-04-15T21:07:29.472Z" w:id="318404192">
              <w:tcPr>
                <w:tcW w:w="2235" w:type="dxa"/>
                <w:tcMar/>
              </w:tcPr>
            </w:tcPrChange>
          </w:tcPr>
          <w:p w:rsidRPr="008A4540" w:rsidR="00C10DF6" w:rsidP="005747E4" w:rsidRDefault="00C10DF6" w14:paraId="70062A11" w14:textId="77777777">
            <w:pPr>
              <w:rPr>
                <w:rFonts w:ascii="Arial Narrow" w:hAnsi="Arial Narrow"/>
                <w:sz w:val="20"/>
                <w:szCs w:val="20"/>
              </w:rPr>
            </w:pPr>
          </w:p>
        </w:tc>
        <w:tc>
          <w:tcPr>
            <w:tcW w:w="6172" w:type="dxa"/>
            <w:tcMar/>
            <w:tcPrChange w:author="Maria Jose Uribe Valdes" w:date="2025-04-15T21:07:29.472Z" w:id="716286161">
              <w:tcPr>
                <w:tcW w:w="7087" w:type="dxa"/>
                <w:tcMar/>
              </w:tcPr>
            </w:tcPrChange>
          </w:tcPr>
          <w:p w:rsidRPr="008A4540" w:rsidR="00C10DF6" w:rsidP="00C10DF6" w:rsidRDefault="00C10DF6" w14:paraId="3788BB1F" w14:textId="77777777">
            <w:pPr>
              <w:jc w:val="both"/>
              <w:rPr>
                <w:rFonts w:ascii="Arial Narrow" w:hAnsi="Arial Narrow" w:cs="Arial"/>
                <w:sz w:val="20"/>
                <w:szCs w:val="20"/>
              </w:rPr>
            </w:pPr>
          </w:p>
        </w:tc>
      </w:tr>
      <w:tr w:rsidRPr="008A4540" w:rsidR="001D4D99" w:rsidTr="5FFAE9BA" w14:paraId="1197E7B2" w14:textId="77777777">
        <w:trPr>
          <w:trHeight w:val="74"/>
          <w:trPrChange w:author="Maria Jose Uribe Valdes" w:date="2025-04-15T21:07:24.706Z" w16du:dateUtc="2025-04-15T21:07:24.706Z" w:id="52746265">
            <w:trPr>
              <w:trHeight w:val="74"/>
            </w:trPr>
          </w:trPrChange>
        </w:trPr>
        <w:tc>
          <w:tcPr>
            <w:tcW w:w="3150" w:type="dxa"/>
            <w:tcMar/>
            <w:tcPrChange w:author="Maria Jose Uribe Valdes" w:date="2025-04-15T21:07:29.472Z" w:id="188931959">
              <w:tcPr>
                <w:tcW w:w="2235" w:type="dxa"/>
                <w:tcMar/>
              </w:tcPr>
            </w:tcPrChange>
          </w:tcPr>
          <w:p w:rsidRPr="008A4540" w:rsidR="001D4D99" w:rsidP="00F87979" w:rsidRDefault="00A116FB" w14:paraId="781E039C" w14:textId="0D74160B">
            <w:pPr>
              <w:rPr>
                <w:rFonts w:ascii="Arial Narrow" w:hAnsi="Arial Narrow" w:cs="Arial"/>
                <w:b/>
                <w:bCs/>
                <w:sz w:val="20"/>
                <w:szCs w:val="20"/>
              </w:rPr>
            </w:pPr>
            <w:r w:rsidRPr="008A4540">
              <w:rPr>
                <w:rFonts w:ascii="Arial Narrow" w:hAnsi="Arial Narrow" w:cs="Arial"/>
                <w:b/>
                <w:bCs/>
                <w:sz w:val="20"/>
                <w:szCs w:val="20"/>
              </w:rPr>
              <w:t>232</w:t>
            </w:r>
          </w:p>
        </w:tc>
        <w:tc>
          <w:tcPr>
            <w:tcW w:w="6172" w:type="dxa"/>
            <w:tcMar/>
            <w:tcPrChange w:author="Maria Jose Uribe Valdes" w:date="2025-04-15T21:07:29.472Z" w:id="1359459324">
              <w:tcPr>
                <w:tcW w:w="7087" w:type="dxa"/>
                <w:tcMar/>
              </w:tcPr>
            </w:tcPrChange>
          </w:tcPr>
          <w:p w:rsidRPr="008A4540" w:rsidR="001D4D99" w:rsidP="00A116FB" w:rsidRDefault="00A116FB" w14:paraId="327D7255" w14:textId="77777777">
            <w:pPr>
              <w:jc w:val="both"/>
              <w:rPr>
                <w:rFonts w:ascii="Arial Narrow" w:hAnsi="Arial Narrow" w:cs="Arial"/>
                <w:b/>
                <w:bCs/>
                <w:sz w:val="20"/>
                <w:szCs w:val="20"/>
              </w:rPr>
            </w:pPr>
            <w:r w:rsidRPr="008A4540">
              <w:rPr>
                <w:rFonts w:ascii="Arial Narrow" w:hAnsi="Arial Narrow" w:cs="Arial"/>
                <w:b/>
                <w:bCs/>
                <w:sz w:val="20"/>
                <w:szCs w:val="20"/>
              </w:rPr>
              <w:t>APREMIOS ILEGÍTIMOS CON HOMICIDIO.</w:t>
            </w:r>
          </w:p>
        </w:tc>
      </w:tr>
      <w:tr w:rsidRPr="008A4540" w:rsidR="001D4D99" w:rsidTr="5FFAE9BA" w14:paraId="58CC5B78" w14:textId="77777777">
        <w:trPr>
          <w:trHeight w:val="74"/>
          <w:trPrChange w:author="Maria Jose Uribe Valdes" w:date="2025-04-15T21:07:24.707Z" w16du:dateUtc="2025-04-15T21:07:24.707Z" w:id="2101602223">
            <w:trPr>
              <w:trHeight w:val="74"/>
            </w:trPr>
          </w:trPrChange>
        </w:trPr>
        <w:tc>
          <w:tcPr>
            <w:tcW w:w="3150" w:type="dxa"/>
            <w:tcMar/>
            <w:tcPrChange w:author="Maria Jose Uribe Valdes" w:date="2025-04-15T21:07:29.472Z" w:id="774960836">
              <w:tcPr>
                <w:tcW w:w="2235" w:type="dxa"/>
                <w:tcMar/>
              </w:tcPr>
            </w:tcPrChange>
          </w:tcPr>
          <w:p w:rsidRPr="008A4540" w:rsidR="001D4D99" w:rsidP="005747E4" w:rsidRDefault="001D4D99" w14:paraId="0BA04FB7" w14:textId="77777777">
            <w:pPr>
              <w:rPr>
                <w:rFonts w:ascii="Arial Narrow" w:hAnsi="Arial Narrow"/>
                <w:sz w:val="20"/>
                <w:szCs w:val="20"/>
              </w:rPr>
            </w:pPr>
          </w:p>
        </w:tc>
        <w:tc>
          <w:tcPr>
            <w:tcW w:w="6172" w:type="dxa"/>
            <w:tcMar/>
            <w:tcPrChange w:author="Maria Jose Uribe Valdes" w:date="2025-04-15T21:07:29.472Z" w:id="676335646">
              <w:tcPr>
                <w:tcW w:w="7087" w:type="dxa"/>
                <w:tcMar/>
              </w:tcPr>
            </w:tcPrChange>
          </w:tcPr>
          <w:p w:rsidRPr="008A4540" w:rsidR="001D4D99" w:rsidP="00907F7F" w:rsidRDefault="00A116FB" w14:paraId="201ECDDD" w14:textId="77777777">
            <w:pPr>
              <w:jc w:val="both"/>
              <w:rPr>
                <w:rFonts w:ascii="Arial Narrow" w:hAnsi="Arial Narrow" w:cs="Arial"/>
                <w:sz w:val="20"/>
                <w:szCs w:val="20"/>
              </w:rPr>
            </w:pPr>
            <w:r w:rsidRPr="008A4540">
              <w:rPr>
                <w:rFonts w:ascii="Arial Narrow" w:hAnsi="Arial Narrow" w:cs="Arial"/>
                <w:sz w:val="20"/>
                <w:szCs w:val="20"/>
              </w:rPr>
              <w:t>ART. 150 E N 1°</w:t>
            </w:r>
          </w:p>
        </w:tc>
      </w:tr>
      <w:tr w:rsidRPr="008A4540" w:rsidR="001D4D99" w:rsidTr="5FFAE9BA" w14:paraId="192D6830" w14:textId="77777777">
        <w:trPr>
          <w:trHeight w:val="74"/>
          <w:trPrChange w:author="Maria Jose Uribe Valdes" w:date="2025-04-15T21:07:24.707Z" w16du:dateUtc="2025-04-15T21:07:24.707Z" w:id="1138347912">
            <w:trPr>
              <w:trHeight w:val="74"/>
            </w:trPr>
          </w:trPrChange>
        </w:trPr>
        <w:tc>
          <w:tcPr>
            <w:tcW w:w="3150" w:type="dxa"/>
            <w:tcMar/>
            <w:tcPrChange w:author="Maria Jose Uribe Valdes" w:date="2025-04-15T21:07:29.472Z" w:id="599412371">
              <w:tcPr>
                <w:tcW w:w="2235" w:type="dxa"/>
                <w:tcMar/>
              </w:tcPr>
            </w:tcPrChange>
          </w:tcPr>
          <w:p w:rsidRPr="008A4540" w:rsidR="001D4D99" w:rsidP="005747E4" w:rsidRDefault="001D4D99" w14:paraId="32DDEFAC" w14:textId="77777777">
            <w:pPr>
              <w:rPr>
                <w:rFonts w:ascii="Arial Narrow" w:hAnsi="Arial Narrow"/>
                <w:sz w:val="20"/>
                <w:szCs w:val="20"/>
              </w:rPr>
            </w:pPr>
          </w:p>
        </w:tc>
        <w:tc>
          <w:tcPr>
            <w:tcW w:w="6172" w:type="dxa"/>
            <w:tcMar/>
            <w:tcPrChange w:author="Maria Jose Uribe Valdes" w:date="2025-04-15T21:07:29.472Z" w:id="1064294174">
              <w:tcPr>
                <w:tcW w:w="7087" w:type="dxa"/>
                <w:tcMar/>
              </w:tcPr>
            </w:tcPrChange>
          </w:tcPr>
          <w:p w:rsidRPr="008A4540" w:rsidR="00A116FB" w:rsidP="00C10DF6" w:rsidRDefault="00A116FB" w14:paraId="4EC5E6A0" w14:textId="1B50A5E1">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homicidio.</w:t>
            </w:r>
          </w:p>
        </w:tc>
      </w:tr>
      <w:tr w:rsidRPr="008A4540" w:rsidR="00C10DF6" w:rsidTr="5FFAE9BA" w14:paraId="74C8D14D" w14:textId="77777777">
        <w:trPr>
          <w:trHeight w:val="74"/>
          <w:trPrChange w:author="Maria Jose Uribe Valdes" w:date="2025-04-15T21:07:24.707Z" w16du:dateUtc="2025-04-15T21:07:24.707Z" w:id="1017168770">
            <w:trPr>
              <w:trHeight w:val="74"/>
            </w:trPr>
          </w:trPrChange>
        </w:trPr>
        <w:tc>
          <w:tcPr>
            <w:tcW w:w="3150" w:type="dxa"/>
            <w:tcMar/>
            <w:tcPrChange w:author="Maria Jose Uribe Valdes" w:date="2025-04-15T21:07:29.472Z" w:id="1582946187">
              <w:tcPr>
                <w:tcW w:w="2235" w:type="dxa"/>
                <w:tcMar/>
              </w:tcPr>
            </w:tcPrChange>
          </w:tcPr>
          <w:p w:rsidRPr="008A4540" w:rsidR="00C10DF6" w:rsidP="005747E4" w:rsidRDefault="00C10DF6" w14:paraId="0418C498" w14:textId="77777777">
            <w:pPr>
              <w:rPr>
                <w:rFonts w:ascii="Arial Narrow" w:hAnsi="Arial Narrow"/>
                <w:sz w:val="20"/>
                <w:szCs w:val="20"/>
              </w:rPr>
            </w:pPr>
          </w:p>
        </w:tc>
        <w:tc>
          <w:tcPr>
            <w:tcW w:w="6172" w:type="dxa"/>
            <w:tcMar/>
            <w:tcPrChange w:author="Maria Jose Uribe Valdes" w:date="2025-04-15T21:07:29.472Z" w:id="61803032">
              <w:tcPr>
                <w:tcW w:w="7087" w:type="dxa"/>
                <w:tcMar/>
              </w:tcPr>
            </w:tcPrChange>
          </w:tcPr>
          <w:p w:rsidRPr="008A4540" w:rsidR="00C10DF6" w:rsidP="00C10DF6" w:rsidRDefault="00C10DF6" w14:paraId="453A9DE9" w14:textId="77777777">
            <w:pPr>
              <w:jc w:val="both"/>
              <w:rPr>
                <w:rFonts w:ascii="Arial Narrow" w:hAnsi="Arial Narrow" w:cs="Arial"/>
                <w:sz w:val="20"/>
                <w:szCs w:val="20"/>
              </w:rPr>
            </w:pPr>
          </w:p>
        </w:tc>
      </w:tr>
      <w:tr w:rsidRPr="008A4540" w:rsidR="00171290" w:rsidTr="5FFAE9BA" w14:paraId="79517DF9" w14:textId="77777777">
        <w:trPr>
          <w:trHeight w:val="74"/>
          <w:trPrChange w:author="Maria Jose Uribe Valdes" w:date="2025-04-15T21:07:24.708Z" w16du:dateUtc="2025-04-15T21:07:24.708Z" w:id="1687371324">
            <w:trPr>
              <w:trHeight w:val="74"/>
            </w:trPr>
          </w:trPrChange>
        </w:trPr>
        <w:tc>
          <w:tcPr>
            <w:tcW w:w="3150" w:type="dxa"/>
            <w:tcMar/>
            <w:tcPrChange w:author="Maria Jose Uribe Valdes" w:date="2025-04-15T21:07:29.473Z" w:id="227867325">
              <w:tcPr>
                <w:tcW w:w="2235" w:type="dxa"/>
                <w:tcMar/>
              </w:tcPr>
            </w:tcPrChange>
          </w:tcPr>
          <w:p w:rsidRPr="008A4540" w:rsidR="00171290" w:rsidP="00F87979" w:rsidRDefault="00EF16D7" w14:paraId="46E727BB" w14:textId="195083A8">
            <w:pPr>
              <w:spacing w:line="240" w:lineRule="atLeast"/>
              <w:rPr>
                <w:rFonts w:ascii="Arial Narrow" w:hAnsi="Arial Narrow"/>
                <w:sz w:val="20"/>
                <w:szCs w:val="20"/>
              </w:rPr>
            </w:pPr>
            <w:r w:rsidRPr="008A4540">
              <w:rPr>
                <w:rFonts w:ascii="Arial Narrow" w:hAnsi="Arial Narrow" w:cs="Arial"/>
                <w:b/>
                <w:bCs/>
                <w:sz w:val="20"/>
                <w:szCs w:val="20"/>
              </w:rPr>
              <w:t>233</w:t>
            </w:r>
          </w:p>
        </w:tc>
        <w:tc>
          <w:tcPr>
            <w:tcW w:w="6172" w:type="dxa"/>
            <w:tcMar/>
            <w:tcPrChange w:author="Maria Jose Uribe Valdes" w:date="2025-04-15T21:07:29.473Z" w:id="467073080">
              <w:tcPr>
                <w:tcW w:w="7087" w:type="dxa"/>
                <w:tcMar/>
              </w:tcPr>
            </w:tcPrChange>
          </w:tcPr>
          <w:p w:rsidRPr="008A4540" w:rsidR="00171290" w:rsidP="00907F7F" w:rsidRDefault="00EF16D7" w14:paraId="2CEC1E41" w14:textId="77777777">
            <w:pPr>
              <w:jc w:val="both"/>
              <w:rPr>
                <w:rFonts w:ascii="Arial Narrow" w:hAnsi="Arial Narrow" w:cs="Arial"/>
                <w:sz w:val="20"/>
                <w:szCs w:val="20"/>
              </w:rPr>
            </w:pPr>
            <w:r w:rsidRPr="008A4540">
              <w:rPr>
                <w:rFonts w:ascii="Arial Narrow" w:hAnsi="Arial Narrow" w:cs="Arial"/>
                <w:b/>
                <w:bCs/>
                <w:sz w:val="20"/>
                <w:szCs w:val="20"/>
              </w:rPr>
              <w:t>APREMIOS ILEGÍTIMOS CON VIOLACIÓN, ABUSO SEXUAL AGRAVADO Y OTROS.</w:t>
            </w:r>
          </w:p>
        </w:tc>
      </w:tr>
      <w:tr w:rsidRPr="008A4540" w:rsidR="00171290" w:rsidTr="5FFAE9BA" w14:paraId="4C7C6028" w14:textId="77777777">
        <w:trPr>
          <w:trHeight w:val="74"/>
          <w:trPrChange w:author="Maria Jose Uribe Valdes" w:date="2025-04-15T21:07:24.709Z" w16du:dateUtc="2025-04-15T21:07:24.709Z" w:id="360470112">
            <w:trPr>
              <w:trHeight w:val="74"/>
            </w:trPr>
          </w:trPrChange>
        </w:trPr>
        <w:tc>
          <w:tcPr>
            <w:tcW w:w="3150" w:type="dxa"/>
            <w:tcMar/>
            <w:tcPrChange w:author="Maria Jose Uribe Valdes" w:date="2025-04-15T21:07:29.473Z" w:id="517745412">
              <w:tcPr>
                <w:tcW w:w="2235" w:type="dxa"/>
                <w:tcMar/>
              </w:tcPr>
            </w:tcPrChange>
          </w:tcPr>
          <w:p w:rsidRPr="008A4540" w:rsidR="00171290" w:rsidP="005747E4" w:rsidRDefault="00171290" w14:paraId="465ABBE8" w14:textId="77777777">
            <w:pPr>
              <w:rPr>
                <w:rFonts w:ascii="Arial Narrow" w:hAnsi="Arial Narrow"/>
                <w:sz w:val="20"/>
                <w:szCs w:val="20"/>
              </w:rPr>
            </w:pPr>
          </w:p>
        </w:tc>
        <w:tc>
          <w:tcPr>
            <w:tcW w:w="6172" w:type="dxa"/>
            <w:tcMar/>
            <w:tcPrChange w:author="Maria Jose Uribe Valdes" w:date="2025-04-15T21:07:29.473Z" w:id="1565682542">
              <w:tcPr>
                <w:tcW w:w="7087" w:type="dxa"/>
                <w:tcMar/>
              </w:tcPr>
            </w:tcPrChange>
          </w:tcPr>
          <w:p w:rsidRPr="008A4540" w:rsidR="00171290" w:rsidP="00907F7F" w:rsidRDefault="00EF16D7" w14:paraId="21E79644" w14:textId="77777777">
            <w:pPr>
              <w:jc w:val="both"/>
              <w:rPr>
                <w:rFonts w:ascii="Arial Narrow" w:hAnsi="Arial Narrow" w:cs="Arial"/>
                <w:sz w:val="20"/>
                <w:szCs w:val="20"/>
              </w:rPr>
            </w:pPr>
            <w:r w:rsidRPr="008A4540">
              <w:rPr>
                <w:rFonts w:ascii="Arial Narrow" w:hAnsi="Arial Narrow" w:cs="Arial"/>
                <w:sz w:val="20"/>
                <w:szCs w:val="20"/>
              </w:rPr>
              <w:t xml:space="preserve">ART. 150 E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w:t>
            </w:r>
          </w:p>
        </w:tc>
      </w:tr>
      <w:tr w:rsidRPr="008A4540" w:rsidR="00171290" w:rsidTr="5FFAE9BA" w14:paraId="172A414B" w14:textId="77777777">
        <w:trPr>
          <w:trHeight w:val="74"/>
          <w:trPrChange w:author="Maria Jose Uribe Valdes" w:date="2025-04-15T21:07:24.709Z" w16du:dateUtc="2025-04-15T21:07:24.709Z" w:id="55421340">
            <w:trPr>
              <w:trHeight w:val="74"/>
            </w:trPr>
          </w:trPrChange>
        </w:trPr>
        <w:tc>
          <w:tcPr>
            <w:tcW w:w="3150" w:type="dxa"/>
            <w:tcMar/>
            <w:tcPrChange w:author="Maria Jose Uribe Valdes" w:date="2025-04-15T21:07:29.473Z" w:id="921369112">
              <w:tcPr>
                <w:tcW w:w="2235" w:type="dxa"/>
                <w:tcMar/>
              </w:tcPr>
            </w:tcPrChange>
          </w:tcPr>
          <w:p w:rsidRPr="008A4540" w:rsidR="00171290" w:rsidP="005747E4" w:rsidRDefault="00171290" w14:paraId="5A81B3E0" w14:textId="77777777">
            <w:pPr>
              <w:rPr>
                <w:rFonts w:ascii="Arial Narrow" w:hAnsi="Arial Narrow"/>
                <w:sz w:val="20"/>
                <w:szCs w:val="20"/>
              </w:rPr>
            </w:pPr>
          </w:p>
        </w:tc>
        <w:tc>
          <w:tcPr>
            <w:tcW w:w="6172" w:type="dxa"/>
            <w:tcMar/>
            <w:tcPrChange w:author="Maria Jose Uribe Valdes" w:date="2025-04-15T21:07:29.473Z" w:id="914885804">
              <w:tcPr>
                <w:tcW w:w="7087" w:type="dxa"/>
                <w:tcMar/>
              </w:tcPr>
            </w:tcPrChange>
          </w:tcPr>
          <w:p w:rsidRPr="008A4540" w:rsidR="00EF16D7" w:rsidP="00C10DF6" w:rsidRDefault="00EF16D7" w14:paraId="3C2CA106" w14:textId="7ABD87BB">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alguno de los delitos previstos en los artículos 361, 362, 365 bis, 395, 396 o 397</w:t>
            </w:r>
            <w:r w:rsidRPr="008A4540" w:rsidR="00F87979">
              <w:rPr>
                <w:rFonts w:ascii="Arial Narrow" w:hAnsi="Arial Narrow" w:cs="Arial"/>
                <w:sz w:val="20"/>
                <w:szCs w:val="20"/>
              </w:rPr>
              <w:t>, número</w:t>
            </w:r>
            <w:r w:rsidRPr="008A4540">
              <w:rPr>
                <w:rFonts w:ascii="Arial Narrow" w:hAnsi="Arial Narrow" w:cs="Arial"/>
                <w:sz w:val="20"/>
                <w:szCs w:val="20"/>
              </w:rPr>
              <w:t xml:space="preserve"> 1° del Código Penal.</w:t>
            </w:r>
          </w:p>
        </w:tc>
      </w:tr>
      <w:tr w:rsidRPr="008A4540" w:rsidR="00C10DF6" w:rsidTr="5FFAE9BA" w14:paraId="3C580290" w14:textId="77777777">
        <w:trPr>
          <w:trHeight w:val="74"/>
          <w:trPrChange w:author="Maria Jose Uribe Valdes" w:date="2025-04-15T21:07:24.709Z" w16du:dateUtc="2025-04-15T21:07:24.709Z" w:id="1771285930">
            <w:trPr>
              <w:trHeight w:val="74"/>
            </w:trPr>
          </w:trPrChange>
        </w:trPr>
        <w:tc>
          <w:tcPr>
            <w:tcW w:w="3150" w:type="dxa"/>
            <w:tcMar/>
            <w:tcPrChange w:author="Maria Jose Uribe Valdes" w:date="2025-04-15T21:07:29.473Z" w:id="1924528835">
              <w:tcPr>
                <w:tcW w:w="2235" w:type="dxa"/>
                <w:tcMar/>
              </w:tcPr>
            </w:tcPrChange>
          </w:tcPr>
          <w:p w:rsidRPr="008A4540" w:rsidR="00C10DF6" w:rsidP="005747E4" w:rsidRDefault="00C10DF6" w14:paraId="081CE53D" w14:textId="77777777">
            <w:pPr>
              <w:rPr>
                <w:rFonts w:ascii="Arial Narrow" w:hAnsi="Arial Narrow"/>
                <w:sz w:val="20"/>
                <w:szCs w:val="20"/>
              </w:rPr>
            </w:pPr>
          </w:p>
        </w:tc>
        <w:tc>
          <w:tcPr>
            <w:tcW w:w="6172" w:type="dxa"/>
            <w:tcMar/>
            <w:tcPrChange w:author="Maria Jose Uribe Valdes" w:date="2025-04-15T21:07:29.473Z" w:id="387435856">
              <w:tcPr>
                <w:tcW w:w="7087" w:type="dxa"/>
                <w:tcMar/>
              </w:tcPr>
            </w:tcPrChange>
          </w:tcPr>
          <w:p w:rsidRPr="008A4540" w:rsidR="00C10DF6" w:rsidP="00C10DF6" w:rsidRDefault="00C10DF6" w14:paraId="5792F89A" w14:textId="77777777">
            <w:pPr>
              <w:jc w:val="both"/>
              <w:rPr>
                <w:rFonts w:ascii="Arial Narrow" w:hAnsi="Arial Narrow" w:cs="Arial"/>
                <w:sz w:val="20"/>
                <w:szCs w:val="20"/>
              </w:rPr>
            </w:pPr>
          </w:p>
        </w:tc>
      </w:tr>
      <w:tr w:rsidRPr="008A4540" w:rsidR="00171290" w:rsidTr="5FFAE9BA" w14:paraId="0CC93042" w14:textId="77777777">
        <w:trPr>
          <w:trHeight w:val="74"/>
          <w:trPrChange w:author="Maria Jose Uribe Valdes" w:date="2025-04-15T21:07:24.71Z" w16du:dateUtc="2025-04-15T21:07:24.71Z" w:id="672752913">
            <w:trPr>
              <w:trHeight w:val="74"/>
            </w:trPr>
          </w:trPrChange>
        </w:trPr>
        <w:tc>
          <w:tcPr>
            <w:tcW w:w="3150" w:type="dxa"/>
            <w:tcMar/>
            <w:tcPrChange w:author="Maria Jose Uribe Valdes" w:date="2025-04-15T21:07:29.473Z" w:id="1320363771">
              <w:tcPr>
                <w:tcW w:w="2235" w:type="dxa"/>
                <w:tcMar/>
              </w:tcPr>
            </w:tcPrChange>
          </w:tcPr>
          <w:p w:rsidRPr="008A4540" w:rsidR="00171290" w:rsidP="005747E4" w:rsidRDefault="00C77B5C" w14:paraId="4B17931E" w14:textId="77777777">
            <w:pPr>
              <w:rPr>
                <w:rFonts w:ascii="Arial Narrow" w:hAnsi="Arial Narrow"/>
                <w:sz w:val="20"/>
                <w:szCs w:val="20"/>
              </w:rPr>
            </w:pPr>
            <w:r w:rsidRPr="008A4540">
              <w:rPr>
                <w:rFonts w:ascii="Arial Narrow" w:hAnsi="Arial Narrow" w:cs="Arial"/>
                <w:b/>
                <w:bCs/>
                <w:sz w:val="20"/>
                <w:szCs w:val="20"/>
              </w:rPr>
              <w:t>234</w:t>
            </w:r>
          </w:p>
        </w:tc>
        <w:tc>
          <w:tcPr>
            <w:tcW w:w="6172" w:type="dxa"/>
            <w:tcMar/>
            <w:tcPrChange w:author="Maria Jose Uribe Valdes" w:date="2025-04-15T21:07:29.473Z" w:id="723784319">
              <w:tcPr>
                <w:tcW w:w="7087" w:type="dxa"/>
                <w:tcMar/>
              </w:tcPr>
            </w:tcPrChange>
          </w:tcPr>
          <w:p w:rsidRPr="008A4540" w:rsidR="00171290" w:rsidP="00907F7F" w:rsidRDefault="00C77B5C" w14:paraId="6273BA91" w14:textId="77777777">
            <w:pPr>
              <w:jc w:val="both"/>
              <w:rPr>
                <w:rFonts w:ascii="Arial Narrow" w:hAnsi="Arial Narrow" w:cs="Arial"/>
                <w:sz w:val="20"/>
                <w:szCs w:val="20"/>
              </w:rPr>
            </w:pPr>
            <w:r w:rsidRPr="008A4540">
              <w:rPr>
                <w:rFonts w:ascii="Arial Narrow" w:hAnsi="Arial Narrow" w:cs="Arial"/>
                <w:b/>
                <w:bCs/>
                <w:sz w:val="20"/>
                <w:szCs w:val="20"/>
              </w:rPr>
              <w:t>APREMIOS ILEGÍTIMOS CON CUASIDELITO.</w:t>
            </w:r>
          </w:p>
        </w:tc>
      </w:tr>
      <w:tr w:rsidRPr="008A4540" w:rsidR="00171290" w:rsidTr="5FFAE9BA" w14:paraId="57BED689" w14:textId="77777777">
        <w:trPr>
          <w:trHeight w:val="74"/>
          <w:trPrChange w:author="Maria Jose Uribe Valdes" w:date="2025-04-15T21:07:24.71Z" w16du:dateUtc="2025-04-15T21:07:24.71Z" w:id="1534049378">
            <w:trPr>
              <w:trHeight w:val="74"/>
            </w:trPr>
          </w:trPrChange>
        </w:trPr>
        <w:tc>
          <w:tcPr>
            <w:tcW w:w="3150" w:type="dxa"/>
            <w:tcMar/>
            <w:tcPrChange w:author="Maria Jose Uribe Valdes" w:date="2025-04-15T21:07:29.473Z" w:id="1396486114">
              <w:tcPr>
                <w:tcW w:w="2235" w:type="dxa"/>
                <w:tcMar/>
              </w:tcPr>
            </w:tcPrChange>
          </w:tcPr>
          <w:p w:rsidRPr="008A4540" w:rsidR="00171290" w:rsidP="005747E4" w:rsidRDefault="00171290" w14:paraId="1D4D16D1" w14:textId="77777777">
            <w:pPr>
              <w:rPr>
                <w:rFonts w:ascii="Arial Narrow" w:hAnsi="Arial Narrow"/>
                <w:sz w:val="20"/>
                <w:szCs w:val="20"/>
              </w:rPr>
            </w:pPr>
          </w:p>
        </w:tc>
        <w:tc>
          <w:tcPr>
            <w:tcW w:w="6172" w:type="dxa"/>
            <w:tcMar/>
            <w:tcPrChange w:author="Maria Jose Uribe Valdes" w:date="2025-04-15T21:07:29.473Z" w:id="1381253217">
              <w:tcPr>
                <w:tcW w:w="7087" w:type="dxa"/>
                <w:tcMar/>
              </w:tcPr>
            </w:tcPrChange>
          </w:tcPr>
          <w:p w:rsidRPr="008A4540" w:rsidR="00171290" w:rsidP="00907F7F" w:rsidRDefault="00C77B5C" w14:paraId="3171044D" w14:textId="77777777">
            <w:pPr>
              <w:jc w:val="both"/>
              <w:rPr>
                <w:rFonts w:ascii="Arial Narrow" w:hAnsi="Arial Narrow" w:cs="Arial"/>
                <w:sz w:val="20"/>
                <w:szCs w:val="20"/>
              </w:rPr>
            </w:pPr>
            <w:r w:rsidRPr="008A4540">
              <w:rPr>
                <w:rFonts w:ascii="Arial Narrow" w:hAnsi="Arial Narrow" w:cs="Arial"/>
                <w:sz w:val="20"/>
                <w:szCs w:val="20"/>
              </w:rPr>
              <w:t xml:space="preserve">ART. 150 E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w:t>
            </w:r>
          </w:p>
        </w:tc>
      </w:tr>
      <w:tr w:rsidRPr="008A4540" w:rsidR="005B6B56" w:rsidTr="5FFAE9BA" w14:paraId="7D48E23C" w14:textId="77777777">
        <w:trPr>
          <w:trHeight w:val="74"/>
          <w:trPrChange w:author="Maria Jose Uribe Valdes" w:date="2025-04-15T21:07:24.711Z" w16du:dateUtc="2025-04-15T21:07:24.711Z" w:id="1110077426">
            <w:trPr>
              <w:trHeight w:val="74"/>
            </w:trPr>
          </w:trPrChange>
        </w:trPr>
        <w:tc>
          <w:tcPr>
            <w:tcW w:w="3150" w:type="dxa"/>
            <w:tcMar/>
            <w:tcPrChange w:author="Maria Jose Uribe Valdes" w:date="2025-04-15T21:07:29.473Z" w:id="1995077697">
              <w:tcPr>
                <w:tcW w:w="2235" w:type="dxa"/>
                <w:tcMar/>
              </w:tcPr>
            </w:tcPrChange>
          </w:tcPr>
          <w:p w:rsidRPr="008A4540" w:rsidR="005B6B56" w:rsidP="005747E4" w:rsidRDefault="005B6B56" w14:paraId="4F393A6F" w14:textId="77777777">
            <w:pPr>
              <w:rPr>
                <w:rFonts w:ascii="Arial Narrow" w:hAnsi="Arial Narrow"/>
                <w:sz w:val="20"/>
                <w:szCs w:val="20"/>
              </w:rPr>
            </w:pPr>
          </w:p>
        </w:tc>
        <w:tc>
          <w:tcPr>
            <w:tcW w:w="6172" w:type="dxa"/>
            <w:tcMar/>
            <w:tcPrChange w:author="Maria Jose Uribe Valdes" w:date="2025-04-15T21:07:29.473Z" w:id="1959248566">
              <w:tcPr>
                <w:tcW w:w="7087" w:type="dxa"/>
                <w:tcMar/>
              </w:tcPr>
            </w:tcPrChange>
          </w:tcPr>
          <w:p w:rsidRPr="008A4540" w:rsidR="00C77B5C" w:rsidP="00C10DF6" w:rsidRDefault="00C77B5C" w14:paraId="0DE09F38" w14:textId="17672741">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Pr="008A4540" w:rsidR="00C10DF6" w:rsidTr="5FFAE9BA" w14:paraId="0458EC00" w14:textId="77777777">
        <w:trPr>
          <w:trHeight w:val="74"/>
          <w:trPrChange w:author="Maria Jose Uribe Valdes" w:date="2025-04-15T21:07:24.711Z" w16du:dateUtc="2025-04-15T21:07:24.711Z" w:id="822821221">
            <w:trPr>
              <w:trHeight w:val="74"/>
            </w:trPr>
          </w:trPrChange>
        </w:trPr>
        <w:tc>
          <w:tcPr>
            <w:tcW w:w="3150" w:type="dxa"/>
            <w:tcMar/>
            <w:tcPrChange w:author="Maria Jose Uribe Valdes" w:date="2025-04-15T21:07:29.473Z" w:id="678169179">
              <w:tcPr>
                <w:tcW w:w="2235" w:type="dxa"/>
                <w:tcMar/>
              </w:tcPr>
            </w:tcPrChange>
          </w:tcPr>
          <w:p w:rsidRPr="008A4540" w:rsidR="00C10DF6" w:rsidP="005747E4" w:rsidRDefault="00C10DF6" w14:paraId="2720BA01" w14:textId="77777777">
            <w:pPr>
              <w:rPr>
                <w:rFonts w:ascii="Arial Narrow" w:hAnsi="Arial Narrow"/>
                <w:sz w:val="20"/>
                <w:szCs w:val="20"/>
              </w:rPr>
            </w:pPr>
          </w:p>
        </w:tc>
        <w:tc>
          <w:tcPr>
            <w:tcW w:w="6172" w:type="dxa"/>
            <w:tcMar/>
            <w:tcPrChange w:author="Maria Jose Uribe Valdes" w:date="2025-04-15T21:07:29.473Z" w:id="496299927">
              <w:tcPr>
                <w:tcW w:w="7087" w:type="dxa"/>
                <w:tcMar/>
              </w:tcPr>
            </w:tcPrChange>
          </w:tcPr>
          <w:p w:rsidRPr="008A4540" w:rsidR="00C10DF6" w:rsidP="00C10DF6" w:rsidRDefault="00C10DF6" w14:paraId="2D8C8F0F" w14:textId="77777777">
            <w:pPr>
              <w:jc w:val="both"/>
              <w:rPr>
                <w:rFonts w:ascii="Arial Narrow" w:hAnsi="Arial Narrow" w:cs="Arial"/>
                <w:sz w:val="20"/>
                <w:szCs w:val="20"/>
              </w:rPr>
            </w:pPr>
          </w:p>
        </w:tc>
      </w:tr>
      <w:tr w:rsidRPr="008A4540" w:rsidR="00171290" w:rsidTr="5FFAE9BA" w14:paraId="2D2975B9" w14:textId="77777777">
        <w:trPr>
          <w:trHeight w:val="74"/>
          <w:trPrChange w:author="Maria Jose Uribe Valdes" w:date="2025-04-15T21:07:24.712Z" w16du:dateUtc="2025-04-15T21:07:24.712Z" w:id="302071215">
            <w:trPr>
              <w:trHeight w:val="74"/>
            </w:trPr>
          </w:trPrChange>
        </w:trPr>
        <w:tc>
          <w:tcPr>
            <w:tcW w:w="3150" w:type="dxa"/>
            <w:tcMar/>
            <w:tcPrChange w:author="Maria Jose Uribe Valdes" w:date="2025-04-15T21:07:29.473Z" w:id="218314623">
              <w:tcPr>
                <w:tcW w:w="2235" w:type="dxa"/>
                <w:tcMar/>
              </w:tcPr>
            </w:tcPrChange>
          </w:tcPr>
          <w:p w:rsidRPr="008A4540" w:rsidR="00171290" w:rsidP="005747E4" w:rsidRDefault="00B00E3E" w14:paraId="701C0F28" w14:textId="77777777">
            <w:pPr>
              <w:rPr>
                <w:rFonts w:ascii="Arial Narrow" w:hAnsi="Arial Narrow"/>
                <w:sz w:val="20"/>
                <w:szCs w:val="20"/>
              </w:rPr>
            </w:pPr>
            <w:r w:rsidRPr="008A4540">
              <w:rPr>
                <w:rFonts w:ascii="Arial Narrow" w:hAnsi="Arial Narrow" w:cs="Arial"/>
                <w:b/>
                <w:bCs/>
                <w:sz w:val="20"/>
                <w:szCs w:val="20"/>
              </w:rPr>
              <w:t>235</w:t>
            </w:r>
          </w:p>
        </w:tc>
        <w:tc>
          <w:tcPr>
            <w:tcW w:w="6172" w:type="dxa"/>
            <w:tcMar/>
            <w:tcPrChange w:author="Maria Jose Uribe Valdes" w:date="2025-04-15T21:07:29.473Z" w:id="1168298387">
              <w:tcPr>
                <w:tcW w:w="7087" w:type="dxa"/>
                <w:tcMar/>
              </w:tcPr>
            </w:tcPrChange>
          </w:tcPr>
          <w:p w:rsidRPr="008A4540" w:rsidR="00171290" w:rsidP="00907F7F" w:rsidRDefault="00B00E3E" w14:paraId="7F7E5901" w14:textId="77777777">
            <w:pPr>
              <w:jc w:val="both"/>
              <w:rPr>
                <w:rFonts w:ascii="Arial Narrow" w:hAnsi="Arial Narrow" w:cs="Arial"/>
                <w:sz w:val="20"/>
                <w:szCs w:val="20"/>
              </w:rPr>
            </w:pPr>
            <w:r w:rsidRPr="008A4540">
              <w:rPr>
                <w:rFonts w:ascii="Arial Narrow" w:hAnsi="Arial Narrow" w:cs="Arial"/>
                <w:b/>
                <w:bCs/>
                <w:sz w:val="20"/>
                <w:szCs w:val="20"/>
              </w:rPr>
              <w:t>SECUESTRO CON HOMICIDIO.</w:t>
            </w:r>
          </w:p>
        </w:tc>
      </w:tr>
      <w:tr w:rsidRPr="008A4540" w:rsidR="005B6B56" w:rsidTr="5FFAE9BA" w14:paraId="320EE782" w14:textId="77777777">
        <w:trPr>
          <w:trHeight w:val="74"/>
          <w:trPrChange w:author="Maria Jose Uribe Valdes" w:date="2025-04-15T21:07:24.712Z" w16du:dateUtc="2025-04-15T21:07:24.712Z" w:id="502701272">
            <w:trPr>
              <w:trHeight w:val="74"/>
            </w:trPr>
          </w:trPrChange>
        </w:trPr>
        <w:tc>
          <w:tcPr>
            <w:tcW w:w="3150" w:type="dxa"/>
            <w:tcMar/>
            <w:tcPrChange w:author="Maria Jose Uribe Valdes" w:date="2025-04-15T21:07:29.473Z" w:id="113336465">
              <w:tcPr>
                <w:tcW w:w="2235" w:type="dxa"/>
                <w:tcMar/>
              </w:tcPr>
            </w:tcPrChange>
          </w:tcPr>
          <w:p w:rsidRPr="008A4540" w:rsidR="005B6B56" w:rsidP="005747E4" w:rsidRDefault="005B6B56" w14:paraId="2A960583" w14:textId="77777777">
            <w:pPr>
              <w:rPr>
                <w:rFonts w:ascii="Arial Narrow" w:hAnsi="Arial Narrow"/>
                <w:sz w:val="20"/>
                <w:szCs w:val="20"/>
              </w:rPr>
            </w:pPr>
          </w:p>
        </w:tc>
        <w:tc>
          <w:tcPr>
            <w:tcW w:w="6172" w:type="dxa"/>
            <w:tcMar/>
            <w:tcPrChange w:author="Maria Jose Uribe Valdes" w:date="2025-04-15T21:07:29.473Z" w:id="938154474">
              <w:tcPr>
                <w:tcW w:w="7087" w:type="dxa"/>
                <w:tcMar/>
              </w:tcPr>
            </w:tcPrChange>
          </w:tcPr>
          <w:p w:rsidRPr="008A4540" w:rsidR="005B6B56" w:rsidP="00907F7F" w:rsidRDefault="00B00E3E" w14:paraId="585E3B1F" w14:textId="77777777">
            <w:pPr>
              <w:jc w:val="both"/>
              <w:rPr>
                <w:rFonts w:ascii="Arial Narrow" w:hAnsi="Arial Narrow" w:cs="Arial"/>
                <w:sz w:val="20"/>
                <w:szCs w:val="20"/>
              </w:rPr>
            </w:pPr>
            <w:r w:rsidRPr="008A4540">
              <w:rPr>
                <w:rFonts w:ascii="Arial Narrow" w:hAnsi="Arial Narrow" w:cs="Arial"/>
                <w:sz w:val="20"/>
                <w:szCs w:val="20"/>
              </w:rPr>
              <w:t>ART. 141 INCISO FINAL</w:t>
            </w:r>
          </w:p>
        </w:tc>
      </w:tr>
      <w:tr w:rsidRPr="008A4540" w:rsidR="005B6B56" w:rsidTr="5FFAE9BA" w14:paraId="79472AEA" w14:textId="77777777">
        <w:trPr>
          <w:trHeight w:val="74"/>
          <w:trPrChange w:author="Maria Jose Uribe Valdes" w:date="2025-04-15T21:07:24.712Z" w16du:dateUtc="2025-04-15T21:07:24.712Z" w:id="1324247131">
            <w:trPr>
              <w:trHeight w:val="74"/>
            </w:trPr>
          </w:trPrChange>
        </w:trPr>
        <w:tc>
          <w:tcPr>
            <w:tcW w:w="3150" w:type="dxa"/>
            <w:tcMar/>
            <w:tcPrChange w:author="Maria Jose Uribe Valdes" w:date="2025-04-15T21:07:29.473Z" w:id="262672186">
              <w:tcPr>
                <w:tcW w:w="2235" w:type="dxa"/>
                <w:tcMar/>
              </w:tcPr>
            </w:tcPrChange>
          </w:tcPr>
          <w:p w:rsidRPr="008A4540" w:rsidR="005B6B56" w:rsidP="005747E4" w:rsidRDefault="005B6B56" w14:paraId="00D43881" w14:textId="77777777">
            <w:pPr>
              <w:rPr>
                <w:rFonts w:ascii="Arial Narrow" w:hAnsi="Arial Narrow"/>
                <w:sz w:val="20"/>
                <w:szCs w:val="20"/>
              </w:rPr>
            </w:pPr>
          </w:p>
        </w:tc>
        <w:tc>
          <w:tcPr>
            <w:tcW w:w="6172" w:type="dxa"/>
            <w:tcMar/>
            <w:tcPrChange w:author="Maria Jose Uribe Valdes" w:date="2025-04-15T21:07:29.474Z" w:id="531698565">
              <w:tcPr>
                <w:tcW w:w="7087" w:type="dxa"/>
                <w:tcMar/>
              </w:tcPr>
            </w:tcPrChange>
          </w:tcPr>
          <w:p w:rsidRPr="008A4540" w:rsidR="00B00E3E" w:rsidP="00C10DF6" w:rsidRDefault="00B00E3E" w14:paraId="4FAEA044" w14:textId="62625C4B">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cometiere homicidio.</w:t>
            </w:r>
          </w:p>
        </w:tc>
      </w:tr>
      <w:tr w:rsidRPr="008A4540" w:rsidR="00C10DF6" w:rsidTr="5FFAE9BA" w14:paraId="034A42CC" w14:textId="77777777">
        <w:trPr>
          <w:trHeight w:val="74"/>
          <w:trPrChange w:author="Maria Jose Uribe Valdes" w:date="2025-04-15T21:07:24.713Z" w16du:dateUtc="2025-04-15T21:07:24.713Z" w:id="1527326125">
            <w:trPr>
              <w:trHeight w:val="74"/>
            </w:trPr>
          </w:trPrChange>
        </w:trPr>
        <w:tc>
          <w:tcPr>
            <w:tcW w:w="3150" w:type="dxa"/>
            <w:tcMar/>
            <w:tcPrChange w:author="Maria Jose Uribe Valdes" w:date="2025-04-15T21:07:29.474Z" w:id="399513343">
              <w:tcPr>
                <w:tcW w:w="2235" w:type="dxa"/>
                <w:tcMar/>
              </w:tcPr>
            </w:tcPrChange>
          </w:tcPr>
          <w:p w:rsidRPr="008A4540" w:rsidR="00C10DF6" w:rsidP="005747E4" w:rsidRDefault="00C10DF6" w14:paraId="766E8526" w14:textId="77777777">
            <w:pPr>
              <w:rPr>
                <w:rFonts w:ascii="Arial Narrow" w:hAnsi="Arial Narrow"/>
                <w:sz w:val="20"/>
                <w:szCs w:val="20"/>
              </w:rPr>
            </w:pPr>
          </w:p>
        </w:tc>
        <w:tc>
          <w:tcPr>
            <w:tcW w:w="6172" w:type="dxa"/>
            <w:tcMar/>
            <w:tcPrChange w:author="Maria Jose Uribe Valdes" w:date="2025-04-15T21:07:29.474Z" w:id="2079101849">
              <w:tcPr>
                <w:tcW w:w="7087" w:type="dxa"/>
                <w:tcMar/>
              </w:tcPr>
            </w:tcPrChange>
          </w:tcPr>
          <w:p w:rsidRPr="008A4540" w:rsidR="00C10DF6" w:rsidP="00C10DF6" w:rsidRDefault="00C10DF6" w14:paraId="08F6E8B6" w14:textId="77777777">
            <w:pPr>
              <w:jc w:val="both"/>
              <w:rPr>
                <w:rFonts w:ascii="Arial Narrow" w:hAnsi="Arial Narrow" w:cs="Arial"/>
                <w:sz w:val="20"/>
                <w:szCs w:val="20"/>
              </w:rPr>
            </w:pPr>
          </w:p>
        </w:tc>
      </w:tr>
      <w:tr w:rsidRPr="008A4540" w:rsidR="005B6B56" w:rsidTr="5FFAE9BA" w14:paraId="72DF1932" w14:textId="77777777">
        <w:trPr>
          <w:trHeight w:val="74"/>
          <w:trPrChange w:author="Maria Jose Uribe Valdes" w:date="2025-04-15T21:07:24.714Z" w16du:dateUtc="2025-04-15T21:07:24.714Z" w:id="662192104">
            <w:trPr>
              <w:trHeight w:val="74"/>
            </w:trPr>
          </w:trPrChange>
        </w:trPr>
        <w:tc>
          <w:tcPr>
            <w:tcW w:w="3150" w:type="dxa"/>
            <w:tcMar/>
            <w:tcPrChange w:author="Maria Jose Uribe Valdes" w:date="2025-04-15T21:07:29.474Z" w:id="349575618">
              <w:tcPr>
                <w:tcW w:w="2235" w:type="dxa"/>
                <w:tcMar/>
              </w:tcPr>
            </w:tcPrChange>
          </w:tcPr>
          <w:p w:rsidRPr="008A4540" w:rsidR="005B6B56" w:rsidP="005747E4" w:rsidRDefault="00476DF2" w14:paraId="3A464786" w14:textId="77777777">
            <w:pPr>
              <w:rPr>
                <w:rFonts w:ascii="Arial Narrow" w:hAnsi="Arial Narrow"/>
                <w:sz w:val="20"/>
                <w:szCs w:val="20"/>
              </w:rPr>
            </w:pPr>
            <w:r w:rsidRPr="008A4540">
              <w:rPr>
                <w:rFonts w:ascii="Arial Narrow" w:hAnsi="Arial Narrow" w:cs="Arial"/>
                <w:b/>
                <w:bCs/>
                <w:sz w:val="20"/>
                <w:szCs w:val="20"/>
              </w:rPr>
              <w:t>236</w:t>
            </w:r>
          </w:p>
        </w:tc>
        <w:tc>
          <w:tcPr>
            <w:tcW w:w="6172" w:type="dxa"/>
            <w:tcMar/>
            <w:tcPrChange w:author="Maria Jose Uribe Valdes" w:date="2025-04-15T21:07:29.474Z" w:id="617434767">
              <w:tcPr>
                <w:tcW w:w="7087" w:type="dxa"/>
                <w:tcMar/>
              </w:tcPr>
            </w:tcPrChange>
          </w:tcPr>
          <w:p w:rsidRPr="008A4540" w:rsidR="005B6B56" w:rsidP="00907F7F" w:rsidRDefault="00476DF2" w14:paraId="3532A48A" w14:textId="77777777">
            <w:pPr>
              <w:jc w:val="both"/>
              <w:rPr>
                <w:rFonts w:ascii="Arial Narrow" w:hAnsi="Arial Narrow" w:cs="Arial"/>
                <w:sz w:val="20"/>
                <w:szCs w:val="20"/>
              </w:rPr>
            </w:pPr>
            <w:r w:rsidRPr="008A4540">
              <w:rPr>
                <w:rFonts w:ascii="Arial Narrow" w:hAnsi="Arial Narrow" w:cs="Arial"/>
                <w:b/>
                <w:bCs/>
                <w:sz w:val="20"/>
                <w:szCs w:val="20"/>
              </w:rPr>
              <w:t>SECUESTRO CON VIOLACIÓN.</w:t>
            </w:r>
          </w:p>
        </w:tc>
      </w:tr>
      <w:tr w:rsidRPr="008A4540" w:rsidR="005B6B56" w:rsidTr="5FFAE9BA" w14:paraId="229997E9" w14:textId="77777777">
        <w:trPr>
          <w:trHeight w:val="74"/>
          <w:trPrChange w:author="Maria Jose Uribe Valdes" w:date="2025-04-15T21:07:24.714Z" w16du:dateUtc="2025-04-15T21:07:24.714Z" w:id="800489064">
            <w:trPr>
              <w:trHeight w:val="74"/>
            </w:trPr>
          </w:trPrChange>
        </w:trPr>
        <w:tc>
          <w:tcPr>
            <w:tcW w:w="3150" w:type="dxa"/>
            <w:tcMar/>
            <w:tcPrChange w:author="Maria Jose Uribe Valdes" w:date="2025-04-15T21:07:29.474Z" w:id="972096039">
              <w:tcPr>
                <w:tcW w:w="2235" w:type="dxa"/>
                <w:tcMar/>
              </w:tcPr>
            </w:tcPrChange>
          </w:tcPr>
          <w:p w:rsidRPr="008A4540" w:rsidR="005B6B56" w:rsidP="005747E4" w:rsidRDefault="005B6B56" w14:paraId="73D695E9" w14:textId="77777777">
            <w:pPr>
              <w:rPr>
                <w:rFonts w:ascii="Arial Narrow" w:hAnsi="Arial Narrow"/>
                <w:sz w:val="20"/>
                <w:szCs w:val="20"/>
              </w:rPr>
            </w:pPr>
          </w:p>
        </w:tc>
        <w:tc>
          <w:tcPr>
            <w:tcW w:w="6172" w:type="dxa"/>
            <w:tcMar/>
            <w:tcPrChange w:author="Maria Jose Uribe Valdes" w:date="2025-04-15T21:07:29.474Z" w:id="1231971129">
              <w:tcPr>
                <w:tcW w:w="7087" w:type="dxa"/>
                <w:tcMar/>
              </w:tcPr>
            </w:tcPrChange>
          </w:tcPr>
          <w:p w:rsidRPr="008A4540" w:rsidR="005B6B56" w:rsidP="00907F7F" w:rsidRDefault="00476DF2" w14:paraId="0A420A80" w14:textId="77777777">
            <w:pPr>
              <w:jc w:val="both"/>
              <w:rPr>
                <w:rFonts w:ascii="Arial Narrow" w:hAnsi="Arial Narrow" w:cs="Arial"/>
                <w:sz w:val="20"/>
                <w:szCs w:val="20"/>
              </w:rPr>
            </w:pPr>
            <w:r w:rsidRPr="008A4540">
              <w:rPr>
                <w:rFonts w:ascii="Arial Narrow" w:hAnsi="Arial Narrow" w:cs="Arial"/>
                <w:sz w:val="20"/>
                <w:szCs w:val="20"/>
              </w:rPr>
              <w:t>ART. 141 INCISO FINAL</w:t>
            </w:r>
          </w:p>
        </w:tc>
      </w:tr>
      <w:tr w:rsidRPr="008A4540" w:rsidR="005B6B56" w:rsidTr="5FFAE9BA" w14:paraId="73254BD2" w14:textId="77777777">
        <w:trPr>
          <w:trHeight w:val="74"/>
          <w:trPrChange w:author="Maria Jose Uribe Valdes" w:date="2025-04-15T21:07:24.714Z" w16du:dateUtc="2025-04-15T21:07:24.714Z" w:id="1245325321">
            <w:trPr>
              <w:trHeight w:val="74"/>
            </w:trPr>
          </w:trPrChange>
        </w:trPr>
        <w:tc>
          <w:tcPr>
            <w:tcW w:w="3150" w:type="dxa"/>
            <w:tcMar/>
            <w:tcPrChange w:author="Maria Jose Uribe Valdes" w:date="2025-04-15T21:07:29.474Z" w:id="1276116479">
              <w:tcPr>
                <w:tcW w:w="2235" w:type="dxa"/>
                <w:tcMar/>
              </w:tcPr>
            </w:tcPrChange>
          </w:tcPr>
          <w:p w:rsidRPr="008A4540" w:rsidR="005B6B56" w:rsidP="005747E4" w:rsidRDefault="005B6B56" w14:paraId="79657D17" w14:textId="77777777">
            <w:pPr>
              <w:rPr>
                <w:rFonts w:ascii="Arial Narrow" w:hAnsi="Arial Narrow"/>
                <w:sz w:val="20"/>
                <w:szCs w:val="20"/>
              </w:rPr>
            </w:pPr>
          </w:p>
        </w:tc>
        <w:tc>
          <w:tcPr>
            <w:tcW w:w="6172" w:type="dxa"/>
            <w:tcMar/>
            <w:tcPrChange w:author="Maria Jose Uribe Valdes" w:date="2025-04-15T21:07:29.474Z" w:id="666810298">
              <w:tcPr>
                <w:tcW w:w="7087" w:type="dxa"/>
                <w:tcMar/>
              </w:tcPr>
            </w:tcPrChange>
          </w:tcPr>
          <w:p w:rsidRPr="008A4540" w:rsidR="00476DF2" w:rsidP="00C10DF6" w:rsidRDefault="00476DF2" w14:paraId="5EA1757E" w14:textId="52F133D2">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cometiere violación o violación sodomítica en la persona del ofendido.</w:t>
            </w:r>
          </w:p>
        </w:tc>
      </w:tr>
      <w:tr w:rsidRPr="008A4540" w:rsidR="00C10DF6" w:rsidTr="5FFAE9BA" w14:paraId="2D2720D0" w14:textId="77777777">
        <w:trPr>
          <w:trHeight w:val="74"/>
          <w:trPrChange w:author="Maria Jose Uribe Valdes" w:date="2025-04-15T21:07:24.715Z" w16du:dateUtc="2025-04-15T21:07:24.715Z" w:id="1517261208">
            <w:trPr>
              <w:trHeight w:val="74"/>
            </w:trPr>
          </w:trPrChange>
        </w:trPr>
        <w:tc>
          <w:tcPr>
            <w:tcW w:w="3150" w:type="dxa"/>
            <w:tcMar/>
            <w:tcPrChange w:author="Maria Jose Uribe Valdes" w:date="2025-04-15T21:07:29.474Z" w:id="276029978">
              <w:tcPr>
                <w:tcW w:w="2235" w:type="dxa"/>
                <w:tcMar/>
              </w:tcPr>
            </w:tcPrChange>
          </w:tcPr>
          <w:p w:rsidRPr="008A4540" w:rsidR="00C10DF6" w:rsidP="005747E4" w:rsidRDefault="00C10DF6" w14:paraId="5CD7F1FE" w14:textId="77777777">
            <w:pPr>
              <w:rPr>
                <w:rFonts w:ascii="Arial Narrow" w:hAnsi="Arial Narrow"/>
                <w:sz w:val="20"/>
                <w:szCs w:val="20"/>
              </w:rPr>
            </w:pPr>
          </w:p>
        </w:tc>
        <w:tc>
          <w:tcPr>
            <w:tcW w:w="6172" w:type="dxa"/>
            <w:tcMar/>
            <w:tcPrChange w:author="Maria Jose Uribe Valdes" w:date="2025-04-15T21:07:29.474Z" w:id="687598213">
              <w:tcPr>
                <w:tcW w:w="7087" w:type="dxa"/>
                <w:tcMar/>
              </w:tcPr>
            </w:tcPrChange>
          </w:tcPr>
          <w:p w:rsidRPr="008A4540" w:rsidR="00C10DF6" w:rsidP="00C10DF6" w:rsidRDefault="00C10DF6" w14:paraId="636B79A8" w14:textId="77777777">
            <w:pPr>
              <w:jc w:val="both"/>
              <w:rPr>
                <w:rFonts w:ascii="Arial Narrow" w:hAnsi="Arial Narrow" w:cs="Arial"/>
                <w:sz w:val="20"/>
                <w:szCs w:val="20"/>
              </w:rPr>
            </w:pPr>
          </w:p>
        </w:tc>
      </w:tr>
      <w:tr w:rsidRPr="008A4540" w:rsidR="00171290" w:rsidTr="5FFAE9BA" w14:paraId="1C2F8BC7" w14:textId="77777777">
        <w:trPr>
          <w:trHeight w:val="74"/>
          <w:trPrChange w:author="Maria Jose Uribe Valdes" w:date="2025-04-15T21:07:24.715Z" w16du:dateUtc="2025-04-15T21:07:24.715Z" w:id="1100419500">
            <w:trPr>
              <w:trHeight w:val="74"/>
            </w:trPr>
          </w:trPrChange>
        </w:trPr>
        <w:tc>
          <w:tcPr>
            <w:tcW w:w="3150" w:type="dxa"/>
            <w:tcMar/>
            <w:tcPrChange w:author="Maria Jose Uribe Valdes" w:date="2025-04-15T21:07:29.474Z" w:id="170272033">
              <w:tcPr>
                <w:tcW w:w="2235" w:type="dxa"/>
                <w:tcMar/>
              </w:tcPr>
            </w:tcPrChange>
          </w:tcPr>
          <w:p w:rsidRPr="008A4540" w:rsidR="00171290" w:rsidP="005747E4" w:rsidRDefault="0040222D" w14:paraId="78DAAA73" w14:textId="77777777">
            <w:pPr>
              <w:rPr>
                <w:rFonts w:ascii="Arial Narrow" w:hAnsi="Arial Narrow"/>
                <w:sz w:val="20"/>
                <w:szCs w:val="20"/>
              </w:rPr>
            </w:pPr>
            <w:r w:rsidRPr="008A4540">
              <w:rPr>
                <w:rFonts w:ascii="Arial Narrow" w:hAnsi="Arial Narrow" w:cs="Arial"/>
                <w:b/>
                <w:bCs/>
                <w:sz w:val="20"/>
                <w:szCs w:val="20"/>
              </w:rPr>
              <w:t>237</w:t>
            </w:r>
          </w:p>
        </w:tc>
        <w:tc>
          <w:tcPr>
            <w:tcW w:w="6172" w:type="dxa"/>
            <w:tcMar/>
            <w:tcPrChange w:author="Maria Jose Uribe Valdes" w:date="2025-04-15T21:07:29.474Z" w:id="1273273655">
              <w:tcPr>
                <w:tcW w:w="7087" w:type="dxa"/>
                <w:tcMar/>
              </w:tcPr>
            </w:tcPrChange>
          </w:tcPr>
          <w:p w:rsidRPr="008A4540" w:rsidR="00171290" w:rsidP="00907F7F" w:rsidRDefault="0040222D" w14:paraId="77CA0505" w14:textId="77777777">
            <w:pPr>
              <w:jc w:val="both"/>
              <w:rPr>
                <w:rFonts w:ascii="Arial Narrow" w:hAnsi="Arial Narrow" w:cs="Arial"/>
                <w:sz w:val="20"/>
                <w:szCs w:val="20"/>
              </w:rPr>
            </w:pPr>
            <w:r w:rsidRPr="008A4540">
              <w:rPr>
                <w:rFonts w:ascii="Arial Narrow" w:hAnsi="Arial Narrow" w:cs="Arial"/>
                <w:b/>
                <w:bCs/>
                <w:sz w:val="20"/>
                <w:szCs w:val="20"/>
              </w:rPr>
              <w:t>SECUESTRO CON LESIONES.</w:t>
            </w:r>
          </w:p>
        </w:tc>
      </w:tr>
      <w:tr w:rsidRPr="008A4540" w:rsidR="008A540B" w:rsidTr="5FFAE9BA" w14:paraId="56EE7465" w14:textId="77777777">
        <w:trPr>
          <w:trHeight w:val="74"/>
          <w:trPrChange w:author="Maria Jose Uribe Valdes" w:date="2025-04-15T21:07:24.716Z" w16du:dateUtc="2025-04-15T21:07:24.716Z" w:id="1204137907">
            <w:trPr>
              <w:trHeight w:val="74"/>
            </w:trPr>
          </w:trPrChange>
        </w:trPr>
        <w:tc>
          <w:tcPr>
            <w:tcW w:w="3150" w:type="dxa"/>
            <w:tcMar/>
            <w:tcPrChange w:author="Maria Jose Uribe Valdes" w:date="2025-04-15T21:07:29.474Z" w:id="785935084">
              <w:tcPr>
                <w:tcW w:w="2235" w:type="dxa"/>
                <w:tcMar/>
              </w:tcPr>
            </w:tcPrChange>
          </w:tcPr>
          <w:p w:rsidRPr="008A4540" w:rsidR="008A540B" w:rsidP="005747E4" w:rsidRDefault="008A540B" w14:paraId="6712079D" w14:textId="77777777">
            <w:pPr>
              <w:rPr>
                <w:rFonts w:ascii="Arial Narrow" w:hAnsi="Arial Narrow"/>
                <w:sz w:val="20"/>
                <w:szCs w:val="20"/>
              </w:rPr>
            </w:pPr>
          </w:p>
        </w:tc>
        <w:tc>
          <w:tcPr>
            <w:tcW w:w="6172" w:type="dxa"/>
            <w:tcMar/>
            <w:tcPrChange w:author="Maria Jose Uribe Valdes" w:date="2025-04-15T21:07:29.474Z" w:id="631678783">
              <w:tcPr>
                <w:tcW w:w="7087" w:type="dxa"/>
                <w:tcMar/>
              </w:tcPr>
            </w:tcPrChange>
          </w:tcPr>
          <w:p w:rsidRPr="008A4540" w:rsidR="008A540B" w:rsidP="00907F7F" w:rsidRDefault="0040222D" w14:paraId="39BB0653" w14:textId="77777777">
            <w:pPr>
              <w:jc w:val="both"/>
              <w:rPr>
                <w:rFonts w:ascii="Arial Narrow" w:hAnsi="Arial Narrow" w:cs="Arial"/>
                <w:sz w:val="20"/>
                <w:szCs w:val="20"/>
              </w:rPr>
            </w:pPr>
            <w:r w:rsidRPr="008A4540">
              <w:rPr>
                <w:rFonts w:ascii="Arial Narrow" w:hAnsi="Arial Narrow" w:cs="Arial"/>
                <w:sz w:val="20"/>
                <w:szCs w:val="20"/>
              </w:rPr>
              <w:t>ART. 141 INCISO FINAL</w:t>
            </w:r>
          </w:p>
        </w:tc>
      </w:tr>
      <w:tr w:rsidRPr="008A4540" w:rsidR="008A540B" w:rsidTr="5FFAE9BA" w14:paraId="1BE3155B" w14:textId="77777777">
        <w:trPr>
          <w:trHeight w:val="74"/>
          <w:trPrChange w:author="Maria Jose Uribe Valdes" w:date="2025-04-15T21:07:24.716Z" w16du:dateUtc="2025-04-15T21:07:24.716Z" w:id="1100055182">
            <w:trPr>
              <w:trHeight w:val="74"/>
            </w:trPr>
          </w:trPrChange>
        </w:trPr>
        <w:tc>
          <w:tcPr>
            <w:tcW w:w="3150" w:type="dxa"/>
            <w:tcMar/>
            <w:tcPrChange w:author="Maria Jose Uribe Valdes" w:date="2025-04-15T21:07:29.474Z" w:id="58029924">
              <w:tcPr>
                <w:tcW w:w="2235" w:type="dxa"/>
                <w:tcMar/>
              </w:tcPr>
            </w:tcPrChange>
          </w:tcPr>
          <w:p w:rsidRPr="008A4540" w:rsidR="008A540B" w:rsidP="005747E4" w:rsidRDefault="008A540B" w14:paraId="14F42328" w14:textId="77777777">
            <w:pPr>
              <w:rPr>
                <w:rFonts w:ascii="Arial Narrow" w:hAnsi="Arial Narrow"/>
                <w:sz w:val="20"/>
                <w:szCs w:val="20"/>
              </w:rPr>
            </w:pPr>
          </w:p>
        </w:tc>
        <w:tc>
          <w:tcPr>
            <w:tcW w:w="6172" w:type="dxa"/>
            <w:tcMar/>
            <w:tcPrChange w:author="Maria Jose Uribe Valdes" w:date="2025-04-15T21:07:29.474Z" w:id="1858139147">
              <w:tcPr>
                <w:tcW w:w="7087" w:type="dxa"/>
                <w:tcMar/>
              </w:tcPr>
            </w:tcPrChange>
          </w:tcPr>
          <w:p w:rsidRPr="008A4540" w:rsidR="0040222D" w:rsidP="00C10DF6" w:rsidRDefault="0040222D" w14:paraId="069EF9D5" w14:textId="51228BED">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cause alguna de las lesiones de los artículos 395, 396 y 397 Nº 1 en la persona del ofendido.</w:t>
            </w:r>
          </w:p>
        </w:tc>
      </w:tr>
      <w:tr w:rsidRPr="008A4540" w:rsidR="004C4C0E" w:rsidTr="5FFAE9BA" w14:paraId="3ED20ADB" w14:textId="77777777">
        <w:trPr>
          <w:trHeight w:val="74"/>
          <w:trPrChange w:author="Maria Jose Uribe Valdes" w:date="2025-04-15T21:07:24.717Z" w16du:dateUtc="2025-04-15T21:07:24.717Z" w:id="861852966">
            <w:trPr>
              <w:trHeight w:val="74"/>
            </w:trPr>
          </w:trPrChange>
        </w:trPr>
        <w:tc>
          <w:tcPr>
            <w:tcW w:w="3150" w:type="dxa"/>
            <w:tcMar/>
            <w:tcPrChange w:author="Maria Jose Uribe Valdes" w:date="2025-04-15T21:07:29.474Z" w:id="1651434978">
              <w:tcPr>
                <w:tcW w:w="2235" w:type="dxa"/>
                <w:tcMar/>
              </w:tcPr>
            </w:tcPrChange>
          </w:tcPr>
          <w:p w:rsidRPr="008A4540" w:rsidR="004C4C0E" w:rsidP="005747E4" w:rsidRDefault="004C4C0E" w14:paraId="4538D3D0" w14:textId="77777777">
            <w:pPr>
              <w:rPr>
                <w:rFonts w:ascii="Arial Narrow" w:hAnsi="Arial Narrow"/>
                <w:sz w:val="20"/>
                <w:szCs w:val="20"/>
              </w:rPr>
            </w:pPr>
          </w:p>
        </w:tc>
        <w:tc>
          <w:tcPr>
            <w:tcW w:w="6172" w:type="dxa"/>
            <w:tcMar/>
            <w:tcPrChange w:author="Maria Jose Uribe Valdes" w:date="2025-04-15T21:07:29.474Z" w:id="596449748">
              <w:tcPr>
                <w:tcW w:w="7087" w:type="dxa"/>
                <w:tcMar/>
              </w:tcPr>
            </w:tcPrChange>
          </w:tcPr>
          <w:p w:rsidRPr="008A4540" w:rsidR="004C4C0E" w:rsidP="00C10DF6" w:rsidRDefault="004C4C0E" w14:paraId="3022B6F8" w14:textId="77777777">
            <w:pPr>
              <w:jc w:val="both"/>
              <w:rPr>
                <w:rFonts w:ascii="Arial Narrow" w:hAnsi="Arial Narrow" w:cs="Arial"/>
                <w:sz w:val="20"/>
                <w:szCs w:val="20"/>
              </w:rPr>
            </w:pPr>
          </w:p>
        </w:tc>
      </w:tr>
      <w:tr w:rsidRPr="008A4540" w:rsidR="004C4C0E" w:rsidTr="5FFAE9BA" w14:paraId="0A73487E" w14:textId="77777777">
        <w:trPr>
          <w:trHeight w:val="74"/>
          <w:trPrChange w:author="Maria Jose Uribe Valdes" w:date="2025-04-15T21:07:24.717Z" w16du:dateUtc="2025-04-15T21:07:24.717Z" w:id="1119143895">
            <w:trPr>
              <w:trHeight w:val="74"/>
            </w:trPr>
          </w:trPrChange>
        </w:trPr>
        <w:tc>
          <w:tcPr>
            <w:tcW w:w="3150" w:type="dxa"/>
            <w:tcMar/>
            <w:tcPrChange w:author="Maria Jose Uribe Valdes" w:date="2025-04-15T21:07:29.474Z" w:id="1769258994">
              <w:tcPr>
                <w:tcW w:w="2235" w:type="dxa"/>
                <w:tcMar/>
              </w:tcPr>
            </w:tcPrChange>
          </w:tcPr>
          <w:p w:rsidRPr="008A4540" w:rsidR="004C4C0E" w:rsidP="005747E4" w:rsidRDefault="004C4C0E" w14:paraId="1CFB53C8" w14:textId="78411C2F">
            <w:pPr>
              <w:rPr>
                <w:rFonts w:ascii="Arial Narrow" w:hAnsi="Arial Narrow"/>
                <w:b/>
                <w:sz w:val="20"/>
                <w:szCs w:val="20"/>
              </w:rPr>
            </w:pPr>
            <w:r w:rsidRPr="008A4540">
              <w:rPr>
                <w:rFonts w:ascii="Arial Narrow" w:hAnsi="Arial Narrow"/>
                <w:b/>
                <w:sz w:val="20"/>
                <w:szCs w:val="20"/>
              </w:rPr>
              <w:t>248</w:t>
            </w:r>
          </w:p>
        </w:tc>
        <w:tc>
          <w:tcPr>
            <w:tcW w:w="6172" w:type="dxa"/>
            <w:tcMar/>
            <w:tcPrChange w:author="Maria Jose Uribe Valdes" w:date="2025-04-15T21:07:29.474Z" w:id="850177813">
              <w:tcPr>
                <w:tcW w:w="7087" w:type="dxa"/>
                <w:tcMar/>
              </w:tcPr>
            </w:tcPrChange>
          </w:tcPr>
          <w:p w:rsidRPr="008A4540" w:rsidR="004C4C0E" w:rsidP="00C10DF6" w:rsidRDefault="004C4C0E" w14:paraId="0F37ABAC" w14:textId="565565F6">
            <w:pPr>
              <w:jc w:val="both"/>
              <w:rPr>
                <w:rFonts w:ascii="Arial Narrow" w:hAnsi="Arial Narrow" w:cs="Arial"/>
                <w:b/>
                <w:sz w:val="20"/>
                <w:szCs w:val="20"/>
              </w:rPr>
            </w:pPr>
            <w:r w:rsidRPr="008A4540">
              <w:rPr>
                <w:rFonts w:ascii="Arial Narrow" w:hAnsi="Arial Narrow" w:cs="Arial"/>
                <w:b/>
                <w:sz w:val="20"/>
                <w:szCs w:val="20"/>
              </w:rPr>
              <w:t>SECUESTRO CON SOLICITUD DE RESCATE O EXIGENCIA O SE PROLONGUE POR MÁS DE 24 HRS</w:t>
            </w:r>
            <w:r w:rsidRPr="008A4540" w:rsidR="002435F9">
              <w:rPr>
                <w:rFonts w:ascii="Arial Narrow" w:hAnsi="Arial Narrow" w:cs="Arial"/>
                <w:b/>
                <w:sz w:val="20"/>
                <w:szCs w:val="20"/>
              </w:rPr>
              <w:t>.</w:t>
            </w:r>
          </w:p>
          <w:p w:rsidRPr="008A4540" w:rsidR="004C4C0E" w:rsidP="00C10DF6" w:rsidRDefault="004C4C0E" w14:paraId="70C9D813" w14:textId="6D064E81">
            <w:pPr>
              <w:jc w:val="both"/>
              <w:rPr>
                <w:rFonts w:ascii="Arial Narrow" w:hAnsi="Arial Narrow" w:cs="Arial"/>
                <w:b/>
                <w:sz w:val="20"/>
                <w:szCs w:val="20"/>
              </w:rPr>
            </w:pPr>
            <w:r w:rsidRPr="008A4540">
              <w:rPr>
                <w:rFonts w:ascii="Arial Narrow" w:hAnsi="Arial Narrow" w:cs="Arial"/>
                <w:sz w:val="20"/>
                <w:szCs w:val="20"/>
              </w:rPr>
              <w:t>ART. 141 INC. 3</w:t>
            </w:r>
          </w:p>
        </w:tc>
      </w:tr>
      <w:tr w:rsidRPr="008A4540" w:rsidR="004C4C0E" w:rsidTr="5FFAE9BA" w14:paraId="3F3D70AB" w14:textId="77777777">
        <w:trPr>
          <w:trHeight w:val="74"/>
          <w:trPrChange w:author="Maria Jose Uribe Valdes" w:date="2025-04-15T21:07:24.718Z" w16du:dateUtc="2025-04-15T21:07:24.718Z" w:id="698240836">
            <w:trPr>
              <w:trHeight w:val="74"/>
            </w:trPr>
          </w:trPrChange>
        </w:trPr>
        <w:tc>
          <w:tcPr>
            <w:tcW w:w="3150" w:type="dxa"/>
            <w:tcMar/>
            <w:tcPrChange w:author="Maria Jose Uribe Valdes" w:date="2025-04-15T21:07:29.475Z" w:id="1899534780">
              <w:tcPr>
                <w:tcW w:w="2235" w:type="dxa"/>
                <w:tcMar/>
              </w:tcPr>
            </w:tcPrChange>
          </w:tcPr>
          <w:p w:rsidRPr="008A4540" w:rsidR="004C4C0E" w:rsidP="005747E4" w:rsidRDefault="004C4C0E" w14:paraId="2A312112" w14:textId="77777777">
            <w:pPr>
              <w:rPr>
                <w:rFonts w:ascii="Arial Narrow" w:hAnsi="Arial Narrow"/>
                <w:sz w:val="20"/>
                <w:szCs w:val="20"/>
              </w:rPr>
            </w:pPr>
          </w:p>
        </w:tc>
        <w:tc>
          <w:tcPr>
            <w:tcW w:w="6172" w:type="dxa"/>
            <w:tcMar/>
            <w:tcPrChange w:author="Maria Jose Uribe Valdes" w:date="2025-04-15T21:07:29.475Z" w:id="396927972">
              <w:tcPr>
                <w:tcW w:w="7087" w:type="dxa"/>
                <w:tcMar/>
              </w:tcPr>
            </w:tcPrChange>
          </w:tcPr>
          <w:p w:rsidRPr="008A4540" w:rsidR="004C4C0E" w:rsidP="002435F9" w:rsidRDefault="004C4C0E" w14:paraId="39CE6D21" w14:textId="0E52DAC3">
            <w:pPr>
              <w:jc w:val="both"/>
              <w:rPr>
                <w:rFonts w:ascii="Arial Narrow" w:hAnsi="Arial Narrow" w:cs="Arial"/>
                <w:sz w:val="20"/>
                <w:szCs w:val="20"/>
              </w:rPr>
            </w:pPr>
            <w:r w:rsidRPr="008A4540">
              <w:rPr>
                <w:rFonts w:ascii="Arial Narrow" w:hAnsi="Arial Narrow" w:cs="Arial"/>
                <w:sz w:val="20"/>
                <w:szCs w:val="20"/>
              </w:rPr>
              <w:t>Secuestro que se ejecuta para obtener un rescate o imponer exigencias o arrancar decisiones, o si el encierro o detención se prolongare por más de 24 hora</w:t>
            </w:r>
            <w:r w:rsidRPr="008A4540" w:rsidR="002435F9">
              <w:rPr>
                <w:rFonts w:ascii="Arial Narrow" w:hAnsi="Arial Narrow" w:cs="Arial"/>
                <w:sz w:val="20"/>
                <w:szCs w:val="20"/>
              </w:rPr>
              <w:t>.</w:t>
            </w:r>
          </w:p>
        </w:tc>
      </w:tr>
      <w:tr w:rsidRPr="008A4540" w:rsidR="004C4C0E" w:rsidTr="5FFAE9BA" w14:paraId="2D7859F2" w14:textId="77777777">
        <w:trPr>
          <w:trHeight w:val="74"/>
          <w:trPrChange w:author="Maria Jose Uribe Valdes" w:date="2025-04-15T21:07:24.719Z" w16du:dateUtc="2025-04-15T21:07:24.719Z" w:id="442813837">
            <w:trPr>
              <w:trHeight w:val="74"/>
            </w:trPr>
          </w:trPrChange>
        </w:trPr>
        <w:tc>
          <w:tcPr>
            <w:tcW w:w="3150" w:type="dxa"/>
            <w:tcMar/>
            <w:tcPrChange w:author="Maria Jose Uribe Valdes" w:date="2025-04-15T21:07:29.475Z" w:id="864099175">
              <w:tcPr>
                <w:tcW w:w="2235" w:type="dxa"/>
                <w:tcMar/>
              </w:tcPr>
            </w:tcPrChange>
          </w:tcPr>
          <w:p w:rsidRPr="008A4540" w:rsidR="004C4C0E" w:rsidP="005747E4" w:rsidRDefault="004C4C0E" w14:paraId="0A2138E3" w14:textId="77777777">
            <w:pPr>
              <w:rPr>
                <w:rFonts w:ascii="Arial Narrow" w:hAnsi="Arial Narrow"/>
                <w:sz w:val="20"/>
                <w:szCs w:val="20"/>
              </w:rPr>
            </w:pPr>
          </w:p>
        </w:tc>
        <w:tc>
          <w:tcPr>
            <w:tcW w:w="6172" w:type="dxa"/>
            <w:tcMar/>
            <w:tcPrChange w:author="Maria Jose Uribe Valdes" w:date="2025-04-15T21:07:29.475Z" w:id="1589097685">
              <w:tcPr>
                <w:tcW w:w="7087" w:type="dxa"/>
                <w:tcMar/>
              </w:tcPr>
            </w:tcPrChange>
          </w:tcPr>
          <w:p w:rsidRPr="008A4540" w:rsidR="004C4C0E" w:rsidP="00C10DF6" w:rsidRDefault="004C4C0E" w14:paraId="379014BD" w14:textId="77777777">
            <w:pPr>
              <w:jc w:val="both"/>
              <w:rPr>
                <w:rFonts w:ascii="Arial Narrow" w:hAnsi="Arial Narrow" w:cs="Arial"/>
                <w:sz w:val="20"/>
                <w:szCs w:val="20"/>
              </w:rPr>
            </w:pPr>
          </w:p>
        </w:tc>
      </w:tr>
      <w:tr w:rsidRPr="008A4540" w:rsidR="004C4C0E" w:rsidTr="5FFAE9BA" w14:paraId="5EE1C47C" w14:textId="77777777">
        <w:trPr>
          <w:trHeight w:val="74"/>
          <w:trPrChange w:author="Maria Jose Uribe Valdes" w:date="2025-04-15T21:07:24.719Z" w16du:dateUtc="2025-04-15T21:07:24.719Z" w:id="1431587728">
            <w:trPr>
              <w:trHeight w:val="74"/>
            </w:trPr>
          </w:trPrChange>
        </w:trPr>
        <w:tc>
          <w:tcPr>
            <w:tcW w:w="3150" w:type="dxa"/>
            <w:tcMar/>
            <w:tcPrChange w:author="Maria Jose Uribe Valdes" w:date="2025-04-15T21:07:29.475Z" w:id="1039697935">
              <w:tcPr>
                <w:tcW w:w="2235" w:type="dxa"/>
                <w:tcMar/>
              </w:tcPr>
            </w:tcPrChange>
          </w:tcPr>
          <w:p w:rsidRPr="008A4540" w:rsidR="004C4C0E" w:rsidP="005747E4" w:rsidRDefault="00FE33B7" w14:paraId="405962C4" w14:textId="6EC65E4E">
            <w:pPr>
              <w:rPr>
                <w:rFonts w:ascii="Arial Narrow" w:hAnsi="Arial Narrow"/>
                <w:b/>
                <w:sz w:val="20"/>
                <w:szCs w:val="20"/>
              </w:rPr>
            </w:pPr>
            <w:r w:rsidRPr="008A4540">
              <w:rPr>
                <w:rFonts w:ascii="Arial Narrow" w:hAnsi="Arial Narrow"/>
                <w:b/>
                <w:sz w:val="20"/>
                <w:szCs w:val="20"/>
              </w:rPr>
              <w:t>249</w:t>
            </w:r>
          </w:p>
        </w:tc>
        <w:tc>
          <w:tcPr>
            <w:tcW w:w="6172" w:type="dxa"/>
            <w:tcMar/>
            <w:tcPrChange w:author="Maria Jose Uribe Valdes" w:date="2025-04-15T21:07:29.475Z" w:id="1175749259">
              <w:tcPr>
                <w:tcW w:w="7087" w:type="dxa"/>
                <w:tcMar/>
              </w:tcPr>
            </w:tcPrChange>
          </w:tcPr>
          <w:p w:rsidRPr="008A4540" w:rsidR="00FE33B7" w:rsidP="00C10DF6" w:rsidRDefault="00FE33B7" w14:paraId="745BE4DE" w14:textId="03025D13">
            <w:pPr>
              <w:jc w:val="both"/>
              <w:rPr>
                <w:rFonts w:ascii="Arial Narrow" w:hAnsi="Arial Narrow" w:cs="Arial"/>
                <w:b/>
                <w:sz w:val="20"/>
                <w:szCs w:val="20"/>
              </w:rPr>
            </w:pPr>
            <w:r w:rsidRPr="008A4540">
              <w:rPr>
                <w:rFonts w:ascii="Arial Narrow" w:hAnsi="Arial Narrow" w:cs="Arial"/>
                <w:b/>
                <w:sz w:val="20"/>
                <w:szCs w:val="20"/>
              </w:rPr>
              <w:t xml:space="preserve">SECUESTRO POR MÁS DE 15 </w:t>
            </w:r>
            <w:proofErr w:type="gramStart"/>
            <w:r w:rsidRPr="008A4540">
              <w:rPr>
                <w:rFonts w:ascii="Arial Narrow" w:hAnsi="Arial Narrow" w:cs="Arial"/>
                <w:b/>
                <w:sz w:val="20"/>
                <w:szCs w:val="20"/>
              </w:rPr>
              <w:t>DÍAS  O</w:t>
            </w:r>
            <w:proofErr w:type="gramEnd"/>
            <w:r w:rsidRPr="008A4540">
              <w:rPr>
                <w:rFonts w:ascii="Arial Narrow" w:hAnsi="Arial Narrow" w:cs="Arial"/>
                <w:b/>
                <w:sz w:val="20"/>
                <w:szCs w:val="20"/>
              </w:rPr>
              <w:t xml:space="preserve"> CON GRAVE DAÑO EN LA PERSONA O SUS INTERESES</w:t>
            </w:r>
            <w:r w:rsidR="00536EF9">
              <w:rPr>
                <w:rFonts w:ascii="Arial Narrow" w:hAnsi="Arial Narrow" w:cs="Arial"/>
                <w:b/>
                <w:sz w:val="20"/>
                <w:szCs w:val="20"/>
              </w:rPr>
              <w:t>.</w:t>
            </w:r>
          </w:p>
          <w:p w:rsidRPr="008A4540" w:rsidR="004C4C0E" w:rsidP="00C10DF6" w:rsidRDefault="00FE33B7" w14:paraId="402ECFAC" w14:textId="24D6CB37">
            <w:pPr>
              <w:jc w:val="both"/>
              <w:rPr>
                <w:rFonts w:ascii="Arial Narrow" w:hAnsi="Arial Narrow" w:cs="Arial"/>
                <w:sz w:val="20"/>
                <w:szCs w:val="20"/>
              </w:rPr>
            </w:pPr>
            <w:r w:rsidRPr="008A4540">
              <w:rPr>
                <w:rFonts w:ascii="Arial Narrow" w:hAnsi="Arial Narrow" w:cs="Arial"/>
                <w:sz w:val="20"/>
                <w:szCs w:val="20"/>
              </w:rPr>
              <w:t>ART. 141 INC. 4</w:t>
            </w:r>
          </w:p>
        </w:tc>
      </w:tr>
      <w:tr w:rsidRPr="008A4540" w:rsidR="004C4C0E" w:rsidTr="5FFAE9BA" w14:paraId="043EC82E" w14:textId="77777777">
        <w:trPr>
          <w:trHeight w:val="74"/>
          <w:trPrChange w:author="Maria Jose Uribe Valdes" w:date="2025-04-15T21:07:24.719Z" w16du:dateUtc="2025-04-15T21:07:24.719Z" w:id="1355909631">
            <w:trPr>
              <w:trHeight w:val="74"/>
            </w:trPr>
          </w:trPrChange>
        </w:trPr>
        <w:tc>
          <w:tcPr>
            <w:tcW w:w="3150" w:type="dxa"/>
            <w:tcMar/>
            <w:tcPrChange w:author="Maria Jose Uribe Valdes" w:date="2025-04-15T21:07:29.475Z" w:id="146678033">
              <w:tcPr>
                <w:tcW w:w="2235" w:type="dxa"/>
                <w:tcMar/>
              </w:tcPr>
            </w:tcPrChange>
          </w:tcPr>
          <w:p w:rsidRPr="008A4540" w:rsidR="004C4C0E" w:rsidP="005747E4" w:rsidRDefault="004C4C0E" w14:paraId="0E6C1860" w14:textId="77777777">
            <w:pPr>
              <w:rPr>
                <w:rFonts w:ascii="Arial Narrow" w:hAnsi="Arial Narrow"/>
                <w:sz w:val="20"/>
                <w:szCs w:val="20"/>
              </w:rPr>
            </w:pPr>
          </w:p>
        </w:tc>
        <w:tc>
          <w:tcPr>
            <w:tcW w:w="6172" w:type="dxa"/>
            <w:tcMar/>
            <w:tcPrChange w:author="Maria Jose Uribe Valdes" w:date="2025-04-15T21:07:29.475Z" w:id="817410526">
              <w:tcPr>
                <w:tcW w:w="7087" w:type="dxa"/>
                <w:tcMar/>
              </w:tcPr>
            </w:tcPrChange>
          </w:tcPr>
          <w:p w:rsidRPr="008A4540" w:rsidR="004C4C0E" w:rsidP="00C10DF6" w:rsidRDefault="00FE33B7" w14:paraId="63EFDEAF" w14:textId="2573A26B">
            <w:pPr>
              <w:jc w:val="both"/>
              <w:rPr>
                <w:rFonts w:ascii="Arial Narrow" w:hAnsi="Arial Narrow" w:cs="Arial"/>
                <w:sz w:val="20"/>
                <w:szCs w:val="20"/>
              </w:rPr>
            </w:pPr>
            <w:r w:rsidRPr="008A4540">
              <w:rPr>
                <w:rFonts w:ascii="Arial Narrow" w:hAnsi="Arial Narrow" w:cs="Arial"/>
                <w:sz w:val="20"/>
                <w:szCs w:val="20"/>
              </w:rPr>
              <w:t>Secuestro que se extiende por más de quince días o si de ello resultare un daño grave en la persona o intereses del secuestrado</w:t>
            </w:r>
          </w:p>
        </w:tc>
      </w:tr>
      <w:tr w:rsidRPr="008A4540" w:rsidR="00C10DF6" w:rsidTr="5FFAE9BA" w14:paraId="5717DD2B" w14:textId="77777777">
        <w:trPr>
          <w:trHeight w:val="74"/>
          <w:trPrChange w:author="Maria Jose Uribe Valdes" w:date="2025-04-15T21:07:24.72Z" w16du:dateUtc="2025-04-15T21:07:24.72Z" w:id="315272309">
            <w:trPr>
              <w:trHeight w:val="74"/>
            </w:trPr>
          </w:trPrChange>
        </w:trPr>
        <w:tc>
          <w:tcPr>
            <w:tcW w:w="3150" w:type="dxa"/>
            <w:tcMar/>
            <w:tcPrChange w:author="Maria Jose Uribe Valdes" w:date="2025-04-15T21:07:29.475Z" w:id="454103404">
              <w:tcPr>
                <w:tcW w:w="2235" w:type="dxa"/>
                <w:tcMar/>
              </w:tcPr>
            </w:tcPrChange>
          </w:tcPr>
          <w:p w:rsidRPr="008A4540" w:rsidR="00C10DF6" w:rsidP="005747E4" w:rsidRDefault="00C10DF6" w14:paraId="439D69AC" w14:textId="77777777">
            <w:pPr>
              <w:rPr>
                <w:rFonts w:ascii="Arial Narrow" w:hAnsi="Arial Narrow"/>
                <w:sz w:val="20"/>
                <w:szCs w:val="20"/>
              </w:rPr>
            </w:pPr>
          </w:p>
        </w:tc>
        <w:tc>
          <w:tcPr>
            <w:tcW w:w="6172" w:type="dxa"/>
            <w:tcMar/>
            <w:tcPrChange w:author="Maria Jose Uribe Valdes" w:date="2025-04-15T21:07:29.475Z" w:id="1980887544">
              <w:tcPr>
                <w:tcW w:w="7087" w:type="dxa"/>
                <w:tcMar/>
              </w:tcPr>
            </w:tcPrChange>
          </w:tcPr>
          <w:p w:rsidRPr="008A4540" w:rsidR="00C10DF6" w:rsidP="00C10DF6" w:rsidRDefault="00C10DF6" w14:paraId="08EBBF55" w14:textId="77777777">
            <w:pPr>
              <w:jc w:val="both"/>
              <w:rPr>
                <w:rFonts w:ascii="Arial Narrow" w:hAnsi="Arial Narrow" w:cs="Arial"/>
                <w:sz w:val="20"/>
                <w:szCs w:val="20"/>
              </w:rPr>
            </w:pPr>
          </w:p>
        </w:tc>
      </w:tr>
      <w:tr w:rsidRPr="008A4540" w:rsidR="008A540B" w:rsidTr="5FFAE9BA" w14:paraId="5AD43BEC" w14:textId="77777777">
        <w:trPr>
          <w:trHeight w:val="74"/>
          <w:trPrChange w:author="Maria Jose Uribe Valdes" w:date="2025-04-15T21:07:24.72Z" w16du:dateUtc="2025-04-15T21:07:24.72Z" w:id="1740577309">
            <w:trPr>
              <w:trHeight w:val="74"/>
            </w:trPr>
          </w:trPrChange>
        </w:trPr>
        <w:tc>
          <w:tcPr>
            <w:tcW w:w="3150" w:type="dxa"/>
            <w:tcMar/>
            <w:tcPrChange w:author="Maria Jose Uribe Valdes" w:date="2025-04-15T21:07:29.475Z" w:id="1891579644">
              <w:tcPr>
                <w:tcW w:w="2235" w:type="dxa"/>
                <w:tcMar/>
              </w:tcPr>
            </w:tcPrChange>
          </w:tcPr>
          <w:p w:rsidRPr="008A4540" w:rsidR="008A540B" w:rsidP="005747E4" w:rsidRDefault="00C53B6F" w14:paraId="71B707A4" w14:textId="77777777">
            <w:pPr>
              <w:rPr>
                <w:rFonts w:ascii="Arial Narrow" w:hAnsi="Arial Narrow"/>
                <w:sz w:val="20"/>
                <w:szCs w:val="20"/>
              </w:rPr>
            </w:pPr>
            <w:r w:rsidRPr="008A4540">
              <w:rPr>
                <w:rFonts w:ascii="Arial Narrow" w:hAnsi="Arial Narrow" w:cs="Arial"/>
                <w:b/>
                <w:bCs/>
                <w:sz w:val="20"/>
                <w:szCs w:val="20"/>
              </w:rPr>
              <w:t>299</w:t>
            </w:r>
          </w:p>
        </w:tc>
        <w:tc>
          <w:tcPr>
            <w:tcW w:w="6172" w:type="dxa"/>
            <w:tcMar/>
            <w:tcPrChange w:author="Maria Jose Uribe Valdes" w:date="2025-04-15T21:07:29.475Z" w:id="711164985">
              <w:tcPr>
                <w:tcW w:w="7087" w:type="dxa"/>
                <w:tcMar/>
              </w:tcPr>
            </w:tcPrChange>
          </w:tcPr>
          <w:p w:rsidRPr="008A4540" w:rsidR="00E46130" w:rsidP="00C10DF6" w:rsidRDefault="00C53B6F" w14:paraId="2147CEC6" w14:textId="4ED17EF0">
            <w:pPr>
              <w:jc w:val="both"/>
              <w:rPr>
                <w:rFonts w:ascii="Arial Narrow" w:hAnsi="Arial Narrow" w:cs="Arial"/>
                <w:sz w:val="20"/>
                <w:szCs w:val="20"/>
              </w:rPr>
            </w:pPr>
            <w:r w:rsidRPr="008A4540">
              <w:rPr>
                <w:rFonts w:ascii="Arial Narrow" w:hAnsi="Arial Narrow" w:cs="Arial"/>
                <w:b/>
                <w:bCs/>
                <w:sz w:val="20"/>
                <w:szCs w:val="20"/>
              </w:rPr>
              <w:t>OTROS DELITOS QUE AFECTAN LOS DERECHOS GARANTIDOS POR LA CONSTITUCIÓN.</w:t>
            </w:r>
          </w:p>
        </w:tc>
      </w:tr>
      <w:tr w:rsidRPr="008A4540" w:rsidR="00C10DF6" w:rsidTr="5FFAE9BA" w14:paraId="4588102C" w14:textId="77777777">
        <w:trPr>
          <w:trHeight w:val="74"/>
          <w:trPrChange w:author="Maria Jose Uribe Valdes" w:date="2025-04-15T21:07:24.721Z" w16du:dateUtc="2025-04-15T21:07:24.721Z" w:id="1356106624">
            <w:trPr>
              <w:trHeight w:val="74"/>
            </w:trPr>
          </w:trPrChange>
        </w:trPr>
        <w:tc>
          <w:tcPr>
            <w:tcW w:w="3150" w:type="dxa"/>
            <w:tcMar/>
            <w:tcPrChange w:author="Maria Jose Uribe Valdes" w:date="2025-04-15T21:07:29.475Z" w:id="417260881">
              <w:tcPr>
                <w:tcW w:w="2235" w:type="dxa"/>
                <w:tcMar/>
              </w:tcPr>
            </w:tcPrChange>
          </w:tcPr>
          <w:p w:rsidRPr="008A4540" w:rsidR="00C10DF6" w:rsidP="005747E4" w:rsidRDefault="00C10DF6" w14:paraId="56C5F05D" w14:textId="77777777">
            <w:pPr>
              <w:rPr>
                <w:rFonts w:ascii="Arial Narrow" w:hAnsi="Arial Narrow" w:cs="Arial"/>
                <w:b/>
                <w:bCs/>
                <w:sz w:val="20"/>
                <w:szCs w:val="20"/>
              </w:rPr>
            </w:pPr>
          </w:p>
        </w:tc>
        <w:tc>
          <w:tcPr>
            <w:tcW w:w="6172" w:type="dxa"/>
            <w:tcMar/>
            <w:tcPrChange w:author="Maria Jose Uribe Valdes" w:date="2025-04-15T21:07:29.475Z" w:id="509079103">
              <w:tcPr>
                <w:tcW w:w="7087" w:type="dxa"/>
                <w:tcMar/>
              </w:tcPr>
            </w:tcPrChange>
          </w:tcPr>
          <w:p w:rsidRPr="008A4540" w:rsidR="00C10DF6" w:rsidP="00C10DF6" w:rsidRDefault="00C10DF6" w14:paraId="02A315CD" w14:textId="77777777">
            <w:pPr>
              <w:jc w:val="both"/>
              <w:rPr>
                <w:rFonts w:ascii="Arial Narrow" w:hAnsi="Arial Narrow" w:cs="Arial"/>
                <w:b/>
                <w:bCs/>
                <w:sz w:val="20"/>
                <w:szCs w:val="20"/>
              </w:rPr>
            </w:pPr>
          </w:p>
        </w:tc>
      </w:tr>
      <w:tr w:rsidRPr="008A4540" w:rsidR="00C10DF6" w:rsidTr="5FFAE9BA" w14:paraId="17A7CA79" w14:textId="77777777">
        <w:trPr>
          <w:trHeight w:val="74"/>
          <w:trPrChange w:author="Maria Jose Uribe Valdes" w:date="2025-04-15T21:07:24.721Z" w16du:dateUtc="2025-04-15T21:07:24.721Z" w:id="687567016">
            <w:trPr>
              <w:trHeight w:val="74"/>
            </w:trPr>
          </w:trPrChange>
        </w:trPr>
        <w:tc>
          <w:tcPr>
            <w:tcW w:w="3150" w:type="dxa"/>
            <w:tcMar/>
            <w:tcPrChange w:author="Maria Jose Uribe Valdes" w:date="2025-04-15T21:07:29.475Z" w:id="275594880">
              <w:tcPr>
                <w:tcW w:w="2235" w:type="dxa"/>
                <w:tcMar/>
              </w:tcPr>
            </w:tcPrChange>
          </w:tcPr>
          <w:p w:rsidRPr="008A4540" w:rsidR="00C10DF6" w:rsidP="005747E4" w:rsidRDefault="00C10DF6" w14:paraId="52AB66E7" w14:textId="77777777">
            <w:pPr>
              <w:rPr>
                <w:rFonts w:ascii="Arial Narrow" w:hAnsi="Arial Narrow" w:cs="Arial"/>
                <w:b/>
                <w:bCs/>
                <w:sz w:val="20"/>
                <w:szCs w:val="20"/>
              </w:rPr>
            </w:pPr>
          </w:p>
        </w:tc>
        <w:tc>
          <w:tcPr>
            <w:tcW w:w="6172" w:type="dxa"/>
            <w:tcMar/>
            <w:tcPrChange w:author="Maria Jose Uribe Valdes" w:date="2025-04-15T21:07:29.475Z" w:id="509409191">
              <w:tcPr>
                <w:tcW w:w="7087" w:type="dxa"/>
                <w:tcMar/>
              </w:tcPr>
            </w:tcPrChange>
          </w:tcPr>
          <w:p w:rsidRPr="008A4540" w:rsidR="00C10DF6" w:rsidP="00C10DF6" w:rsidRDefault="00C10DF6" w14:paraId="14979E7C" w14:textId="77777777">
            <w:pPr>
              <w:jc w:val="both"/>
              <w:rPr>
                <w:rFonts w:ascii="Arial Narrow" w:hAnsi="Arial Narrow" w:cs="Arial"/>
                <w:b/>
                <w:bCs/>
                <w:sz w:val="20"/>
                <w:szCs w:val="20"/>
              </w:rPr>
            </w:pPr>
          </w:p>
        </w:tc>
      </w:tr>
      <w:tr w:rsidRPr="008A4540" w:rsidR="000D73C9" w:rsidTr="5FFAE9BA" w14:paraId="0AB9F1B6" w14:textId="77777777">
        <w:trPr>
          <w:trHeight w:val="698"/>
          <w:trPrChange w:author="Maria Jose Uribe Valdes" w:date="2025-04-15T21:07:24.721Z" w16du:dateUtc="2025-04-15T21:07:24.721Z" w:id="2024312600">
            <w:trPr>
              <w:trHeight w:val="698"/>
            </w:trPr>
          </w:trPrChange>
        </w:trPr>
        <w:tc>
          <w:tcPr>
            <w:tcW w:w="9322" w:type="dxa"/>
            <w:gridSpan w:val="2"/>
            <w:shd w:val="clear" w:color="auto" w:fill="BFBFBF" w:themeFill="background1" w:themeFillShade="BF"/>
            <w:tcMar/>
            <w:tcPrChange w:author="Maria Jose Uribe Valdes" w:date="2025-04-15T21:07:29.475Z" w:id="1728202265">
              <w:tcPr>
                <w:tcW w:w="9322" w:type="dxa"/>
                <w:gridSpan w:val="2"/>
                <w:shd w:val="clear" w:color="auto" w:fill="BFBFBF" w:themeFill="background1" w:themeFillShade="BF"/>
                <w:tcMar/>
              </w:tcPr>
            </w:tcPrChange>
          </w:tcPr>
          <w:p w:rsidRPr="008A4540" w:rsidR="000D73C9" w:rsidP="00907F7F" w:rsidRDefault="000D73C9" w14:paraId="1B0BBD34"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CONTRA LA FE PUBLICA, DE LAS FALSIFICACIONES, DEL FALSO TESTIMONIO Y DEL PERJURIO</w:t>
            </w:r>
          </w:p>
          <w:p w:rsidRPr="008A4540" w:rsidR="000D73C9" w:rsidP="00907F7F" w:rsidRDefault="000D73C9" w14:paraId="69B2C845" w14:textId="77777777">
            <w:pPr>
              <w:jc w:val="both"/>
              <w:rPr>
                <w:rFonts w:ascii="Arial Narrow" w:hAnsi="Arial Narrow" w:cs="Arial"/>
                <w:sz w:val="20"/>
                <w:szCs w:val="20"/>
              </w:rPr>
            </w:pPr>
            <w:r w:rsidRPr="008A4540">
              <w:rPr>
                <w:rFonts w:ascii="Arial Narrow" w:hAnsi="Arial Narrow" w:cs="Arial"/>
                <w:b/>
                <w:bCs/>
                <w:sz w:val="20"/>
                <w:szCs w:val="20"/>
              </w:rPr>
              <w:t>Libro II Título IV</w:t>
            </w:r>
          </w:p>
        </w:tc>
      </w:tr>
      <w:tr w:rsidRPr="008A4540" w:rsidR="008A540B" w:rsidTr="5FFAE9BA" w14:paraId="28276B40" w14:textId="77777777">
        <w:trPr>
          <w:trHeight w:val="74"/>
          <w:trPrChange w:author="Maria Jose Uribe Valdes" w:date="2025-04-15T21:07:24.722Z" w16du:dateUtc="2025-04-15T21:07:24.722Z" w:id="651785801">
            <w:trPr>
              <w:trHeight w:val="74"/>
            </w:trPr>
          </w:trPrChange>
        </w:trPr>
        <w:tc>
          <w:tcPr>
            <w:tcW w:w="3150" w:type="dxa"/>
            <w:tcMar/>
            <w:tcPrChange w:author="Maria Jose Uribe Valdes" w:date="2025-04-15T21:07:29.475Z" w:id="329470412">
              <w:tcPr>
                <w:tcW w:w="2235" w:type="dxa"/>
                <w:tcMar/>
              </w:tcPr>
            </w:tcPrChange>
          </w:tcPr>
          <w:p w:rsidRPr="008A4540" w:rsidR="008A540B" w:rsidP="005747E4" w:rsidRDefault="008A540B" w14:paraId="1A7A8326" w14:textId="77777777">
            <w:pPr>
              <w:rPr>
                <w:rFonts w:ascii="Arial Narrow" w:hAnsi="Arial Narrow"/>
                <w:sz w:val="20"/>
                <w:szCs w:val="20"/>
              </w:rPr>
            </w:pPr>
          </w:p>
        </w:tc>
        <w:tc>
          <w:tcPr>
            <w:tcW w:w="6172" w:type="dxa"/>
            <w:tcMar/>
            <w:tcPrChange w:author="Maria Jose Uribe Valdes" w:date="2025-04-15T21:07:29.475Z" w:id="1587720547">
              <w:tcPr>
                <w:tcW w:w="7087" w:type="dxa"/>
                <w:tcMar/>
              </w:tcPr>
            </w:tcPrChange>
          </w:tcPr>
          <w:p w:rsidRPr="008A4540" w:rsidR="008A540B" w:rsidP="00907F7F" w:rsidRDefault="008A540B" w14:paraId="69060CD6" w14:textId="77777777">
            <w:pPr>
              <w:jc w:val="both"/>
              <w:rPr>
                <w:rFonts w:ascii="Arial Narrow" w:hAnsi="Arial Narrow" w:cs="Arial"/>
                <w:sz w:val="20"/>
                <w:szCs w:val="20"/>
              </w:rPr>
            </w:pPr>
          </w:p>
        </w:tc>
      </w:tr>
      <w:tr w:rsidRPr="008A4540" w:rsidR="008A540B" w:rsidTr="5FFAE9BA" w14:paraId="3E6325FC" w14:textId="77777777">
        <w:trPr>
          <w:trHeight w:val="74"/>
          <w:trPrChange w:author="Maria Jose Uribe Valdes" w:date="2025-04-15T21:07:24.722Z" w16du:dateUtc="2025-04-15T21:07:24.722Z" w:id="472690670">
            <w:trPr>
              <w:trHeight w:val="74"/>
            </w:trPr>
          </w:trPrChange>
        </w:trPr>
        <w:tc>
          <w:tcPr>
            <w:tcW w:w="3150" w:type="dxa"/>
            <w:tcMar/>
            <w:tcPrChange w:author="Maria Jose Uribe Valdes" w:date="2025-04-15T21:07:29.475Z" w:id="925384687">
              <w:tcPr>
                <w:tcW w:w="2235" w:type="dxa"/>
                <w:tcMar/>
              </w:tcPr>
            </w:tcPrChange>
          </w:tcPr>
          <w:p w:rsidRPr="008A4540" w:rsidR="008A540B" w:rsidP="005420DA" w:rsidRDefault="005420DA" w14:paraId="0B4A333F" w14:textId="77777777">
            <w:pPr>
              <w:jc w:val="both"/>
              <w:rPr>
                <w:rFonts w:ascii="Arial Narrow" w:hAnsi="Arial Narrow"/>
                <w:sz w:val="20"/>
                <w:szCs w:val="20"/>
              </w:rPr>
            </w:pPr>
            <w:r w:rsidRPr="008A4540">
              <w:rPr>
                <w:rFonts w:ascii="Arial Narrow" w:hAnsi="Arial Narrow" w:cs="Arial"/>
                <w:sz w:val="20"/>
                <w:szCs w:val="20"/>
              </w:rPr>
              <w:t>Códigos que comprende</w:t>
            </w:r>
          </w:p>
        </w:tc>
        <w:tc>
          <w:tcPr>
            <w:tcW w:w="6172" w:type="dxa"/>
            <w:tcMar/>
            <w:tcPrChange w:author="Maria Jose Uribe Valdes" w:date="2025-04-15T21:07:29.475Z" w:id="119594595">
              <w:tcPr>
                <w:tcW w:w="7087" w:type="dxa"/>
                <w:tcMar/>
              </w:tcPr>
            </w:tcPrChange>
          </w:tcPr>
          <w:p w:rsidRPr="008A4540" w:rsidR="008A540B" w:rsidP="00907F7F" w:rsidRDefault="005420DA" w14:paraId="389CA5D2" w14:textId="77777777">
            <w:pPr>
              <w:jc w:val="both"/>
              <w:rPr>
                <w:rFonts w:ascii="Arial Narrow" w:hAnsi="Arial Narrow" w:cs="Arial"/>
                <w:sz w:val="20"/>
                <w:szCs w:val="20"/>
              </w:rPr>
            </w:pPr>
            <w:r w:rsidRPr="008A4540">
              <w:rPr>
                <w:rFonts w:ascii="Arial Narrow" w:hAnsi="Arial Narrow" w:cs="Arial"/>
                <w:sz w:val="20"/>
                <w:szCs w:val="20"/>
              </w:rPr>
              <w:t>(00301-00399)</w:t>
            </w:r>
          </w:p>
          <w:p w:rsidRPr="008A4540" w:rsidR="005420DA" w:rsidP="00907F7F" w:rsidRDefault="005420DA" w14:paraId="6C922A06" w14:textId="77777777">
            <w:pPr>
              <w:jc w:val="both"/>
              <w:rPr>
                <w:rFonts w:ascii="Arial Narrow" w:hAnsi="Arial Narrow" w:cs="Arial"/>
                <w:sz w:val="20"/>
                <w:szCs w:val="20"/>
              </w:rPr>
            </w:pPr>
          </w:p>
        </w:tc>
      </w:tr>
      <w:tr w:rsidRPr="008A4540" w:rsidR="008A540B" w:rsidTr="5FFAE9BA" w14:paraId="10FED8D8" w14:textId="77777777">
        <w:trPr>
          <w:trHeight w:val="74"/>
          <w:trPrChange w:author="Maria Jose Uribe Valdes" w:date="2025-04-15T21:07:24.723Z" w16du:dateUtc="2025-04-15T21:07:24.723Z" w:id="1079085732">
            <w:trPr>
              <w:trHeight w:val="74"/>
            </w:trPr>
          </w:trPrChange>
        </w:trPr>
        <w:tc>
          <w:tcPr>
            <w:tcW w:w="3150" w:type="dxa"/>
            <w:tcMar/>
            <w:tcPrChange w:author="Maria Jose Uribe Valdes" w:date="2025-04-15T21:07:29.476Z" w:id="557313697">
              <w:tcPr>
                <w:tcW w:w="2235" w:type="dxa"/>
                <w:tcMar/>
              </w:tcPr>
            </w:tcPrChange>
          </w:tcPr>
          <w:p w:rsidRPr="008A4540" w:rsidR="008A540B" w:rsidP="005420DA" w:rsidRDefault="005420DA" w14:paraId="7CB50D7C" w14:textId="77777777">
            <w:pPr>
              <w:jc w:val="both"/>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6172" w:type="dxa"/>
            <w:tcMar/>
            <w:tcPrChange w:author="Maria Jose Uribe Valdes" w:date="2025-04-15T21:07:29.476Z" w:id="129240659">
              <w:tcPr>
                <w:tcW w:w="7087" w:type="dxa"/>
                <w:tcMar/>
              </w:tcPr>
            </w:tcPrChange>
          </w:tcPr>
          <w:p w:rsidRPr="008A4540" w:rsidR="008A540B" w:rsidP="00907F7F" w:rsidRDefault="005420DA" w14:paraId="48D33F30" w14:textId="77777777">
            <w:pPr>
              <w:jc w:val="both"/>
              <w:rPr>
                <w:rFonts w:ascii="Arial Narrow" w:hAnsi="Arial Narrow" w:cs="Arial"/>
                <w:sz w:val="20"/>
                <w:szCs w:val="20"/>
              </w:rPr>
            </w:pPr>
            <w:r w:rsidRPr="008A4540">
              <w:rPr>
                <w:rFonts w:ascii="Arial Narrow" w:hAnsi="Arial Narrow" w:cs="Arial"/>
                <w:sz w:val="20"/>
                <w:szCs w:val="20"/>
              </w:rPr>
              <w:t>Arts. 162 al 216</w:t>
            </w:r>
          </w:p>
          <w:p w:rsidRPr="008A4540" w:rsidR="005420DA" w:rsidP="00907F7F" w:rsidRDefault="005420DA" w14:paraId="6B2BF910" w14:textId="77777777">
            <w:pPr>
              <w:jc w:val="both"/>
              <w:rPr>
                <w:rFonts w:ascii="Arial Narrow" w:hAnsi="Arial Narrow" w:cs="Arial"/>
                <w:sz w:val="20"/>
                <w:szCs w:val="20"/>
              </w:rPr>
            </w:pPr>
          </w:p>
        </w:tc>
      </w:tr>
      <w:tr w:rsidRPr="008A4540" w:rsidR="008A540B" w:rsidTr="5FFAE9BA" w14:paraId="7F306CF7" w14:textId="77777777">
        <w:trPr>
          <w:trHeight w:val="74"/>
          <w:trPrChange w:author="Maria Jose Uribe Valdes" w:date="2025-04-15T21:07:24.723Z" w16du:dateUtc="2025-04-15T21:07:24.723Z" w:id="273640850">
            <w:trPr>
              <w:trHeight w:val="74"/>
            </w:trPr>
          </w:trPrChange>
        </w:trPr>
        <w:tc>
          <w:tcPr>
            <w:tcW w:w="3150" w:type="dxa"/>
            <w:tcMar/>
            <w:tcPrChange w:author="Maria Jose Uribe Valdes" w:date="2025-04-15T21:07:29.476Z" w:id="1681947928">
              <w:tcPr>
                <w:tcW w:w="2235" w:type="dxa"/>
                <w:tcMar/>
              </w:tcPr>
            </w:tcPrChange>
          </w:tcPr>
          <w:p w:rsidRPr="008A4540" w:rsidR="009870D0" w:rsidP="005747E4" w:rsidRDefault="003C4F17" w14:paraId="53A837ED" w14:textId="316F9ECF">
            <w:pPr>
              <w:rPr>
                <w:rFonts w:ascii="Arial Narrow" w:hAnsi="Arial Narrow" w:cs="Arial"/>
                <w:b/>
                <w:bCs/>
                <w:sz w:val="20"/>
                <w:szCs w:val="20"/>
              </w:rPr>
            </w:pPr>
            <w:r w:rsidRPr="008A4540">
              <w:rPr>
                <w:rFonts w:ascii="Arial Narrow" w:hAnsi="Arial Narrow" w:cs="Arial"/>
                <w:b/>
                <w:bCs/>
                <w:sz w:val="20"/>
                <w:szCs w:val="20"/>
              </w:rPr>
              <w:t>301</w:t>
            </w:r>
          </w:p>
          <w:p w:rsidRPr="008A4540" w:rsidR="009870D0" w:rsidP="005747E4" w:rsidRDefault="009870D0" w14:paraId="77766094" w14:textId="77777777">
            <w:pPr>
              <w:rPr>
                <w:rFonts w:ascii="Arial Narrow" w:hAnsi="Arial Narrow"/>
                <w:sz w:val="20"/>
                <w:szCs w:val="20"/>
              </w:rPr>
            </w:pPr>
          </w:p>
        </w:tc>
        <w:tc>
          <w:tcPr>
            <w:tcW w:w="6172" w:type="dxa"/>
            <w:tcMar/>
            <w:tcPrChange w:author="Maria Jose Uribe Valdes" w:date="2025-04-15T21:07:29.476Z" w:id="395958532">
              <w:tcPr>
                <w:tcW w:w="7087" w:type="dxa"/>
                <w:tcMar/>
              </w:tcPr>
            </w:tcPrChange>
          </w:tcPr>
          <w:p w:rsidRPr="008A4540" w:rsidR="003C4F17" w:rsidP="00F87979" w:rsidRDefault="003C4F17" w14:paraId="7C87C228" w14:textId="36E6D4C4">
            <w:pPr>
              <w:jc w:val="both"/>
              <w:rPr>
                <w:rFonts w:ascii="Arial Narrow" w:hAnsi="Arial Narrow" w:cs="Arial"/>
                <w:sz w:val="20"/>
                <w:szCs w:val="20"/>
              </w:rPr>
            </w:pPr>
            <w:r w:rsidRPr="008A4540">
              <w:rPr>
                <w:rFonts w:ascii="Arial Narrow" w:hAnsi="Arial Narrow" w:cs="Arial"/>
                <w:b/>
                <w:bCs/>
                <w:sz w:val="20"/>
                <w:szCs w:val="20"/>
              </w:rPr>
              <w:t>FALSIFICACIÓN DE MONEDA Y OTROS (EN CASO DE BILLETES, ACUDA AL CÓDIGO 12031).</w:t>
            </w:r>
          </w:p>
        </w:tc>
      </w:tr>
      <w:tr w:rsidRPr="008A4540" w:rsidR="008A540B" w:rsidTr="5FFAE9BA" w14:paraId="5A28FB2A" w14:textId="77777777">
        <w:trPr>
          <w:trHeight w:val="74"/>
          <w:trPrChange w:author="Maria Jose Uribe Valdes" w:date="2025-04-15T21:07:24.723Z" w16du:dateUtc="2025-04-15T21:07:24.723Z" w:id="986638418">
            <w:trPr>
              <w:trHeight w:val="74"/>
            </w:trPr>
          </w:trPrChange>
        </w:trPr>
        <w:tc>
          <w:tcPr>
            <w:tcW w:w="3150" w:type="dxa"/>
            <w:tcMar/>
            <w:tcPrChange w:author="Maria Jose Uribe Valdes" w:date="2025-04-15T21:07:29.476Z" w:id="2103186441">
              <w:tcPr>
                <w:tcW w:w="2235" w:type="dxa"/>
                <w:tcMar/>
              </w:tcPr>
            </w:tcPrChange>
          </w:tcPr>
          <w:p w:rsidRPr="008A4540" w:rsidR="008A540B" w:rsidP="005747E4" w:rsidRDefault="008A540B" w14:paraId="7FD14A6B" w14:textId="77777777">
            <w:pPr>
              <w:rPr>
                <w:rFonts w:ascii="Arial Narrow" w:hAnsi="Arial Narrow"/>
                <w:sz w:val="20"/>
                <w:szCs w:val="20"/>
              </w:rPr>
            </w:pPr>
          </w:p>
        </w:tc>
        <w:tc>
          <w:tcPr>
            <w:tcW w:w="6172" w:type="dxa"/>
            <w:tcMar/>
            <w:tcPrChange w:author="Maria Jose Uribe Valdes" w:date="2025-04-15T21:07:29.476Z" w:id="1325240216">
              <w:tcPr>
                <w:tcW w:w="7087" w:type="dxa"/>
                <w:tcMar/>
              </w:tcPr>
            </w:tcPrChange>
          </w:tcPr>
          <w:p w:rsidRPr="008A4540" w:rsidR="008A540B" w:rsidP="00907F7F" w:rsidRDefault="003C4F17" w14:paraId="1B20F378" w14:textId="77777777">
            <w:pPr>
              <w:jc w:val="both"/>
              <w:rPr>
                <w:rFonts w:ascii="Arial Narrow" w:hAnsi="Arial Narrow" w:cs="Arial"/>
                <w:sz w:val="20"/>
                <w:szCs w:val="20"/>
              </w:rPr>
            </w:pPr>
            <w:r w:rsidRPr="008A4540">
              <w:rPr>
                <w:rFonts w:ascii="Arial Narrow" w:hAnsi="Arial Narrow" w:cs="Arial"/>
                <w:sz w:val="20"/>
                <w:szCs w:val="20"/>
              </w:rPr>
              <w:t>ARTS. 162 a 214</w:t>
            </w:r>
          </w:p>
        </w:tc>
      </w:tr>
      <w:tr w:rsidRPr="008A4540" w:rsidR="009870D0" w:rsidTr="5FFAE9BA" w14:paraId="74C2865A" w14:textId="77777777">
        <w:trPr>
          <w:trHeight w:val="74"/>
          <w:trPrChange w:author="Maria Jose Uribe Valdes" w:date="2025-04-15T21:07:24.724Z" w16du:dateUtc="2025-04-15T21:07:24.724Z" w:id="1808985881">
            <w:trPr>
              <w:trHeight w:val="74"/>
            </w:trPr>
          </w:trPrChange>
        </w:trPr>
        <w:tc>
          <w:tcPr>
            <w:tcW w:w="3150" w:type="dxa"/>
            <w:tcMar/>
            <w:tcPrChange w:author="Maria Jose Uribe Valdes" w:date="2025-04-15T21:07:29.476Z" w:id="1528197802">
              <w:tcPr>
                <w:tcW w:w="2235" w:type="dxa"/>
                <w:tcMar/>
              </w:tcPr>
            </w:tcPrChange>
          </w:tcPr>
          <w:p w:rsidRPr="008A4540" w:rsidR="009870D0" w:rsidP="009870D0" w:rsidRDefault="009870D0" w14:paraId="7138596A" w14:textId="77777777">
            <w:pPr>
              <w:rPr>
                <w:rFonts w:ascii="Arial Narrow" w:hAnsi="Arial Narrow"/>
                <w:sz w:val="20"/>
                <w:szCs w:val="20"/>
              </w:rPr>
            </w:pPr>
          </w:p>
        </w:tc>
        <w:tc>
          <w:tcPr>
            <w:tcW w:w="6172" w:type="dxa"/>
            <w:tcMar/>
            <w:tcPrChange w:author="Maria Jose Uribe Valdes" w:date="2025-04-15T21:07:29.476Z" w:id="1583216097">
              <w:tcPr>
                <w:tcW w:w="7087" w:type="dxa"/>
                <w:tcMar/>
              </w:tcPr>
            </w:tcPrChange>
          </w:tcPr>
          <w:p w:rsidRPr="008A4540" w:rsidR="009870D0" w:rsidP="00C10DF6" w:rsidRDefault="009870D0" w14:paraId="225367D1" w14:textId="1B0F4C1E">
            <w:pPr>
              <w:jc w:val="both"/>
              <w:rPr>
                <w:rFonts w:ascii="Arial Narrow" w:hAnsi="Arial Narrow" w:cs="Arial"/>
                <w:sz w:val="20"/>
                <w:szCs w:val="20"/>
              </w:rPr>
            </w:pPr>
            <w:r w:rsidRPr="008A4540">
              <w:rPr>
                <w:rFonts w:ascii="Arial Narrow" w:hAnsi="Arial Narrow" w:cs="Arial"/>
                <w:sz w:val="20"/>
                <w:szCs w:val="20"/>
              </w:rPr>
              <w:t>Fabricación de monedas ya sean de curso legal o no, sin la debida autorización.</w:t>
            </w:r>
          </w:p>
        </w:tc>
      </w:tr>
      <w:tr w:rsidRPr="008A4540" w:rsidR="00C10DF6" w:rsidTr="5FFAE9BA" w14:paraId="01D9ECF3" w14:textId="77777777">
        <w:trPr>
          <w:trHeight w:val="74"/>
          <w:trPrChange w:author="Maria Jose Uribe Valdes" w:date="2025-04-15T21:07:24.724Z" w16du:dateUtc="2025-04-15T21:07:24.724Z" w:id="1770493085">
            <w:trPr>
              <w:trHeight w:val="74"/>
            </w:trPr>
          </w:trPrChange>
        </w:trPr>
        <w:tc>
          <w:tcPr>
            <w:tcW w:w="3150" w:type="dxa"/>
            <w:tcMar/>
            <w:tcPrChange w:author="Maria Jose Uribe Valdes" w:date="2025-04-15T21:07:29.476Z" w:id="1968360731">
              <w:tcPr>
                <w:tcW w:w="2235" w:type="dxa"/>
                <w:tcMar/>
              </w:tcPr>
            </w:tcPrChange>
          </w:tcPr>
          <w:p w:rsidRPr="008A4540" w:rsidR="00C10DF6" w:rsidP="009870D0" w:rsidRDefault="00C10DF6" w14:paraId="338B80BC" w14:textId="77777777">
            <w:pPr>
              <w:rPr>
                <w:rFonts w:ascii="Arial Narrow" w:hAnsi="Arial Narrow"/>
                <w:sz w:val="20"/>
                <w:szCs w:val="20"/>
              </w:rPr>
            </w:pPr>
          </w:p>
        </w:tc>
        <w:tc>
          <w:tcPr>
            <w:tcW w:w="6172" w:type="dxa"/>
            <w:tcMar/>
            <w:tcPrChange w:author="Maria Jose Uribe Valdes" w:date="2025-04-15T21:07:29.476Z" w:id="280753459">
              <w:tcPr>
                <w:tcW w:w="7087" w:type="dxa"/>
                <w:tcMar/>
              </w:tcPr>
            </w:tcPrChange>
          </w:tcPr>
          <w:p w:rsidRPr="008A4540" w:rsidR="00C10DF6" w:rsidP="00C10DF6" w:rsidRDefault="00C10DF6" w14:paraId="09D66B2A" w14:textId="77777777">
            <w:pPr>
              <w:jc w:val="both"/>
              <w:rPr>
                <w:rFonts w:ascii="Arial Narrow" w:hAnsi="Arial Narrow" w:cs="Arial"/>
                <w:sz w:val="20"/>
                <w:szCs w:val="20"/>
              </w:rPr>
            </w:pPr>
          </w:p>
        </w:tc>
      </w:tr>
      <w:tr w:rsidRPr="008A4540" w:rsidR="009870D0" w:rsidTr="5FFAE9BA" w14:paraId="450990E5" w14:textId="77777777">
        <w:trPr>
          <w:trHeight w:val="74"/>
          <w:trPrChange w:author="Maria Jose Uribe Valdes" w:date="2025-04-15T21:07:24.725Z" w16du:dateUtc="2025-04-15T21:07:24.725Z" w:id="2048747621">
            <w:trPr>
              <w:trHeight w:val="74"/>
            </w:trPr>
          </w:trPrChange>
        </w:trPr>
        <w:tc>
          <w:tcPr>
            <w:tcW w:w="3150" w:type="dxa"/>
            <w:tcMar/>
            <w:tcPrChange w:author="Maria Jose Uribe Valdes" w:date="2025-04-15T21:07:29.476Z" w:id="929907013">
              <w:tcPr>
                <w:tcW w:w="2235" w:type="dxa"/>
                <w:tcMar/>
              </w:tcPr>
            </w:tcPrChange>
          </w:tcPr>
          <w:p w:rsidRPr="008A4540" w:rsidR="009870D0" w:rsidP="009870D0" w:rsidRDefault="009870D0" w14:paraId="65A92B32" w14:textId="77777777">
            <w:pPr>
              <w:rPr>
                <w:rFonts w:ascii="Arial Narrow" w:hAnsi="Arial Narrow"/>
                <w:sz w:val="20"/>
                <w:szCs w:val="20"/>
              </w:rPr>
            </w:pPr>
            <w:r w:rsidRPr="008A4540">
              <w:rPr>
                <w:rFonts w:ascii="Arial Narrow" w:hAnsi="Arial Narrow" w:cs="Arial"/>
                <w:b/>
                <w:bCs/>
                <w:sz w:val="20"/>
                <w:szCs w:val="20"/>
              </w:rPr>
              <w:t>302</w:t>
            </w:r>
          </w:p>
        </w:tc>
        <w:tc>
          <w:tcPr>
            <w:tcW w:w="6172" w:type="dxa"/>
            <w:tcMar/>
            <w:tcPrChange w:author="Maria Jose Uribe Valdes" w:date="2025-04-15T21:07:29.476Z" w:id="1454082382">
              <w:tcPr>
                <w:tcW w:w="7087" w:type="dxa"/>
                <w:tcMar/>
              </w:tcPr>
            </w:tcPrChange>
          </w:tcPr>
          <w:p w:rsidRPr="008A4540" w:rsidR="009870D0" w:rsidP="003B2EDC" w:rsidRDefault="003B2EDC" w14:paraId="25EB0AC9" w14:textId="02903620">
            <w:pPr>
              <w:jc w:val="both"/>
              <w:rPr>
                <w:rFonts w:ascii="Arial Narrow" w:hAnsi="Arial Narrow" w:cs="Arial"/>
                <w:sz w:val="20"/>
                <w:szCs w:val="20"/>
              </w:rPr>
            </w:pPr>
            <w:r w:rsidRPr="008A4540">
              <w:rPr>
                <w:rFonts w:ascii="Arial Narrow" w:hAnsi="Arial Narrow" w:cs="Arial"/>
                <w:b/>
                <w:bCs/>
                <w:sz w:val="20"/>
                <w:szCs w:val="20"/>
              </w:rPr>
              <w:t>FALSIFICACION O USO MALICIOSO DE DOCUMENTOS PÚBLICOS</w:t>
            </w:r>
            <w:r w:rsidRPr="008A4540" w:rsidR="00EE58CD">
              <w:rPr>
                <w:rFonts w:ascii="Arial Narrow" w:hAnsi="Arial Narrow" w:cs="Arial"/>
                <w:b/>
                <w:bCs/>
                <w:sz w:val="20"/>
                <w:szCs w:val="20"/>
              </w:rPr>
              <w:t xml:space="preserve"> (en caso de falsificación de certificado acuda al código 312)</w:t>
            </w:r>
            <w:r w:rsidRPr="008A4540">
              <w:rPr>
                <w:rFonts w:ascii="Arial Narrow" w:hAnsi="Arial Narrow" w:cs="Arial"/>
                <w:b/>
                <w:bCs/>
                <w:sz w:val="20"/>
                <w:szCs w:val="20"/>
              </w:rPr>
              <w:t>.</w:t>
            </w:r>
          </w:p>
        </w:tc>
      </w:tr>
      <w:tr w:rsidRPr="008A4540" w:rsidR="009870D0" w:rsidTr="5FFAE9BA" w14:paraId="6D0776ED" w14:textId="77777777">
        <w:trPr>
          <w:trHeight w:val="74"/>
          <w:trPrChange w:author="Maria Jose Uribe Valdes" w:date="2025-04-15T21:07:24.726Z" w16du:dateUtc="2025-04-15T21:07:24.726Z" w:id="1716832984">
            <w:trPr>
              <w:trHeight w:val="74"/>
            </w:trPr>
          </w:trPrChange>
        </w:trPr>
        <w:tc>
          <w:tcPr>
            <w:tcW w:w="3150" w:type="dxa"/>
            <w:tcMar/>
            <w:tcPrChange w:author="Maria Jose Uribe Valdes" w:date="2025-04-15T21:07:29.476Z" w:id="21699501">
              <w:tcPr>
                <w:tcW w:w="2235" w:type="dxa"/>
                <w:tcMar/>
              </w:tcPr>
            </w:tcPrChange>
          </w:tcPr>
          <w:p w:rsidRPr="008A4540" w:rsidR="009870D0" w:rsidP="009870D0" w:rsidRDefault="009870D0" w14:paraId="1B086CCC" w14:textId="77777777">
            <w:pPr>
              <w:rPr>
                <w:rFonts w:ascii="Arial Narrow" w:hAnsi="Arial Narrow"/>
                <w:sz w:val="20"/>
                <w:szCs w:val="20"/>
              </w:rPr>
            </w:pPr>
          </w:p>
        </w:tc>
        <w:tc>
          <w:tcPr>
            <w:tcW w:w="6172" w:type="dxa"/>
            <w:tcMar/>
            <w:tcPrChange w:author="Maria Jose Uribe Valdes" w:date="2025-04-15T21:07:29.476Z" w:id="1864050890">
              <w:tcPr>
                <w:tcW w:w="7087" w:type="dxa"/>
                <w:tcMar/>
              </w:tcPr>
            </w:tcPrChange>
          </w:tcPr>
          <w:p w:rsidRPr="008A4540" w:rsidR="009870D0" w:rsidP="009870D0" w:rsidRDefault="003B2EDC" w14:paraId="2D428C27" w14:textId="77777777">
            <w:pPr>
              <w:jc w:val="both"/>
              <w:rPr>
                <w:rFonts w:ascii="Arial Narrow" w:hAnsi="Arial Narrow" w:cs="Arial"/>
                <w:sz w:val="20"/>
                <w:szCs w:val="20"/>
              </w:rPr>
            </w:pPr>
            <w:r w:rsidRPr="008A4540">
              <w:rPr>
                <w:rFonts w:ascii="Arial Narrow" w:hAnsi="Arial Narrow" w:cs="Arial"/>
                <w:sz w:val="20"/>
                <w:szCs w:val="20"/>
              </w:rPr>
              <w:t>ARTS. 193, 194 y 196</w:t>
            </w:r>
          </w:p>
        </w:tc>
      </w:tr>
      <w:tr w:rsidRPr="008A4540" w:rsidR="009870D0" w:rsidTr="5FFAE9BA" w14:paraId="01EBC277" w14:textId="77777777">
        <w:trPr>
          <w:trHeight w:val="74"/>
          <w:trPrChange w:author="Maria Jose Uribe Valdes" w:date="2025-04-15T21:07:24.726Z" w16du:dateUtc="2025-04-15T21:07:24.726Z" w:id="1169028193">
            <w:trPr>
              <w:trHeight w:val="74"/>
            </w:trPr>
          </w:trPrChange>
        </w:trPr>
        <w:tc>
          <w:tcPr>
            <w:tcW w:w="3150" w:type="dxa"/>
            <w:tcMar/>
            <w:tcPrChange w:author="Maria Jose Uribe Valdes" w:date="2025-04-15T21:07:29.476Z" w:id="1088450171">
              <w:tcPr>
                <w:tcW w:w="2235" w:type="dxa"/>
                <w:tcMar/>
              </w:tcPr>
            </w:tcPrChange>
          </w:tcPr>
          <w:p w:rsidRPr="008A4540" w:rsidR="009870D0" w:rsidP="009870D0" w:rsidRDefault="009870D0" w14:paraId="526A5C3B" w14:textId="77777777">
            <w:pPr>
              <w:rPr>
                <w:rFonts w:ascii="Arial Narrow" w:hAnsi="Arial Narrow"/>
                <w:sz w:val="20"/>
                <w:szCs w:val="20"/>
              </w:rPr>
            </w:pPr>
          </w:p>
        </w:tc>
        <w:tc>
          <w:tcPr>
            <w:tcW w:w="6172" w:type="dxa"/>
            <w:tcMar/>
            <w:tcPrChange w:author="Maria Jose Uribe Valdes" w:date="2025-04-15T21:07:29.476Z" w:id="1143380200">
              <w:tcPr>
                <w:tcW w:w="7087" w:type="dxa"/>
                <w:tcMar/>
              </w:tcPr>
            </w:tcPrChange>
          </w:tcPr>
          <w:p w:rsidRPr="008A4540" w:rsidR="003B2EDC" w:rsidP="00C10DF6" w:rsidRDefault="003B2EDC" w14:paraId="0A1FD2EF" w14:textId="65EF5EAE">
            <w:pPr>
              <w:jc w:val="both"/>
              <w:rPr>
                <w:rFonts w:ascii="Arial Narrow" w:hAnsi="Arial Narrow" w:cs="Arial"/>
                <w:sz w:val="20"/>
                <w:szCs w:val="20"/>
              </w:rPr>
            </w:pPr>
            <w:r w:rsidRPr="008A4540">
              <w:rPr>
                <w:rFonts w:ascii="Arial Narrow" w:hAnsi="Arial Narrow" w:cs="Arial"/>
                <w:sz w:val="20"/>
                <w:szCs w:val="20"/>
              </w:rPr>
              <w:t>Alteración de la autenticidad o veracidad de un documento público o hacer uso malicioso de él.</w:t>
            </w:r>
            <w:r w:rsidRPr="008A4540" w:rsidR="005D5EA7">
              <w:rPr>
                <w:rFonts w:ascii="Arial Narrow" w:hAnsi="Arial Narrow" w:cs="Arial"/>
                <w:sz w:val="20"/>
                <w:szCs w:val="20"/>
              </w:rPr>
              <w:t xml:space="preserve"> No contempla </w:t>
            </w:r>
            <w:r w:rsidRPr="008A4540" w:rsidR="00EE58CD">
              <w:rPr>
                <w:rFonts w:ascii="Arial Narrow" w:hAnsi="Arial Narrow" w:cs="Arial"/>
                <w:sz w:val="20"/>
                <w:szCs w:val="20"/>
              </w:rPr>
              <w:t>falsificación de certificado artículos 203-205.</w:t>
            </w:r>
          </w:p>
        </w:tc>
      </w:tr>
      <w:tr w:rsidRPr="008A4540" w:rsidR="00C10DF6" w:rsidTr="5FFAE9BA" w14:paraId="6EE6FD35" w14:textId="77777777">
        <w:trPr>
          <w:trHeight w:val="74"/>
          <w:trPrChange w:author="Maria Jose Uribe Valdes" w:date="2025-04-15T21:07:24.726Z" w16du:dateUtc="2025-04-15T21:07:24.726Z" w:id="1480353302">
            <w:trPr>
              <w:trHeight w:val="74"/>
            </w:trPr>
          </w:trPrChange>
        </w:trPr>
        <w:tc>
          <w:tcPr>
            <w:tcW w:w="3150" w:type="dxa"/>
            <w:tcMar/>
            <w:tcPrChange w:author="Maria Jose Uribe Valdes" w:date="2025-04-15T21:07:29.476Z" w:id="914259287">
              <w:tcPr>
                <w:tcW w:w="2235" w:type="dxa"/>
                <w:tcMar/>
              </w:tcPr>
            </w:tcPrChange>
          </w:tcPr>
          <w:p w:rsidRPr="008A4540" w:rsidR="00C10DF6" w:rsidP="009870D0" w:rsidRDefault="00C10DF6" w14:paraId="45E63963" w14:textId="77777777">
            <w:pPr>
              <w:rPr>
                <w:rFonts w:ascii="Arial Narrow" w:hAnsi="Arial Narrow"/>
                <w:sz w:val="20"/>
                <w:szCs w:val="20"/>
              </w:rPr>
            </w:pPr>
          </w:p>
        </w:tc>
        <w:tc>
          <w:tcPr>
            <w:tcW w:w="6172" w:type="dxa"/>
            <w:tcMar/>
            <w:tcPrChange w:author="Maria Jose Uribe Valdes" w:date="2025-04-15T21:07:29.476Z" w:id="2074199621">
              <w:tcPr>
                <w:tcW w:w="7087" w:type="dxa"/>
                <w:tcMar/>
              </w:tcPr>
            </w:tcPrChange>
          </w:tcPr>
          <w:p w:rsidRPr="008A4540" w:rsidR="00C10DF6" w:rsidP="00C10DF6" w:rsidRDefault="00C10DF6" w14:paraId="2C34567E" w14:textId="77777777">
            <w:pPr>
              <w:jc w:val="both"/>
              <w:rPr>
                <w:rFonts w:ascii="Arial Narrow" w:hAnsi="Arial Narrow" w:cs="Arial"/>
                <w:sz w:val="20"/>
                <w:szCs w:val="20"/>
              </w:rPr>
            </w:pPr>
          </w:p>
        </w:tc>
      </w:tr>
      <w:tr w:rsidRPr="008A4540" w:rsidR="009870D0" w:rsidTr="5FFAE9BA" w14:paraId="35520212" w14:textId="77777777">
        <w:trPr>
          <w:trHeight w:val="74"/>
          <w:trPrChange w:author="Maria Jose Uribe Valdes" w:date="2025-04-15T21:07:24.727Z" w16du:dateUtc="2025-04-15T21:07:24.727Z" w:id="1080144407">
            <w:trPr>
              <w:trHeight w:val="74"/>
            </w:trPr>
          </w:trPrChange>
        </w:trPr>
        <w:tc>
          <w:tcPr>
            <w:tcW w:w="3150" w:type="dxa"/>
            <w:tcMar/>
            <w:tcPrChange w:author="Maria Jose Uribe Valdes" w:date="2025-04-15T21:07:29.476Z" w:id="313400972">
              <w:tcPr>
                <w:tcW w:w="2235" w:type="dxa"/>
                <w:tcMar/>
              </w:tcPr>
            </w:tcPrChange>
          </w:tcPr>
          <w:p w:rsidRPr="008A4540" w:rsidR="009870D0" w:rsidP="009870D0" w:rsidRDefault="00811699" w14:paraId="4C900614" w14:textId="77777777">
            <w:pPr>
              <w:rPr>
                <w:rFonts w:ascii="Arial Narrow" w:hAnsi="Arial Narrow"/>
                <w:sz w:val="20"/>
                <w:szCs w:val="20"/>
              </w:rPr>
            </w:pPr>
            <w:r w:rsidRPr="008A4540">
              <w:rPr>
                <w:rFonts w:ascii="Arial Narrow" w:hAnsi="Arial Narrow" w:cs="Arial"/>
                <w:b/>
                <w:bCs/>
                <w:sz w:val="20"/>
                <w:szCs w:val="20"/>
              </w:rPr>
              <w:t>303</w:t>
            </w:r>
          </w:p>
        </w:tc>
        <w:tc>
          <w:tcPr>
            <w:tcW w:w="6172" w:type="dxa"/>
            <w:tcMar/>
            <w:tcPrChange w:author="Maria Jose Uribe Valdes" w:date="2025-04-15T21:07:29.476Z" w:id="124569812">
              <w:tcPr>
                <w:tcW w:w="7087" w:type="dxa"/>
                <w:tcMar/>
              </w:tcPr>
            </w:tcPrChange>
          </w:tcPr>
          <w:p w:rsidRPr="008A4540" w:rsidR="009870D0" w:rsidP="003B2EDC" w:rsidRDefault="003B2EDC" w14:paraId="4C46059C" w14:textId="77777777">
            <w:pPr>
              <w:jc w:val="both"/>
              <w:rPr>
                <w:rFonts w:ascii="Arial Narrow" w:hAnsi="Arial Narrow" w:cs="Arial"/>
                <w:sz w:val="20"/>
                <w:szCs w:val="20"/>
              </w:rPr>
            </w:pPr>
            <w:r w:rsidRPr="008A4540">
              <w:rPr>
                <w:rFonts w:ascii="Arial Narrow" w:hAnsi="Arial Narrow" w:cs="Arial"/>
                <w:b/>
                <w:bCs/>
                <w:sz w:val="20"/>
                <w:szCs w:val="20"/>
              </w:rPr>
              <w:t>FALSIFICACIÓN O USO MALICIOSO DE DOCUMENTOS PRIVADOS.</w:t>
            </w:r>
          </w:p>
        </w:tc>
      </w:tr>
      <w:tr w:rsidRPr="008A4540" w:rsidR="009870D0" w:rsidTr="5FFAE9BA" w14:paraId="7B2F539B" w14:textId="77777777">
        <w:trPr>
          <w:trHeight w:val="74"/>
          <w:trPrChange w:author="Maria Jose Uribe Valdes" w:date="2025-04-15T21:07:24.727Z" w16du:dateUtc="2025-04-15T21:07:24.727Z" w:id="2025137758">
            <w:trPr>
              <w:trHeight w:val="74"/>
            </w:trPr>
          </w:trPrChange>
        </w:trPr>
        <w:tc>
          <w:tcPr>
            <w:tcW w:w="3150" w:type="dxa"/>
            <w:tcMar/>
            <w:tcPrChange w:author="Maria Jose Uribe Valdes" w:date="2025-04-15T21:07:29.477Z" w:id="32247521">
              <w:tcPr>
                <w:tcW w:w="2235" w:type="dxa"/>
                <w:tcMar/>
              </w:tcPr>
            </w:tcPrChange>
          </w:tcPr>
          <w:p w:rsidRPr="008A4540" w:rsidR="009870D0" w:rsidP="009870D0" w:rsidRDefault="009870D0" w14:paraId="2626428F" w14:textId="77777777">
            <w:pPr>
              <w:rPr>
                <w:rFonts w:ascii="Arial Narrow" w:hAnsi="Arial Narrow"/>
                <w:sz w:val="20"/>
                <w:szCs w:val="20"/>
              </w:rPr>
            </w:pPr>
          </w:p>
        </w:tc>
        <w:tc>
          <w:tcPr>
            <w:tcW w:w="6172" w:type="dxa"/>
            <w:tcMar/>
            <w:tcPrChange w:author="Maria Jose Uribe Valdes" w:date="2025-04-15T21:07:29.477Z" w:id="2015059173">
              <w:tcPr>
                <w:tcW w:w="7087" w:type="dxa"/>
                <w:tcMar/>
              </w:tcPr>
            </w:tcPrChange>
          </w:tcPr>
          <w:p w:rsidRPr="008A4540" w:rsidR="009870D0" w:rsidP="009870D0" w:rsidRDefault="003B2EDC" w14:paraId="24D42F82" w14:textId="77777777">
            <w:pPr>
              <w:jc w:val="both"/>
              <w:rPr>
                <w:rFonts w:ascii="Arial Narrow" w:hAnsi="Arial Narrow" w:cs="Arial"/>
                <w:sz w:val="20"/>
                <w:szCs w:val="20"/>
              </w:rPr>
            </w:pPr>
            <w:r w:rsidRPr="008A4540">
              <w:rPr>
                <w:rFonts w:ascii="Arial Narrow" w:hAnsi="Arial Narrow" w:cs="Arial"/>
                <w:sz w:val="20"/>
                <w:szCs w:val="20"/>
              </w:rPr>
              <w:t>ARTS. 197 y 198</w:t>
            </w:r>
          </w:p>
        </w:tc>
      </w:tr>
      <w:tr w:rsidRPr="008A4540" w:rsidR="009870D0" w:rsidTr="5FFAE9BA" w14:paraId="4447D9BB" w14:textId="77777777">
        <w:trPr>
          <w:trHeight w:val="74"/>
          <w:trPrChange w:author="Maria Jose Uribe Valdes" w:date="2025-04-15T21:07:24.728Z" w16du:dateUtc="2025-04-15T21:07:24.728Z" w:id="1420256839">
            <w:trPr>
              <w:trHeight w:val="74"/>
            </w:trPr>
          </w:trPrChange>
        </w:trPr>
        <w:tc>
          <w:tcPr>
            <w:tcW w:w="3150" w:type="dxa"/>
            <w:tcMar/>
            <w:tcPrChange w:author="Maria Jose Uribe Valdes" w:date="2025-04-15T21:07:29.477Z" w:id="59152261">
              <w:tcPr>
                <w:tcW w:w="2235" w:type="dxa"/>
                <w:tcMar/>
              </w:tcPr>
            </w:tcPrChange>
          </w:tcPr>
          <w:p w:rsidRPr="008A4540" w:rsidR="009870D0" w:rsidP="009870D0" w:rsidRDefault="009870D0" w14:paraId="61A76927" w14:textId="77777777">
            <w:pPr>
              <w:rPr>
                <w:rFonts w:ascii="Arial Narrow" w:hAnsi="Arial Narrow"/>
                <w:sz w:val="20"/>
                <w:szCs w:val="20"/>
              </w:rPr>
            </w:pPr>
          </w:p>
        </w:tc>
        <w:tc>
          <w:tcPr>
            <w:tcW w:w="6172" w:type="dxa"/>
            <w:tcMar/>
            <w:tcPrChange w:author="Maria Jose Uribe Valdes" w:date="2025-04-15T21:07:29.477Z" w:id="1246615997">
              <w:tcPr>
                <w:tcW w:w="7087" w:type="dxa"/>
                <w:tcMar/>
              </w:tcPr>
            </w:tcPrChange>
          </w:tcPr>
          <w:p w:rsidRPr="008A4540" w:rsidR="003B2EDC" w:rsidP="00C10DF6" w:rsidRDefault="003B2EDC" w14:paraId="550BE472" w14:textId="2E8CC780">
            <w:pPr>
              <w:jc w:val="both"/>
              <w:rPr>
                <w:rFonts w:ascii="Arial Narrow" w:hAnsi="Arial Narrow" w:cs="Arial"/>
                <w:sz w:val="20"/>
                <w:szCs w:val="20"/>
              </w:rPr>
            </w:pPr>
            <w:r w:rsidRPr="008A4540">
              <w:rPr>
                <w:rFonts w:ascii="Arial Narrow" w:hAnsi="Arial Narrow" w:cs="Arial"/>
                <w:sz w:val="20"/>
                <w:szCs w:val="20"/>
              </w:rPr>
              <w:t>Alteración de la autenticidad o veracidad de un documento privado, o hacer uso malicioso de él.</w:t>
            </w:r>
          </w:p>
        </w:tc>
      </w:tr>
      <w:tr w:rsidRPr="008A4540" w:rsidR="00C10DF6" w:rsidTr="5FFAE9BA" w14:paraId="16E7AEBB" w14:textId="77777777">
        <w:trPr>
          <w:trHeight w:val="74"/>
          <w:trPrChange w:author="Maria Jose Uribe Valdes" w:date="2025-04-15T21:07:24.728Z" w16du:dateUtc="2025-04-15T21:07:24.728Z" w:id="1048384439">
            <w:trPr>
              <w:trHeight w:val="74"/>
            </w:trPr>
          </w:trPrChange>
        </w:trPr>
        <w:tc>
          <w:tcPr>
            <w:tcW w:w="3150" w:type="dxa"/>
            <w:tcMar/>
            <w:tcPrChange w:author="Maria Jose Uribe Valdes" w:date="2025-04-15T21:07:29.477Z" w:id="635589505">
              <w:tcPr>
                <w:tcW w:w="2235" w:type="dxa"/>
                <w:tcMar/>
              </w:tcPr>
            </w:tcPrChange>
          </w:tcPr>
          <w:p w:rsidRPr="008A4540" w:rsidR="00C10DF6" w:rsidP="009870D0" w:rsidRDefault="00C10DF6" w14:paraId="6E29785D" w14:textId="77777777">
            <w:pPr>
              <w:rPr>
                <w:rFonts w:ascii="Arial Narrow" w:hAnsi="Arial Narrow"/>
                <w:sz w:val="20"/>
                <w:szCs w:val="20"/>
              </w:rPr>
            </w:pPr>
          </w:p>
        </w:tc>
        <w:tc>
          <w:tcPr>
            <w:tcW w:w="6172" w:type="dxa"/>
            <w:tcMar/>
            <w:tcPrChange w:author="Maria Jose Uribe Valdes" w:date="2025-04-15T21:07:29.477Z" w:id="936552903">
              <w:tcPr>
                <w:tcW w:w="7087" w:type="dxa"/>
                <w:tcMar/>
              </w:tcPr>
            </w:tcPrChange>
          </w:tcPr>
          <w:p w:rsidRPr="008A4540" w:rsidR="006963C2" w:rsidP="00C10DF6" w:rsidRDefault="006963C2" w14:paraId="47FB8344" w14:textId="77777777">
            <w:pPr>
              <w:jc w:val="both"/>
              <w:rPr>
                <w:rFonts w:ascii="Arial Narrow" w:hAnsi="Arial Narrow" w:cs="Arial"/>
                <w:sz w:val="20"/>
                <w:szCs w:val="20"/>
              </w:rPr>
            </w:pPr>
          </w:p>
        </w:tc>
      </w:tr>
      <w:tr w:rsidRPr="008A4540" w:rsidR="009870D0" w:rsidTr="5FFAE9BA" w14:paraId="141FD0B4" w14:textId="77777777">
        <w:trPr>
          <w:trHeight w:val="74"/>
          <w:trPrChange w:author="Maria Jose Uribe Valdes" w:date="2025-04-15T21:07:24.729Z" w16du:dateUtc="2025-04-15T21:07:24.729Z" w:id="455736600">
            <w:trPr>
              <w:trHeight w:val="74"/>
            </w:trPr>
          </w:trPrChange>
        </w:trPr>
        <w:tc>
          <w:tcPr>
            <w:tcW w:w="3150" w:type="dxa"/>
            <w:tcMar/>
            <w:tcPrChange w:author="Maria Jose Uribe Valdes" w:date="2025-04-15T21:07:29.477Z" w:id="1199867929">
              <w:tcPr>
                <w:tcW w:w="2235" w:type="dxa"/>
                <w:tcMar/>
              </w:tcPr>
            </w:tcPrChange>
          </w:tcPr>
          <w:p w:rsidRPr="008A4540" w:rsidR="009870D0" w:rsidP="009870D0" w:rsidRDefault="00365DA5" w14:paraId="1378BF7E" w14:textId="77777777">
            <w:pPr>
              <w:rPr>
                <w:rFonts w:ascii="Arial Narrow" w:hAnsi="Arial Narrow"/>
                <w:sz w:val="20"/>
                <w:szCs w:val="20"/>
              </w:rPr>
            </w:pPr>
            <w:r w:rsidRPr="008A4540">
              <w:rPr>
                <w:rFonts w:ascii="Arial Narrow" w:hAnsi="Arial Narrow" w:cs="Arial"/>
                <w:b/>
                <w:bCs/>
                <w:sz w:val="20"/>
                <w:szCs w:val="20"/>
              </w:rPr>
              <w:t>304</w:t>
            </w:r>
          </w:p>
        </w:tc>
        <w:tc>
          <w:tcPr>
            <w:tcW w:w="6172" w:type="dxa"/>
            <w:tcMar/>
            <w:tcPrChange w:author="Maria Jose Uribe Valdes" w:date="2025-04-15T21:07:29.477Z" w:id="777467940">
              <w:tcPr>
                <w:tcW w:w="7087" w:type="dxa"/>
                <w:tcMar/>
              </w:tcPr>
            </w:tcPrChange>
          </w:tcPr>
          <w:p w:rsidRPr="008A4540" w:rsidR="009870D0" w:rsidP="009870D0" w:rsidRDefault="00811699" w14:paraId="1A56EF1C" w14:textId="77777777">
            <w:pPr>
              <w:jc w:val="both"/>
              <w:rPr>
                <w:rFonts w:ascii="Arial Narrow" w:hAnsi="Arial Narrow" w:cs="Arial"/>
                <w:sz w:val="20"/>
                <w:szCs w:val="20"/>
              </w:rPr>
            </w:pPr>
            <w:r w:rsidRPr="008A4540">
              <w:rPr>
                <w:rFonts w:ascii="Arial Narrow" w:hAnsi="Arial Narrow" w:cs="Arial"/>
                <w:b/>
                <w:bCs/>
                <w:sz w:val="20"/>
                <w:szCs w:val="20"/>
              </w:rPr>
              <w:t>FALSIFICACION O USO DE PASAPORTES O PERMISO PARA PORTE DE ARMAS.</w:t>
            </w:r>
          </w:p>
        </w:tc>
      </w:tr>
      <w:tr w:rsidRPr="008A4540" w:rsidR="009870D0" w:rsidTr="5FFAE9BA" w14:paraId="1E9017EF" w14:textId="77777777">
        <w:trPr>
          <w:trHeight w:val="74"/>
          <w:trPrChange w:author="Maria Jose Uribe Valdes" w:date="2025-04-15T21:07:24.729Z" w16du:dateUtc="2025-04-15T21:07:24.729Z" w:id="318617700">
            <w:trPr>
              <w:trHeight w:val="74"/>
            </w:trPr>
          </w:trPrChange>
        </w:trPr>
        <w:tc>
          <w:tcPr>
            <w:tcW w:w="3150" w:type="dxa"/>
            <w:tcMar/>
            <w:tcPrChange w:author="Maria Jose Uribe Valdes" w:date="2025-04-15T21:07:29.477Z" w:id="1096475484">
              <w:tcPr>
                <w:tcW w:w="2235" w:type="dxa"/>
                <w:tcMar/>
              </w:tcPr>
            </w:tcPrChange>
          </w:tcPr>
          <w:p w:rsidRPr="008A4540" w:rsidR="009870D0" w:rsidP="009870D0" w:rsidRDefault="009870D0" w14:paraId="23964077" w14:textId="77777777">
            <w:pPr>
              <w:rPr>
                <w:rFonts w:ascii="Arial Narrow" w:hAnsi="Arial Narrow"/>
                <w:sz w:val="20"/>
                <w:szCs w:val="20"/>
              </w:rPr>
            </w:pPr>
          </w:p>
        </w:tc>
        <w:tc>
          <w:tcPr>
            <w:tcW w:w="6172" w:type="dxa"/>
            <w:tcMar/>
            <w:tcPrChange w:author="Maria Jose Uribe Valdes" w:date="2025-04-15T21:07:29.477Z" w:id="758971932">
              <w:tcPr>
                <w:tcW w:w="7087" w:type="dxa"/>
                <w:tcMar/>
              </w:tcPr>
            </w:tcPrChange>
          </w:tcPr>
          <w:p w:rsidRPr="008A4540" w:rsidR="009870D0" w:rsidP="009870D0" w:rsidRDefault="00811699" w14:paraId="5633DC1D" w14:textId="65467409">
            <w:pPr>
              <w:jc w:val="both"/>
              <w:rPr>
                <w:rFonts w:ascii="Arial Narrow" w:hAnsi="Arial Narrow" w:cs="Arial"/>
                <w:sz w:val="20"/>
                <w:szCs w:val="20"/>
              </w:rPr>
            </w:pPr>
            <w:r w:rsidRPr="008A4540">
              <w:rPr>
                <w:rFonts w:ascii="Arial Narrow" w:hAnsi="Arial Narrow" w:cs="Arial"/>
                <w:sz w:val="20"/>
                <w:szCs w:val="20"/>
              </w:rPr>
              <w:t>ARTS. 199</w:t>
            </w:r>
            <w:r w:rsidRPr="008A4540" w:rsidR="0098789F">
              <w:rPr>
                <w:rFonts w:ascii="Arial Narrow" w:hAnsi="Arial Narrow" w:cs="Arial"/>
                <w:sz w:val="20"/>
                <w:szCs w:val="20"/>
              </w:rPr>
              <w:t>, 200</w:t>
            </w:r>
            <w:r w:rsidRPr="008A4540">
              <w:rPr>
                <w:rFonts w:ascii="Arial Narrow" w:hAnsi="Arial Narrow" w:cs="Arial"/>
                <w:sz w:val="20"/>
                <w:szCs w:val="20"/>
              </w:rPr>
              <w:t xml:space="preserve"> y 201</w:t>
            </w:r>
          </w:p>
        </w:tc>
      </w:tr>
      <w:tr w:rsidRPr="008A4540" w:rsidR="009870D0" w:rsidTr="5FFAE9BA" w14:paraId="522D6157" w14:textId="77777777">
        <w:trPr>
          <w:trHeight w:val="74"/>
          <w:trPrChange w:author="Maria Jose Uribe Valdes" w:date="2025-04-15T21:07:24.73Z" w16du:dateUtc="2025-04-15T21:07:24.73Z" w:id="1687776478">
            <w:trPr>
              <w:trHeight w:val="74"/>
            </w:trPr>
          </w:trPrChange>
        </w:trPr>
        <w:tc>
          <w:tcPr>
            <w:tcW w:w="3150" w:type="dxa"/>
            <w:tcMar/>
            <w:tcPrChange w:author="Maria Jose Uribe Valdes" w:date="2025-04-15T21:07:29.477Z" w:id="1564790101">
              <w:tcPr>
                <w:tcW w:w="2235" w:type="dxa"/>
                <w:tcMar/>
              </w:tcPr>
            </w:tcPrChange>
          </w:tcPr>
          <w:p w:rsidRPr="008A4540" w:rsidR="009870D0" w:rsidP="009870D0" w:rsidRDefault="009870D0" w14:paraId="18F2E5AC" w14:textId="77777777">
            <w:pPr>
              <w:rPr>
                <w:rFonts w:ascii="Arial Narrow" w:hAnsi="Arial Narrow"/>
                <w:sz w:val="20"/>
                <w:szCs w:val="20"/>
              </w:rPr>
            </w:pPr>
          </w:p>
        </w:tc>
        <w:tc>
          <w:tcPr>
            <w:tcW w:w="6172" w:type="dxa"/>
            <w:tcMar/>
            <w:tcPrChange w:author="Maria Jose Uribe Valdes" w:date="2025-04-15T21:07:29.477Z" w:id="2066390392">
              <w:tcPr>
                <w:tcW w:w="7087" w:type="dxa"/>
                <w:tcMar/>
              </w:tcPr>
            </w:tcPrChange>
          </w:tcPr>
          <w:p w:rsidRPr="008A4540" w:rsidR="00811699" w:rsidP="00C10DF6" w:rsidRDefault="00811699" w14:paraId="49ADC567" w14:textId="77777777">
            <w:pPr>
              <w:jc w:val="both"/>
              <w:rPr>
                <w:rFonts w:ascii="Arial Narrow" w:hAnsi="Arial Narrow" w:cs="Arial"/>
                <w:sz w:val="20"/>
                <w:szCs w:val="20"/>
              </w:rPr>
            </w:pPr>
            <w:r w:rsidRPr="008A4540">
              <w:rPr>
                <w:rFonts w:ascii="Arial Narrow" w:hAnsi="Arial Narrow" w:cs="Arial"/>
                <w:sz w:val="20"/>
                <w:szCs w:val="20"/>
              </w:rPr>
              <w:t>Empleado público que expidiere un pasaporte o permiso para porte de armas falso, bajo nombre supuesto, en blanco o mudare el nombre de la persona a la cual se otorgó.</w:t>
            </w:r>
          </w:p>
          <w:p w:rsidRPr="008A4540" w:rsidR="0098789F" w:rsidP="0098789F" w:rsidRDefault="0098789F" w14:paraId="38C14063" w14:textId="77777777">
            <w:pPr>
              <w:jc w:val="both"/>
              <w:rPr>
                <w:rFonts w:ascii="Arial Narrow" w:hAnsi="Arial Narrow" w:cs="Arial"/>
                <w:sz w:val="20"/>
                <w:szCs w:val="20"/>
              </w:rPr>
            </w:pPr>
            <w:r w:rsidRPr="008A4540">
              <w:rPr>
                <w:rFonts w:ascii="Arial Narrow" w:hAnsi="Arial Narrow" w:cs="Arial"/>
                <w:sz w:val="20"/>
                <w:szCs w:val="20"/>
              </w:rPr>
              <w:t>El que hiciere un pasaporte o porte de armas falso o al que en uno verdadero mudare el nombre de la persona a cuyo favor de halle expedido, de la autoridad que lo expidió o que altere en él alguna circunstancia esencial.</w:t>
            </w:r>
          </w:p>
          <w:p w:rsidRPr="008A4540" w:rsidR="0098789F" w:rsidP="0098789F" w:rsidRDefault="0098789F" w14:paraId="7435E209" w14:textId="11E80662">
            <w:pPr>
              <w:jc w:val="both"/>
              <w:rPr>
                <w:rFonts w:ascii="Arial Narrow" w:hAnsi="Arial Narrow" w:cs="Arial"/>
                <w:sz w:val="20"/>
                <w:szCs w:val="20"/>
              </w:rPr>
            </w:pPr>
            <w:r w:rsidRPr="008A4540">
              <w:rPr>
                <w:rFonts w:ascii="Arial Narrow" w:hAnsi="Arial Narrow" w:cs="Arial"/>
                <w:sz w:val="20"/>
                <w:szCs w:val="20"/>
              </w:rPr>
              <w:t>El que hiciere uso del pasaporte o porte de armas falso.</w:t>
            </w:r>
          </w:p>
        </w:tc>
      </w:tr>
      <w:tr w:rsidRPr="008A4540" w:rsidR="00C10DF6" w:rsidTr="5FFAE9BA" w14:paraId="6B2DDA00" w14:textId="77777777">
        <w:trPr>
          <w:trHeight w:val="74"/>
          <w:trPrChange w:author="Maria Jose Uribe Valdes" w:date="2025-04-15T21:07:24.73Z" w16du:dateUtc="2025-04-15T21:07:24.73Z" w:id="28413504">
            <w:trPr>
              <w:trHeight w:val="74"/>
            </w:trPr>
          </w:trPrChange>
        </w:trPr>
        <w:tc>
          <w:tcPr>
            <w:tcW w:w="3150" w:type="dxa"/>
            <w:tcMar/>
            <w:tcPrChange w:author="Maria Jose Uribe Valdes" w:date="2025-04-15T21:07:29.477Z" w:id="870189886">
              <w:tcPr>
                <w:tcW w:w="2235" w:type="dxa"/>
                <w:tcMar/>
              </w:tcPr>
            </w:tcPrChange>
          </w:tcPr>
          <w:p w:rsidRPr="008A4540" w:rsidR="00C10DF6" w:rsidP="009870D0" w:rsidRDefault="00C10DF6" w14:paraId="12E22F20" w14:textId="77777777">
            <w:pPr>
              <w:rPr>
                <w:rFonts w:ascii="Arial Narrow" w:hAnsi="Arial Narrow"/>
                <w:sz w:val="20"/>
                <w:szCs w:val="20"/>
              </w:rPr>
            </w:pPr>
          </w:p>
        </w:tc>
        <w:tc>
          <w:tcPr>
            <w:tcW w:w="6172" w:type="dxa"/>
            <w:tcMar/>
            <w:tcPrChange w:author="Maria Jose Uribe Valdes" w:date="2025-04-15T21:07:29.477Z" w:id="1566722132">
              <w:tcPr>
                <w:tcW w:w="7087" w:type="dxa"/>
                <w:tcMar/>
              </w:tcPr>
            </w:tcPrChange>
          </w:tcPr>
          <w:p w:rsidRPr="008A4540" w:rsidR="00C10DF6" w:rsidP="00C10DF6" w:rsidRDefault="00C10DF6" w14:paraId="0A36963A" w14:textId="77777777">
            <w:pPr>
              <w:jc w:val="both"/>
              <w:rPr>
                <w:rFonts w:ascii="Arial Narrow" w:hAnsi="Arial Narrow" w:cs="Arial"/>
                <w:sz w:val="20"/>
                <w:szCs w:val="20"/>
              </w:rPr>
            </w:pPr>
          </w:p>
        </w:tc>
      </w:tr>
      <w:tr w:rsidRPr="008A4540" w:rsidR="009870D0" w:rsidTr="5FFAE9BA" w14:paraId="1C249DCA" w14:textId="77777777">
        <w:trPr>
          <w:trHeight w:val="74"/>
          <w:trPrChange w:author="Maria Jose Uribe Valdes" w:date="2025-04-15T21:07:24.73Z" w16du:dateUtc="2025-04-15T21:07:24.73Z" w:id="2006216934">
            <w:trPr>
              <w:trHeight w:val="74"/>
            </w:trPr>
          </w:trPrChange>
        </w:trPr>
        <w:tc>
          <w:tcPr>
            <w:tcW w:w="3150" w:type="dxa"/>
            <w:tcMar/>
            <w:tcPrChange w:author="Maria Jose Uribe Valdes" w:date="2025-04-15T21:07:29.477Z" w:id="1672522537">
              <w:tcPr>
                <w:tcW w:w="2235" w:type="dxa"/>
                <w:tcMar/>
              </w:tcPr>
            </w:tcPrChange>
          </w:tcPr>
          <w:p w:rsidRPr="008A4540" w:rsidR="009870D0" w:rsidP="009870D0" w:rsidRDefault="0082461F" w14:paraId="31FC1A00" w14:textId="77777777">
            <w:pPr>
              <w:rPr>
                <w:rFonts w:ascii="Arial Narrow" w:hAnsi="Arial Narrow"/>
                <w:sz w:val="20"/>
                <w:szCs w:val="20"/>
              </w:rPr>
            </w:pPr>
            <w:r w:rsidRPr="00AE672F">
              <w:rPr>
                <w:rFonts w:ascii="Arial Narrow" w:hAnsi="Arial Narrow" w:cs="Arial"/>
                <w:b/>
                <w:bCs/>
                <w:sz w:val="20"/>
                <w:szCs w:val="20"/>
              </w:rPr>
              <w:t>306</w:t>
            </w:r>
          </w:p>
        </w:tc>
        <w:tc>
          <w:tcPr>
            <w:tcW w:w="6172" w:type="dxa"/>
            <w:tcMar/>
            <w:tcPrChange w:author="Maria Jose Uribe Valdes" w:date="2025-04-15T21:07:29.477Z" w:id="130354140">
              <w:tcPr>
                <w:tcW w:w="7087" w:type="dxa"/>
                <w:tcMar/>
              </w:tcPr>
            </w:tcPrChange>
          </w:tcPr>
          <w:p w:rsidRPr="008A4540" w:rsidR="009870D0" w:rsidP="009870D0" w:rsidRDefault="004E02E1" w14:paraId="2F7E5236" w14:textId="77777777">
            <w:pPr>
              <w:jc w:val="both"/>
              <w:rPr>
                <w:rFonts w:ascii="Arial Narrow" w:hAnsi="Arial Narrow" w:cs="Arial"/>
                <w:sz w:val="20"/>
                <w:szCs w:val="20"/>
              </w:rPr>
            </w:pPr>
            <w:r w:rsidRPr="008A4540">
              <w:rPr>
                <w:rFonts w:ascii="Arial Narrow" w:hAnsi="Arial Narrow" w:cs="Arial"/>
                <w:b/>
                <w:bCs/>
                <w:sz w:val="20"/>
                <w:szCs w:val="20"/>
              </w:rPr>
              <w:t>FALSO TESTIMONIO, PERJURIO O DENUNCIA CALUMNIOSA.</w:t>
            </w:r>
          </w:p>
        </w:tc>
      </w:tr>
      <w:tr w:rsidRPr="008A4540" w:rsidR="009870D0" w:rsidTr="5FFAE9BA" w14:paraId="78BB3C96" w14:textId="77777777">
        <w:trPr>
          <w:trHeight w:val="74"/>
          <w:trPrChange w:author="Maria Jose Uribe Valdes" w:date="2025-04-15T21:07:24.731Z" w16du:dateUtc="2025-04-15T21:07:24.731Z" w:id="1656663528">
            <w:trPr>
              <w:trHeight w:val="74"/>
            </w:trPr>
          </w:trPrChange>
        </w:trPr>
        <w:tc>
          <w:tcPr>
            <w:tcW w:w="3150" w:type="dxa"/>
            <w:tcMar/>
            <w:tcPrChange w:author="Maria Jose Uribe Valdes" w:date="2025-04-15T21:07:29.477Z" w:id="160469431">
              <w:tcPr>
                <w:tcW w:w="2235" w:type="dxa"/>
                <w:tcMar/>
              </w:tcPr>
            </w:tcPrChange>
          </w:tcPr>
          <w:p w:rsidRPr="008A4540" w:rsidR="009870D0" w:rsidP="009870D0" w:rsidRDefault="009870D0" w14:paraId="43C5FC64" w14:textId="77777777">
            <w:pPr>
              <w:rPr>
                <w:rFonts w:ascii="Arial Narrow" w:hAnsi="Arial Narrow"/>
                <w:sz w:val="20"/>
                <w:szCs w:val="20"/>
              </w:rPr>
            </w:pPr>
          </w:p>
        </w:tc>
        <w:tc>
          <w:tcPr>
            <w:tcW w:w="6172" w:type="dxa"/>
            <w:tcMar/>
            <w:tcPrChange w:author="Maria Jose Uribe Valdes" w:date="2025-04-15T21:07:29.477Z" w:id="46950035">
              <w:tcPr>
                <w:tcW w:w="7087" w:type="dxa"/>
                <w:tcMar/>
              </w:tcPr>
            </w:tcPrChange>
          </w:tcPr>
          <w:p w:rsidRPr="008A4540" w:rsidR="00D1168B" w:rsidP="009870D0" w:rsidRDefault="00A45A16" w14:paraId="1D705009" w14:textId="5D548007">
            <w:pPr>
              <w:jc w:val="both"/>
              <w:rPr>
                <w:rFonts w:ascii="Arial Narrow" w:hAnsi="Arial Narrow" w:cs="Arial"/>
                <w:sz w:val="20"/>
                <w:szCs w:val="20"/>
              </w:rPr>
            </w:pPr>
            <w:r w:rsidRPr="008A4540">
              <w:rPr>
                <w:rFonts w:ascii="Arial Narrow" w:hAnsi="Arial Narrow" w:cs="Arial"/>
                <w:sz w:val="20"/>
                <w:szCs w:val="20"/>
              </w:rPr>
              <w:t xml:space="preserve">ARTS. 206, 209, 210, 211 Y </w:t>
            </w:r>
            <w:r w:rsidRPr="00AE672F">
              <w:rPr>
                <w:rFonts w:ascii="Arial Narrow" w:hAnsi="Arial Narrow" w:cs="Arial"/>
                <w:sz w:val="20"/>
                <w:szCs w:val="20"/>
              </w:rPr>
              <w:t>212</w:t>
            </w:r>
          </w:p>
        </w:tc>
      </w:tr>
      <w:tr w:rsidRPr="008A4540" w:rsidR="009870D0" w:rsidTr="5FFAE9BA" w14:paraId="4BFA910E" w14:textId="77777777">
        <w:trPr>
          <w:trHeight w:val="74"/>
          <w:trPrChange w:author="Maria Jose Uribe Valdes" w:date="2025-04-15T21:07:24.731Z" w16du:dateUtc="2025-04-15T21:07:24.731Z" w:id="1089238594">
            <w:trPr>
              <w:trHeight w:val="74"/>
            </w:trPr>
          </w:trPrChange>
        </w:trPr>
        <w:tc>
          <w:tcPr>
            <w:tcW w:w="3150" w:type="dxa"/>
            <w:tcMar/>
            <w:tcPrChange w:author="Maria Jose Uribe Valdes" w:date="2025-04-15T21:07:29.477Z" w:id="121474080">
              <w:tcPr>
                <w:tcW w:w="2235" w:type="dxa"/>
                <w:tcMar/>
              </w:tcPr>
            </w:tcPrChange>
          </w:tcPr>
          <w:p w:rsidRPr="008A4540" w:rsidR="009870D0" w:rsidP="009870D0" w:rsidRDefault="009870D0" w14:paraId="42104618" w14:textId="77777777">
            <w:pPr>
              <w:rPr>
                <w:rFonts w:ascii="Arial Narrow" w:hAnsi="Arial Narrow"/>
                <w:sz w:val="20"/>
                <w:szCs w:val="20"/>
              </w:rPr>
            </w:pPr>
          </w:p>
        </w:tc>
        <w:tc>
          <w:tcPr>
            <w:tcW w:w="6172" w:type="dxa"/>
            <w:tcMar/>
            <w:tcPrChange w:author="Maria Jose Uribe Valdes" w:date="2025-04-15T21:07:29.477Z" w:id="1066483635">
              <w:tcPr>
                <w:tcW w:w="7087" w:type="dxa"/>
                <w:tcMar/>
              </w:tcPr>
            </w:tcPrChange>
          </w:tcPr>
          <w:p w:rsidRPr="008A4540" w:rsidR="00252E21" w:rsidP="00252E21" w:rsidRDefault="00252E21" w14:paraId="63165004" w14:textId="769275A4">
            <w:pPr>
              <w:jc w:val="both"/>
              <w:rPr>
                <w:rFonts w:ascii="Arial Narrow" w:hAnsi="Arial Narrow" w:cs="Arial"/>
                <w:sz w:val="20"/>
                <w:szCs w:val="20"/>
              </w:rPr>
            </w:pPr>
            <w:r w:rsidRPr="008A4540">
              <w:rPr>
                <w:rFonts w:ascii="Arial Narrow" w:hAnsi="Arial Narrow" w:cs="Arial"/>
                <w:sz w:val="20"/>
                <w:szCs w:val="20"/>
              </w:rPr>
              <w:t>ART. 206: El testigo, perito o intérprete que ante un tribunal faltare a la verdad en su declaración, informe o traducción en proceso civil, penal o por falta.</w:t>
            </w:r>
          </w:p>
          <w:p w:rsidRPr="008A4540" w:rsidR="00252E21" w:rsidP="00252E21" w:rsidRDefault="00252E21" w14:paraId="6A0886A9" w14:textId="77777777">
            <w:pPr>
              <w:jc w:val="both"/>
              <w:rPr>
                <w:rFonts w:ascii="Arial Narrow" w:hAnsi="Arial Narrow" w:cs="Arial"/>
                <w:sz w:val="20"/>
                <w:szCs w:val="20"/>
              </w:rPr>
            </w:pPr>
            <w:r w:rsidRPr="008A4540">
              <w:rPr>
                <w:rFonts w:ascii="Arial Narrow" w:hAnsi="Arial Narrow" w:cs="Arial"/>
                <w:sz w:val="20"/>
                <w:szCs w:val="20"/>
              </w:rPr>
              <w:t>ART. 209: El falso testimonio. El que declara algo distinto a lo que ha percibido, en un proceso criminal o civil.</w:t>
            </w:r>
          </w:p>
          <w:p w:rsidRPr="008A4540" w:rsidR="00252E21" w:rsidP="00252E21" w:rsidRDefault="00252E21" w14:paraId="64230019" w14:textId="77777777">
            <w:pPr>
              <w:jc w:val="both"/>
              <w:rPr>
                <w:rFonts w:ascii="Arial Narrow" w:hAnsi="Arial Narrow" w:cs="Arial"/>
                <w:sz w:val="20"/>
                <w:szCs w:val="20"/>
              </w:rPr>
            </w:pPr>
            <w:r w:rsidRPr="008A4540">
              <w:rPr>
                <w:rFonts w:ascii="Arial Narrow" w:hAnsi="Arial Narrow" w:cs="Arial"/>
                <w:sz w:val="20"/>
                <w:szCs w:val="20"/>
              </w:rPr>
              <w:t>ART. 210: El que ante la autoridad o sus agentes perjurare o diere falso testimonio en materia que no sea contenciosa.</w:t>
            </w:r>
          </w:p>
          <w:p w:rsidR="009870D0" w:rsidP="002435F9" w:rsidRDefault="00252E21" w14:paraId="1634156E" w14:textId="77777777">
            <w:pPr>
              <w:jc w:val="both"/>
              <w:rPr>
                <w:rFonts w:ascii="Arial Narrow" w:hAnsi="Arial Narrow" w:cs="Arial"/>
                <w:sz w:val="20"/>
                <w:szCs w:val="20"/>
              </w:rPr>
            </w:pPr>
            <w:r w:rsidRPr="008A4540">
              <w:rPr>
                <w:rFonts w:ascii="Arial Narrow" w:hAnsi="Arial Narrow" w:cs="Arial"/>
                <w:sz w:val="20"/>
                <w:szCs w:val="20"/>
              </w:rPr>
              <w:t xml:space="preserve">ART. 211: El que maliciosamente presentare una denuncia por la cual se impute falsamente a otra persona un hecho determinado constitutivo de delito, infracción administrativa o infracción disciplinaria. Se entenderá también que denuncia el que presenta querella o formula acusación </w:t>
            </w:r>
            <w:r w:rsidRPr="008A4540" w:rsidR="00031C0B">
              <w:rPr>
                <w:rFonts w:ascii="Arial Narrow" w:hAnsi="Arial Narrow" w:cs="Arial"/>
                <w:sz w:val="20"/>
                <w:szCs w:val="20"/>
              </w:rPr>
              <w:t>particular en un proceso penal.</w:t>
            </w:r>
          </w:p>
          <w:p w:rsidRPr="008A4540" w:rsidR="00AE672F" w:rsidP="002435F9" w:rsidRDefault="00AE672F" w14:paraId="495B3B31" w14:textId="623F603F">
            <w:pPr>
              <w:jc w:val="both"/>
              <w:rPr>
                <w:rFonts w:ascii="Arial Narrow" w:hAnsi="Arial Narrow" w:cs="Arial"/>
                <w:sz w:val="20"/>
                <w:szCs w:val="20"/>
              </w:rPr>
            </w:pPr>
            <w:r w:rsidRPr="00AE672F">
              <w:rPr>
                <w:rFonts w:ascii="Arial Narrow" w:hAnsi="Arial Narrow" w:cs="Arial"/>
                <w:sz w:val="20"/>
                <w:szCs w:val="20"/>
              </w:rPr>
              <w:t>ART. 212: Faltar a la verdad en declaración prestada bajo juramento o promesa exigida por ley en los casos anteriores</w:t>
            </w:r>
            <w:r w:rsidR="006141D6">
              <w:rPr>
                <w:rFonts w:ascii="Arial Narrow" w:hAnsi="Arial Narrow" w:cs="Arial"/>
                <w:sz w:val="20"/>
                <w:szCs w:val="20"/>
              </w:rPr>
              <w:t>.</w:t>
            </w:r>
          </w:p>
        </w:tc>
      </w:tr>
      <w:tr w:rsidRPr="008A4540" w:rsidR="00C10DF6" w:rsidTr="5FFAE9BA" w14:paraId="5EDE564F" w14:textId="77777777">
        <w:trPr>
          <w:trHeight w:val="74"/>
          <w:trPrChange w:author="Maria Jose Uribe Valdes" w:date="2025-04-15T21:07:24.732Z" w16du:dateUtc="2025-04-15T21:07:24.732Z" w:id="1705313882">
            <w:trPr>
              <w:trHeight w:val="74"/>
            </w:trPr>
          </w:trPrChange>
        </w:trPr>
        <w:tc>
          <w:tcPr>
            <w:tcW w:w="3150" w:type="dxa"/>
            <w:tcMar/>
            <w:tcPrChange w:author="Maria Jose Uribe Valdes" w:date="2025-04-15T21:07:29.477Z" w:id="1923686068">
              <w:tcPr>
                <w:tcW w:w="2235" w:type="dxa"/>
                <w:tcMar/>
              </w:tcPr>
            </w:tcPrChange>
          </w:tcPr>
          <w:p w:rsidRPr="008A4540" w:rsidR="00C10DF6" w:rsidP="009870D0" w:rsidRDefault="00C10DF6" w14:paraId="5AD0AEEE" w14:textId="77777777">
            <w:pPr>
              <w:rPr>
                <w:rFonts w:ascii="Arial Narrow" w:hAnsi="Arial Narrow"/>
                <w:sz w:val="20"/>
                <w:szCs w:val="20"/>
              </w:rPr>
            </w:pPr>
          </w:p>
        </w:tc>
        <w:tc>
          <w:tcPr>
            <w:tcW w:w="6172" w:type="dxa"/>
            <w:tcMar/>
            <w:tcPrChange w:author="Maria Jose Uribe Valdes" w:date="2025-04-15T21:07:29.478Z" w:id="579936529">
              <w:tcPr>
                <w:tcW w:w="7087" w:type="dxa"/>
                <w:tcMar/>
              </w:tcPr>
            </w:tcPrChange>
          </w:tcPr>
          <w:p w:rsidRPr="008A4540" w:rsidR="00C10DF6" w:rsidP="00A45A16" w:rsidRDefault="00C10DF6" w14:paraId="12D3B548" w14:textId="77777777">
            <w:pPr>
              <w:jc w:val="both"/>
              <w:rPr>
                <w:rFonts w:ascii="Arial Narrow" w:hAnsi="Arial Narrow" w:cs="Arial"/>
                <w:sz w:val="20"/>
                <w:szCs w:val="20"/>
              </w:rPr>
            </w:pPr>
          </w:p>
        </w:tc>
      </w:tr>
      <w:tr w:rsidRPr="008A4540" w:rsidR="009870D0" w:rsidTr="5FFAE9BA" w14:paraId="08BD54A2" w14:textId="77777777">
        <w:trPr>
          <w:trHeight w:val="74"/>
          <w:trPrChange w:author="Maria Jose Uribe Valdes" w:date="2025-04-15T21:07:24.732Z" w16du:dateUtc="2025-04-15T21:07:24.732Z" w:id="847025979">
            <w:trPr>
              <w:trHeight w:val="74"/>
            </w:trPr>
          </w:trPrChange>
        </w:trPr>
        <w:tc>
          <w:tcPr>
            <w:tcW w:w="3150" w:type="dxa"/>
            <w:tcMar/>
            <w:tcPrChange w:author="Maria Jose Uribe Valdes" w:date="2025-04-15T21:07:29.478Z" w:id="402548631">
              <w:tcPr>
                <w:tcW w:w="2235" w:type="dxa"/>
                <w:tcMar/>
              </w:tcPr>
            </w:tcPrChange>
          </w:tcPr>
          <w:p w:rsidRPr="008A4540" w:rsidR="009870D0" w:rsidP="009870D0" w:rsidRDefault="00BF1609" w14:paraId="669BA026" w14:textId="77777777">
            <w:pPr>
              <w:rPr>
                <w:rFonts w:ascii="Arial Narrow" w:hAnsi="Arial Narrow" w:cs="Arial"/>
                <w:b/>
                <w:bCs/>
                <w:sz w:val="20"/>
                <w:szCs w:val="20"/>
              </w:rPr>
            </w:pPr>
            <w:r w:rsidRPr="008A4540">
              <w:rPr>
                <w:rFonts w:ascii="Arial Narrow" w:hAnsi="Arial Narrow" w:cs="Arial"/>
                <w:b/>
                <w:bCs/>
                <w:sz w:val="20"/>
                <w:szCs w:val="20"/>
              </w:rPr>
              <w:t>307</w:t>
            </w:r>
          </w:p>
        </w:tc>
        <w:tc>
          <w:tcPr>
            <w:tcW w:w="6172" w:type="dxa"/>
            <w:tcMar/>
            <w:tcPrChange w:author="Maria Jose Uribe Valdes" w:date="2025-04-15T21:07:29.478Z" w:id="1141180834">
              <w:tcPr>
                <w:tcW w:w="7087" w:type="dxa"/>
                <w:tcMar/>
              </w:tcPr>
            </w:tcPrChange>
          </w:tcPr>
          <w:p w:rsidRPr="008A4540" w:rsidR="009870D0" w:rsidP="009870D0" w:rsidRDefault="00BF1609" w14:paraId="7B5BB861" w14:textId="77777777">
            <w:pPr>
              <w:jc w:val="both"/>
              <w:rPr>
                <w:rFonts w:ascii="Arial Narrow" w:hAnsi="Arial Narrow" w:cs="Arial"/>
                <w:b/>
                <w:bCs/>
                <w:sz w:val="20"/>
                <w:szCs w:val="20"/>
              </w:rPr>
            </w:pPr>
            <w:r w:rsidRPr="008A4540">
              <w:rPr>
                <w:rFonts w:ascii="Arial Narrow" w:hAnsi="Arial Narrow" w:cs="Arial"/>
                <w:b/>
                <w:bCs/>
                <w:sz w:val="20"/>
                <w:szCs w:val="20"/>
              </w:rPr>
              <w:t>PRESENTACION DE PERITOS, TESTIGOS O INTÉRPRETES QUE FALTAREN A LA VERDAD O DOCUMENTOS FALSOS.</w:t>
            </w:r>
          </w:p>
        </w:tc>
      </w:tr>
      <w:tr w:rsidRPr="008A4540" w:rsidR="009870D0" w:rsidTr="5FFAE9BA" w14:paraId="5E29D822" w14:textId="77777777">
        <w:trPr>
          <w:trHeight w:val="74"/>
          <w:trPrChange w:author="Maria Jose Uribe Valdes" w:date="2025-04-15T21:07:24.733Z" w16du:dateUtc="2025-04-15T21:07:24.733Z" w:id="595548105">
            <w:trPr>
              <w:trHeight w:val="74"/>
            </w:trPr>
          </w:trPrChange>
        </w:trPr>
        <w:tc>
          <w:tcPr>
            <w:tcW w:w="3150" w:type="dxa"/>
            <w:tcMar/>
            <w:tcPrChange w:author="Maria Jose Uribe Valdes" w:date="2025-04-15T21:07:29.478Z" w:id="1237524333">
              <w:tcPr>
                <w:tcW w:w="2235" w:type="dxa"/>
                <w:tcMar/>
              </w:tcPr>
            </w:tcPrChange>
          </w:tcPr>
          <w:p w:rsidRPr="008A4540" w:rsidR="009870D0" w:rsidP="009870D0" w:rsidRDefault="009870D0" w14:paraId="626473D6" w14:textId="77777777">
            <w:pPr>
              <w:rPr>
                <w:rFonts w:ascii="Arial Narrow" w:hAnsi="Arial Narrow"/>
                <w:sz w:val="20"/>
                <w:szCs w:val="20"/>
              </w:rPr>
            </w:pPr>
          </w:p>
        </w:tc>
        <w:tc>
          <w:tcPr>
            <w:tcW w:w="6172" w:type="dxa"/>
            <w:tcMar/>
            <w:tcPrChange w:author="Maria Jose Uribe Valdes" w:date="2025-04-15T21:07:29.478Z" w:id="1324672705">
              <w:tcPr>
                <w:tcW w:w="7087" w:type="dxa"/>
                <w:tcMar/>
              </w:tcPr>
            </w:tcPrChange>
          </w:tcPr>
          <w:p w:rsidRPr="008A4540" w:rsidR="009870D0" w:rsidP="009870D0" w:rsidRDefault="00BF1609" w14:paraId="42BCC04B" w14:textId="77777777">
            <w:pPr>
              <w:jc w:val="both"/>
              <w:rPr>
                <w:rFonts w:ascii="Arial Narrow" w:hAnsi="Arial Narrow" w:cs="Arial"/>
                <w:sz w:val="20"/>
                <w:szCs w:val="20"/>
              </w:rPr>
            </w:pPr>
            <w:r w:rsidRPr="008A4540">
              <w:rPr>
                <w:rFonts w:ascii="Arial Narrow" w:hAnsi="Arial Narrow" w:cs="Arial"/>
                <w:sz w:val="20"/>
                <w:szCs w:val="20"/>
              </w:rPr>
              <w:t>ART. 207</w:t>
            </w:r>
          </w:p>
        </w:tc>
      </w:tr>
      <w:tr w:rsidRPr="008A4540" w:rsidR="009870D0" w:rsidTr="5FFAE9BA" w14:paraId="5A5601DE" w14:textId="77777777">
        <w:trPr>
          <w:trHeight w:val="74"/>
          <w:trPrChange w:author="Maria Jose Uribe Valdes" w:date="2025-04-15T21:07:24.733Z" w16du:dateUtc="2025-04-15T21:07:24.733Z" w:id="963036098">
            <w:trPr>
              <w:trHeight w:val="74"/>
            </w:trPr>
          </w:trPrChange>
        </w:trPr>
        <w:tc>
          <w:tcPr>
            <w:tcW w:w="3150" w:type="dxa"/>
            <w:tcMar/>
            <w:tcPrChange w:author="Maria Jose Uribe Valdes" w:date="2025-04-15T21:07:29.478Z" w:id="97498037">
              <w:tcPr>
                <w:tcW w:w="2235" w:type="dxa"/>
                <w:tcMar/>
              </w:tcPr>
            </w:tcPrChange>
          </w:tcPr>
          <w:p w:rsidRPr="008A4540" w:rsidR="009870D0" w:rsidP="009870D0" w:rsidRDefault="009870D0" w14:paraId="065576DB" w14:textId="77777777">
            <w:pPr>
              <w:rPr>
                <w:rFonts w:ascii="Arial Narrow" w:hAnsi="Arial Narrow"/>
                <w:sz w:val="20"/>
                <w:szCs w:val="20"/>
              </w:rPr>
            </w:pPr>
          </w:p>
        </w:tc>
        <w:tc>
          <w:tcPr>
            <w:tcW w:w="6172" w:type="dxa"/>
            <w:tcMar/>
            <w:tcPrChange w:author="Maria Jose Uribe Valdes" w:date="2025-04-15T21:07:29.478Z" w:id="908507812">
              <w:tcPr>
                <w:tcW w:w="7087" w:type="dxa"/>
                <w:tcMar/>
              </w:tcPr>
            </w:tcPrChange>
          </w:tcPr>
          <w:p w:rsidRPr="008A4540" w:rsidR="0007178F" w:rsidP="00C10DF6" w:rsidRDefault="00BF1609" w14:paraId="17BD759F" w14:textId="12A1F5A9">
            <w:pPr>
              <w:jc w:val="both"/>
              <w:rPr>
                <w:rFonts w:ascii="Arial Narrow" w:hAnsi="Arial Narrow" w:cs="Arial"/>
                <w:sz w:val="20"/>
                <w:szCs w:val="20"/>
              </w:rPr>
            </w:pPr>
            <w:r w:rsidRPr="008A4540">
              <w:rPr>
                <w:rFonts w:ascii="Arial Narrow" w:hAnsi="Arial Narrow" w:cs="Arial"/>
                <w:sz w:val="20"/>
                <w:szCs w:val="20"/>
              </w:rPr>
              <w:t>Presentar en un juicio civil o criminal testigos o documentos falsos.</w:t>
            </w:r>
          </w:p>
        </w:tc>
      </w:tr>
      <w:tr w:rsidRPr="008A4540" w:rsidR="00C10DF6" w:rsidTr="5FFAE9BA" w14:paraId="1231F6E1" w14:textId="77777777">
        <w:trPr>
          <w:trHeight w:val="74"/>
          <w:trPrChange w:author="Maria Jose Uribe Valdes" w:date="2025-04-15T21:07:24.733Z" w16du:dateUtc="2025-04-15T21:07:24.733Z" w:id="412611927">
            <w:trPr>
              <w:trHeight w:val="74"/>
            </w:trPr>
          </w:trPrChange>
        </w:trPr>
        <w:tc>
          <w:tcPr>
            <w:tcW w:w="3150" w:type="dxa"/>
            <w:tcMar/>
            <w:tcPrChange w:author="Maria Jose Uribe Valdes" w:date="2025-04-15T21:07:29.478Z" w:id="227293007">
              <w:tcPr>
                <w:tcW w:w="2235" w:type="dxa"/>
                <w:tcMar/>
              </w:tcPr>
            </w:tcPrChange>
          </w:tcPr>
          <w:p w:rsidRPr="008A4540" w:rsidR="00C10DF6" w:rsidP="009870D0" w:rsidRDefault="00C10DF6" w14:paraId="02C27790" w14:textId="77777777">
            <w:pPr>
              <w:rPr>
                <w:rFonts w:ascii="Arial Narrow" w:hAnsi="Arial Narrow"/>
                <w:sz w:val="20"/>
                <w:szCs w:val="20"/>
              </w:rPr>
            </w:pPr>
          </w:p>
        </w:tc>
        <w:tc>
          <w:tcPr>
            <w:tcW w:w="6172" w:type="dxa"/>
            <w:tcMar/>
            <w:tcPrChange w:author="Maria Jose Uribe Valdes" w:date="2025-04-15T21:07:29.478Z" w:id="1650528302">
              <w:tcPr>
                <w:tcW w:w="7087" w:type="dxa"/>
                <w:tcMar/>
              </w:tcPr>
            </w:tcPrChange>
          </w:tcPr>
          <w:p w:rsidRPr="008A4540" w:rsidR="00C10DF6" w:rsidP="00C10DF6" w:rsidRDefault="00C10DF6" w14:paraId="79717F6A" w14:textId="77777777">
            <w:pPr>
              <w:jc w:val="both"/>
              <w:rPr>
                <w:rFonts w:ascii="Arial Narrow" w:hAnsi="Arial Narrow" w:cs="Arial"/>
                <w:sz w:val="20"/>
                <w:szCs w:val="20"/>
              </w:rPr>
            </w:pPr>
          </w:p>
        </w:tc>
      </w:tr>
      <w:tr w:rsidRPr="008A4540" w:rsidR="009870D0" w:rsidTr="5FFAE9BA" w14:paraId="5E3B6B8E" w14:textId="77777777">
        <w:trPr>
          <w:trHeight w:val="74"/>
          <w:trPrChange w:author="Maria Jose Uribe Valdes" w:date="2025-04-15T21:07:24.734Z" w16du:dateUtc="2025-04-15T21:07:24.734Z" w:id="839147196">
            <w:trPr>
              <w:trHeight w:val="74"/>
            </w:trPr>
          </w:trPrChange>
        </w:trPr>
        <w:tc>
          <w:tcPr>
            <w:tcW w:w="3150" w:type="dxa"/>
            <w:tcMar/>
            <w:tcPrChange w:author="Maria Jose Uribe Valdes" w:date="2025-04-15T21:07:29.478Z" w:id="1231605376">
              <w:tcPr>
                <w:tcW w:w="2235" w:type="dxa"/>
                <w:tcMar/>
              </w:tcPr>
            </w:tcPrChange>
          </w:tcPr>
          <w:p w:rsidRPr="008A4540" w:rsidR="009870D0" w:rsidP="009870D0" w:rsidRDefault="00E10785" w14:paraId="309288D3" w14:textId="77777777">
            <w:pPr>
              <w:rPr>
                <w:rFonts w:ascii="Arial Narrow" w:hAnsi="Arial Narrow"/>
                <w:sz w:val="20"/>
                <w:szCs w:val="20"/>
              </w:rPr>
            </w:pPr>
            <w:r w:rsidRPr="008A4540">
              <w:rPr>
                <w:rFonts w:ascii="Arial Narrow" w:hAnsi="Arial Narrow" w:cs="Arial"/>
                <w:b/>
                <w:bCs/>
                <w:sz w:val="20"/>
                <w:szCs w:val="20"/>
              </w:rPr>
              <w:t>308</w:t>
            </w:r>
          </w:p>
        </w:tc>
        <w:tc>
          <w:tcPr>
            <w:tcW w:w="6172" w:type="dxa"/>
            <w:tcMar/>
            <w:tcPrChange w:author="Maria Jose Uribe Valdes" w:date="2025-04-15T21:07:29.478Z" w:id="413422735">
              <w:tcPr>
                <w:tcW w:w="7087" w:type="dxa"/>
                <w:tcMar/>
              </w:tcPr>
            </w:tcPrChange>
          </w:tcPr>
          <w:p w:rsidRPr="008A4540" w:rsidR="009870D0" w:rsidP="009870D0" w:rsidRDefault="00E10785" w14:paraId="0097E511" w14:textId="77777777">
            <w:pPr>
              <w:jc w:val="both"/>
              <w:rPr>
                <w:rFonts w:ascii="Arial Narrow" w:hAnsi="Arial Narrow" w:cs="Arial"/>
                <w:sz w:val="20"/>
                <w:szCs w:val="20"/>
              </w:rPr>
            </w:pPr>
            <w:r w:rsidRPr="008A4540">
              <w:rPr>
                <w:rFonts w:ascii="Arial Narrow" w:hAnsi="Arial Narrow" w:cs="Arial"/>
                <w:b/>
                <w:bCs/>
                <w:sz w:val="20"/>
                <w:szCs w:val="20"/>
              </w:rPr>
              <w:t>EJERCICIO ILEGAL DE LA PROFESIÓN.</w:t>
            </w:r>
          </w:p>
        </w:tc>
      </w:tr>
      <w:tr w:rsidRPr="008A4540" w:rsidR="009870D0" w:rsidTr="5FFAE9BA" w14:paraId="6C706549" w14:textId="77777777">
        <w:trPr>
          <w:trHeight w:val="74"/>
          <w:trPrChange w:author="Maria Jose Uribe Valdes" w:date="2025-04-15T21:07:24.734Z" w16du:dateUtc="2025-04-15T21:07:24.734Z" w:id="2093035383">
            <w:trPr>
              <w:trHeight w:val="74"/>
            </w:trPr>
          </w:trPrChange>
        </w:trPr>
        <w:tc>
          <w:tcPr>
            <w:tcW w:w="3150" w:type="dxa"/>
            <w:tcMar/>
            <w:tcPrChange w:author="Maria Jose Uribe Valdes" w:date="2025-04-15T21:07:29.478Z" w:id="842898351">
              <w:tcPr>
                <w:tcW w:w="2235" w:type="dxa"/>
                <w:tcMar/>
              </w:tcPr>
            </w:tcPrChange>
          </w:tcPr>
          <w:p w:rsidRPr="008A4540" w:rsidR="009870D0" w:rsidP="009870D0" w:rsidRDefault="009870D0" w14:paraId="289A1123" w14:textId="77777777">
            <w:pPr>
              <w:rPr>
                <w:rFonts w:ascii="Arial Narrow" w:hAnsi="Arial Narrow"/>
                <w:sz w:val="20"/>
                <w:szCs w:val="20"/>
              </w:rPr>
            </w:pPr>
          </w:p>
        </w:tc>
        <w:tc>
          <w:tcPr>
            <w:tcW w:w="6172" w:type="dxa"/>
            <w:tcMar/>
            <w:tcPrChange w:author="Maria Jose Uribe Valdes" w:date="2025-04-15T21:07:29.478Z" w:id="1604958506">
              <w:tcPr>
                <w:tcW w:w="7087" w:type="dxa"/>
                <w:tcMar/>
              </w:tcPr>
            </w:tcPrChange>
          </w:tcPr>
          <w:p w:rsidRPr="008A4540" w:rsidR="009870D0" w:rsidP="009870D0" w:rsidRDefault="00E10785" w14:paraId="399035E5" w14:textId="77777777">
            <w:pPr>
              <w:jc w:val="both"/>
              <w:rPr>
                <w:rFonts w:ascii="Arial Narrow" w:hAnsi="Arial Narrow" w:cs="Arial"/>
                <w:sz w:val="20"/>
                <w:szCs w:val="20"/>
              </w:rPr>
            </w:pPr>
            <w:r w:rsidRPr="008A4540">
              <w:rPr>
                <w:rFonts w:ascii="Arial Narrow" w:hAnsi="Arial Narrow" w:cs="Arial"/>
                <w:sz w:val="20"/>
                <w:szCs w:val="20"/>
              </w:rPr>
              <w:t>ART. 213 INC. 1°</w:t>
            </w:r>
          </w:p>
        </w:tc>
      </w:tr>
      <w:tr w:rsidRPr="008A4540" w:rsidR="009870D0" w:rsidTr="5FFAE9BA" w14:paraId="5408022B" w14:textId="77777777">
        <w:trPr>
          <w:trHeight w:val="74"/>
          <w:trPrChange w:author="Maria Jose Uribe Valdes" w:date="2025-04-15T21:07:24.735Z" w16du:dateUtc="2025-04-15T21:07:24.735Z" w:id="15642398">
            <w:trPr>
              <w:trHeight w:val="74"/>
            </w:trPr>
          </w:trPrChange>
        </w:trPr>
        <w:tc>
          <w:tcPr>
            <w:tcW w:w="3150" w:type="dxa"/>
            <w:tcMar/>
            <w:tcPrChange w:author="Maria Jose Uribe Valdes" w:date="2025-04-15T21:07:29.478Z" w:id="1095434615">
              <w:tcPr>
                <w:tcW w:w="2235" w:type="dxa"/>
                <w:tcMar/>
              </w:tcPr>
            </w:tcPrChange>
          </w:tcPr>
          <w:p w:rsidRPr="008A4540" w:rsidR="009870D0" w:rsidP="009870D0" w:rsidRDefault="009870D0" w14:paraId="2EEA8C38" w14:textId="77777777">
            <w:pPr>
              <w:rPr>
                <w:rFonts w:ascii="Arial Narrow" w:hAnsi="Arial Narrow"/>
                <w:sz w:val="20"/>
                <w:szCs w:val="20"/>
              </w:rPr>
            </w:pPr>
          </w:p>
        </w:tc>
        <w:tc>
          <w:tcPr>
            <w:tcW w:w="6172" w:type="dxa"/>
            <w:tcMar/>
            <w:tcPrChange w:author="Maria Jose Uribe Valdes" w:date="2025-04-15T21:07:29.478Z" w:id="261386">
              <w:tcPr>
                <w:tcW w:w="7087" w:type="dxa"/>
                <w:tcMar/>
              </w:tcPr>
            </w:tcPrChange>
          </w:tcPr>
          <w:p w:rsidRPr="008A4540" w:rsidR="00E10785" w:rsidP="00C10DF6" w:rsidRDefault="00E10785" w14:paraId="0A896583" w14:textId="21D8D967">
            <w:pPr>
              <w:jc w:val="both"/>
              <w:rPr>
                <w:rFonts w:ascii="Arial Narrow" w:hAnsi="Arial Narrow" w:cs="Arial"/>
                <w:sz w:val="20"/>
                <w:szCs w:val="20"/>
              </w:rPr>
            </w:pPr>
            <w:r w:rsidRPr="008A4540">
              <w:rPr>
                <w:rFonts w:ascii="Arial Narrow" w:hAnsi="Arial Narrow" w:cs="Arial"/>
                <w:sz w:val="20"/>
                <w:szCs w:val="20"/>
              </w:rPr>
              <w:t xml:space="preserve">Simular autoridad, ser funcionario público o tener una profesión que por </w:t>
            </w:r>
            <w:r w:rsidRPr="008A4540" w:rsidR="00EF7CF2">
              <w:rPr>
                <w:rFonts w:ascii="Arial Narrow" w:hAnsi="Arial Narrow" w:cs="Arial"/>
                <w:sz w:val="20"/>
                <w:szCs w:val="20"/>
              </w:rPr>
              <w:t>Ley</w:t>
            </w:r>
            <w:r w:rsidRPr="008A4540">
              <w:rPr>
                <w:rFonts w:ascii="Arial Narrow" w:hAnsi="Arial Narrow" w:cs="Arial"/>
                <w:sz w:val="20"/>
                <w:szCs w:val="20"/>
              </w:rPr>
              <w:t xml:space="preserve"> requiera de un título o cumplir con ciertos requisitos y ejercer actos propios de dichos cargos o profesiones.</w:t>
            </w:r>
          </w:p>
        </w:tc>
      </w:tr>
      <w:tr w:rsidRPr="008A4540" w:rsidR="00C10DF6" w:rsidTr="5FFAE9BA" w14:paraId="377D14B7" w14:textId="77777777">
        <w:trPr>
          <w:trHeight w:val="74"/>
          <w:trPrChange w:author="Maria Jose Uribe Valdes" w:date="2025-04-15T21:07:24.735Z" w16du:dateUtc="2025-04-15T21:07:24.735Z" w:id="1976921428">
            <w:trPr>
              <w:trHeight w:val="74"/>
            </w:trPr>
          </w:trPrChange>
        </w:trPr>
        <w:tc>
          <w:tcPr>
            <w:tcW w:w="3150" w:type="dxa"/>
            <w:tcMar/>
            <w:tcPrChange w:author="Maria Jose Uribe Valdes" w:date="2025-04-15T21:07:29.478Z" w:id="419293609">
              <w:tcPr>
                <w:tcW w:w="2235" w:type="dxa"/>
                <w:tcMar/>
              </w:tcPr>
            </w:tcPrChange>
          </w:tcPr>
          <w:p w:rsidRPr="008A4540" w:rsidR="00C10DF6" w:rsidP="009870D0" w:rsidRDefault="00C10DF6" w14:paraId="1154CD7A" w14:textId="77777777">
            <w:pPr>
              <w:rPr>
                <w:rFonts w:ascii="Arial Narrow" w:hAnsi="Arial Narrow"/>
                <w:sz w:val="20"/>
                <w:szCs w:val="20"/>
              </w:rPr>
            </w:pPr>
          </w:p>
        </w:tc>
        <w:tc>
          <w:tcPr>
            <w:tcW w:w="6172" w:type="dxa"/>
            <w:tcMar/>
            <w:tcPrChange w:author="Maria Jose Uribe Valdes" w:date="2025-04-15T21:07:29.478Z" w:id="1351647733">
              <w:tcPr>
                <w:tcW w:w="7087" w:type="dxa"/>
                <w:tcMar/>
              </w:tcPr>
            </w:tcPrChange>
          </w:tcPr>
          <w:p w:rsidRPr="008A4540" w:rsidR="00C10DF6" w:rsidP="00C10DF6" w:rsidRDefault="00C10DF6" w14:paraId="7D5B6D4D" w14:textId="77777777">
            <w:pPr>
              <w:jc w:val="both"/>
              <w:rPr>
                <w:rFonts w:ascii="Arial Narrow" w:hAnsi="Arial Narrow" w:cs="Arial"/>
                <w:sz w:val="20"/>
                <w:szCs w:val="20"/>
              </w:rPr>
            </w:pPr>
          </w:p>
        </w:tc>
      </w:tr>
      <w:tr w:rsidRPr="008A4540" w:rsidR="009870D0" w:rsidTr="5FFAE9BA" w14:paraId="5F955763" w14:textId="77777777">
        <w:trPr>
          <w:trHeight w:val="74"/>
          <w:trPrChange w:author="Maria Jose Uribe Valdes" w:date="2025-04-15T21:07:24.735Z" w16du:dateUtc="2025-04-15T21:07:24.735Z" w:id="2123715936">
            <w:trPr>
              <w:trHeight w:val="74"/>
            </w:trPr>
          </w:trPrChange>
        </w:trPr>
        <w:tc>
          <w:tcPr>
            <w:tcW w:w="3150" w:type="dxa"/>
            <w:tcMar/>
            <w:tcPrChange w:author="Maria Jose Uribe Valdes" w:date="2025-04-15T21:07:29.478Z" w:id="126946626">
              <w:tcPr>
                <w:tcW w:w="2235" w:type="dxa"/>
                <w:tcMar/>
              </w:tcPr>
            </w:tcPrChange>
          </w:tcPr>
          <w:p w:rsidRPr="008A4540" w:rsidR="009870D0" w:rsidP="009870D0" w:rsidRDefault="00E10785" w14:paraId="52481292" w14:textId="77777777">
            <w:pPr>
              <w:rPr>
                <w:rFonts w:ascii="Arial Narrow" w:hAnsi="Arial Narrow"/>
                <w:sz w:val="20"/>
                <w:szCs w:val="20"/>
              </w:rPr>
            </w:pPr>
            <w:r w:rsidRPr="008A4540">
              <w:rPr>
                <w:rFonts w:ascii="Arial Narrow" w:hAnsi="Arial Narrow" w:cs="Arial"/>
                <w:b/>
                <w:bCs/>
                <w:sz w:val="20"/>
                <w:szCs w:val="20"/>
              </w:rPr>
              <w:t>309</w:t>
            </w:r>
          </w:p>
        </w:tc>
        <w:tc>
          <w:tcPr>
            <w:tcW w:w="6172" w:type="dxa"/>
            <w:tcMar/>
            <w:tcPrChange w:author="Maria Jose Uribe Valdes" w:date="2025-04-15T21:07:29.478Z" w:id="448365744">
              <w:tcPr>
                <w:tcW w:w="7087" w:type="dxa"/>
                <w:tcMar/>
              </w:tcPr>
            </w:tcPrChange>
          </w:tcPr>
          <w:p w:rsidRPr="008A4540" w:rsidR="009870D0" w:rsidP="009870D0" w:rsidRDefault="00E10785" w14:paraId="31FD5AE8" w14:textId="77777777">
            <w:pPr>
              <w:jc w:val="both"/>
              <w:rPr>
                <w:rFonts w:ascii="Arial Narrow" w:hAnsi="Arial Narrow" w:cs="Arial"/>
                <w:sz w:val="20"/>
                <w:szCs w:val="20"/>
              </w:rPr>
            </w:pPr>
            <w:r w:rsidRPr="008A4540">
              <w:rPr>
                <w:rFonts w:ascii="Arial Narrow" w:hAnsi="Arial Narrow" w:cs="Arial"/>
                <w:b/>
                <w:bCs/>
                <w:sz w:val="20"/>
                <w:szCs w:val="20"/>
              </w:rPr>
              <w:t>USURPACIÓN DE NOMBRE.</w:t>
            </w:r>
          </w:p>
        </w:tc>
      </w:tr>
      <w:tr w:rsidRPr="008A4540" w:rsidR="009870D0" w:rsidTr="5FFAE9BA" w14:paraId="18276807" w14:textId="77777777">
        <w:trPr>
          <w:trHeight w:val="74"/>
          <w:trPrChange w:author="Maria Jose Uribe Valdes" w:date="2025-04-15T21:07:24.736Z" w16du:dateUtc="2025-04-15T21:07:24.736Z" w:id="1948273564">
            <w:trPr>
              <w:trHeight w:val="74"/>
            </w:trPr>
          </w:trPrChange>
        </w:trPr>
        <w:tc>
          <w:tcPr>
            <w:tcW w:w="3150" w:type="dxa"/>
            <w:tcMar/>
            <w:tcPrChange w:author="Maria Jose Uribe Valdes" w:date="2025-04-15T21:07:29.478Z" w:id="1045053561">
              <w:tcPr>
                <w:tcW w:w="2235" w:type="dxa"/>
                <w:tcMar/>
              </w:tcPr>
            </w:tcPrChange>
          </w:tcPr>
          <w:p w:rsidRPr="008A4540" w:rsidR="009870D0" w:rsidP="009870D0" w:rsidRDefault="009870D0" w14:paraId="7F465A63" w14:textId="77777777">
            <w:pPr>
              <w:rPr>
                <w:rFonts w:ascii="Arial Narrow" w:hAnsi="Arial Narrow"/>
                <w:sz w:val="20"/>
                <w:szCs w:val="20"/>
              </w:rPr>
            </w:pPr>
          </w:p>
        </w:tc>
        <w:tc>
          <w:tcPr>
            <w:tcW w:w="6172" w:type="dxa"/>
            <w:tcMar/>
            <w:tcPrChange w:author="Maria Jose Uribe Valdes" w:date="2025-04-15T21:07:29.479Z" w:id="1280472931">
              <w:tcPr>
                <w:tcW w:w="7087" w:type="dxa"/>
                <w:tcMar/>
              </w:tcPr>
            </w:tcPrChange>
          </w:tcPr>
          <w:p w:rsidRPr="008A4540" w:rsidR="009870D0" w:rsidP="00E10785" w:rsidRDefault="00E10785" w14:paraId="4906779C" w14:textId="77777777">
            <w:pPr>
              <w:spacing w:line="240" w:lineRule="atLeast"/>
              <w:rPr>
                <w:rFonts w:ascii="Arial Narrow" w:hAnsi="Arial Narrow" w:cs="Arial"/>
                <w:sz w:val="20"/>
                <w:szCs w:val="20"/>
              </w:rPr>
            </w:pPr>
            <w:r w:rsidRPr="008A4540">
              <w:rPr>
                <w:rFonts w:ascii="Arial Narrow" w:hAnsi="Arial Narrow" w:cs="Arial"/>
                <w:sz w:val="20"/>
                <w:szCs w:val="20"/>
              </w:rPr>
              <w:t>ART. 214</w:t>
            </w:r>
          </w:p>
        </w:tc>
      </w:tr>
      <w:tr w:rsidRPr="008A4540" w:rsidR="009870D0" w:rsidTr="5FFAE9BA" w14:paraId="499B853A" w14:textId="77777777">
        <w:trPr>
          <w:trHeight w:val="74"/>
          <w:trPrChange w:author="Maria Jose Uribe Valdes" w:date="2025-04-15T21:07:24.736Z" w16du:dateUtc="2025-04-15T21:07:24.736Z" w:id="2028185396">
            <w:trPr>
              <w:trHeight w:val="74"/>
            </w:trPr>
          </w:trPrChange>
        </w:trPr>
        <w:tc>
          <w:tcPr>
            <w:tcW w:w="3150" w:type="dxa"/>
            <w:tcMar/>
            <w:tcPrChange w:author="Maria Jose Uribe Valdes" w:date="2025-04-15T21:07:29.479Z" w:id="1422445730">
              <w:tcPr>
                <w:tcW w:w="2235" w:type="dxa"/>
                <w:tcMar/>
              </w:tcPr>
            </w:tcPrChange>
          </w:tcPr>
          <w:p w:rsidRPr="008A4540" w:rsidR="009870D0" w:rsidP="009870D0" w:rsidRDefault="009870D0" w14:paraId="3ACE8B8A" w14:textId="77777777">
            <w:pPr>
              <w:rPr>
                <w:rFonts w:ascii="Arial Narrow" w:hAnsi="Arial Narrow"/>
                <w:sz w:val="20"/>
                <w:szCs w:val="20"/>
              </w:rPr>
            </w:pPr>
          </w:p>
        </w:tc>
        <w:tc>
          <w:tcPr>
            <w:tcW w:w="6172" w:type="dxa"/>
            <w:tcMar/>
            <w:tcPrChange w:author="Maria Jose Uribe Valdes" w:date="2025-04-15T21:07:29.479Z" w:id="315844221">
              <w:tcPr>
                <w:tcW w:w="7087" w:type="dxa"/>
                <w:tcMar/>
              </w:tcPr>
            </w:tcPrChange>
          </w:tcPr>
          <w:p w:rsidRPr="008A4540" w:rsidR="00E10785" w:rsidP="00C10DF6" w:rsidRDefault="00E10785" w14:paraId="50117AA9" w14:textId="54908021">
            <w:pPr>
              <w:jc w:val="both"/>
              <w:rPr>
                <w:rFonts w:ascii="Arial Narrow" w:hAnsi="Arial Narrow" w:cs="Arial"/>
                <w:sz w:val="20"/>
                <w:szCs w:val="20"/>
              </w:rPr>
            </w:pPr>
            <w:r w:rsidRPr="008A4540">
              <w:rPr>
                <w:rFonts w:ascii="Arial Narrow" w:hAnsi="Arial Narrow" w:cs="Arial"/>
                <w:sz w:val="20"/>
                <w:szCs w:val="20"/>
              </w:rPr>
              <w:t>Fingir o simular tener el nombre que pertenece a otra persona.</w:t>
            </w:r>
          </w:p>
        </w:tc>
      </w:tr>
      <w:tr w:rsidRPr="008A4540" w:rsidR="00C10DF6" w:rsidTr="5FFAE9BA" w14:paraId="2C28AFA6" w14:textId="77777777">
        <w:trPr>
          <w:trHeight w:val="74"/>
          <w:trPrChange w:author="Maria Jose Uribe Valdes" w:date="2025-04-15T21:07:24.737Z" w16du:dateUtc="2025-04-15T21:07:24.737Z" w:id="1466263703">
            <w:trPr>
              <w:trHeight w:val="74"/>
            </w:trPr>
          </w:trPrChange>
        </w:trPr>
        <w:tc>
          <w:tcPr>
            <w:tcW w:w="3150" w:type="dxa"/>
            <w:tcMar/>
            <w:tcPrChange w:author="Maria Jose Uribe Valdes" w:date="2025-04-15T21:07:29.479Z" w:id="2050381251">
              <w:tcPr>
                <w:tcW w:w="2235" w:type="dxa"/>
                <w:tcMar/>
              </w:tcPr>
            </w:tcPrChange>
          </w:tcPr>
          <w:p w:rsidRPr="008A4540" w:rsidR="00C10DF6" w:rsidP="009870D0" w:rsidRDefault="00C10DF6" w14:paraId="021B63A1" w14:textId="77777777">
            <w:pPr>
              <w:rPr>
                <w:rFonts w:ascii="Arial Narrow" w:hAnsi="Arial Narrow"/>
                <w:sz w:val="20"/>
                <w:szCs w:val="20"/>
              </w:rPr>
            </w:pPr>
          </w:p>
        </w:tc>
        <w:tc>
          <w:tcPr>
            <w:tcW w:w="6172" w:type="dxa"/>
            <w:tcMar/>
            <w:tcPrChange w:author="Maria Jose Uribe Valdes" w:date="2025-04-15T21:07:29.479Z" w:id="272990882">
              <w:tcPr>
                <w:tcW w:w="7087" w:type="dxa"/>
                <w:tcMar/>
              </w:tcPr>
            </w:tcPrChange>
          </w:tcPr>
          <w:p w:rsidRPr="008A4540" w:rsidR="00C10DF6" w:rsidP="00C10DF6" w:rsidRDefault="00C10DF6" w14:paraId="6FC9CF75" w14:textId="77777777">
            <w:pPr>
              <w:jc w:val="both"/>
              <w:rPr>
                <w:rFonts w:ascii="Arial Narrow" w:hAnsi="Arial Narrow" w:cs="Arial"/>
                <w:sz w:val="20"/>
                <w:szCs w:val="20"/>
              </w:rPr>
            </w:pPr>
          </w:p>
        </w:tc>
      </w:tr>
      <w:tr w:rsidRPr="008A4540" w:rsidR="00E10785" w:rsidTr="5FFAE9BA" w14:paraId="77EAA811" w14:textId="77777777">
        <w:trPr>
          <w:trHeight w:val="74"/>
          <w:trPrChange w:author="Maria Jose Uribe Valdes" w:date="2025-04-15T21:07:24.737Z" w16du:dateUtc="2025-04-15T21:07:24.737Z" w:id="242671330">
            <w:trPr>
              <w:trHeight w:val="74"/>
            </w:trPr>
          </w:trPrChange>
        </w:trPr>
        <w:tc>
          <w:tcPr>
            <w:tcW w:w="3150" w:type="dxa"/>
            <w:tcMar/>
            <w:tcPrChange w:author="Maria Jose Uribe Valdes" w:date="2025-04-15T21:07:29.479Z" w:id="1209937416">
              <w:tcPr>
                <w:tcW w:w="2235" w:type="dxa"/>
                <w:tcMar/>
              </w:tcPr>
            </w:tcPrChange>
          </w:tcPr>
          <w:p w:rsidRPr="008A4540" w:rsidR="00E10785" w:rsidP="009870D0" w:rsidRDefault="00EF1937" w14:paraId="6E52E81F" w14:textId="77777777">
            <w:pPr>
              <w:rPr>
                <w:rFonts w:ascii="Arial Narrow" w:hAnsi="Arial Narrow" w:cs="Arial"/>
                <w:b/>
                <w:bCs/>
                <w:sz w:val="20"/>
                <w:szCs w:val="20"/>
              </w:rPr>
            </w:pPr>
            <w:r w:rsidRPr="008A4540">
              <w:rPr>
                <w:rFonts w:ascii="Arial Narrow" w:hAnsi="Arial Narrow" w:cs="Arial"/>
                <w:b/>
                <w:bCs/>
                <w:sz w:val="20"/>
                <w:szCs w:val="20"/>
              </w:rPr>
              <w:t>310</w:t>
            </w:r>
          </w:p>
        </w:tc>
        <w:tc>
          <w:tcPr>
            <w:tcW w:w="6172" w:type="dxa"/>
            <w:tcMar/>
            <w:tcPrChange w:author="Maria Jose Uribe Valdes" w:date="2025-04-15T21:07:29.479Z" w:id="1207866701">
              <w:tcPr>
                <w:tcW w:w="7087" w:type="dxa"/>
                <w:tcMar/>
              </w:tcPr>
            </w:tcPrChange>
          </w:tcPr>
          <w:p w:rsidRPr="008A4540" w:rsidR="00E10785" w:rsidP="009870D0" w:rsidRDefault="00EF1937" w14:paraId="7D9FD63C" w14:textId="77777777">
            <w:pPr>
              <w:jc w:val="both"/>
              <w:rPr>
                <w:rFonts w:ascii="Arial Narrow" w:hAnsi="Arial Narrow" w:cs="Arial"/>
                <w:b/>
                <w:bCs/>
                <w:sz w:val="20"/>
                <w:szCs w:val="20"/>
              </w:rPr>
            </w:pPr>
            <w:r w:rsidRPr="008A4540">
              <w:rPr>
                <w:rFonts w:ascii="Arial Narrow" w:hAnsi="Arial Narrow" w:cs="Arial"/>
                <w:b/>
                <w:bCs/>
                <w:sz w:val="20"/>
                <w:szCs w:val="20"/>
              </w:rPr>
              <w:t>FINGIMIENTO DE CARGOS O PROFESIONES.</w:t>
            </w:r>
          </w:p>
        </w:tc>
      </w:tr>
      <w:tr w:rsidRPr="008A4540" w:rsidR="009870D0" w:rsidTr="5FFAE9BA" w14:paraId="05A0DB6E" w14:textId="77777777">
        <w:trPr>
          <w:trHeight w:val="74"/>
          <w:trPrChange w:author="Maria Jose Uribe Valdes" w:date="2025-04-15T21:07:24.737Z" w16du:dateUtc="2025-04-15T21:07:24.737Z" w:id="1689261206">
            <w:trPr>
              <w:trHeight w:val="74"/>
            </w:trPr>
          </w:trPrChange>
        </w:trPr>
        <w:tc>
          <w:tcPr>
            <w:tcW w:w="3150" w:type="dxa"/>
            <w:tcMar/>
            <w:tcPrChange w:author="Maria Jose Uribe Valdes" w:date="2025-04-15T21:07:29.479Z" w:id="1959864539">
              <w:tcPr>
                <w:tcW w:w="2235" w:type="dxa"/>
                <w:tcMar/>
              </w:tcPr>
            </w:tcPrChange>
          </w:tcPr>
          <w:p w:rsidRPr="008A4540" w:rsidR="009870D0" w:rsidP="009870D0" w:rsidRDefault="009870D0" w14:paraId="003E8027" w14:textId="77777777">
            <w:pPr>
              <w:rPr>
                <w:rFonts w:ascii="Arial Narrow" w:hAnsi="Arial Narrow"/>
                <w:sz w:val="20"/>
                <w:szCs w:val="20"/>
              </w:rPr>
            </w:pPr>
          </w:p>
        </w:tc>
        <w:tc>
          <w:tcPr>
            <w:tcW w:w="6172" w:type="dxa"/>
            <w:tcMar/>
            <w:tcPrChange w:author="Maria Jose Uribe Valdes" w:date="2025-04-15T21:07:29.479Z" w:id="1804672502">
              <w:tcPr>
                <w:tcW w:w="7087" w:type="dxa"/>
                <w:tcMar/>
              </w:tcPr>
            </w:tcPrChange>
          </w:tcPr>
          <w:p w:rsidRPr="008A4540" w:rsidR="009870D0" w:rsidP="009870D0" w:rsidRDefault="00EF1937" w14:paraId="78C701E6" w14:textId="77777777">
            <w:pPr>
              <w:jc w:val="both"/>
              <w:rPr>
                <w:rFonts w:ascii="Arial Narrow" w:hAnsi="Arial Narrow" w:cs="Arial"/>
                <w:sz w:val="20"/>
                <w:szCs w:val="20"/>
              </w:rPr>
            </w:pPr>
            <w:r w:rsidRPr="008A4540">
              <w:rPr>
                <w:rFonts w:ascii="Arial Narrow" w:hAnsi="Arial Narrow" w:cs="Arial"/>
                <w:sz w:val="20"/>
                <w:szCs w:val="20"/>
              </w:rPr>
              <w:t>ART. 213 INC. 2</w:t>
            </w:r>
          </w:p>
        </w:tc>
      </w:tr>
      <w:tr w:rsidRPr="008A4540" w:rsidR="00E10785" w:rsidTr="5FFAE9BA" w14:paraId="5EA315DA" w14:textId="77777777">
        <w:trPr>
          <w:trHeight w:val="74"/>
          <w:trPrChange w:author="Maria Jose Uribe Valdes" w:date="2025-04-15T21:07:24.738Z" w16du:dateUtc="2025-04-15T21:07:24.738Z" w:id="35559174">
            <w:trPr>
              <w:trHeight w:val="74"/>
            </w:trPr>
          </w:trPrChange>
        </w:trPr>
        <w:tc>
          <w:tcPr>
            <w:tcW w:w="3150" w:type="dxa"/>
            <w:tcMar/>
            <w:tcPrChange w:author="Maria Jose Uribe Valdes" w:date="2025-04-15T21:07:29.479Z" w:id="390277191">
              <w:tcPr>
                <w:tcW w:w="2235" w:type="dxa"/>
                <w:tcMar/>
              </w:tcPr>
            </w:tcPrChange>
          </w:tcPr>
          <w:p w:rsidRPr="008A4540" w:rsidR="00E10785" w:rsidP="009870D0" w:rsidRDefault="00E10785" w14:paraId="070ECB07" w14:textId="77777777">
            <w:pPr>
              <w:rPr>
                <w:rFonts w:ascii="Arial Narrow" w:hAnsi="Arial Narrow"/>
                <w:sz w:val="20"/>
                <w:szCs w:val="20"/>
              </w:rPr>
            </w:pPr>
          </w:p>
        </w:tc>
        <w:tc>
          <w:tcPr>
            <w:tcW w:w="6172" w:type="dxa"/>
            <w:tcMar/>
            <w:tcPrChange w:author="Maria Jose Uribe Valdes" w:date="2025-04-15T21:07:29.479Z" w:id="2130540195">
              <w:tcPr>
                <w:tcW w:w="7087" w:type="dxa"/>
                <w:tcMar/>
              </w:tcPr>
            </w:tcPrChange>
          </w:tcPr>
          <w:p w:rsidRPr="008A4540" w:rsidR="00EF1937" w:rsidP="00C10DF6" w:rsidRDefault="00EF1937" w14:paraId="66C64071" w14:textId="2FE72C54">
            <w:pPr>
              <w:jc w:val="both"/>
              <w:rPr>
                <w:rFonts w:ascii="Arial Narrow" w:hAnsi="Arial Narrow" w:cs="Arial"/>
                <w:sz w:val="20"/>
                <w:szCs w:val="20"/>
              </w:rPr>
            </w:pPr>
            <w:r w:rsidRPr="008A4540">
              <w:rPr>
                <w:rFonts w:ascii="Arial Narrow" w:hAnsi="Arial Narrow" w:cs="Arial"/>
                <w:sz w:val="20"/>
                <w:szCs w:val="20"/>
              </w:rPr>
              <w:t>Fingir autoridad o funcionario público y ejerciere actos propios de este cargo.</w:t>
            </w:r>
          </w:p>
        </w:tc>
      </w:tr>
      <w:tr w:rsidRPr="008A4540" w:rsidR="00C10DF6" w:rsidTr="5FFAE9BA" w14:paraId="0855133E" w14:textId="77777777">
        <w:trPr>
          <w:trHeight w:val="74"/>
          <w:trPrChange w:author="Maria Jose Uribe Valdes" w:date="2025-04-15T21:07:24.738Z" w16du:dateUtc="2025-04-15T21:07:24.738Z" w:id="740791981">
            <w:trPr>
              <w:trHeight w:val="74"/>
            </w:trPr>
          </w:trPrChange>
        </w:trPr>
        <w:tc>
          <w:tcPr>
            <w:tcW w:w="3150" w:type="dxa"/>
            <w:tcMar/>
            <w:tcPrChange w:author="Maria Jose Uribe Valdes" w:date="2025-04-15T21:07:29.479Z" w:id="696982611">
              <w:tcPr>
                <w:tcW w:w="2235" w:type="dxa"/>
                <w:tcMar/>
              </w:tcPr>
            </w:tcPrChange>
          </w:tcPr>
          <w:p w:rsidRPr="008A4540" w:rsidR="00C10DF6" w:rsidP="009870D0" w:rsidRDefault="00C10DF6" w14:paraId="26E46C83" w14:textId="77777777">
            <w:pPr>
              <w:rPr>
                <w:rFonts w:ascii="Arial Narrow" w:hAnsi="Arial Narrow"/>
                <w:sz w:val="20"/>
                <w:szCs w:val="20"/>
              </w:rPr>
            </w:pPr>
          </w:p>
        </w:tc>
        <w:tc>
          <w:tcPr>
            <w:tcW w:w="6172" w:type="dxa"/>
            <w:tcMar/>
            <w:tcPrChange w:author="Maria Jose Uribe Valdes" w:date="2025-04-15T21:07:29.479Z" w:id="499580916">
              <w:tcPr>
                <w:tcW w:w="7087" w:type="dxa"/>
                <w:tcMar/>
              </w:tcPr>
            </w:tcPrChange>
          </w:tcPr>
          <w:p w:rsidRPr="008A4540" w:rsidR="00C10DF6" w:rsidP="00C10DF6" w:rsidRDefault="00C10DF6" w14:paraId="2423B149" w14:textId="77777777">
            <w:pPr>
              <w:jc w:val="both"/>
              <w:rPr>
                <w:rFonts w:ascii="Arial Narrow" w:hAnsi="Arial Narrow" w:cs="Arial"/>
                <w:sz w:val="20"/>
                <w:szCs w:val="20"/>
              </w:rPr>
            </w:pPr>
          </w:p>
        </w:tc>
      </w:tr>
      <w:tr w:rsidRPr="008A4540" w:rsidR="009870D0" w:rsidTr="5FFAE9BA" w14:paraId="6533D7AC" w14:textId="77777777">
        <w:trPr>
          <w:trHeight w:val="74"/>
          <w:trPrChange w:author="Maria Jose Uribe Valdes" w:date="2025-04-15T21:07:24.739Z" w16du:dateUtc="2025-04-15T21:07:24.739Z" w:id="807644240">
            <w:trPr>
              <w:trHeight w:val="74"/>
            </w:trPr>
          </w:trPrChange>
        </w:trPr>
        <w:tc>
          <w:tcPr>
            <w:tcW w:w="3150" w:type="dxa"/>
            <w:tcMar/>
            <w:tcPrChange w:author="Maria Jose Uribe Valdes" w:date="2025-04-15T21:07:29.479Z" w:id="671434266">
              <w:tcPr>
                <w:tcW w:w="2235" w:type="dxa"/>
                <w:tcMar/>
              </w:tcPr>
            </w:tcPrChange>
          </w:tcPr>
          <w:p w:rsidRPr="008A4540" w:rsidR="009870D0" w:rsidP="0007178F" w:rsidRDefault="00E32A2E" w14:paraId="1D186AFA" w14:textId="3433B877">
            <w:pPr>
              <w:spacing w:line="240" w:lineRule="atLeast"/>
              <w:rPr>
                <w:rFonts w:ascii="Arial Narrow" w:hAnsi="Arial Narrow"/>
                <w:sz w:val="20"/>
                <w:szCs w:val="20"/>
              </w:rPr>
            </w:pPr>
            <w:r w:rsidRPr="008A4540">
              <w:rPr>
                <w:rFonts w:ascii="Arial Narrow" w:hAnsi="Arial Narrow" w:cs="Arial"/>
                <w:b/>
                <w:bCs/>
                <w:sz w:val="20"/>
                <w:szCs w:val="20"/>
              </w:rPr>
              <w:t>311</w:t>
            </w:r>
          </w:p>
        </w:tc>
        <w:tc>
          <w:tcPr>
            <w:tcW w:w="6172" w:type="dxa"/>
            <w:tcMar/>
            <w:tcPrChange w:author="Maria Jose Uribe Valdes" w:date="2025-04-15T21:07:29.479Z" w:id="215043974">
              <w:tcPr>
                <w:tcW w:w="7087" w:type="dxa"/>
                <w:tcMar/>
              </w:tcPr>
            </w:tcPrChange>
          </w:tcPr>
          <w:p w:rsidRPr="008A4540" w:rsidR="009870D0" w:rsidP="009870D0" w:rsidRDefault="00E32A2E" w14:paraId="4CCCBB22" w14:textId="77777777">
            <w:pPr>
              <w:jc w:val="both"/>
              <w:rPr>
                <w:rFonts w:ascii="Arial Narrow" w:hAnsi="Arial Narrow" w:cs="Arial"/>
                <w:sz w:val="20"/>
                <w:szCs w:val="20"/>
              </w:rPr>
            </w:pPr>
            <w:r w:rsidRPr="008A4540">
              <w:rPr>
                <w:rFonts w:ascii="Arial Narrow" w:hAnsi="Arial Narrow" w:cs="Arial"/>
                <w:b/>
                <w:bCs/>
                <w:sz w:val="20"/>
                <w:szCs w:val="20"/>
              </w:rPr>
              <w:t>FALSIFICACIÓN DE LICENCIAS MÉDICAS O PENSIONES.</w:t>
            </w:r>
          </w:p>
        </w:tc>
      </w:tr>
      <w:tr w:rsidRPr="008A4540" w:rsidR="00B35D87" w:rsidTr="5FFAE9BA" w14:paraId="1CA61FCF" w14:textId="77777777">
        <w:trPr>
          <w:trHeight w:val="74"/>
          <w:trPrChange w:author="Maria Jose Uribe Valdes" w:date="2025-04-15T21:07:24.739Z" w16du:dateUtc="2025-04-15T21:07:24.739Z" w:id="2084708925">
            <w:trPr>
              <w:trHeight w:val="74"/>
            </w:trPr>
          </w:trPrChange>
        </w:trPr>
        <w:tc>
          <w:tcPr>
            <w:tcW w:w="3150" w:type="dxa"/>
            <w:tcMar/>
            <w:tcPrChange w:author="Maria Jose Uribe Valdes" w:date="2025-04-15T21:07:29.479Z" w:id="891886302">
              <w:tcPr>
                <w:tcW w:w="2235" w:type="dxa"/>
                <w:tcMar/>
              </w:tcPr>
            </w:tcPrChange>
          </w:tcPr>
          <w:p w:rsidRPr="008A4540" w:rsidR="00B35D87" w:rsidP="009870D0" w:rsidRDefault="00B35D87" w14:paraId="10E5D6E6" w14:textId="77777777">
            <w:pPr>
              <w:rPr>
                <w:rFonts w:ascii="Arial Narrow" w:hAnsi="Arial Narrow"/>
                <w:sz w:val="20"/>
                <w:szCs w:val="20"/>
              </w:rPr>
            </w:pPr>
          </w:p>
        </w:tc>
        <w:tc>
          <w:tcPr>
            <w:tcW w:w="6172" w:type="dxa"/>
            <w:tcMar/>
            <w:tcPrChange w:author="Maria Jose Uribe Valdes" w:date="2025-04-15T21:07:29.479Z" w:id="605797129">
              <w:tcPr>
                <w:tcW w:w="7087" w:type="dxa"/>
                <w:tcMar/>
              </w:tcPr>
            </w:tcPrChange>
          </w:tcPr>
          <w:p w:rsidRPr="008A4540" w:rsidR="00B35D87" w:rsidP="009870D0" w:rsidRDefault="00E32A2E" w14:paraId="5C72013B" w14:textId="77777777">
            <w:pPr>
              <w:jc w:val="both"/>
              <w:rPr>
                <w:rFonts w:ascii="Arial Narrow" w:hAnsi="Arial Narrow" w:cs="Arial"/>
                <w:sz w:val="20"/>
                <w:szCs w:val="20"/>
              </w:rPr>
            </w:pPr>
            <w:r w:rsidRPr="008A4540">
              <w:rPr>
                <w:rFonts w:ascii="Arial Narrow" w:hAnsi="Arial Narrow" w:cs="Arial"/>
                <w:sz w:val="20"/>
                <w:szCs w:val="20"/>
              </w:rPr>
              <w:t>ART.</w:t>
            </w:r>
            <w:proofErr w:type="gramStart"/>
            <w:r w:rsidRPr="008A4540">
              <w:rPr>
                <w:rFonts w:ascii="Arial Narrow" w:hAnsi="Arial Narrow" w:cs="Arial"/>
                <w:sz w:val="20"/>
                <w:szCs w:val="20"/>
              </w:rPr>
              <w:t>202  INC.</w:t>
            </w:r>
            <w:proofErr w:type="gramEnd"/>
            <w:r w:rsidRPr="008A4540">
              <w:rPr>
                <w:rFonts w:ascii="Arial Narrow" w:hAnsi="Arial Narrow" w:cs="Arial"/>
                <w:sz w:val="20"/>
                <w:szCs w:val="20"/>
              </w:rPr>
              <w:t>2° Y 3°.</w:t>
            </w:r>
          </w:p>
        </w:tc>
      </w:tr>
      <w:tr w:rsidRPr="008A4540" w:rsidR="00B35D87" w:rsidTr="5FFAE9BA" w14:paraId="5E68FC31" w14:textId="77777777">
        <w:trPr>
          <w:trHeight w:val="74"/>
          <w:trPrChange w:author="Maria Jose Uribe Valdes" w:date="2025-04-15T21:07:24.739Z" w16du:dateUtc="2025-04-15T21:07:24.739Z" w:id="1496261801">
            <w:trPr>
              <w:trHeight w:val="74"/>
            </w:trPr>
          </w:trPrChange>
        </w:trPr>
        <w:tc>
          <w:tcPr>
            <w:tcW w:w="3150" w:type="dxa"/>
            <w:tcMar/>
            <w:tcPrChange w:author="Maria Jose Uribe Valdes" w:date="2025-04-15T21:07:29.479Z" w:id="308555906">
              <w:tcPr>
                <w:tcW w:w="2235" w:type="dxa"/>
                <w:tcMar/>
              </w:tcPr>
            </w:tcPrChange>
          </w:tcPr>
          <w:p w:rsidRPr="008A4540" w:rsidR="00B35D87" w:rsidP="009870D0" w:rsidRDefault="00B35D87" w14:paraId="2C1F06D7" w14:textId="77777777">
            <w:pPr>
              <w:rPr>
                <w:rFonts w:ascii="Arial Narrow" w:hAnsi="Arial Narrow"/>
                <w:sz w:val="20"/>
                <w:szCs w:val="20"/>
              </w:rPr>
            </w:pPr>
          </w:p>
        </w:tc>
        <w:tc>
          <w:tcPr>
            <w:tcW w:w="6172" w:type="dxa"/>
            <w:tcMar/>
            <w:tcPrChange w:author="Maria Jose Uribe Valdes" w:date="2025-04-15T21:07:29.48Z" w:id="240294816">
              <w:tcPr>
                <w:tcW w:w="7087" w:type="dxa"/>
                <w:tcMar/>
              </w:tcPr>
            </w:tcPrChange>
          </w:tcPr>
          <w:p w:rsidRPr="008A4540" w:rsidR="00E32A2E" w:rsidP="00C10DF6" w:rsidRDefault="00E32A2E" w14:paraId="3005826A" w14:textId="42CFDD35">
            <w:pPr>
              <w:jc w:val="both"/>
              <w:rPr>
                <w:rFonts w:ascii="Arial Narrow" w:hAnsi="Arial Narrow" w:cs="Arial"/>
                <w:sz w:val="20"/>
                <w:szCs w:val="20"/>
              </w:rPr>
            </w:pPr>
            <w:r w:rsidRPr="008A4540">
              <w:rPr>
                <w:rFonts w:ascii="Arial Narrow" w:hAnsi="Arial Narrow" w:cs="Arial"/>
                <w:sz w:val="20"/>
                <w:szCs w:val="20"/>
              </w:rPr>
              <w:t>Castiga al que incurra en alguna de las falsedades del artículo 193 en otorgamiento, obtención o tramitación de licencias médicas o declaraciones de invalidez, agravado en caso de ser un facultativo.</w:t>
            </w:r>
          </w:p>
        </w:tc>
      </w:tr>
      <w:tr w:rsidRPr="008A4540" w:rsidR="00762F57" w:rsidTr="5FFAE9BA" w14:paraId="2E264A48" w14:textId="77777777">
        <w:trPr>
          <w:trHeight w:val="74"/>
          <w:trPrChange w:author="Maria Jose Uribe Valdes" w:date="2025-04-15T21:07:24.74Z" w16du:dateUtc="2025-04-15T21:07:24.74Z" w:id="2102580682">
            <w:trPr>
              <w:trHeight w:val="74"/>
            </w:trPr>
          </w:trPrChange>
        </w:trPr>
        <w:tc>
          <w:tcPr>
            <w:tcW w:w="3150" w:type="dxa"/>
            <w:tcMar/>
            <w:tcPrChange w:author="Maria Jose Uribe Valdes" w:date="2025-04-15T21:07:29.48Z" w:id="1486179174">
              <w:tcPr>
                <w:tcW w:w="2235" w:type="dxa"/>
                <w:tcMar/>
              </w:tcPr>
            </w:tcPrChange>
          </w:tcPr>
          <w:p w:rsidRPr="008A4540" w:rsidR="00762F57" w:rsidP="009870D0" w:rsidRDefault="00762F57" w14:paraId="7FDCD16E" w14:textId="77777777">
            <w:pPr>
              <w:rPr>
                <w:rFonts w:ascii="Arial Narrow" w:hAnsi="Arial Narrow"/>
                <w:sz w:val="20"/>
                <w:szCs w:val="20"/>
              </w:rPr>
            </w:pPr>
          </w:p>
        </w:tc>
        <w:tc>
          <w:tcPr>
            <w:tcW w:w="6172" w:type="dxa"/>
            <w:tcMar/>
            <w:tcPrChange w:author="Maria Jose Uribe Valdes" w:date="2025-04-15T21:07:29.48Z" w:id="1036800593">
              <w:tcPr>
                <w:tcW w:w="7087" w:type="dxa"/>
                <w:tcMar/>
              </w:tcPr>
            </w:tcPrChange>
          </w:tcPr>
          <w:p w:rsidRPr="008A4540" w:rsidR="00762F57" w:rsidP="00C10DF6" w:rsidRDefault="00762F57" w14:paraId="555B645E" w14:textId="77777777">
            <w:pPr>
              <w:jc w:val="both"/>
              <w:rPr>
                <w:rFonts w:ascii="Arial Narrow" w:hAnsi="Arial Narrow" w:cs="Arial"/>
                <w:sz w:val="20"/>
                <w:szCs w:val="20"/>
              </w:rPr>
            </w:pPr>
          </w:p>
        </w:tc>
      </w:tr>
      <w:tr w:rsidRPr="008A4540" w:rsidR="00762F57" w:rsidTr="5FFAE9BA" w14:paraId="1C9B8894" w14:textId="77777777">
        <w:trPr>
          <w:trHeight w:val="74"/>
          <w:trPrChange w:author="Maria Jose Uribe Valdes" w:date="2025-04-15T21:07:24.74Z" w16du:dateUtc="2025-04-15T21:07:24.74Z" w:id="574428184">
            <w:trPr>
              <w:trHeight w:val="74"/>
            </w:trPr>
          </w:trPrChange>
        </w:trPr>
        <w:tc>
          <w:tcPr>
            <w:tcW w:w="3150" w:type="dxa"/>
            <w:tcMar/>
            <w:tcPrChange w:author="Maria Jose Uribe Valdes" w:date="2025-04-15T21:07:29.48Z" w:id="541868714">
              <w:tcPr>
                <w:tcW w:w="2235" w:type="dxa"/>
                <w:tcMar/>
              </w:tcPr>
            </w:tcPrChange>
          </w:tcPr>
          <w:p w:rsidRPr="008A4540" w:rsidR="00762F57" w:rsidP="00762F57" w:rsidRDefault="00762F57" w14:paraId="0DFC87B9" w14:textId="2A6C6392">
            <w:pPr>
              <w:spacing w:line="240" w:lineRule="atLeast"/>
              <w:rPr>
                <w:rFonts w:ascii="Arial Narrow" w:hAnsi="Arial Narrow"/>
                <w:sz w:val="20"/>
                <w:szCs w:val="20"/>
              </w:rPr>
            </w:pPr>
            <w:r w:rsidRPr="008A4540">
              <w:rPr>
                <w:rFonts w:ascii="Arial Narrow" w:hAnsi="Arial Narrow" w:cs="Arial"/>
                <w:b/>
                <w:bCs/>
                <w:sz w:val="20"/>
                <w:szCs w:val="20"/>
              </w:rPr>
              <w:t>312</w:t>
            </w:r>
          </w:p>
        </w:tc>
        <w:tc>
          <w:tcPr>
            <w:tcW w:w="6172" w:type="dxa"/>
            <w:tcMar/>
            <w:tcPrChange w:author="Maria Jose Uribe Valdes" w:date="2025-04-15T21:07:29.48Z" w:id="1193459968">
              <w:tcPr>
                <w:tcW w:w="7087" w:type="dxa"/>
                <w:tcMar/>
              </w:tcPr>
            </w:tcPrChange>
          </w:tcPr>
          <w:p w:rsidRPr="008A4540" w:rsidR="00762F57" w:rsidP="00C10DF6" w:rsidRDefault="00762F57" w14:paraId="2BEF7656" w14:textId="0F7E58B3">
            <w:pPr>
              <w:jc w:val="both"/>
              <w:rPr>
                <w:rFonts w:ascii="Arial Narrow" w:hAnsi="Arial Narrow" w:cs="Arial"/>
                <w:b/>
                <w:sz w:val="20"/>
                <w:szCs w:val="20"/>
              </w:rPr>
            </w:pPr>
            <w:r w:rsidRPr="008A4540">
              <w:rPr>
                <w:rFonts w:ascii="Arial Narrow" w:hAnsi="Arial Narrow" w:cs="Arial"/>
                <w:b/>
                <w:sz w:val="20"/>
                <w:szCs w:val="20"/>
              </w:rPr>
              <w:t>FALSIFICACIÓN DE CERTIFICADOS POR FUNCIONARIOS PÚBLICOS, PRIVADOS y USO MALICIOSO</w:t>
            </w:r>
            <w:r w:rsidR="00A55134">
              <w:rPr>
                <w:rFonts w:ascii="Arial Narrow" w:hAnsi="Arial Narrow" w:cs="Arial"/>
                <w:b/>
                <w:sz w:val="20"/>
                <w:szCs w:val="20"/>
              </w:rPr>
              <w:t>.</w:t>
            </w:r>
            <w:r w:rsidRPr="008A4540">
              <w:rPr>
                <w:rFonts w:ascii="Arial Narrow" w:hAnsi="Arial Narrow" w:cs="Arial"/>
                <w:b/>
                <w:sz w:val="20"/>
                <w:szCs w:val="20"/>
              </w:rPr>
              <w:t xml:space="preserve"> </w:t>
            </w:r>
          </w:p>
        </w:tc>
      </w:tr>
      <w:tr w:rsidRPr="008A4540" w:rsidR="00C10DF6" w:rsidTr="5FFAE9BA" w14:paraId="2073C7D0" w14:textId="77777777">
        <w:trPr>
          <w:trHeight w:val="74"/>
          <w:trPrChange w:author="Maria Jose Uribe Valdes" w:date="2025-04-15T21:07:24.741Z" w16du:dateUtc="2025-04-15T21:07:24.741Z" w:id="1200786337">
            <w:trPr>
              <w:trHeight w:val="74"/>
            </w:trPr>
          </w:trPrChange>
        </w:trPr>
        <w:tc>
          <w:tcPr>
            <w:tcW w:w="3150" w:type="dxa"/>
            <w:tcMar/>
            <w:tcPrChange w:author="Maria Jose Uribe Valdes" w:date="2025-04-15T21:07:29.48Z" w:id="960771739">
              <w:tcPr>
                <w:tcW w:w="2235" w:type="dxa"/>
                <w:tcMar/>
              </w:tcPr>
            </w:tcPrChange>
          </w:tcPr>
          <w:p w:rsidRPr="008A4540" w:rsidR="00C10DF6" w:rsidP="009870D0" w:rsidRDefault="00C10DF6" w14:paraId="77241F82" w14:textId="77777777">
            <w:pPr>
              <w:rPr>
                <w:rFonts w:ascii="Arial Narrow" w:hAnsi="Arial Narrow"/>
                <w:sz w:val="20"/>
                <w:szCs w:val="20"/>
              </w:rPr>
            </w:pPr>
          </w:p>
        </w:tc>
        <w:tc>
          <w:tcPr>
            <w:tcW w:w="6172" w:type="dxa"/>
            <w:tcMar/>
            <w:tcPrChange w:author="Maria Jose Uribe Valdes" w:date="2025-04-15T21:07:29.48Z" w:id="1148246822">
              <w:tcPr>
                <w:tcW w:w="7087" w:type="dxa"/>
                <w:tcMar/>
              </w:tcPr>
            </w:tcPrChange>
          </w:tcPr>
          <w:p w:rsidRPr="008A4540" w:rsidR="00C10DF6" w:rsidP="00C10DF6" w:rsidRDefault="00762F57" w14:paraId="3FD9C553" w14:textId="7D1D7C8D">
            <w:pPr>
              <w:jc w:val="both"/>
              <w:rPr>
                <w:rFonts w:ascii="Arial Narrow" w:hAnsi="Arial Narrow" w:cs="Arial"/>
                <w:sz w:val="20"/>
                <w:szCs w:val="20"/>
              </w:rPr>
            </w:pPr>
            <w:r w:rsidRPr="008A4540">
              <w:rPr>
                <w:rFonts w:ascii="Arial Narrow" w:hAnsi="Arial Narrow" w:cs="Arial"/>
                <w:sz w:val="20"/>
                <w:szCs w:val="20"/>
              </w:rPr>
              <w:t>ART</w:t>
            </w:r>
            <w:r w:rsidR="00A55134">
              <w:rPr>
                <w:rFonts w:ascii="Arial Narrow" w:hAnsi="Arial Narrow" w:cs="Arial"/>
                <w:sz w:val="20"/>
                <w:szCs w:val="20"/>
              </w:rPr>
              <w:t>.</w:t>
            </w:r>
            <w:r w:rsidRPr="008A4540">
              <w:rPr>
                <w:rFonts w:ascii="Arial Narrow" w:hAnsi="Arial Narrow" w:cs="Arial"/>
                <w:sz w:val="20"/>
                <w:szCs w:val="20"/>
              </w:rPr>
              <w:t xml:space="preserve"> 203-205</w:t>
            </w:r>
          </w:p>
        </w:tc>
      </w:tr>
      <w:tr w:rsidRPr="008A4540" w:rsidR="00762F57" w:rsidTr="5FFAE9BA" w14:paraId="01E9658F" w14:textId="77777777">
        <w:trPr>
          <w:trHeight w:val="74"/>
          <w:trPrChange w:author="Maria Jose Uribe Valdes" w:date="2025-04-15T21:07:24.741Z" w16du:dateUtc="2025-04-15T21:07:24.741Z" w:id="1022605885">
            <w:trPr>
              <w:trHeight w:val="74"/>
            </w:trPr>
          </w:trPrChange>
        </w:trPr>
        <w:tc>
          <w:tcPr>
            <w:tcW w:w="3150" w:type="dxa"/>
            <w:tcMar/>
            <w:tcPrChange w:author="Maria Jose Uribe Valdes" w:date="2025-04-15T21:07:29.48Z" w:id="703664346">
              <w:tcPr>
                <w:tcW w:w="2235" w:type="dxa"/>
                <w:tcMar/>
              </w:tcPr>
            </w:tcPrChange>
          </w:tcPr>
          <w:p w:rsidRPr="008A4540" w:rsidR="00762F57" w:rsidP="009870D0" w:rsidRDefault="00762F57" w14:paraId="160D48EE" w14:textId="77777777">
            <w:pPr>
              <w:rPr>
                <w:rFonts w:ascii="Arial Narrow" w:hAnsi="Arial Narrow"/>
                <w:sz w:val="20"/>
                <w:szCs w:val="20"/>
              </w:rPr>
            </w:pPr>
          </w:p>
        </w:tc>
        <w:tc>
          <w:tcPr>
            <w:tcW w:w="6172" w:type="dxa"/>
            <w:tcMar/>
            <w:tcPrChange w:author="Maria Jose Uribe Valdes" w:date="2025-04-15T21:07:29.48Z" w:id="1902581951">
              <w:tcPr>
                <w:tcW w:w="7087" w:type="dxa"/>
                <w:tcMar/>
              </w:tcPr>
            </w:tcPrChange>
          </w:tcPr>
          <w:p w:rsidRPr="008A4540" w:rsidR="00762F57" w:rsidP="00227A5F" w:rsidRDefault="00762F57" w14:paraId="16B391B4" w14:textId="0A1E4683">
            <w:pPr>
              <w:jc w:val="both"/>
              <w:rPr>
                <w:rFonts w:ascii="Arial Narrow" w:hAnsi="Arial Narrow" w:cs="Arial"/>
                <w:sz w:val="20"/>
                <w:szCs w:val="20"/>
              </w:rPr>
            </w:pPr>
            <w:r w:rsidRPr="008A4540">
              <w:rPr>
                <w:rFonts w:ascii="Arial Narrow" w:hAnsi="Arial Narrow" w:cs="Arial"/>
                <w:sz w:val="20"/>
                <w:szCs w:val="20"/>
              </w:rPr>
              <w:t>Sanciona al empleado público que librare certificación falsa de méritos o servicios, de buena conducta, de pobreza, o de otras circunstancias semejantes de recomendación. Sanciona al que falsificare un documento de la clase designada en los dos artículos anteriores. Esta disposición es aplicable al que maliciosamente usare, con el mismo fin, de los documentos falsos.</w:t>
            </w:r>
            <w:r w:rsidRPr="008A4540" w:rsidR="00D8183C">
              <w:rPr>
                <w:rFonts w:ascii="Arial Narrow" w:hAnsi="Arial Narrow" w:cs="Arial"/>
                <w:sz w:val="20"/>
                <w:szCs w:val="20"/>
              </w:rPr>
              <w:t xml:space="preserve"> </w:t>
            </w:r>
            <w:r w:rsidRPr="008A4540">
              <w:rPr>
                <w:rFonts w:ascii="Arial Narrow" w:hAnsi="Arial Narrow" w:cs="Arial"/>
                <w:sz w:val="20"/>
                <w:szCs w:val="20"/>
              </w:rPr>
              <w:t xml:space="preserve">Sanciona al que falsificare certificados de funcionarios públicos que puedan </w:t>
            </w:r>
            <w:r w:rsidRPr="008A4540">
              <w:rPr>
                <w:rFonts w:ascii="Arial Narrow" w:hAnsi="Arial Narrow" w:cs="Arial"/>
                <w:sz w:val="20"/>
                <w:szCs w:val="20"/>
              </w:rPr>
              <w:lastRenderedPageBreak/>
              <w:t xml:space="preserve">comprometer intereses públicos o privados. También se castiga si el certificado ha sido falsificado </w:t>
            </w:r>
            <w:r w:rsidRPr="008A4540" w:rsidR="00227A5F">
              <w:rPr>
                <w:rFonts w:ascii="Arial Narrow" w:hAnsi="Arial Narrow" w:cs="Arial"/>
                <w:sz w:val="20"/>
                <w:szCs w:val="20"/>
              </w:rPr>
              <w:t xml:space="preserve">por </w:t>
            </w:r>
            <w:r w:rsidRPr="008A4540">
              <w:rPr>
                <w:rFonts w:ascii="Arial Narrow" w:hAnsi="Arial Narrow" w:cs="Arial"/>
                <w:sz w:val="20"/>
                <w:szCs w:val="20"/>
              </w:rPr>
              <w:t>un particular.</w:t>
            </w:r>
          </w:p>
        </w:tc>
      </w:tr>
      <w:tr w:rsidRPr="008A4540" w:rsidR="00762F57" w:rsidTr="5FFAE9BA" w14:paraId="5BBBA371" w14:textId="77777777">
        <w:trPr>
          <w:trHeight w:val="74"/>
          <w:trPrChange w:author="Maria Jose Uribe Valdes" w:date="2025-04-15T21:07:24.742Z" w16du:dateUtc="2025-04-15T21:07:24.742Z" w:id="647477416">
            <w:trPr>
              <w:trHeight w:val="74"/>
            </w:trPr>
          </w:trPrChange>
        </w:trPr>
        <w:tc>
          <w:tcPr>
            <w:tcW w:w="3150" w:type="dxa"/>
            <w:tcMar/>
            <w:tcPrChange w:author="Maria Jose Uribe Valdes" w:date="2025-04-15T21:07:29.48Z" w:id="504320427">
              <w:tcPr>
                <w:tcW w:w="2235" w:type="dxa"/>
                <w:tcMar/>
              </w:tcPr>
            </w:tcPrChange>
          </w:tcPr>
          <w:p w:rsidRPr="008A4540" w:rsidR="00762F57" w:rsidP="009870D0" w:rsidRDefault="00762F57" w14:paraId="1E9669B8" w14:textId="77777777">
            <w:pPr>
              <w:rPr>
                <w:rFonts w:ascii="Arial Narrow" w:hAnsi="Arial Narrow"/>
                <w:sz w:val="20"/>
                <w:szCs w:val="20"/>
              </w:rPr>
            </w:pPr>
          </w:p>
        </w:tc>
        <w:tc>
          <w:tcPr>
            <w:tcW w:w="6172" w:type="dxa"/>
            <w:tcMar/>
            <w:tcPrChange w:author="Maria Jose Uribe Valdes" w:date="2025-04-15T21:07:29.48Z" w:id="2100167597">
              <w:tcPr>
                <w:tcW w:w="7087" w:type="dxa"/>
                <w:tcMar/>
              </w:tcPr>
            </w:tcPrChange>
          </w:tcPr>
          <w:p w:rsidRPr="008A4540" w:rsidR="006963C2" w:rsidP="00C10DF6" w:rsidRDefault="006963C2" w14:paraId="0B6278A9" w14:textId="77777777">
            <w:pPr>
              <w:jc w:val="both"/>
              <w:rPr>
                <w:rFonts w:ascii="Arial Narrow" w:hAnsi="Arial Narrow" w:cs="Arial"/>
                <w:sz w:val="20"/>
                <w:szCs w:val="20"/>
              </w:rPr>
            </w:pPr>
          </w:p>
        </w:tc>
      </w:tr>
      <w:tr w:rsidRPr="008A4540" w:rsidR="00B35D87" w:rsidTr="5FFAE9BA" w14:paraId="18174331" w14:textId="77777777">
        <w:trPr>
          <w:trHeight w:val="74"/>
          <w:trPrChange w:author="Maria Jose Uribe Valdes" w:date="2025-04-15T21:07:24.742Z" w16du:dateUtc="2025-04-15T21:07:24.742Z" w:id="409286122">
            <w:trPr>
              <w:trHeight w:val="74"/>
            </w:trPr>
          </w:trPrChange>
        </w:trPr>
        <w:tc>
          <w:tcPr>
            <w:tcW w:w="3150" w:type="dxa"/>
            <w:tcMar/>
            <w:tcPrChange w:author="Maria Jose Uribe Valdes" w:date="2025-04-15T21:07:29.48Z" w:id="1337132003">
              <w:tcPr>
                <w:tcW w:w="2235" w:type="dxa"/>
                <w:tcMar/>
              </w:tcPr>
            </w:tcPrChange>
          </w:tcPr>
          <w:p w:rsidRPr="008A4540" w:rsidR="00B35D87" w:rsidP="009870D0" w:rsidRDefault="00E32A2E" w14:paraId="7C9FBBEA" w14:textId="77777777">
            <w:pPr>
              <w:rPr>
                <w:rFonts w:ascii="Arial Narrow" w:hAnsi="Arial Narrow"/>
                <w:sz w:val="20"/>
                <w:szCs w:val="20"/>
              </w:rPr>
            </w:pPr>
            <w:r w:rsidRPr="008A4540">
              <w:rPr>
                <w:rFonts w:ascii="Arial Narrow" w:hAnsi="Arial Narrow" w:cs="Arial"/>
                <w:b/>
                <w:bCs/>
                <w:sz w:val="20"/>
                <w:szCs w:val="20"/>
              </w:rPr>
              <w:t>399</w:t>
            </w:r>
          </w:p>
        </w:tc>
        <w:tc>
          <w:tcPr>
            <w:tcW w:w="6172" w:type="dxa"/>
            <w:tcMar/>
            <w:tcPrChange w:author="Maria Jose Uribe Valdes" w:date="2025-04-15T21:07:29.48Z" w:id="85269975">
              <w:tcPr>
                <w:tcW w:w="7087" w:type="dxa"/>
                <w:tcMar/>
              </w:tcPr>
            </w:tcPrChange>
          </w:tcPr>
          <w:p w:rsidRPr="008A4540" w:rsidR="004F1389" w:rsidP="00C10DF6" w:rsidRDefault="00E32A2E" w14:paraId="605E2DFE" w14:textId="61589A00">
            <w:pPr>
              <w:jc w:val="both"/>
              <w:rPr>
                <w:rFonts w:ascii="Arial Narrow" w:hAnsi="Arial Narrow" w:cs="Arial"/>
                <w:sz w:val="20"/>
                <w:szCs w:val="20"/>
              </w:rPr>
            </w:pPr>
            <w:r w:rsidRPr="008A4540">
              <w:rPr>
                <w:rFonts w:ascii="Arial Narrow" w:hAnsi="Arial Narrow" w:cs="Arial"/>
                <w:b/>
                <w:bCs/>
                <w:sz w:val="20"/>
                <w:szCs w:val="20"/>
              </w:rPr>
              <w:t>OTROS DELITOS CONTRA LA FE PÚBLICA, DE LAS FALSIFICACIONES, DEL FALSO TESTIMONIO Y DEL PERJURIO.</w:t>
            </w:r>
          </w:p>
        </w:tc>
      </w:tr>
      <w:tr w:rsidRPr="008A4540" w:rsidR="00C10DF6" w:rsidTr="5FFAE9BA" w14:paraId="220CB958" w14:textId="77777777">
        <w:trPr>
          <w:trHeight w:val="74"/>
          <w:trPrChange w:author="Maria Jose Uribe Valdes" w:date="2025-04-15T21:07:24.743Z" w16du:dateUtc="2025-04-15T21:07:24.743Z" w:id="364812944">
            <w:trPr>
              <w:trHeight w:val="74"/>
            </w:trPr>
          </w:trPrChange>
        </w:trPr>
        <w:tc>
          <w:tcPr>
            <w:tcW w:w="3150" w:type="dxa"/>
            <w:tcMar/>
            <w:tcPrChange w:author="Maria Jose Uribe Valdes" w:date="2025-04-15T21:07:29.48Z" w:id="1676216377">
              <w:tcPr>
                <w:tcW w:w="2235" w:type="dxa"/>
                <w:tcMar/>
              </w:tcPr>
            </w:tcPrChange>
          </w:tcPr>
          <w:p w:rsidRPr="008A4540" w:rsidR="00C10DF6" w:rsidP="009870D0" w:rsidRDefault="00C10DF6" w14:paraId="0DCA85A6" w14:textId="77777777">
            <w:pPr>
              <w:rPr>
                <w:rFonts w:ascii="Arial Narrow" w:hAnsi="Arial Narrow" w:cs="Arial"/>
                <w:b/>
                <w:bCs/>
                <w:sz w:val="20"/>
                <w:szCs w:val="20"/>
              </w:rPr>
            </w:pPr>
          </w:p>
        </w:tc>
        <w:tc>
          <w:tcPr>
            <w:tcW w:w="6172" w:type="dxa"/>
            <w:tcMar/>
            <w:tcPrChange w:author="Maria Jose Uribe Valdes" w:date="2025-04-15T21:07:29.48Z" w:id="464593475">
              <w:tcPr>
                <w:tcW w:w="7087" w:type="dxa"/>
                <w:tcMar/>
              </w:tcPr>
            </w:tcPrChange>
          </w:tcPr>
          <w:p w:rsidRPr="008A4540" w:rsidR="00C10DF6" w:rsidP="00C10DF6" w:rsidRDefault="00C10DF6" w14:paraId="2D75FA36" w14:textId="77777777">
            <w:pPr>
              <w:jc w:val="both"/>
              <w:rPr>
                <w:rFonts w:ascii="Arial Narrow" w:hAnsi="Arial Narrow" w:cs="Arial"/>
                <w:b/>
                <w:bCs/>
                <w:sz w:val="20"/>
                <w:szCs w:val="20"/>
              </w:rPr>
            </w:pPr>
          </w:p>
        </w:tc>
      </w:tr>
      <w:tr w:rsidRPr="008A4540" w:rsidR="00C10DF6" w:rsidTr="5FFAE9BA" w14:paraId="694D11AB" w14:textId="77777777">
        <w:trPr>
          <w:trHeight w:val="74"/>
          <w:trPrChange w:author="Maria Jose Uribe Valdes" w:date="2025-04-15T21:07:24.743Z" w16du:dateUtc="2025-04-15T21:07:24.743Z" w:id="1622656137">
            <w:trPr>
              <w:trHeight w:val="74"/>
            </w:trPr>
          </w:trPrChange>
        </w:trPr>
        <w:tc>
          <w:tcPr>
            <w:tcW w:w="3150" w:type="dxa"/>
            <w:tcMar/>
            <w:tcPrChange w:author="Maria Jose Uribe Valdes" w:date="2025-04-15T21:07:29.48Z" w:id="1262503765">
              <w:tcPr>
                <w:tcW w:w="2235" w:type="dxa"/>
                <w:tcMar/>
              </w:tcPr>
            </w:tcPrChange>
          </w:tcPr>
          <w:p w:rsidRPr="008A4540" w:rsidR="00C10DF6" w:rsidP="009870D0" w:rsidRDefault="00C10DF6" w14:paraId="2BFF43B6" w14:textId="77777777">
            <w:pPr>
              <w:rPr>
                <w:rFonts w:ascii="Arial Narrow" w:hAnsi="Arial Narrow" w:cs="Arial"/>
                <w:b/>
                <w:bCs/>
                <w:sz w:val="20"/>
                <w:szCs w:val="20"/>
              </w:rPr>
            </w:pPr>
          </w:p>
        </w:tc>
        <w:tc>
          <w:tcPr>
            <w:tcW w:w="6172" w:type="dxa"/>
            <w:tcMar/>
            <w:tcPrChange w:author="Maria Jose Uribe Valdes" w:date="2025-04-15T21:07:29.48Z" w:id="251487631">
              <w:tcPr>
                <w:tcW w:w="7087" w:type="dxa"/>
                <w:tcMar/>
              </w:tcPr>
            </w:tcPrChange>
          </w:tcPr>
          <w:p w:rsidRPr="008A4540" w:rsidR="00C10DF6" w:rsidP="00C10DF6" w:rsidRDefault="00C10DF6" w14:paraId="7AD57096" w14:textId="77777777">
            <w:pPr>
              <w:jc w:val="both"/>
              <w:rPr>
                <w:rFonts w:ascii="Arial Narrow" w:hAnsi="Arial Narrow" w:cs="Arial"/>
                <w:b/>
                <w:bCs/>
                <w:sz w:val="20"/>
                <w:szCs w:val="20"/>
              </w:rPr>
            </w:pPr>
          </w:p>
        </w:tc>
      </w:tr>
      <w:tr w:rsidRPr="008A4540" w:rsidR="002F116B" w:rsidTr="5FFAE9BA" w14:paraId="58139BD1" w14:textId="77777777">
        <w:trPr>
          <w:trHeight w:val="698"/>
          <w:trPrChange w:author="Maria Jose Uribe Valdes" w:date="2025-04-15T21:07:24.744Z" w16du:dateUtc="2025-04-15T21:07:24.744Z" w:id="2070995185">
            <w:trPr>
              <w:trHeight w:val="698"/>
            </w:trPr>
          </w:trPrChange>
        </w:trPr>
        <w:tc>
          <w:tcPr>
            <w:tcW w:w="9322" w:type="dxa"/>
            <w:gridSpan w:val="2"/>
            <w:shd w:val="clear" w:color="auto" w:fill="BFBFBF" w:themeFill="background1" w:themeFillShade="BF"/>
            <w:tcMar/>
            <w:tcPrChange w:author="Maria Jose Uribe Valdes" w:date="2025-04-15T21:07:29.48Z" w:id="1779413102">
              <w:tcPr>
                <w:tcW w:w="9322" w:type="dxa"/>
                <w:gridSpan w:val="2"/>
                <w:shd w:val="clear" w:color="auto" w:fill="BFBFBF" w:themeFill="background1" w:themeFillShade="BF"/>
                <w:tcMar/>
              </w:tcPr>
            </w:tcPrChange>
          </w:tcPr>
          <w:p w:rsidRPr="008A4540" w:rsidR="002F116B" w:rsidP="009870D0" w:rsidRDefault="002F116B" w14:paraId="4F796114"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COMETIDOS POR EMPLEADOS PUBLICOS EN EL DESEMPEÑO DE SUS CARGOS</w:t>
            </w:r>
          </w:p>
          <w:p w:rsidRPr="008A4540" w:rsidR="002F116B" w:rsidP="009870D0" w:rsidRDefault="002F116B" w14:paraId="2B43835F" w14:textId="77777777">
            <w:pPr>
              <w:jc w:val="both"/>
              <w:rPr>
                <w:rFonts w:ascii="Arial Narrow" w:hAnsi="Arial Narrow" w:cs="Arial"/>
                <w:sz w:val="20"/>
                <w:szCs w:val="20"/>
              </w:rPr>
            </w:pPr>
            <w:r w:rsidRPr="008A4540">
              <w:rPr>
                <w:rFonts w:ascii="Arial Narrow" w:hAnsi="Arial Narrow" w:cs="Arial"/>
                <w:b/>
                <w:bCs/>
                <w:sz w:val="20"/>
                <w:szCs w:val="20"/>
              </w:rPr>
              <w:t>Libro II Título V</w:t>
            </w:r>
          </w:p>
        </w:tc>
      </w:tr>
      <w:tr w:rsidRPr="008A4540" w:rsidR="00B35D87" w:rsidTr="5FFAE9BA" w14:paraId="036A9EEB" w14:textId="77777777">
        <w:trPr>
          <w:trHeight w:val="74"/>
          <w:trPrChange w:author="Maria Jose Uribe Valdes" w:date="2025-04-15T21:07:24.744Z" w16du:dateUtc="2025-04-15T21:07:24.744Z" w:id="477797401">
            <w:trPr>
              <w:trHeight w:val="74"/>
            </w:trPr>
          </w:trPrChange>
        </w:trPr>
        <w:tc>
          <w:tcPr>
            <w:tcW w:w="3150" w:type="dxa"/>
            <w:tcMar/>
            <w:tcPrChange w:author="Maria Jose Uribe Valdes" w:date="2025-04-15T21:07:29.481Z" w:id="1692229286">
              <w:tcPr>
                <w:tcW w:w="2235" w:type="dxa"/>
                <w:tcMar/>
              </w:tcPr>
            </w:tcPrChange>
          </w:tcPr>
          <w:p w:rsidRPr="008A4540" w:rsidR="00DF42FC" w:rsidP="009870D0" w:rsidRDefault="00DF42FC" w14:paraId="034D85A2" w14:textId="77777777">
            <w:pPr>
              <w:rPr>
                <w:rFonts w:ascii="Arial Narrow" w:hAnsi="Arial Narrow"/>
                <w:sz w:val="20"/>
                <w:szCs w:val="20"/>
              </w:rPr>
            </w:pPr>
          </w:p>
        </w:tc>
        <w:tc>
          <w:tcPr>
            <w:tcW w:w="6172" w:type="dxa"/>
            <w:tcMar/>
            <w:tcPrChange w:author="Maria Jose Uribe Valdes" w:date="2025-04-15T21:07:29.481Z" w:id="1699528655">
              <w:tcPr>
                <w:tcW w:w="7087" w:type="dxa"/>
                <w:tcMar/>
              </w:tcPr>
            </w:tcPrChange>
          </w:tcPr>
          <w:p w:rsidRPr="008A4540" w:rsidR="00B35D87" w:rsidP="009870D0" w:rsidRDefault="00B35D87" w14:paraId="500C501F" w14:textId="77777777">
            <w:pPr>
              <w:jc w:val="both"/>
              <w:rPr>
                <w:rFonts w:ascii="Arial Narrow" w:hAnsi="Arial Narrow" w:cs="Arial"/>
                <w:sz w:val="20"/>
                <w:szCs w:val="20"/>
              </w:rPr>
            </w:pPr>
          </w:p>
        </w:tc>
      </w:tr>
      <w:tr w:rsidRPr="008A4540" w:rsidR="00DF42FC" w:rsidTr="5FFAE9BA" w14:paraId="153C4A09" w14:textId="77777777">
        <w:trPr>
          <w:trHeight w:val="74"/>
          <w:trPrChange w:author="Maria Jose Uribe Valdes" w:date="2025-04-15T21:07:24.744Z" w16du:dateUtc="2025-04-15T21:07:24.744Z" w:id="1804776633">
            <w:trPr>
              <w:trHeight w:val="74"/>
            </w:trPr>
          </w:trPrChange>
        </w:trPr>
        <w:tc>
          <w:tcPr>
            <w:tcW w:w="3150" w:type="dxa"/>
            <w:tcMar/>
            <w:tcPrChange w:author="Maria Jose Uribe Valdes" w:date="2025-04-15T21:07:29.481Z" w:id="1976149981">
              <w:tcPr>
                <w:tcW w:w="2235" w:type="dxa"/>
                <w:tcMar/>
              </w:tcPr>
            </w:tcPrChange>
          </w:tcPr>
          <w:p w:rsidRPr="008A4540" w:rsidR="00DF42FC" w:rsidP="00DF42FC" w:rsidRDefault="00DF42FC" w14:paraId="2C5F45D5" w14:textId="77777777">
            <w:pPr>
              <w:rPr>
                <w:rFonts w:ascii="Arial Narrow" w:hAnsi="Arial Narrow" w:cs="Arial"/>
                <w:sz w:val="20"/>
                <w:szCs w:val="20"/>
              </w:rPr>
            </w:pPr>
            <w:r w:rsidRPr="008A4540">
              <w:rPr>
                <w:rFonts w:ascii="Arial Narrow" w:hAnsi="Arial Narrow" w:cs="Arial"/>
                <w:sz w:val="20"/>
                <w:szCs w:val="20"/>
              </w:rPr>
              <w:t>Códigos que comprende</w:t>
            </w:r>
          </w:p>
          <w:p w:rsidRPr="008A4540" w:rsidR="00DF42FC" w:rsidP="00DF42FC" w:rsidRDefault="00DF42FC" w14:paraId="5E06D983" w14:textId="77777777">
            <w:pPr>
              <w:rPr>
                <w:rFonts w:ascii="Arial Narrow" w:hAnsi="Arial Narrow"/>
                <w:sz w:val="20"/>
                <w:szCs w:val="20"/>
              </w:rPr>
            </w:pPr>
          </w:p>
        </w:tc>
        <w:tc>
          <w:tcPr>
            <w:tcW w:w="6172" w:type="dxa"/>
            <w:tcMar/>
            <w:tcPrChange w:author="Maria Jose Uribe Valdes" w:date="2025-04-15T21:07:29.481Z" w:id="767269928">
              <w:tcPr>
                <w:tcW w:w="7087" w:type="dxa"/>
                <w:tcMar/>
              </w:tcPr>
            </w:tcPrChange>
          </w:tcPr>
          <w:p w:rsidRPr="008A4540" w:rsidR="00DF42FC" w:rsidP="00F71A58" w:rsidRDefault="00DF42FC" w14:paraId="47D36E53" w14:textId="3DEA8D8F">
            <w:pPr>
              <w:jc w:val="both"/>
              <w:rPr>
                <w:rFonts w:ascii="Arial Narrow" w:hAnsi="Arial Narrow" w:cs="Arial"/>
                <w:sz w:val="20"/>
                <w:szCs w:val="20"/>
              </w:rPr>
            </w:pPr>
            <w:r w:rsidRPr="008A4540">
              <w:rPr>
                <w:rFonts w:ascii="Arial Narrow" w:hAnsi="Arial Narrow" w:cs="Arial"/>
                <w:sz w:val="20"/>
                <w:szCs w:val="20"/>
              </w:rPr>
              <w:t>(0040</w:t>
            </w:r>
            <w:r w:rsidRPr="008A4540" w:rsidR="00F71A58">
              <w:rPr>
                <w:rFonts w:ascii="Arial Narrow" w:hAnsi="Arial Narrow" w:cs="Arial"/>
                <w:sz w:val="20"/>
                <w:szCs w:val="20"/>
              </w:rPr>
              <w:t>1</w:t>
            </w:r>
            <w:r w:rsidRPr="008A4540">
              <w:rPr>
                <w:rFonts w:ascii="Arial Narrow" w:hAnsi="Arial Narrow" w:cs="Arial"/>
                <w:sz w:val="20"/>
                <w:szCs w:val="20"/>
              </w:rPr>
              <w:t>-00499)</w:t>
            </w:r>
          </w:p>
        </w:tc>
      </w:tr>
      <w:tr w:rsidRPr="008A4540" w:rsidR="00DF42FC" w:rsidTr="5FFAE9BA" w14:paraId="7B347A82" w14:textId="77777777">
        <w:trPr>
          <w:trHeight w:val="74"/>
          <w:trPrChange w:author="Maria Jose Uribe Valdes" w:date="2025-04-15T21:07:24.745Z" w16du:dateUtc="2025-04-15T21:07:24.745Z" w:id="1518579289">
            <w:trPr>
              <w:trHeight w:val="74"/>
            </w:trPr>
          </w:trPrChange>
        </w:trPr>
        <w:tc>
          <w:tcPr>
            <w:tcW w:w="3150" w:type="dxa"/>
            <w:tcMar/>
            <w:tcPrChange w:author="Maria Jose Uribe Valdes" w:date="2025-04-15T21:07:29.481Z" w:id="295871628">
              <w:tcPr>
                <w:tcW w:w="2235" w:type="dxa"/>
                <w:tcMar/>
              </w:tcPr>
            </w:tcPrChange>
          </w:tcPr>
          <w:p w:rsidRPr="008A4540" w:rsidR="00DF42FC" w:rsidP="00DF42FC" w:rsidRDefault="00DF42FC" w14:paraId="44F0F39E" w14:textId="77777777">
            <w:pPr>
              <w:rPr>
                <w:rFonts w:ascii="Arial Narrow" w:hAnsi="Arial Narrow"/>
                <w:sz w:val="20"/>
                <w:szCs w:val="20"/>
              </w:rPr>
            </w:pPr>
            <w:r w:rsidRPr="008A4540">
              <w:rPr>
                <w:rFonts w:ascii="Arial Narrow" w:hAnsi="Arial Narrow" w:cs="Arial"/>
                <w:sz w:val="20"/>
                <w:szCs w:val="20"/>
              </w:rPr>
              <w:t xml:space="preserve">Artículos del Código Penal              </w:t>
            </w:r>
          </w:p>
        </w:tc>
        <w:tc>
          <w:tcPr>
            <w:tcW w:w="6172" w:type="dxa"/>
            <w:tcMar/>
            <w:tcPrChange w:author="Maria Jose Uribe Valdes" w:date="2025-04-15T21:07:29.481Z" w:id="939734954">
              <w:tcPr>
                <w:tcW w:w="7087" w:type="dxa"/>
                <w:tcMar/>
              </w:tcPr>
            </w:tcPrChange>
          </w:tcPr>
          <w:p w:rsidRPr="008A4540" w:rsidR="00DF42FC" w:rsidP="00DF42FC" w:rsidRDefault="00DF42FC" w14:paraId="6ABEBEA6" w14:textId="77777777">
            <w:pPr>
              <w:jc w:val="both"/>
              <w:rPr>
                <w:rFonts w:ascii="Arial Narrow" w:hAnsi="Arial Narrow" w:cs="Arial"/>
                <w:sz w:val="20"/>
                <w:szCs w:val="20"/>
              </w:rPr>
            </w:pPr>
            <w:r w:rsidRPr="008A4540">
              <w:rPr>
                <w:rFonts w:ascii="Arial Narrow" w:hAnsi="Arial Narrow" w:cs="Arial"/>
                <w:sz w:val="20"/>
                <w:szCs w:val="20"/>
              </w:rPr>
              <w:t>Arts. 216 al 261</w:t>
            </w:r>
          </w:p>
          <w:p w:rsidRPr="008A4540" w:rsidR="00796567" w:rsidP="00DF42FC" w:rsidRDefault="00796567" w14:paraId="32A4E6BC" w14:textId="77777777">
            <w:pPr>
              <w:jc w:val="both"/>
              <w:rPr>
                <w:rFonts w:ascii="Arial Narrow" w:hAnsi="Arial Narrow" w:cs="Arial"/>
                <w:sz w:val="20"/>
                <w:szCs w:val="20"/>
              </w:rPr>
            </w:pPr>
          </w:p>
        </w:tc>
      </w:tr>
      <w:tr w:rsidRPr="008A4540" w:rsidR="00DF42FC" w:rsidTr="5FFAE9BA" w14:paraId="26D552F1" w14:textId="77777777">
        <w:trPr>
          <w:trHeight w:val="74"/>
          <w:trPrChange w:author="Maria Jose Uribe Valdes" w:date="2025-04-15T21:07:24.745Z" w16du:dateUtc="2025-04-15T21:07:24.745Z" w:id="1987226604">
            <w:trPr>
              <w:trHeight w:val="74"/>
            </w:trPr>
          </w:trPrChange>
        </w:trPr>
        <w:tc>
          <w:tcPr>
            <w:tcW w:w="3150" w:type="dxa"/>
            <w:tcMar/>
            <w:tcPrChange w:author="Maria Jose Uribe Valdes" w:date="2025-04-15T21:07:29.481Z" w:id="1568861994">
              <w:tcPr>
                <w:tcW w:w="2235" w:type="dxa"/>
                <w:tcMar/>
              </w:tcPr>
            </w:tcPrChange>
          </w:tcPr>
          <w:p w:rsidRPr="008A4540" w:rsidR="00DF42FC" w:rsidP="00DF42FC" w:rsidRDefault="004F1389" w14:paraId="274CC09E" w14:textId="77777777">
            <w:pPr>
              <w:rPr>
                <w:rFonts w:ascii="Arial Narrow" w:hAnsi="Arial Narrow"/>
                <w:sz w:val="20"/>
                <w:szCs w:val="20"/>
              </w:rPr>
            </w:pPr>
            <w:r w:rsidRPr="008A4540">
              <w:rPr>
                <w:rFonts w:ascii="Arial Narrow" w:hAnsi="Arial Narrow" w:cs="Arial"/>
                <w:b/>
                <w:bCs/>
                <w:sz w:val="20"/>
                <w:szCs w:val="20"/>
              </w:rPr>
              <w:t>402</w:t>
            </w:r>
          </w:p>
        </w:tc>
        <w:tc>
          <w:tcPr>
            <w:tcW w:w="6172" w:type="dxa"/>
            <w:tcMar/>
            <w:tcPrChange w:author="Maria Jose Uribe Valdes" w:date="2025-04-15T21:07:29.481Z" w:id="1396182277">
              <w:tcPr>
                <w:tcW w:w="7087" w:type="dxa"/>
                <w:tcMar/>
              </w:tcPr>
            </w:tcPrChange>
          </w:tcPr>
          <w:p w:rsidRPr="008A4540" w:rsidR="00DF42FC" w:rsidP="00DF42FC" w:rsidRDefault="004F1389" w14:paraId="46863CBF" w14:textId="77777777">
            <w:pPr>
              <w:jc w:val="both"/>
              <w:rPr>
                <w:rFonts w:ascii="Arial Narrow" w:hAnsi="Arial Narrow" w:cs="Arial"/>
                <w:sz w:val="20"/>
                <w:szCs w:val="20"/>
              </w:rPr>
            </w:pPr>
            <w:r w:rsidRPr="008A4540">
              <w:rPr>
                <w:rFonts w:ascii="Arial Narrow" w:hAnsi="Arial Narrow" w:cs="Arial"/>
                <w:b/>
                <w:bCs/>
                <w:sz w:val="20"/>
                <w:szCs w:val="20"/>
              </w:rPr>
              <w:t>NOMBRAMIENTOS ILEGALES.</w:t>
            </w:r>
          </w:p>
        </w:tc>
      </w:tr>
      <w:tr w:rsidRPr="008A4540" w:rsidR="00DF42FC" w:rsidTr="5FFAE9BA" w14:paraId="58C83AD7" w14:textId="77777777">
        <w:trPr>
          <w:trHeight w:val="74"/>
          <w:trPrChange w:author="Maria Jose Uribe Valdes" w:date="2025-04-15T21:07:24.746Z" w16du:dateUtc="2025-04-15T21:07:24.746Z" w:id="1897703483">
            <w:trPr>
              <w:trHeight w:val="74"/>
            </w:trPr>
          </w:trPrChange>
        </w:trPr>
        <w:tc>
          <w:tcPr>
            <w:tcW w:w="3150" w:type="dxa"/>
            <w:tcMar/>
            <w:tcPrChange w:author="Maria Jose Uribe Valdes" w:date="2025-04-15T21:07:29.481Z" w:id="522556734">
              <w:tcPr>
                <w:tcW w:w="2235" w:type="dxa"/>
                <w:tcMar/>
              </w:tcPr>
            </w:tcPrChange>
          </w:tcPr>
          <w:p w:rsidRPr="008A4540" w:rsidR="00DF42FC" w:rsidP="00DF42FC" w:rsidRDefault="00DF42FC" w14:paraId="60DB9C13" w14:textId="77777777">
            <w:pPr>
              <w:rPr>
                <w:rFonts w:ascii="Arial Narrow" w:hAnsi="Arial Narrow"/>
                <w:sz w:val="20"/>
                <w:szCs w:val="20"/>
              </w:rPr>
            </w:pPr>
          </w:p>
        </w:tc>
        <w:tc>
          <w:tcPr>
            <w:tcW w:w="6172" w:type="dxa"/>
            <w:tcMar/>
            <w:tcPrChange w:author="Maria Jose Uribe Valdes" w:date="2025-04-15T21:07:29.481Z" w:id="1935651602">
              <w:tcPr>
                <w:tcW w:w="7087" w:type="dxa"/>
                <w:tcMar/>
              </w:tcPr>
            </w:tcPrChange>
          </w:tcPr>
          <w:p w:rsidRPr="008A4540" w:rsidR="00DF42FC" w:rsidP="00DF42FC" w:rsidRDefault="004F1389" w14:paraId="63FF6B67" w14:textId="77777777">
            <w:pPr>
              <w:jc w:val="both"/>
              <w:rPr>
                <w:rFonts w:ascii="Arial Narrow" w:hAnsi="Arial Narrow" w:cs="Arial"/>
                <w:sz w:val="20"/>
                <w:szCs w:val="20"/>
              </w:rPr>
            </w:pPr>
            <w:r w:rsidRPr="008A4540">
              <w:rPr>
                <w:rFonts w:ascii="Arial Narrow" w:hAnsi="Arial Narrow" w:cs="Arial"/>
                <w:sz w:val="20"/>
                <w:szCs w:val="20"/>
              </w:rPr>
              <w:t>ART.220</w:t>
            </w:r>
          </w:p>
        </w:tc>
      </w:tr>
      <w:tr w:rsidRPr="008A4540" w:rsidR="00DF42FC" w:rsidTr="5FFAE9BA" w14:paraId="69005E17" w14:textId="77777777">
        <w:trPr>
          <w:trHeight w:val="74"/>
          <w:trPrChange w:author="Maria Jose Uribe Valdes" w:date="2025-04-15T21:07:24.746Z" w16du:dateUtc="2025-04-15T21:07:24.746Z" w:id="1650209184">
            <w:trPr>
              <w:trHeight w:val="74"/>
            </w:trPr>
          </w:trPrChange>
        </w:trPr>
        <w:tc>
          <w:tcPr>
            <w:tcW w:w="3150" w:type="dxa"/>
            <w:tcMar/>
            <w:tcPrChange w:author="Maria Jose Uribe Valdes" w:date="2025-04-15T21:07:29.481Z" w:id="799060038">
              <w:tcPr>
                <w:tcW w:w="2235" w:type="dxa"/>
                <w:tcMar/>
              </w:tcPr>
            </w:tcPrChange>
          </w:tcPr>
          <w:p w:rsidRPr="008A4540" w:rsidR="00DF42FC" w:rsidP="00DF42FC" w:rsidRDefault="00DF42FC" w14:paraId="14861D94" w14:textId="77777777">
            <w:pPr>
              <w:rPr>
                <w:rFonts w:ascii="Arial Narrow" w:hAnsi="Arial Narrow"/>
                <w:sz w:val="20"/>
                <w:szCs w:val="20"/>
              </w:rPr>
            </w:pPr>
          </w:p>
        </w:tc>
        <w:tc>
          <w:tcPr>
            <w:tcW w:w="6172" w:type="dxa"/>
            <w:tcMar/>
            <w:tcPrChange w:author="Maria Jose Uribe Valdes" w:date="2025-04-15T21:07:29.481Z" w:id="552439466">
              <w:tcPr>
                <w:tcW w:w="7087" w:type="dxa"/>
                <w:tcMar/>
              </w:tcPr>
            </w:tcPrChange>
          </w:tcPr>
          <w:p w:rsidRPr="008A4540" w:rsidR="004F1389" w:rsidP="00C10DF6" w:rsidRDefault="004F1389" w14:paraId="69DD472C" w14:textId="31F78230">
            <w:pPr>
              <w:jc w:val="both"/>
              <w:rPr>
                <w:rFonts w:ascii="Arial Narrow" w:hAnsi="Arial Narrow" w:cs="Arial"/>
                <w:sz w:val="20"/>
                <w:szCs w:val="20"/>
              </w:rPr>
            </w:pPr>
            <w:r w:rsidRPr="008A4540">
              <w:rPr>
                <w:rFonts w:ascii="Arial Narrow" w:hAnsi="Arial Narrow" w:cs="Arial"/>
                <w:sz w:val="20"/>
                <w:szCs w:val="20"/>
              </w:rPr>
              <w:t>Empleado público que nombrare o propusiere para cargo público a persona que se encuentre afecta a inhabilidad legal que le impida ejercerlo.</w:t>
            </w:r>
          </w:p>
        </w:tc>
      </w:tr>
      <w:tr w:rsidRPr="008A4540" w:rsidR="00C10DF6" w:rsidTr="5FFAE9BA" w14:paraId="521C1124" w14:textId="77777777">
        <w:trPr>
          <w:trHeight w:val="74"/>
          <w:trPrChange w:author="Maria Jose Uribe Valdes" w:date="2025-04-15T21:07:24.747Z" w16du:dateUtc="2025-04-15T21:07:24.747Z" w:id="6536927">
            <w:trPr>
              <w:trHeight w:val="74"/>
            </w:trPr>
          </w:trPrChange>
        </w:trPr>
        <w:tc>
          <w:tcPr>
            <w:tcW w:w="3150" w:type="dxa"/>
            <w:tcMar/>
            <w:tcPrChange w:author="Maria Jose Uribe Valdes" w:date="2025-04-15T21:07:29.481Z" w:id="1026470779">
              <w:tcPr>
                <w:tcW w:w="2235" w:type="dxa"/>
                <w:tcMar/>
              </w:tcPr>
            </w:tcPrChange>
          </w:tcPr>
          <w:p w:rsidRPr="008A4540" w:rsidR="00C10DF6" w:rsidP="00DF42FC" w:rsidRDefault="00C10DF6" w14:paraId="0415831E" w14:textId="77777777">
            <w:pPr>
              <w:rPr>
                <w:rFonts w:ascii="Arial Narrow" w:hAnsi="Arial Narrow"/>
                <w:sz w:val="20"/>
                <w:szCs w:val="20"/>
              </w:rPr>
            </w:pPr>
          </w:p>
        </w:tc>
        <w:tc>
          <w:tcPr>
            <w:tcW w:w="6172" w:type="dxa"/>
            <w:tcMar/>
            <w:tcPrChange w:author="Maria Jose Uribe Valdes" w:date="2025-04-15T21:07:29.481Z" w:id="1333320662">
              <w:tcPr>
                <w:tcW w:w="7087" w:type="dxa"/>
                <w:tcMar/>
              </w:tcPr>
            </w:tcPrChange>
          </w:tcPr>
          <w:p w:rsidRPr="008A4540" w:rsidR="00C10DF6" w:rsidP="00C10DF6" w:rsidRDefault="00C10DF6" w14:paraId="4853CE3F" w14:textId="77777777">
            <w:pPr>
              <w:jc w:val="both"/>
              <w:rPr>
                <w:rFonts w:ascii="Arial Narrow" w:hAnsi="Arial Narrow" w:cs="Arial"/>
                <w:sz w:val="20"/>
                <w:szCs w:val="20"/>
              </w:rPr>
            </w:pPr>
          </w:p>
        </w:tc>
      </w:tr>
      <w:tr w:rsidRPr="008A4540" w:rsidR="00DF42FC" w:rsidTr="5FFAE9BA" w14:paraId="50F75DC0" w14:textId="77777777">
        <w:trPr>
          <w:trHeight w:val="74"/>
          <w:trPrChange w:author="Maria Jose Uribe Valdes" w:date="2025-04-15T21:07:24.747Z" w16du:dateUtc="2025-04-15T21:07:24.747Z" w:id="720991764">
            <w:trPr>
              <w:trHeight w:val="74"/>
            </w:trPr>
          </w:trPrChange>
        </w:trPr>
        <w:tc>
          <w:tcPr>
            <w:tcW w:w="3150" w:type="dxa"/>
            <w:tcMar/>
            <w:tcPrChange w:author="Maria Jose Uribe Valdes" w:date="2025-04-15T21:07:29.481Z" w:id="901568180">
              <w:tcPr>
                <w:tcW w:w="2235" w:type="dxa"/>
                <w:tcMar/>
              </w:tcPr>
            </w:tcPrChange>
          </w:tcPr>
          <w:p w:rsidRPr="008A4540" w:rsidR="00DF42FC" w:rsidP="00DF42FC" w:rsidRDefault="00670F45" w14:paraId="4E2682E7" w14:textId="77777777">
            <w:pPr>
              <w:rPr>
                <w:rFonts w:ascii="Arial Narrow" w:hAnsi="Arial Narrow"/>
                <w:sz w:val="20"/>
                <w:szCs w:val="20"/>
              </w:rPr>
            </w:pPr>
            <w:r w:rsidRPr="008A4540">
              <w:rPr>
                <w:rFonts w:ascii="Arial Narrow" w:hAnsi="Arial Narrow" w:cs="Arial"/>
                <w:b/>
                <w:bCs/>
                <w:sz w:val="20"/>
                <w:szCs w:val="20"/>
              </w:rPr>
              <w:t>404</w:t>
            </w:r>
          </w:p>
        </w:tc>
        <w:tc>
          <w:tcPr>
            <w:tcW w:w="6172" w:type="dxa"/>
            <w:tcMar/>
            <w:tcPrChange w:author="Maria Jose Uribe Valdes" w:date="2025-04-15T21:07:29.481Z" w:id="992644332">
              <w:tcPr>
                <w:tcW w:w="7087" w:type="dxa"/>
                <w:tcMar/>
              </w:tcPr>
            </w:tcPrChange>
          </w:tcPr>
          <w:p w:rsidRPr="008A4540" w:rsidR="00DF42FC" w:rsidP="00DF42FC" w:rsidRDefault="00670F45" w14:paraId="3678BCFF" w14:textId="77777777">
            <w:pPr>
              <w:jc w:val="both"/>
              <w:rPr>
                <w:rFonts w:ascii="Arial Narrow" w:hAnsi="Arial Narrow" w:cs="Arial"/>
                <w:sz w:val="20"/>
                <w:szCs w:val="20"/>
              </w:rPr>
            </w:pPr>
            <w:r w:rsidRPr="008A4540">
              <w:rPr>
                <w:rFonts w:ascii="Arial Narrow" w:hAnsi="Arial Narrow" w:cs="Arial"/>
                <w:b/>
                <w:bCs/>
                <w:sz w:val="20"/>
                <w:szCs w:val="20"/>
              </w:rPr>
              <w:t>PREVARICACIÓN JUDICIAL Y ADMINISTRATIVA.</w:t>
            </w:r>
          </w:p>
        </w:tc>
      </w:tr>
      <w:tr w:rsidRPr="008A4540" w:rsidR="004F1389" w:rsidTr="5FFAE9BA" w14:paraId="53E0AD6E" w14:textId="77777777">
        <w:trPr>
          <w:trHeight w:val="74"/>
          <w:trPrChange w:author="Maria Jose Uribe Valdes" w:date="2025-04-15T21:07:24.748Z" w16du:dateUtc="2025-04-15T21:07:24.748Z" w:id="114575166">
            <w:trPr>
              <w:trHeight w:val="74"/>
            </w:trPr>
          </w:trPrChange>
        </w:trPr>
        <w:tc>
          <w:tcPr>
            <w:tcW w:w="3150" w:type="dxa"/>
            <w:tcMar/>
            <w:tcPrChange w:author="Maria Jose Uribe Valdes" w:date="2025-04-15T21:07:29.481Z" w:id="1817141691">
              <w:tcPr>
                <w:tcW w:w="2235" w:type="dxa"/>
                <w:tcMar/>
              </w:tcPr>
            </w:tcPrChange>
          </w:tcPr>
          <w:p w:rsidRPr="008A4540" w:rsidR="004F1389" w:rsidP="00DF42FC" w:rsidRDefault="004F1389" w14:paraId="3CD463CB" w14:textId="77777777">
            <w:pPr>
              <w:rPr>
                <w:rFonts w:ascii="Arial Narrow" w:hAnsi="Arial Narrow"/>
                <w:sz w:val="20"/>
                <w:szCs w:val="20"/>
              </w:rPr>
            </w:pPr>
          </w:p>
        </w:tc>
        <w:tc>
          <w:tcPr>
            <w:tcW w:w="6172" w:type="dxa"/>
            <w:tcMar/>
            <w:tcPrChange w:author="Maria Jose Uribe Valdes" w:date="2025-04-15T21:07:29.481Z" w:id="647763609">
              <w:tcPr>
                <w:tcW w:w="7087" w:type="dxa"/>
                <w:tcMar/>
              </w:tcPr>
            </w:tcPrChange>
          </w:tcPr>
          <w:p w:rsidRPr="008A4540" w:rsidR="004F1389" w:rsidP="00DF42FC" w:rsidRDefault="00670F45" w14:paraId="3B0542CE" w14:textId="77777777">
            <w:pPr>
              <w:jc w:val="both"/>
              <w:rPr>
                <w:rFonts w:ascii="Arial Narrow" w:hAnsi="Arial Narrow" w:cs="Arial"/>
                <w:sz w:val="20"/>
                <w:szCs w:val="20"/>
              </w:rPr>
            </w:pPr>
            <w:r w:rsidRPr="008A4540">
              <w:rPr>
                <w:rFonts w:ascii="Arial Narrow" w:hAnsi="Arial Narrow" w:cs="Arial"/>
                <w:sz w:val="20"/>
                <w:szCs w:val="20"/>
              </w:rPr>
              <w:t>ARTS. 223 A 229</w:t>
            </w:r>
          </w:p>
        </w:tc>
      </w:tr>
      <w:tr w:rsidRPr="008A4540" w:rsidR="004F1389" w:rsidTr="5FFAE9BA" w14:paraId="16D1C4FB" w14:textId="77777777">
        <w:trPr>
          <w:trHeight w:val="74"/>
          <w:trPrChange w:author="Maria Jose Uribe Valdes" w:date="2025-04-15T21:07:24.748Z" w16du:dateUtc="2025-04-15T21:07:24.748Z" w:id="1350817185">
            <w:trPr>
              <w:trHeight w:val="74"/>
            </w:trPr>
          </w:trPrChange>
        </w:trPr>
        <w:tc>
          <w:tcPr>
            <w:tcW w:w="3150" w:type="dxa"/>
            <w:tcMar/>
            <w:tcPrChange w:author="Maria Jose Uribe Valdes" w:date="2025-04-15T21:07:29.481Z" w:id="1010655707">
              <w:tcPr>
                <w:tcW w:w="2235" w:type="dxa"/>
                <w:tcMar/>
              </w:tcPr>
            </w:tcPrChange>
          </w:tcPr>
          <w:p w:rsidRPr="008A4540" w:rsidR="004F1389" w:rsidP="00DF42FC" w:rsidRDefault="004F1389" w14:paraId="6D6A3192" w14:textId="77777777">
            <w:pPr>
              <w:rPr>
                <w:rFonts w:ascii="Arial Narrow" w:hAnsi="Arial Narrow"/>
                <w:sz w:val="20"/>
                <w:szCs w:val="20"/>
              </w:rPr>
            </w:pPr>
          </w:p>
        </w:tc>
        <w:tc>
          <w:tcPr>
            <w:tcW w:w="6172" w:type="dxa"/>
            <w:tcMar/>
            <w:tcPrChange w:author="Maria Jose Uribe Valdes" w:date="2025-04-15T21:07:29.481Z" w:id="158586500">
              <w:tcPr>
                <w:tcW w:w="7087" w:type="dxa"/>
                <w:tcMar/>
              </w:tcPr>
            </w:tcPrChange>
          </w:tcPr>
          <w:p w:rsidRPr="008A4540" w:rsidR="00670F45" w:rsidP="00C10DF6" w:rsidRDefault="00670F45" w14:paraId="7EE0F2DB" w14:textId="3E1DC42F">
            <w:pPr>
              <w:jc w:val="both"/>
              <w:rPr>
                <w:rFonts w:ascii="Arial Narrow" w:hAnsi="Arial Narrow" w:cs="Arial"/>
                <w:sz w:val="20"/>
                <w:szCs w:val="20"/>
              </w:rPr>
            </w:pPr>
            <w:r w:rsidRPr="008A4540">
              <w:rPr>
                <w:rFonts w:ascii="Arial Narrow" w:hAnsi="Arial Narrow" w:cs="Arial"/>
                <w:sz w:val="20"/>
                <w:szCs w:val="20"/>
              </w:rPr>
              <w:t xml:space="preserve">Torcida administración de </w:t>
            </w:r>
            <w:proofErr w:type="gramStart"/>
            <w:r w:rsidRPr="008A4540">
              <w:rPr>
                <w:rFonts w:ascii="Arial Narrow" w:hAnsi="Arial Narrow" w:cs="Arial"/>
                <w:sz w:val="20"/>
                <w:szCs w:val="20"/>
              </w:rPr>
              <w:t>justicia,</w:t>
            </w:r>
            <w:proofErr w:type="gramEnd"/>
            <w:r w:rsidRPr="008A4540">
              <w:rPr>
                <w:rFonts w:ascii="Arial Narrow" w:hAnsi="Arial Narrow" w:cs="Arial"/>
                <w:sz w:val="20"/>
                <w:szCs w:val="20"/>
              </w:rPr>
              <w:t xml:space="preserve"> se refiere a funcionarios judiciales que cometieren infracción grave en la aplicación de la </w:t>
            </w:r>
            <w:r w:rsidRPr="008A4540" w:rsidR="00EF7CF2">
              <w:rPr>
                <w:rFonts w:ascii="Arial Narrow" w:hAnsi="Arial Narrow" w:cs="Arial"/>
                <w:sz w:val="20"/>
                <w:szCs w:val="20"/>
              </w:rPr>
              <w:t>Ley</w:t>
            </w:r>
            <w:r w:rsidRPr="008A4540">
              <w:rPr>
                <w:rFonts w:ascii="Arial Narrow" w:hAnsi="Arial Narrow" w:cs="Arial"/>
                <w:sz w:val="20"/>
                <w:szCs w:val="20"/>
              </w:rPr>
              <w:t>.</w:t>
            </w:r>
          </w:p>
        </w:tc>
      </w:tr>
      <w:tr w:rsidRPr="008A4540" w:rsidR="00C10DF6" w:rsidTr="5FFAE9BA" w14:paraId="19F1A69B" w14:textId="77777777">
        <w:trPr>
          <w:trHeight w:val="74"/>
          <w:trPrChange w:author="Maria Jose Uribe Valdes" w:date="2025-04-15T21:07:24.748Z" w16du:dateUtc="2025-04-15T21:07:24.748Z" w:id="1499511725">
            <w:trPr>
              <w:trHeight w:val="74"/>
            </w:trPr>
          </w:trPrChange>
        </w:trPr>
        <w:tc>
          <w:tcPr>
            <w:tcW w:w="3150" w:type="dxa"/>
            <w:tcMar/>
            <w:tcPrChange w:author="Maria Jose Uribe Valdes" w:date="2025-04-15T21:07:29.481Z" w:id="547500602">
              <w:tcPr>
                <w:tcW w:w="2235" w:type="dxa"/>
                <w:tcMar/>
              </w:tcPr>
            </w:tcPrChange>
          </w:tcPr>
          <w:p w:rsidRPr="008A4540" w:rsidR="00C10DF6" w:rsidP="00DF42FC" w:rsidRDefault="00C10DF6" w14:paraId="21234E59" w14:textId="77777777">
            <w:pPr>
              <w:rPr>
                <w:rFonts w:ascii="Arial Narrow" w:hAnsi="Arial Narrow"/>
                <w:sz w:val="20"/>
                <w:szCs w:val="20"/>
              </w:rPr>
            </w:pPr>
          </w:p>
        </w:tc>
        <w:tc>
          <w:tcPr>
            <w:tcW w:w="6172" w:type="dxa"/>
            <w:tcMar/>
            <w:tcPrChange w:author="Maria Jose Uribe Valdes" w:date="2025-04-15T21:07:29.482Z" w:id="1806757490">
              <w:tcPr>
                <w:tcW w:w="7087" w:type="dxa"/>
                <w:tcMar/>
              </w:tcPr>
            </w:tcPrChange>
          </w:tcPr>
          <w:p w:rsidRPr="008A4540" w:rsidR="00C10DF6" w:rsidP="00C10DF6" w:rsidRDefault="00C10DF6" w14:paraId="62816AF8" w14:textId="77777777">
            <w:pPr>
              <w:jc w:val="both"/>
              <w:rPr>
                <w:rFonts w:ascii="Arial Narrow" w:hAnsi="Arial Narrow" w:cs="Arial"/>
                <w:sz w:val="20"/>
                <w:szCs w:val="20"/>
              </w:rPr>
            </w:pPr>
          </w:p>
        </w:tc>
      </w:tr>
      <w:tr w:rsidRPr="008A4540" w:rsidR="004F1389" w:rsidTr="5FFAE9BA" w14:paraId="7AE69B21" w14:textId="77777777">
        <w:trPr>
          <w:trHeight w:val="74"/>
          <w:trPrChange w:author="Maria Jose Uribe Valdes" w:date="2025-04-15T21:07:24.749Z" w16du:dateUtc="2025-04-15T21:07:24.749Z" w:id="1494956317">
            <w:trPr>
              <w:trHeight w:val="74"/>
            </w:trPr>
          </w:trPrChange>
        </w:trPr>
        <w:tc>
          <w:tcPr>
            <w:tcW w:w="3150" w:type="dxa"/>
            <w:tcMar/>
            <w:tcPrChange w:author="Maria Jose Uribe Valdes" w:date="2025-04-15T21:07:29.482Z" w:id="1791418082">
              <w:tcPr>
                <w:tcW w:w="2235" w:type="dxa"/>
                <w:tcMar/>
              </w:tcPr>
            </w:tcPrChange>
          </w:tcPr>
          <w:p w:rsidRPr="008A4540" w:rsidR="004F1389" w:rsidP="00DF42FC" w:rsidRDefault="00670F45" w14:paraId="087E89C2" w14:textId="77777777">
            <w:pPr>
              <w:rPr>
                <w:rFonts w:ascii="Arial Narrow" w:hAnsi="Arial Narrow"/>
                <w:sz w:val="20"/>
                <w:szCs w:val="20"/>
              </w:rPr>
            </w:pPr>
            <w:r w:rsidRPr="008A4540">
              <w:rPr>
                <w:rFonts w:ascii="Arial Narrow" w:hAnsi="Arial Narrow" w:cs="Arial"/>
                <w:b/>
                <w:bCs/>
                <w:sz w:val="20"/>
                <w:szCs w:val="20"/>
              </w:rPr>
              <w:t>405</w:t>
            </w:r>
          </w:p>
        </w:tc>
        <w:tc>
          <w:tcPr>
            <w:tcW w:w="6172" w:type="dxa"/>
            <w:tcMar/>
            <w:tcPrChange w:author="Maria Jose Uribe Valdes" w:date="2025-04-15T21:07:29.482Z" w:id="1993222789">
              <w:tcPr>
                <w:tcW w:w="7087" w:type="dxa"/>
                <w:tcMar/>
              </w:tcPr>
            </w:tcPrChange>
          </w:tcPr>
          <w:p w:rsidRPr="008A4540" w:rsidR="004F1389" w:rsidP="00DF42FC" w:rsidRDefault="00670F45" w14:paraId="79779045" w14:textId="77777777">
            <w:pPr>
              <w:jc w:val="both"/>
              <w:rPr>
                <w:rFonts w:ascii="Arial Narrow" w:hAnsi="Arial Narrow" w:cs="Arial"/>
                <w:sz w:val="20"/>
                <w:szCs w:val="20"/>
              </w:rPr>
            </w:pPr>
            <w:r w:rsidRPr="008A4540">
              <w:rPr>
                <w:rFonts w:ascii="Arial Narrow" w:hAnsi="Arial Narrow" w:cs="Arial"/>
                <w:b/>
                <w:bCs/>
                <w:sz w:val="20"/>
                <w:szCs w:val="20"/>
              </w:rPr>
              <w:t>PREVARICACIÓN DEL ABOGADO Y PROCURADOR.</w:t>
            </w:r>
          </w:p>
        </w:tc>
      </w:tr>
      <w:tr w:rsidRPr="008A4540" w:rsidR="004F1389" w:rsidTr="5FFAE9BA" w14:paraId="6139F0EF" w14:textId="77777777">
        <w:trPr>
          <w:trHeight w:val="74"/>
          <w:trPrChange w:author="Maria Jose Uribe Valdes" w:date="2025-04-15T21:07:24.749Z" w16du:dateUtc="2025-04-15T21:07:24.749Z" w:id="1798338767">
            <w:trPr>
              <w:trHeight w:val="74"/>
            </w:trPr>
          </w:trPrChange>
        </w:trPr>
        <w:tc>
          <w:tcPr>
            <w:tcW w:w="3150" w:type="dxa"/>
            <w:tcMar/>
            <w:tcPrChange w:author="Maria Jose Uribe Valdes" w:date="2025-04-15T21:07:29.482Z" w:id="334274017">
              <w:tcPr>
                <w:tcW w:w="2235" w:type="dxa"/>
                <w:tcMar/>
              </w:tcPr>
            </w:tcPrChange>
          </w:tcPr>
          <w:p w:rsidRPr="008A4540" w:rsidR="004F1389" w:rsidP="00DF42FC" w:rsidRDefault="004F1389" w14:paraId="7BDA28C3" w14:textId="77777777">
            <w:pPr>
              <w:rPr>
                <w:rFonts w:ascii="Arial Narrow" w:hAnsi="Arial Narrow"/>
                <w:sz w:val="20"/>
                <w:szCs w:val="20"/>
              </w:rPr>
            </w:pPr>
          </w:p>
        </w:tc>
        <w:tc>
          <w:tcPr>
            <w:tcW w:w="6172" w:type="dxa"/>
            <w:tcMar/>
            <w:tcPrChange w:author="Maria Jose Uribe Valdes" w:date="2025-04-15T21:07:29.482Z" w:id="687423924">
              <w:tcPr>
                <w:tcW w:w="7087" w:type="dxa"/>
                <w:tcMar/>
              </w:tcPr>
            </w:tcPrChange>
          </w:tcPr>
          <w:p w:rsidRPr="008A4540" w:rsidR="004F1389" w:rsidP="00DF42FC" w:rsidRDefault="00670F45" w14:paraId="7B5AB0B4" w14:textId="77777777">
            <w:pPr>
              <w:jc w:val="both"/>
              <w:rPr>
                <w:rFonts w:ascii="Arial Narrow" w:hAnsi="Arial Narrow" w:cs="Arial"/>
                <w:sz w:val="20"/>
                <w:szCs w:val="20"/>
              </w:rPr>
            </w:pPr>
            <w:r w:rsidRPr="008A4540">
              <w:rPr>
                <w:rFonts w:ascii="Arial Narrow" w:hAnsi="Arial Narrow" w:cs="Arial"/>
                <w:sz w:val="20"/>
                <w:szCs w:val="20"/>
              </w:rPr>
              <w:t>ARTS. 231 y 232</w:t>
            </w:r>
          </w:p>
        </w:tc>
      </w:tr>
      <w:tr w:rsidRPr="008A4540" w:rsidR="004F1389" w:rsidTr="5FFAE9BA" w14:paraId="1976EE29" w14:textId="77777777">
        <w:trPr>
          <w:trHeight w:val="74"/>
          <w:trPrChange w:author="Maria Jose Uribe Valdes" w:date="2025-04-15T21:07:24.749Z" w16du:dateUtc="2025-04-15T21:07:24.749Z" w:id="1257670620">
            <w:trPr>
              <w:trHeight w:val="74"/>
            </w:trPr>
          </w:trPrChange>
        </w:trPr>
        <w:tc>
          <w:tcPr>
            <w:tcW w:w="3150" w:type="dxa"/>
            <w:tcMar/>
            <w:tcPrChange w:author="Maria Jose Uribe Valdes" w:date="2025-04-15T21:07:29.482Z" w:id="887411180">
              <w:tcPr>
                <w:tcW w:w="2235" w:type="dxa"/>
                <w:tcMar/>
              </w:tcPr>
            </w:tcPrChange>
          </w:tcPr>
          <w:p w:rsidRPr="008A4540" w:rsidR="004F1389" w:rsidP="00DF42FC" w:rsidRDefault="004F1389" w14:paraId="06DCF14C" w14:textId="77777777">
            <w:pPr>
              <w:rPr>
                <w:rFonts w:ascii="Arial Narrow" w:hAnsi="Arial Narrow"/>
                <w:sz w:val="20"/>
                <w:szCs w:val="20"/>
              </w:rPr>
            </w:pPr>
          </w:p>
        </w:tc>
        <w:tc>
          <w:tcPr>
            <w:tcW w:w="6172" w:type="dxa"/>
            <w:tcMar/>
            <w:tcPrChange w:author="Maria Jose Uribe Valdes" w:date="2025-04-15T21:07:29.482Z" w:id="1619939783">
              <w:tcPr>
                <w:tcW w:w="7087" w:type="dxa"/>
                <w:tcMar/>
              </w:tcPr>
            </w:tcPrChange>
          </w:tcPr>
          <w:p w:rsidRPr="008A4540" w:rsidR="00670F45" w:rsidP="00C10DF6" w:rsidRDefault="00670F45" w14:paraId="5492A954" w14:textId="6D98050E">
            <w:pPr>
              <w:jc w:val="both"/>
              <w:rPr>
                <w:rFonts w:ascii="Arial Narrow" w:hAnsi="Arial Narrow" w:cs="Arial"/>
                <w:sz w:val="20"/>
                <w:szCs w:val="20"/>
              </w:rPr>
            </w:pPr>
            <w:r w:rsidRPr="008A4540">
              <w:rPr>
                <w:rFonts w:ascii="Arial Narrow" w:hAnsi="Arial Narrow" w:cs="Arial"/>
                <w:sz w:val="20"/>
                <w:szCs w:val="20"/>
              </w:rPr>
              <w:t>Abogado o procurador que perjudicare a su cliente o descubriere sus secretos, o que patrocinare en un juicio a ambas partes.</w:t>
            </w:r>
          </w:p>
        </w:tc>
      </w:tr>
      <w:tr w:rsidRPr="008A4540" w:rsidR="00C10DF6" w:rsidTr="5FFAE9BA" w14:paraId="5A1A4D8B" w14:textId="77777777">
        <w:trPr>
          <w:trHeight w:val="74"/>
          <w:trPrChange w:author="Maria Jose Uribe Valdes" w:date="2025-04-15T21:07:24.75Z" w16du:dateUtc="2025-04-15T21:07:24.75Z" w:id="1365521609">
            <w:trPr>
              <w:trHeight w:val="74"/>
            </w:trPr>
          </w:trPrChange>
        </w:trPr>
        <w:tc>
          <w:tcPr>
            <w:tcW w:w="3150" w:type="dxa"/>
            <w:tcMar/>
            <w:tcPrChange w:author="Maria Jose Uribe Valdes" w:date="2025-04-15T21:07:29.482Z" w:id="1699292774">
              <w:tcPr>
                <w:tcW w:w="2235" w:type="dxa"/>
                <w:tcMar/>
              </w:tcPr>
            </w:tcPrChange>
          </w:tcPr>
          <w:p w:rsidRPr="008A4540" w:rsidR="00C10DF6" w:rsidP="00DF42FC" w:rsidRDefault="00C10DF6" w14:paraId="42F21A3A" w14:textId="77777777">
            <w:pPr>
              <w:rPr>
                <w:rFonts w:ascii="Arial Narrow" w:hAnsi="Arial Narrow"/>
                <w:sz w:val="20"/>
                <w:szCs w:val="20"/>
              </w:rPr>
            </w:pPr>
          </w:p>
        </w:tc>
        <w:tc>
          <w:tcPr>
            <w:tcW w:w="6172" w:type="dxa"/>
            <w:tcMar/>
            <w:tcPrChange w:author="Maria Jose Uribe Valdes" w:date="2025-04-15T21:07:29.482Z" w:id="579699892">
              <w:tcPr>
                <w:tcW w:w="7087" w:type="dxa"/>
                <w:tcMar/>
              </w:tcPr>
            </w:tcPrChange>
          </w:tcPr>
          <w:p w:rsidRPr="008A4540" w:rsidR="00C10DF6" w:rsidP="00C10DF6" w:rsidRDefault="00C10DF6" w14:paraId="5CE50C6B" w14:textId="77777777">
            <w:pPr>
              <w:jc w:val="both"/>
              <w:rPr>
                <w:rFonts w:ascii="Arial Narrow" w:hAnsi="Arial Narrow" w:cs="Arial"/>
                <w:sz w:val="20"/>
                <w:szCs w:val="20"/>
              </w:rPr>
            </w:pPr>
          </w:p>
        </w:tc>
      </w:tr>
      <w:tr w:rsidRPr="008A4540" w:rsidR="004F1389" w:rsidTr="5FFAE9BA" w14:paraId="0DDB3180" w14:textId="77777777">
        <w:trPr>
          <w:trHeight w:val="74"/>
          <w:trPrChange w:author="Maria Jose Uribe Valdes" w:date="2025-04-15T21:07:24.75Z" w16du:dateUtc="2025-04-15T21:07:24.75Z" w:id="1776434504">
            <w:trPr>
              <w:trHeight w:val="74"/>
            </w:trPr>
          </w:trPrChange>
        </w:trPr>
        <w:tc>
          <w:tcPr>
            <w:tcW w:w="3150" w:type="dxa"/>
            <w:tcMar/>
            <w:tcPrChange w:author="Maria Jose Uribe Valdes" w:date="2025-04-15T21:07:29.482Z" w:id="66865202">
              <w:tcPr>
                <w:tcW w:w="2235" w:type="dxa"/>
                <w:tcMar/>
              </w:tcPr>
            </w:tcPrChange>
          </w:tcPr>
          <w:p w:rsidRPr="008A4540" w:rsidR="004F1389" w:rsidP="00DF42FC" w:rsidRDefault="00670F45" w14:paraId="029B4AED" w14:textId="77777777">
            <w:pPr>
              <w:rPr>
                <w:rFonts w:ascii="Arial Narrow" w:hAnsi="Arial Narrow"/>
                <w:sz w:val="20"/>
                <w:szCs w:val="20"/>
              </w:rPr>
            </w:pPr>
            <w:r w:rsidRPr="008A4540">
              <w:rPr>
                <w:rFonts w:ascii="Arial Narrow" w:hAnsi="Arial Narrow" w:cs="Arial"/>
                <w:b/>
                <w:bCs/>
                <w:sz w:val="20"/>
                <w:szCs w:val="20"/>
              </w:rPr>
              <w:t>406</w:t>
            </w:r>
          </w:p>
        </w:tc>
        <w:tc>
          <w:tcPr>
            <w:tcW w:w="6172" w:type="dxa"/>
            <w:tcMar/>
            <w:tcPrChange w:author="Maria Jose Uribe Valdes" w:date="2025-04-15T21:07:29.482Z" w:id="2045914342">
              <w:tcPr>
                <w:tcW w:w="7087" w:type="dxa"/>
                <w:tcMar/>
              </w:tcPr>
            </w:tcPrChange>
          </w:tcPr>
          <w:p w:rsidRPr="008A4540" w:rsidR="004F1389" w:rsidP="00DF42FC" w:rsidRDefault="00670F45" w14:paraId="1A962A23" w14:textId="77777777">
            <w:pPr>
              <w:jc w:val="both"/>
              <w:rPr>
                <w:rFonts w:ascii="Arial Narrow" w:hAnsi="Arial Narrow" w:cs="Arial"/>
                <w:sz w:val="20"/>
                <w:szCs w:val="20"/>
              </w:rPr>
            </w:pPr>
            <w:r w:rsidRPr="008A4540">
              <w:rPr>
                <w:rFonts w:ascii="Arial Narrow" w:hAnsi="Arial Narrow" w:cs="Arial"/>
                <w:b/>
                <w:bCs/>
                <w:sz w:val="20"/>
                <w:szCs w:val="20"/>
              </w:rPr>
              <w:t>MALVERSACIÓN DE CAUDALES PÚBLICOS.</w:t>
            </w:r>
          </w:p>
        </w:tc>
      </w:tr>
      <w:tr w:rsidRPr="008A4540" w:rsidR="004F1389" w:rsidTr="5FFAE9BA" w14:paraId="74543DB0" w14:textId="77777777">
        <w:trPr>
          <w:trHeight w:val="74"/>
          <w:trPrChange w:author="Maria Jose Uribe Valdes" w:date="2025-04-15T21:07:24.751Z" w16du:dateUtc="2025-04-15T21:07:24.751Z" w:id="1283337297">
            <w:trPr>
              <w:trHeight w:val="74"/>
            </w:trPr>
          </w:trPrChange>
        </w:trPr>
        <w:tc>
          <w:tcPr>
            <w:tcW w:w="3150" w:type="dxa"/>
            <w:tcMar/>
            <w:tcPrChange w:author="Maria Jose Uribe Valdes" w:date="2025-04-15T21:07:29.482Z" w:id="1512904532">
              <w:tcPr>
                <w:tcW w:w="2235" w:type="dxa"/>
                <w:tcMar/>
              </w:tcPr>
            </w:tcPrChange>
          </w:tcPr>
          <w:p w:rsidRPr="008A4540" w:rsidR="004F1389" w:rsidP="00DF42FC" w:rsidRDefault="004F1389" w14:paraId="2D06A922" w14:textId="77777777">
            <w:pPr>
              <w:rPr>
                <w:rFonts w:ascii="Arial Narrow" w:hAnsi="Arial Narrow"/>
                <w:sz w:val="20"/>
                <w:szCs w:val="20"/>
              </w:rPr>
            </w:pPr>
          </w:p>
        </w:tc>
        <w:tc>
          <w:tcPr>
            <w:tcW w:w="6172" w:type="dxa"/>
            <w:tcMar/>
            <w:tcPrChange w:author="Maria Jose Uribe Valdes" w:date="2025-04-15T21:07:29.482Z" w:id="550985754">
              <w:tcPr>
                <w:tcW w:w="7087" w:type="dxa"/>
                <w:tcMar/>
              </w:tcPr>
            </w:tcPrChange>
          </w:tcPr>
          <w:p w:rsidRPr="008A4540" w:rsidR="004F1389" w:rsidP="00DF42FC" w:rsidRDefault="00670F45" w14:paraId="73934894" w14:textId="149034F1">
            <w:pPr>
              <w:jc w:val="both"/>
              <w:rPr>
                <w:rFonts w:ascii="Arial Narrow" w:hAnsi="Arial Narrow" w:cs="Arial"/>
                <w:sz w:val="20"/>
                <w:szCs w:val="20"/>
              </w:rPr>
            </w:pPr>
            <w:r w:rsidRPr="008A4540">
              <w:rPr>
                <w:rFonts w:ascii="Arial Narrow" w:hAnsi="Arial Narrow" w:cs="Arial"/>
                <w:sz w:val="20"/>
                <w:szCs w:val="20"/>
              </w:rPr>
              <w:t>ARTS. 233,234</w:t>
            </w:r>
            <w:r w:rsidRPr="008A4540" w:rsidR="00EE58CD">
              <w:rPr>
                <w:rFonts w:ascii="Arial Narrow" w:hAnsi="Arial Narrow" w:cs="Arial"/>
                <w:sz w:val="20"/>
                <w:szCs w:val="20"/>
              </w:rPr>
              <w:t>,</w:t>
            </w:r>
            <w:r w:rsidRPr="008A4540">
              <w:rPr>
                <w:rFonts w:ascii="Arial Narrow" w:hAnsi="Arial Narrow" w:cs="Arial"/>
                <w:sz w:val="20"/>
                <w:szCs w:val="20"/>
              </w:rPr>
              <w:t xml:space="preserve"> 235</w:t>
            </w:r>
            <w:r w:rsidRPr="008A4540" w:rsidR="00EE58CD">
              <w:rPr>
                <w:rFonts w:ascii="Arial Narrow" w:hAnsi="Arial Narrow" w:cs="Arial"/>
                <w:sz w:val="20"/>
                <w:szCs w:val="20"/>
              </w:rPr>
              <w:t xml:space="preserve"> y 236</w:t>
            </w:r>
          </w:p>
        </w:tc>
      </w:tr>
      <w:tr w:rsidRPr="008A4540" w:rsidR="004F1389" w:rsidTr="5FFAE9BA" w14:paraId="6084D5B2" w14:textId="77777777">
        <w:trPr>
          <w:trHeight w:val="74"/>
          <w:trPrChange w:author="Maria Jose Uribe Valdes" w:date="2025-04-15T21:07:24.751Z" w16du:dateUtc="2025-04-15T21:07:24.751Z" w:id="798147386">
            <w:trPr>
              <w:trHeight w:val="74"/>
            </w:trPr>
          </w:trPrChange>
        </w:trPr>
        <w:tc>
          <w:tcPr>
            <w:tcW w:w="3150" w:type="dxa"/>
            <w:tcMar/>
            <w:tcPrChange w:author="Maria Jose Uribe Valdes" w:date="2025-04-15T21:07:29.482Z" w:id="1118036382">
              <w:tcPr>
                <w:tcW w:w="2235" w:type="dxa"/>
                <w:tcMar/>
              </w:tcPr>
            </w:tcPrChange>
          </w:tcPr>
          <w:p w:rsidRPr="008A4540" w:rsidR="004F1389" w:rsidP="00DF42FC" w:rsidRDefault="004F1389" w14:paraId="5ECF86BE" w14:textId="77777777">
            <w:pPr>
              <w:rPr>
                <w:rFonts w:ascii="Arial Narrow" w:hAnsi="Arial Narrow"/>
                <w:sz w:val="20"/>
                <w:szCs w:val="20"/>
              </w:rPr>
            </w:pPr>
          </w:p>
        </w:tc>
        <w:tc>
          <w:tcPr>
            <w:tcW w:w="6172" w:type="dxa"/>
            <w:tcMar/>
            <w:tcPrChange w:author="Maria Jose Uribe Valdes" w:date="2025-04-15T21:07:29.482Z" w:id="351527360">
              <w:tcPr>
                <w:tcW w:w="7087" w:type="dxa"/>
                <w:tcMar/>
              </w:tcPr>
            </w:tcPrChange>
          </w:tcPr>
          <w:p w:rsidRPr="008A4540" w:rsidR="004F1389" w:rsidP="00DF42FC" w:rsidRDefault="00670F45" w14:paraId="5A70FFF6" w14:textId="77777777">
            <w:pPr>
              <w:jc w:val="both"/>
              <w:rPr>
                <w:rFonts w:ascii="Arial Narrow" w:hAnsi="Arial Narrow" w:cs="Arial"/>
                <w:sz w:val="20"/>
                <w:szCs w:val="20"/>
              </w:rPr>
            </w:pPr>
            <w:r w:rsidRPr="008A4540">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rsidRPr="008A4540" w:rsidR="00670F45" w:rsidP="00C10DF6" w:rsidRDefault="00670F45" w14:paraId="224D00A4" w14:textId="30B61365">
            <w:pPr>
              <w:jc w:val="both"/>
              <w:rPr>
                <w:rFonts w:ascii="Arial Narrow" w:hAnsi="Arial Narrow" w:cs="Arial"/>
                <w:sz w:val="20"/>
                <w:szCs w:val="20"/>
              </w:rPr>
            </w:pPr>
            <w:r w:rsidRPr="008A4540">
              <w:rPr>
                <w:rFonts w:ascii="Arial Narrow" w:hAnsi="Arial Narrow" w:cs="Arial"/>
                <w:sz w:val="20"/>
                <w:szCs w:val="20"/>
              </w:rPr>
              <w:t xml:space="preserve">Distracción o uso ilegítimo de caudales públicos: empleado público que ocupe en su beneficio o </w:t>
            </w:r>
            <w:proofErr w:type="gramStart"/>
            <w:r w:rsidRPr="008A4540">
              <w:rPr>
                <w:rFonts w:ascii="Arial Narrow" w:hAnsi="Arial Narrow" w:cs="Arial"/>
                <w:sz w:val="20"/>
                <w:szCs w:val="20"/>
              </w:rPr>
              <w:t>ajeno caudales públicos</w:t>
            </w:r>
            <w:proofErr w:type="gramEnd"/>
            <w:r w:rsidRPr="008A4540">
              <w:rPr>
                <w:rFonts w:ascii="Arial Narrow" w:hAnsi="Arial Narrow" w:cs="Arial"/>
                <w:sz w:val="20"/>
                <w:szCs w:val="20"/>
              </w:rPr>
              <w:t>.</w:t>
            </w:r>
          </w:p>
          <w:p w:rsidRPr="008A4540" w:rsidR="00762F57" w:rsidP="00C10DF6" w:rsidRDefault="00EE58CD" w14:paraId="4DA2257C" w14:textId="5793C92C">
            <w:pPr>
              <w:jc w:val="both"/>
              <w:rPr>
                <w:rFonts w:ascii="Arial Narrow" w:hAnsi="Arial Narrow" w:cs="Arial"/>
                <w:sz w:val="20"/>
                <w:szCs w:val="20"/>
              </w:rPr>
            </w:pPr>
            <w:r w:rsidRPr="008A4540">
              <w:rPr>
                <w:rFonts w:ascii="Arial Narrow" w:hAnsi="Arial Narrow" w:cs="Arial"/>
                <w:sz w:val="20"/>
                <w:szCs w:val="20"/>
              </w:rPr>
              <w:t>Destinación de caudales públicos a fines públicos diferentes de los autorizados por la ley.</w:t>
            </w:r>
          </w:p>
        </w:tc>
      </w:tr>
      <w:tr w:rsidRPr="008A4540" w:rsidR="00C10DF6" w:rsidTr="5FFAE9BA" w14:paraId="19BD8FEE" w14:textId="77777777">
        <w:trPr>
          <w:trHeight w:val="74"/>
          <w:trPrChange w:author="Maria Jose Uribe Valdes" w:date="2025-04-15T21:07:24.751Z" w16du:dateUtc="2025-04-15T21:07:24.751Z" w:id="1644539680">
            <w:trPr>
              <w:trHeight w:val="74"/>
            </w:trPr>
          </w:trPrChange>
        </w:trPr>
        <w:tc>
          <w:tcPr>
            <w:tcW w:w="3150" w:type="dxa"/>
            <w:tcMar/>
            <w:tcPrChange w:author="Maria Jose Uribe Valdes" w:date="2025-04-15T21:07:29.482Z" w:id="349098846">
              <w:tcPr>
                <w:tcW w:w="2235" w:type="dxa"/>
                <w:tcMar/>
              </w:tcPr>
            </w:tcPrChange>
          </w:tcPr>
          <w:p w:rsidRPr="008A4540" w:rsidR="00C10DF6" w:rsidP="00DF42FC" w:rsidRDefault="00C10DF6" w14:paraId="62B49CB3" w14:textId="77777777">
            <w:pPr>
              <w:rPr>
                <w:rFonts w:ascii="Arial Narrow" w:hAnsi="Arial Narrow"/>
                <w:sz w:val="20"/>
                <w:szCs w:val="20"/>
              </w:rPr>
            </w:pPr>
          </w:p>
        </w:tc>
        <w:tc>
          <w:tcPr>
            <w:tcW w:w="6172" w:type="dxa"/>
            <w:tcMar/>
            <w:tcPrChange w:author="Maria Jose Uribe Valdes" w:date="2025-04-15T21:07:29.482Z" w:id="2014131252">
              <w:tcPr>
                <w:tcW w:w="7087" w:type="dxa"/>
                <w:tcMar/>
              </w:tcPr>
            </w:tcPrChange>
          </w:tcPr>
          <w:p w:rsidRPr="008A4540" w:rsidR="00C10DF6" w:rsidP="00DF42FC" w:rsidRDefault="00C10DF6" w14:paraId="45EC6A79" w14:textId="77777777">
            <w:pPr>
              <w:jc w:val="both"/>
              <w:rPr>
                <w:rFonts w:ascii="Arial Narrow" w:hAnsi="Arial Narrow" w:cs="Arial"/>
                <w:sz w:val="20"/>
                <w:szCs w:val="20"/>
              </w:rPr>
            </w:pPr>
          </w:p>
        </w:tc>
      </w:tr>
      <w:tr w:rsidRPr="008A4540" w:rsidR="00670F45" w:rsidTr="5FFAE9BA" w14:paraId="733D5774" w14:textId="77777777">
        <w:trPr>
          <w:trHeight w:val="74"/>
          <w:trPrChange w:author="Maria Jose Uribe Valdes" w:date="2025-04-15T21:07:24.752Z" w16du:dateUtc="2025-04-15T21:07:24.752Z" w:id="2077467121">
            <w:trPr>
              <w:trHeight w:val="74"/>
            </w:trPr>
          </w:trPrChange>
        </w:trPr>
        <w:tc>
          <w:tcPr>
            <w:tcW w:w="3150" w:type="dxa"/>
            <w:tcMar/>
            <w:tcPrChange w:author="Maria Jose Uribe Valdes" w:date="2025-04-15T21:07:29.482Z" w:id="1658849296">
              <w:tcPr>
                <w:tcW w:w="2235" w:type="dxa"/>
                <w:tcMar/>
              </w:tcPr>
            </w:tcPrChange>
          </w:tcPr>
          <w:p w:rsidRPr="008A4540" w:rsidR="00670F45" w:rsidP="00DF42FC" w:rsidRDefault="008311A9" w14:paraId="6306EAB9" w14:textId="77777777">
            <w:pPr>
              <w:rPr>
                <w:rFonts w:ascii="Arial Narrow" w:hAnsi="Arial Narrow"/>
                <w:sz w:val="20"/>
                <w:szCs w:val="20"/>
              </w:rPr>
            </w:pPr>
            <w:r w:rsidRPr="008A4540">
              <w:rPr>
                <w:rFonts w:ascii="Arial Narrow" w:hAnsi="Arial Narrow" w:cs="Arial"/>
                <w:b/>
                <w:bCs/>
                <w:sz w:val="20"/>
                <w:szCs w:val="20"/>
              </w:rPr>
              <w:t>408</w:t>
            </w:r>
          </w:p>
        </w:tc>
        <w:tc>
          <w:tcPr>
            <w:tcW w:w="6172" w:type="dxa"/>
            <w:tcMar/>
            <w:tcPrChange w:author="Maria Jose Uribe Valdes" w:date="2025-04-15T21:07:29.482Z" w:id="114260291">
              <w:tcPr>
                <w:tcW w:w="7087" w:type="dxa"/>
                <w:tcMar/>
              </w:tcPr>
            </w:tcPrChange>
          </w:tcPr>
          <w:p w:rsidRPr="008A4540" w:rsidR="00670F45" w:rsidP="00DF42FC" w:rsidRDefault="008311A9" w14:paraId="1B67ABFA" w14:textId="77777777">
            <w:pPr>
              <w:jc w:val="both"/>
              <w:rPr>
                <w:rFonts w:ascii="Arial Narrow" w:hAnsi="Arial Narrow" w:cs="Arial"/>
                <w:sz w:val="20"/>
                <w:szCs w:val="20"/>
              </w:rPr>
            </w:pPr>
            <w:r w:rsidRPr="008A4540">
              <w:rPr>
                <w:rFonts w:ascii="Arial Narrow" w:hAnsi="Arial Narrow" w:cs="Arial"/>
                <w:b/>
                <w:bCs/>
                <w:sz w:val="20"/>
                <w:szCs w:val="20"/>
              </w:rPr>
              <w:t>INFIDELIDAD EN LA CUSTODIA DE DOCUMENTOS.</w:t>
            </w:r>
          </w:p>
        </w:tc>
      </w:tr>
      <w:tr w:rsidRPr="008A4540" w:rsidR="00670F45" w:rsidTr="5FFAE9BA" w14:paraId="60A12047" w14:textId="77777777">
        <w:trPr>
          <w:trHeight w:val="74"/>
          <w:trPrChange w:author="Maria Jose Uribe Valdes" w:date="2025-04-15T21:07:24.752Z" w16du:dateUtc="2025-04-15T21:07:24.752Z" w:id="819920311">
            <w:trPr>
              <w:trHeight w:val="74"/>
            </w:trPr>
          </w:trPrChange>
        </w:trPr>
        <w:tc>
          <w:tcPr>
            <w:tcW w:w="3150" w:type="dxa"/>
            <w:tcMar/>
            <w:tcPrChange w:author="Maria Jose Uribe Valdes" w:date="2025-04-15T21:07:29.482Z" w:id="1787388956">
              <w:tcPr>
                <w:tcW w:w="2235" w:type="dxa"/>
                <w:tcMar/>
              </w:tcPr>
            </w:tcPrChange>
          </w:tcPr>
          <w:p w:rsidRPr="008A4540" w:rsidR="00670F45" w:rsidP="00DF42FC" w:rsidRDefault="00670F45" w14:paraId="135101D7" w14:textId="77777777">
            <w:pPr>
              <w:rPr>
                <w:rFonts w:ascii="Arial Narrow" w:hAnsi="Arial Narrow"/>
                <w:sz w:val="20"/>
                <w:szCs w:val="20"/>
              </w:rPr>
            </w:pPr>
          </w:p>
        </w:tc>
        <w:tc>
          <w:tcPr>
            <w:tcW w:w="6172" w:type="dxa"/>
            <w:tcMar/>
            <w:tcPrChange w:author="Maria Jose Uribe Valdes" w:date="2025-04-15T21:07:29.482Z" w:id="531716281">
              <w:tcPr>
                <w:tcW w:w="7087" w:type="dxa"/>
                <w:tcMar/>
              </w:tcPr>
            </w:tcPrChange>
          </w:tcPr>
          <w:p w:rsidRPr="008A4540" w:rsidR="00670F45" w:rsidP="007F5335" w:rsidRDefault="008311A9" w14:paraId="25C062F5" w14:textId="14283212">
            <w:pPr>
              <w:jc w:val="both"/>
              <w:rPr>
                <w:rFonts w:ascii="Arial Narrow" w:hAnsi="Arial Narrow" w:cs="Arial"/>
                <w:sz w:val="20"/>
                <w:szCs w:val="20"/>
              </w:rPr>
            </w:pPr>
            <w:r w:rsidRPr="008A4540">
              <w:rPr>
                <w:rFonts w:ascii="Arial Narrow" w:hAnsi="Arial Narrow" w:cs="Arial"/>
                <w:sz w:val="20"/>
                <w:szCs w:val="20"/>
              </w:rPr>
              <w:t>ART. 242</w:t>
            </w:r>
            <w:r w:rsidRPr="008A4540" w:rsidR="007F5335">
              <w:rPr>
                <w:rFonts w:ascii="Arial Narrow" w:hAnsi="Arial Narrow" w:cs="Arial"/>
                <w:sz w:val="20"/>
                <w:szCs w:val="20"/>
              </w:rPr>
              <w:t>, 243, 244</w:t>
            </w:r>
          </w:p>
        </w:tc>
      </w:tr>
      <w:tr w:rsidRPr="008A4540" w:rsidR="004F1389" w:rsidTr="5FFAE9BA" w14:paraId="3C8E9204" w14:textId="77777777">
        <w:trPr>
          <w:trHeight w:val="74"/>
          <w:trPrChange w:author="Maria Jose Uribe Valdes" w:date="2025-04-15T21:07:24.753Z" w16du:dateUtc="2025-04-15T21:07:24.753Z" w:id="1427051394">
            <w:trPr>
              <w:trHeight w:val="74"/>
            </w:trPr>
          </w:trPrChange>
        </w:trPr>
        <w:tc>
          <w:tcPr>
            <w:tcW w:w="3150" w:type="dxa"/>
            <w:tcMar/>
            <w:tcPrChange w:author="Maria Jose Uribe Valdes" w:date="2025-04-15T21:07:29.482Z" w:id="1175829433">
              <w:tcPr>
                <w:tcW w:w="2235" w:type="dxa"/>
                <w:tcMar/>
              </w:tcPr>
            </w:tcPrChange>
          </w:tcPr>
          <w:p w:rsidRPr="008A4540" w:rsidR="004F1389" w:rsidP="00DF42FC" w:rsidRDefault="004F1389" w14:paraId="20602461" w14:textId="77777777">
            <w:pPr>
              <w:rPr>
                <w:rFonts w:ascii="Arial Narrow" w:hAnsi="Arial Narrow"/>
                <w:sz w:val="20"/>
                <w:szCs w:val="20"/>
              </w:rPr>
            </w:pPr>
          </w:p>
        </w:tc>
        <w:tc>
          <w:tcPr>
            <w:tcW w:w="6172" w:type="dxa"/>
            <w:tcMar/>
            <w:tcPrChange w:author="Maria Jose Uribe Valdes" w:date="2025-04-15T21:07:29.483Z" w:id="325872647">
              <w:tcPr>
                <w:tcW w:w="7087" w:type="dxa"/>
                <w:tcMar/>
              </w:tcPr>
            </w:tcPrChange>
          </w:tcPr>
          <w:p w:rsidRPr="008A4540" w:rsidR="0098789F" w:rsidP="007F5335" w:rsidRDefault="008311A9" w14:paraId="41CBA53B" w14:textId="6515A119">
            <w:pPr>
              <w:jc w:val="both"/>
              <w:rPr>
                <w:rFonts w:ascii="Arial Narrow" w:hAnsi="Arial Narrow" w:cs="Arial"/>
                <w:sz w:val="20"/>
                <w:szCs w:val="20"/>
              </w:rPr>
            </w:pPr>
            <w:r w:rsidRPr="008A4540">
              <w:rPr>
                <w:rFonts w:ascii="Arial Narrow" w:hAnsi="Arial Narrow" w:cs="Arial"/>
                <w:sz w:val="20"/>
                <w:szCs w:val="20"/>
              </w:rPr>
              <w:t>Empleado público que no guardare fielmente los papeles y documentos que estén bajo su cargo</w:t>
            </w:r>
            <w:r w:rsidRPr="008A4540" w:rsidR="0098789F">
              <w:rPr>
                <w:rFonts w:ascii="Arial Narrow" w:hAnsi="Arial Narrow" w:cs="Calibri"/>
                <w:color w:val="000000"/>
                <w:sz w:val="20"/>
                <w:szCs w:val="20"/>
              </w:rPr>
              <w:t>, que sustraiga o destruya documentos o papeles, quebrante los sellos o consienta en su quebrantamiento, abriere o consintiere que se abran, sin la autorización competente.</w:t>
            </w:r>
          </w:p>
        </w:tc>
      </w:tr>
      <w:tr w:rsidRPr="008A4540" w:rsidR="00C10DF6" w:rsidTr="5FFAE9BA" w14:paraId="6A23B68B" w14:textId="77777777">
        <w:trPr>
          <w:trHeight w:val="74"/>
          <w:trPrChange w:author="Maria Jose Uribe Valdes" w:date="2025-04-15T21:07:24.753Z" w16du:dateUtc="2025-04-15T21:07:24.753Z" w:id="191196040">
            <w:trPr>
              <w:trHeight w:val="74"/>
            </w:trPr>
          </w:trPrChange>
        </w:trPr>
        <w:tc>
          <w:tcPr>
            <w:tcW w:w="3150" w:type="dxa"/>
            <w:tcMar/>
            <w:tcPrChange w:author="Maria Jose Uribe Valdes" w:date="2025-04-15T21:07:29.483Z" w:id="1967304445">
              <w:tcPr>
                <w:tcW w:w="2235" w:type="dxa"/>
                <w:tcMar/>
              </w:tcPr>
            </w:tcPrChange>
          </w:tcPr>
          <w:p w:rsidRPr="008A4540" w:rsidR="00C10DF6" w:rsidP="00DF42FC" w:rsidRDefault="00C10DF6" w14:paraId="6530AD8A" w14:textId="77777777">
            <w:pPr>
              <w:rPr>
                <w:rFonts w:ascii="Arial Narrow" w:hAnsi="Arial Narrow"/>
                <w:sz w:val="20"/>
                <w:szCs w:val="20"/>
              </w:rPr>
            </w:pPr>
          </w:p>
        </w:tc>
        <w:tc>
          <w:tcPr>
            <w:tcW w:w="6172" w:type="dxa"/>
            <w:tcMar/>
            <w:tcPrChange w:author="Maria Jose Uribe Valdes" w:date="2025-04-15T21:07:29.483Z" w:id="449398455">
              <w:tcPr>
                <w:tcW w:w="7087" w:type="dxa"/>
                <w:tcMar/>
              </w:tcPr>
            </w:tcPrChange>
          </w:tcPr>
          <w:p w:rsidRPr="008A4540" w:rsidR="00C10DF6" w:rsidP="00C10DF6" w:rsidRDefault="00C10DF6" w14:paraId="177E7A3A" w14:textId="77777777">
            <w:pPr>
              <w:jc w:val="both"/>
              <w:rPr>
                <w:rFonts w:ascii="Arial Narrow" w:hAnsi="Arial Narrow" w:cs="Arial"/>
                <w:sz w:val="20"/>
                <w:szCs w:val="20"/>
              </w:rPr>
            </w:pPr>
          </w:p>
        </w:tc>
      </w:tr>
      <w:tr w:rsidRPr="008A4540" w:rsidR="004F1389" w:rsidTr="5FFAE9BA" w14:paraId="2FBF1AF8" w14:textId="77777777">
        <w:trPr>
          <w:trHeight w:val="74"/>
          <w:trPrChange w:author="Maria Jose Uribe Valdes" w:date="2025-04-15T21:07:24.754Z" w16du:dateUtc="2025-04-15T21:07:24.754Z" w:id="2087706116">
            <w:trPr>
              <w:trHeight w:val="74"/>
            </w:trPr>
          </w:trPrChange>
        </w:trPr>
        <w:tc>
          <w:tcPr>
            <w:tcW w:w="3150" w:type="dxa"/>
            <w:tcMar/>
            <w:tcPrChange w:author="Maria Jose Uribe Valdes" w:date="2025-04-15T21:07:29.483Z" w:id="1047835207">
              <w:tcPr>
                <w:tcW w:w="2235" w:type="dxa"/>
                <w:tcMar/>
              </w:tcPr>
            </w:tcPrChange>
          </w:tcPr>
          <w:p w:rsidRPr="008A4540" w:rsidR="004F1389" w:rsidP="00DF42FC" w:rsidRDefault="00674DAE" w14:paraId="4484652A" w14:textId="77777777">
            <w:pPr>
              <w:rPr>
                <w:rFonts w:ascii="Arial Narrow" w:hAnsi="Arial Narrow"/>
                <w:sz w:val="20"/>
                <w:szCs w:val="20"/>
              </w:rPr>
            </w:pPr>
            <w:r w:rsidRPr="008A4540">
              <w:rPr>
                <w:rFonts w:ascii="Arial Narrow" w:hAnsi="Arial Narrow" w:cs="Arial"/>
                <w:b/>
                <w:bCs/>
                <w:sz w:val="20"/>
                <w:szCs w:val="20"/>
              </w:rPr>
              <w:t>409</w:t>
            </w:r>
          </w:p>
        </w:tc>
        <w:tc>
          <w:tcPr>
            <w:tcW w:w="6172" w:type="dxa"/>
            <w:tcMar/>
            <w:tcPrChange w:author="Maria Jose Uribe Valdes" w:date="2025-04-15T21:07:29.483Z" w:id="1785038917">
              <w:tcPr>
                <w:tcW w:w="7087" w:type="dxa"/>
                <w:tcMar/>
              </w:tcPr>
            </w:tcPrChange>
          </w:tcPr>
          <w:p w:rsidRPr="008A4540" w:rsidR="004F1389" w:rsidP="008311A9" w:rsidRDefault="00674DAE" w14:paraId="2629E190" w14:textId="77777777">
            <w:pPr>
              <w:rPr>
                <w:rFonts w:ascii="Arial Narrow" w:hAnsi="Arial Narrow" w:cs="Arial"/>
                <w:sz w:val="20"/>
                <w:szCs w:val="20"/>
              </w:rPr>
            </w:pPr>
            <w:r w:rsidRPr="008A4540">
              <w:rPr>
                <w:rFonts w:ascii="Arial Narrow" w:hAnsi="Arial Narrow" w:cs="Arial"/>
                <w:b/>
                <w:bCs/>
                <w:sz w:val="20"/>
                <w:szCs w:val="20"/>
              </w:rPr>
              <w:t>VIOLACIÓN DE SECRETOS.</w:t>
            </w:r>
          </w:p>
        </w:tc>
      </w:tr>
      <w:tr w:rsidRPr="008A4540" w:rsidR="004F1389" w:rsidTr="5FFAE9BA" w14:paraId="3B60DF91" w14:textId="77777777">
        <w:trPr>
          <w:trHeight w:val="74"/>
          <w:trPrChange w:author="Maria Jose Uribe Valdes" w:date="2025-04-15T21:07:24.754Z" w16du:dateUtc="2025-04-15T21:07:24.754Z" w:id="1642248644">
            <w:trPr>
              <w:trHeight w:val="74"/>
            </w:trPr>
          </w:trPrChange>
        </w:trPr>
        <w:tc>
          <w:tcPr>
            <w:tcW w:w="3150" w:type="dxa"/>
            <w:tcMar/>
            <w:tcPrChange w:author="Maria Jose Uribe Valdes" w:date="2025-04-15T21:07:29.483Z" w:id="253565498">
              <w:tcPr>
                <w:tcW w:w="2235" w:type="dxa"/>
                <w:tcMar/>
              </w:tcPr>
            </w:tcPrChange>
          </w:tcPr>
          <w:p w:rsidRPr="008A4540" w:rsidR="004F1389" w:rsidP="00DF42FC" w:rsidRDefault="004F1389" w14:paraId="517A64C6" w14:textId="77777777">
            <w:pPr>
              <w:rPr>
                <w:rFonts w:ascii="Arial Narrow" w:hAnsi="Arial Narrow"/>
                <w:sz w:val="20"/>
                <w:szCs w:val="20"/>
              </w:rPr>
            </w:pPr>
          </w:p>
        </w:tc>
        <w:tc>
          <w:tcPr>
            <w:tcW w:w="6172" w:type="dxa"/>
            <w:tcMar/>
            <w:tcPrChange w:author="Maria Jose Uribe Valdes" w:date="2025-04-15T21:07:29.483Z" w:id="1173227279">
              <w:tcPr>
                <w:tcW w:w="7087" w:type="dxa"/>
                <w:tcMar/>
              </w:tcPr>
            </w:tcPrChange>
          </w:tcPr>
          <w:p w:rsidRPr="008A4540" w:rsidR="003C7CB8" w:rsidP="003C7CB8" w:rsidRDefault="003C7CB8" w14:paraId="5F78E11C" w14:textId="40BFF75B">
            <w:pPr>
              <w:jc w:val="both"/>
              <w:rPr>
                <w:rFonts w:ascii="Arial Narrow" w:hAnsi="Arial Narrow" w:cs="Arial"/>
                <w:sz w:val="20"/>
                <w:szCs w:val="20"/>
              </w:rPr>
            </w:pPr>
            <w:r w:rsidRPr="008A4540">
              <w:rPr>
                <w:rFonts w:ascii="Arial Narrow" w:hAnsi="Arial Narrow" w:cs="Arial"/>
                <w:sz w:val="20"/>
                <w:szCs w:val="20"/>
              </w:rPr>
              <w:t xml:space="preserve">ART. 246, 246 </w:t>
            </w:r>
            <w:proofErr w:type="gramStart"/>
            <w:r w:rsidRPr="008A4540">
              <w:rPr>
                <w:rFonts w:ascii="Arial Narrow" w:hAnsi="Arial Narrow" w:cs="Arial"/>
                <w:sz w:val="20"/>
                <w:szCs w:val="20"/>
              </w:rPr>
              <w:t>BIS,  247</w:t>
            </w:r>
            <w:proofErr w:type="gramEnd"/>
            <w:r w:rsidRPr="008A4540">
              <w:rPr>
                <w:rFonts w:ascii="Arial Narrow" w:hAnsi="Arial Narrow" w:cs="Arial"/>
                <w:sz w:val="20"/>
                <w:szCs w:val="20"/>
              </w:rPr>
              <w:t xml:space="preserve"> Y 247 BIS </w:t>
            </w:r>
          </w:p>
        </w:tc>
      </w:tr>
      <w:tr w:rsidRPr="008A4540" w:rsidR="004F1389" w:rsidTr="5FFAE9BA" w14:paraId="4035D937" w14:textId="77777777">
        <w:trPr>
          <w:trHeight w:val="74"/>
          <w:trPrChange w:author="Maria Jose Uribe Valdes" w:date="2025-04-15T21:07:24.755Z" w16du:dateUtc="2025-04-15T21:07:24.755Z" w:id="497842134">
            <w:trPr>
              <w:trHeight w:val="74"/>
            </w:trPr>
          </w:trPrChange>
        </w:trPr>
        <w:tc>
          <w:tcPr>
            <w:tcW w:w="3150" w:type="dxa"/>
            <w:tcMar/>
            <w:tcPrChange w:author="Maria Jose Uribe Valdes" w:date="2025-04-15T21:07:29.483Z" w:id="2097586927">
              <w:tcPr>
                <w:tcW w:w="2235" w:type="dxa"/>
                <w:tcMar/>
              </w:tcPr>
            </w:tcPrChange>
          </w:tcPr>
          <w:p w:rsidRPr="008A4540" w:rsidR="004F1389" w:rsidP="00DF42FC" w:rsidRDefault="004F1389" w14:paraId="0E6D82D7" w14:textId="77777777">
            <w:pPr>
              <w:rPr>
                <w:rFonts w:ascii="Arial Narrow" w:hAnsi="Arial Narrow"/>
                <w:sz w:val="20"/>
                <w:szCs w:val="20"/>
              </w:rPr>
            </w:pPr>
          </w:p>
        </w:tc>
        <w:tc>
          <w:tcPr>
            <w:tcW w:w="6172" w:type="dxa"/>
            <w:tcMar/>
            <w:tcPrChange w:author="Maria Jose Uribe Valdes" w:date="2025-04-15T21:07:29.483Z" w:id="1282876072">
              <w:tcPr>
                <w:tcW w:w="7087" w:type="dxa"/>
                <w:tcMar/>
              </w:tcPr>
            </w:tcPrChange>
          </w:tcPr>
          <w:p w:rsidRPr="008A4540" w:rsidR="00252E21" w:rsidP="00252E21" w:rsidRDefault="00252E21" w14:paraId="719DA87E" w14:textId="03373A40">
            <w:pPr>
              <w:jc w:val="both"/>
              <w:rPr>
                <w:rFonts w:ascii="Arial Narrow" w:hAnsi="Arial Narrow" w:cs="Arial"/>
                <w:sz w:val="20"/>
                <w:szCs w:val="20"/>
              </w:rPr>
            </w:pPr>
            <w:r w:rsidRPr="008A4540">
              <w:rPr>
                <w:rFonts w:ascii="Arial Narrow" w:hAnsi="Arial Narrow" w:cs="Arial"/>
                <w:sz w:val="20"/>
                <w:szCs w:val="20"/>
              </w:rPr>
              <w:t xml:space="preserve">Sanciona al empleado público que revelare los secretos de que tenga conocimiento por razón de su oficio o entregare indebidamente papeles o copia de papeles que tenga a su cargo y no deban ser publicados; indebidamente anticipare en cualquier forma el conocimiento de documentos, actos o papeles que tenga a su cargo y que deban ser publicados; </w:t>
            </w:r>
          </w:p>
          <w:p w:rsidRPr="008A4540" w:rsidR="00252E21" w:rsidP="00252E21" w:rsidRDefault="00252E21" w14:paraId="4855E781" w14:textId="77777777">
            <w:pPr>
              <w:jc w:val="both"/>
              <w:rPr>
                <w:rFonts w:ascii="Arial Narrow" w:hAnsi="Arial Narrow" w:cs="Arial"/>
                <w:sz w:val="20"/>
                <w:szCs w:val="20"/>
              </w:rPr>
            </w:pPr>
            <w:r w:rsidRPr="008A4540">
              <w:rPr>
                <w:rFonts w:ascii="Arial Narrow" w:hAnsi="Arial Narrow" w:cs="Arial"/>
                <w:sz w:val="20"/>
                <w:szCs w:val="20"/>
              </w:rPr>
              <w:t xml:space="preserve">Asimismo, sanciona al funcionario público que revelare o consintiere que otro tomare conocimiento de uno o más hechos ventilados en un procedimiento judicial o administrativo sancionatorio o disciplinario en el cual le hubiere correspondido intervenir bajo un deber de reserva. </w:t>
            </w:r>
          </w:p>
          <w:p w:rsidRPr="008A4540" w:rsidR="00252E21" w:rsidP="00252E21" w:rsidRDefault="00252E21" w14:paraId="229F11E9" w14:textId="77777777">
            <w:pPr>
              <w:jc w:val="both"/>
              <w:rPr>
                <w:rFonts w:ascii="Arial Narrow" w:hAnsi="Arial Narrow" w:cs="Arial"/>
                <w:sz w:val="20"/>
                <w:szCs w:val="20"/>
              </w:rPr>
            </w:pPr>
            <w:r w:rsidRPr="008A4540">
              <w:rPr>
                <w:rFonts w:ascii="Arial Narrow" w:hAnsi="Arial Narrow" w:cs="Arial"/>
                <w:sz w:val="20"/>
                <w:szCs w:val="20"/>
              </w:rPr>
              <w:lastRenderedPageBreak/>
              <w:t xml:space="preserve">Empleado público que descubriere los secretos de un particular con perjuicio de éste y que conociera por razón de su cargo. </w:t>
            </w:r>
          </w:p>
          <w:p w:rsidRPr="008A4540" w:rsidR="00252E21" w:rsidP="00252E21" w:rsidRDefault="00252E21" w14:paraId="4B7EED83" w14:textId="77777777">
            <w:pPr>
              <w:jc w:val="both"/>
              <w:rPr>
                <w:rFonts w:ascii="Arial Narrow" w:hAnsi="Arial Narrow" w:cs="Arial"/>
                <w:sz w:val="20"/>
                <w:szCs w:val="20"/>
              </w:rPr>
            </w:pPr>
            <w:r w:rsidRPr="008A4540">
              <w:rPr>
                <w:rFonts w:ascii="Arial Narrow" w:hAnsi="Arial Narrow" w:cs="Arial"/>
                <w:sz w:val="20"/>
                <w:szCs w:val="20"/>
              </w:rPr>
              <w:t xml:space="preserve">Profesionales o particulares que violen secretos confiados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profesión o cargo.</w:t>
            </w:r>
          </w:p>
          <w:p w:rsidRPr="008A4540" w:rsidR="00252E21" w:rsidP="00252E21" w:rsidRDefault="00252E21" w14:paraId="5F6A9A92" w14:textId="77777777">
            <w:pPr>
              <w:jc w:val="both"/>
              <w:rPr>
                <w:rFonts w:ascii="Arial Narrow" w:hAnsi="Arial Narrow" w:cs="Arial"/>
                <w:sz w:val="20"/>
                <w:szCs w:val="20"/>
              </w:rPr>
            </w:pPr>
            <w:r w:rsidRPr="008A4540">
              <w:rPr>
                <w:rFonts w:ascii="Arial Narrow" w:hAnsi="Arial Narrow" w:cs="Arial"/>
                <w:sz w:val="20"/>
                <w:szCs w:val="20"/>
              </w:rPr>
              <w:t xml:space="preserve">El empleado público que, haciendo uso de un secreto o información concreta reservada, de que tenga conocimiento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obtuviere un beneficio económico para sí o para un tercero.</w:t>
            </w:r>
          </w:p>
          <w:p w:rsidRPr="008A4540" w:rsidR="00F21023" w:rsidP="002435F9" w:rsidRDefault="00252E21" w14:paraId="4E4ECDB1" w14:textId="06DEBA39">
            <w:pPr>
              <w:jc w:val="both"/>
              <w:rPr>
                <w:rFonts w:ascii="Arial Narrow" w:hAnsi="Arial Narrow" w:cs="Arial"/>
                <w:sz w:val="20"/>
                <w:szCs w:val="20"/>
              </w:rPr>
            </w:pPr>
            <w:r w:rsidRPr="008A4540">
              <w:rPr>
                <w:rFonts w:ascii="Arial Narrow" w:hAnsi="Arial Narrow" w:cs="Arial"/>
                <w:sz w:val="20"/>
                <w:szCs w:val="20"/>
              </w:rPr>
              <w:t>Los que, ejerciendo alguna de las profesiones que requieren título, obtuvieren un beneficio económico para sí o para un tercero haciendo uso de los secretos que por razón de su profesión se les hubiere confiado</w:t>
            </w:r>
            <w:r w:rsidRPr="008A4540" w:rsidR="00031C0B">
              <w:rPr>
                <w:rFonts w:ascii="Arial Narrow" w:hAnsi="Arial Narrow" w:cs="Arial"/>
                <w:sz w:val="20"/>
                <w:szCs w:val="20"/>
              </w:rPr>
              <w:t>.</w:t>
            </w:r>
          </w:p>
        </w:tc>
      </w:tr>
      <w:tr w:rsidRPr="008A4540" w:rsidR="00C10DF6" w:rsidTr="5FFAE9BA" w14:paraId="65F05602" w14:textId="77777777">
        <w:trPr>
          <w:trHeight w:val="74"/>
          <w:trPrChange w:author="Maria Jose Uribe Valdes" w:date="2025-04-15T21:07:24.755Z" w16du:dateUtc="2025-04-15T21:07:24.755Z" w:id="2006675009">
            <w:trPr>
              <w:trHeight w:val="74"/>
            </w:trPr>
          </w:trPrChange>
        </w:trPr>
        <w:tc>
          <w:tcPr>
            <w:tcW w:w="3150" w:type="dxa"/>
            <w:tcMar/>
            <w:tcPrChange w:author="Maria Jose Uribe Valdes" w:date="2025-04-15T21:07:29.483Z" w:id="607405621">
              <w:tcPr>
                <w:tcW w:w="2235" w:type="dxa"/>
                <w:tcMar/>
              </w:tcPr>
            </w:tcPrChange>
          </w:tcPr>
          <w:p w:rsidRPr="008A4540" w:rsidR="00C10DF6" w:rsidP="00DF42FC" w:rsidRDefault="00C10DF6" w14:paraId="5D718AF0" w14:textId="77777777">
            <w:pPr>
              <w:rPr>
                <w:rFonts w:ascii="Arial Narrow" w:hAnsi="Arial Narrow"/>
                <w:sz w:val="20"/>
                <w:szCs w:val="20"/>
              </w:rPr>
            </w:pPr>
          </w:p>
        </w:tc>
        <w:tc>
          <w:tcPr>
            <w:tcW w:w="6172" w:type="dxa"/>
            <w:tcMar/>
            <w:tcPrChange w:author="Maria Jose Uribe Valdes" w:date="2025-04-15T21:07:29.483Z" w:id="1882750760">
              <w:tcPr>
                <w:tcW w:w="7087" w:type="dxa"/>
                <w:tcMar/>
              </w:tcPr>
            </w:tcPrChange>
          </w:tcPr>
          <w:p w:rsidRPr="008A4540" w:rsidR="00C10DF6" w:rsidP="00C10DF6" w:rsidRDefault="00C10DF6" w14:paraId="67EC0E60" w14:textId="77777777">
            <w:pPr>
              <w:jc w:val="both"/>
              <w:rPr>
                <w:rFonts w:ascii="Arial Narrow" w:hAnsi="Arial Narrow" w:cs="Arial"/>
                <w:sz w:val="20"/>
                <w:szCs w:val="20"/>
              </w:rPr>
            </w:pPr>
          </w:p>
        </w:tc>
      </w:tr>
      <w:tr w:rsidRPr="008A4540" w:rsidR="00674DAE" w:rsidTr="5FFAE9BA" w14:paraId="54D6E9A8" w14:textId="77777777">
        <w:trPr>
          <w:trHeight w:val="74"/>
          <w:trPrChange w:author="Maria Jose Uribe Valdes" w:date="2025-04-15T21:07:24.755Z" w16du:dateUtc="2025-04-15T21:07:24.755Z" w:id="1287122884">
            <w:trPr>
              <w:trHeight w:val="74"/>
            </w:trPr>
          </w:trPrChange>
        </w:trPr>
        <w:tc>
          <w:tcPr>
            <w:tcW w:w="3150" w:type="dxa"/>
            <w:tcMar/>
            <w:tcPrChange w:author="Maria Jose Uribe Valdes" w:date="2025-04-15T21:07:29.483Z" w:id="210700354">
              <w:tcPr>
                <w:tcW w:w="2235" w:type="dxa"/>
                <w:tcMar/>
              </w:tcPr>
            </w:tcPrChange>
          </w:tcPr>
          <w:p w:rsidRPr="008A4540" w:rsidR="00674DAE" w:rsidP="00674DAE" w:rsidRDefault="00674DAE" w14:paraId="6CDAEB9E" w14:textId="77777777">
            <w:pPr>
              <w:rPr>
                <w:rFonts w:ascii="Arial Narrow" w:hAnsi="Arial Narrow"/>
                <w:sz w:val="20"/>
                <w:szCs w:val="20"/>
              </w:rPr>
            </w:pPr>
            <w:r w:rsidRPr="008A4540">
              <w:rPr>
                <w:rFonts w:ascii="Arial Narrow" w:hAnsi="Arial Narrow" w:cs="Arial"/>
                <w:b/>
                <w:bCs/>
                <w:sz w:val="20"/>
                <w:szCs w:val="20"/>
              </w:rPr>
              <w:t>410</w:t>
            </w:r>
          </w:p>
        </w:tc>
        <w:tc>
          <w:tcPr>
            <w:tcW w:w="6172" w:type="dxa"/>
            <w:tcMar/>
            <w:tcPrChange w:author="Maria Jose Uribe Valdes" w:date="2025-04-15T21:07:29.483Z" w:id="1816289125">
              <w:tcPr>
                <w:tcW w:w="7087" w:type="dxa"/>
                <w:tcMar/>
              </w:tcPr>
            </w:tcPrChange>
          </w:tcPr>
          <w:p w:rsidRPr="008A4540" w:rsidR="00674DAE" w:rsidP="00674DAE" w:rsidRDefault="00674DAE" w14:paraId="258E0808" w14:textId="77777777">
            <w:pPr>
              <w:rPr>
                <w:rFonts w:ascii="Arial Narrow" w:hAnsi="Arial Narrow" w:cs="Arial"/>
                <w:sz w:val="20"/>
                <w:szCs w:val="20"/>
              </w:rPr>
            </w:pPr>
            <w:r w:rsidRPr="008A4540">
              <w:rPr>
                <w:rFonts w:ascii="Arial Narrow" w:hAnsi="Arial Narrow" w:cs="Arial"/>
                <w:b/>
                <w:bCs/>
                <w:sz w:val="20"/>
                <w:szCs w:val="20"/>
              </w:rPr>
              <w:t>COHECHO COMETIDO POR EMPLEADO PÚBLICO.</w:t>
            </w:r>
          </w:p>
        </w:tc>
      </w:tr>
      <w:tr w:rsidRPr="008A4540" w:rsidR="00674DAE" w:rsidTr="5FFAE9BA" w14:paraId="32E3DD53" w14:textId="77777777">
        <w:trPr>
          <w:trHeight w:val="74"/>
          <w:trPrChange w:author="Maria Jose Uribe Valdes" w:date="2025-04-15T21:07:24.756Z" w16du:dateUtc="2025-04-15T21:07:24.756Z" w:id="1482881856">
            <w:trPr>
              <w:trHeight w:val="74"/>
            </w:trPr>
          </w:trPrChange>
        </w:trPr>
        <w:tc>
          <w:tcPr>
            <w:tcW w:w="3150" w:type="dxa"/>
            <w:tcMar/>
            <w:tcPrChange w:author="Maria Jose Uribe Valdes" w:date="2025-04-15T21:07:29.483Z" w:id="978296638">
              <w:tcPr>
                <w:tcW w:w="2235" w:type="dxa"/>
                <w:tcMar/>
              </w:tcPr>
            </w:tcPrChange>
          </w:tcPr>
          <w:p w:rsidRPr="008A4540" w:rsidR="00674DAE" w:rsidP="00674DAE" w:rsidRDefault="00674DAE" w14:paraId="53CEA833" w14:textId="77777777">
            <w:pPr>
              <w:rPr>
                <w:rFonts w:ascii="Arial Narrow" w:hAnsi="Arial Narrow"/>
                <w:sz w:val="20"/>
                <w:szCs w:val="20"/>
              </w:rPr>
            </w:pPr>
          </w:p>
        </w:tc>
        <w:tc>
          <w:tcPr>
            <w:tcW w:w="6172" w:type="dxa"/>
            <w:tcMar/>
            <w:tcPrChange w:author="Maria Jose Uribe Valdes" w:date="2025-04-15T21:07:29.483Z" w:id="1797298710">
              <w:tcPr>
                <w:tcW w:w="7087" w:type="dxa"/>
                <w:tcMar/>
              </w:tcPr>
            </w:tcPrChange>
          </w:tcPr>
          <w:p w:rsidRPr="008A4540" w:rsidR="00674DAE" w:rsidP="00674DAE" w:rsidRDefault="00674DAE" w14:paraId="3A178205" w14:textId="77777777">
            <w:pPr>
              <w:jc w:val="both"/>
              <w:rPr>
                <w:rFonts w:ascii="Arial Narrow" w:hAnsi="Arial Narrow" w:cs="Arial"/>
                <w:sz w:val="20"/>
                <w:szCs w:val="20"/>
              </w:rPr>
            </w:pPr>
            <w:r w:rsidRPr="008A4540">
              <w:rPr>
                <w:rFonts w:ascii="Arial Narrow" w:hAnsi="Arial Narrow" w:cs="Arial"/>
                <w:sz w:val="20"/>
                <w:szCs w:val="20"/>
              </w:rPr>
              <w:t>ART 248, 248 BIS Y 249.</w:t>
            </w:r>
          </w:p>
        </w:tc>
      </w:tr>
      <w:tr w:rsidRPr="008A4540" w:rsidR="00674DAE" w:rsidTr="5FFAE9BA" w14:paraId="36893975" w14:textId="77777777">
        <w:trPr>
          <w:trHeight w:val="74"/>
          <w:trPrChange w:author="Maria Jose Uribe Valdes" w:date="2025-04-15T21:07:24.756Z" w16du:dateUtc="2025-04-15T21:07:24.756Z" w:id="1454462511">
            <w:trPr>
              <w:trHeight w:val="74"/>
            </w:trPr>
          </w:trPrChange>
        </w:trPr>
        <w:tc>
          <w:tcPr>
            <w:tcW w:w="3150" w:type="dxa"/>
            <w:tcMar/>
            <w:tcPrChange w:author="Maria Jose Uribe Valdes" w:date="2025-04-15T21:07:29.483Z" w:id="1597099274">
              <w:tcPr>
                <w:tcW w:w="2235" w:type="dxa"/>
                <w:tcMar/>
              </w:tcPr>
            </w:tcPrChange>
          </w:tcPr>
          <w:p w:rsidRPr="008A4540" w:rsidR="00674DAE" w:rsidP="00674DAE" w:rsidRDefault="00674DAE" w14:paraId="6AAE7505" w14:textId="77777777">
            <w:pPr>
              <w:rPr>
                <w:rFonts w:ascii="Arial Narrow" w:hAnsi="Arial Narrow"/>
                <w:sz w:val="20"/>
                <w:szCs w:val="20"/>
              </w:rPr>
            </w:pPr>
          </w:p>
        </w:tc>
        <w:tc>
          <w:tcPr>
            <w:tcW w:w="6172" w:type="dxa"/>
            <w:tcMar/>
            <w:tcPrChange w:author="Maria Jose Uribe Valdes" w:date="2025-04-15T21:07:29.483Z" w:id="424155884">
              <w:tcPr>
                <w:tcW w:w="7087" w:type="dxa"/>
                <w:tcMar/>
              </w:tcPr>
            </w:tcPrChange>
          </w:tcPr>
          <w:p w:rsidRPr="008A4540" w:rsidR="00674DAE" w:rsidP="00C10DF6" w:rsidRDefault="00674DAE" w14:paraId="4EE8080A" w14:textId="50208276">
            <w:pPr>
              <w:jc w:val="both"/>
              <w:rPr>
                <w:rFonts w:ascii="Arial Narrow" w:hAnsi="Arial Narrow" w:cs="Arial"/>
                <w:sz w:val="20"/>
                <w:szCs w:val="20"/>
              </w:rPr>
            </w:pPr>
            <w:r w:rsidRPr="008A4540">
              <w:rPr>
                <w:rFonts w:ascii="Arial Narrow" w:hAnsi="Arial Narrow" w:cs="Arial"/>
                <w:sz w:val="20"/>
                <w:szCs w:val="20"/>
              </w:rPr>
              <w:t xml:space="preserve">Sanciona al empleado público que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solicitare o aceptare un beneficio económico o de otra naturaleza al que no tiene derecho, para sí o un tercero. Así como, el empleado público que solicitare o aceptare recibir mayores derechos de los que le corresponden, o un beneficio económico o de otra naturaleza, para sí o terceros para ejecutar u omitir, o por haber ejecutado u omitido, un acto propio de su cargo, o para ejecutar o por haber ejecutado un acto con infracción a sus deberes, o para cometer crímenes y/o simples delitos en el desempeño de su cargo.</w:t>
            </w:r>
          </w:p>
        </w:tc>
      </w:tr>
      <w:tr w:rsidRPr="008A4540" w:rsidR="00C10DF6" w:rsidTr="5FFAE9BA" w14:paraId="5823D2E9" w14:textId="77777777">
        <w:trPr>
          <w:trHeight w:val="74"/>
          <w:trPrChange w:author="Maria Jose Uribe Valdes" w:date="2025-04-15T21:07:24.757Z" w16du:dateUtc="2025-04-15T21:07:24.757Z" w:id="437346841">
            <w:trPr>
              <w:trHeight w:val="74"/>
            </w:trPr>
          </w:trPrChange>
        </w:trPr>
        <w:tc>
          <w:tcPr>
            <w:tcW w:w="3150" w:type="dxa"/>
            <w:tcMar/>
            <w:tcPrChange w:author="Maria Jose Uribe Valdes" w:date="2025-04-15T21:07:29.483Z" w:id="1034491612">
              <w:tcPr>
                <w:tcW w:w="2235" w:type="dxa"/>
                <w:tcMar/>
              </w:tcPr>
            </w:tcPrChange>
          </w:tcPr>
          <w:p w:rsidRPr="008A4540" w:rsidR="00C10DF6" w:rsidP="00674DAE" w:rsidRDefault="00C10DF6" w14:paraId="08D47B57" w14:textId="77777777">
            <w:pPr>
              <w:rPr>
                <w:rFonts w:ascii="Arial Narrow" w:hAnsi="Arial Narrow"/>
                <w:sz w:val="20"/>
                <w:szCs w:val="20"/>
              </w:rPr>
            </w:pPr>
          </w:p>
        </w:tc>
        <w:tc>
          <w:tcPr>
            <w:tcW w:w="6172" w:type="dxa"/>
            <w:tcMar/>
            <w:tcPrChange w:author="Maria Jose Uribe Valdes" w:date="2025-04-15T21:07:29.483Z" w:id="1028065908">
              <w:tcPr>
                <w:tcW w:w="7087" w:type="dxa"/>
                <w:tcMar/>
              </w:tcPr>
            </w:tcPrChange>
          </w:tcPr>
          <w:p w:rsidRPr="008A4540" w:rsidR="00C10DF6" w:rsidP="00C10DF6" w:rsidRDefault="00C10DF6" w14:paraId="5A8C6C4E" w14:textId="77777777">
            <w:pPr>
              <w:jc w:val="both"/>
              <w:rPr>
                <w:rFonts w:ascii="Arial Narrow" w:hAnsi="Arial Narrow" w:cs="Arial"/>
                <w:sz w:val="20"/>
                <w:szCs w:val="20"/>
              </w:rPr>
            </w:pPr>
          </w:p>
        </w:tc>
      </w:tr>
      <w:tr w:rsidRPr="008A4540" w:rsidR="00674DAE" w:rsidTr="5FFAE9BA" w14:paraId="63D78544" w14:textId="77777777">
        <w:trPr>
          <w:trHeight w:val="74"/>
          <w:trPrChange w:author="Maria Jose Uribe Valdes" w:date="2025-04-15T21:07:24.757Z" w16du:dateUtc="2025-04-15T21:07:24.757Z" w:id="2078740058">
            <w:trPr>
              <w:trHeight w:val="74"/>
            </w:trPr>
          </w:trPrChange>
        </w:trPr>
        <w:tc>
          <w:tcPr>
            <w:tcW w:w="3150" w:type="dxa"/>
            <w:tcMar/>
            <w:tcPrChange w:author="Maria Jose Uribe Valdes" w:date="2025-04-15T21:07:29.483Z" w:id="1551535882">
              <w:tcPr>
                <w:tcW w:w="2235" w:type="dxa"/>
                <w:tcMar/>
              </w:tcPr>
            </w:tcPrChange>
          </w:tcPr>
          <w:p w:rsidRPr="008A4540" w:rsidR="00674DAE" w:rsidP="00674DAE" w:rsidRDefault="00D95A03" w14:paraId="496DFE77" w14:textId="77777777">
            <w:pPr>
              <w:rPr>
                <w:rFonts w:ascii="Arial Narrow" w:hAnsi="Arial Narrow"/>
                <w:sz w:val="20"/>
                <w:szCs w:val="20"/>
              </w:rPr>
            </w:pPr>
            <w:r w:rsidRPr="008A4540">
              <w:rPr>
                <w:rFonts w:ascii="Arial Narrow" w:hAnsi="Arial Narrow" w:cs="Arial"/>
                <w:b/>
                <w:bCs/>
                <w:sz w:val="20"/>
                <w:szCs w:val="20"/>
              </w:rPr>
              <w:t>411</w:t>
            </w:r>
          </w:p>
        </w:tc>
        <w:tc>
          <w:tcPr>
            <w:tcW w:w="6172" w:type="dxa"/>
            <w:tcMar/>
            <w:tcPrChange w:author="Maria Jose Uribe Valdes" w:date="2025-04-15T21:07:29.484Z" w:id="1034012992">
              <w:tcPr>
                <w:tcW w:w="7087" w:type="dxa"/>
                <w:tcMar/>
              </w:tcPr>
            </w:tcPrChange>
          </w:tcPr>
          <w:p w:rsidRPr="008A4540" w:rsidR="00674DAE" w:rsidP="00674DAE" w:rsidRDefault="00D95A03" w14:paraId="1BC80794" w14:textId="77777777">
            <w:pPr>
              <w:jc w:val="both"/>
              <w:rPr>
                <w:rFonts w:ascii="Arial Narrow" w:hAnsi="Arial Narrow" w:cs="Arial"/>
                <w:sz w:val="20"/>
                <w:szCs w:val="20"/>
              </w:rPr>
            </w:pPr>
            <w:r w:rsidRPr="008A4540">
              <w:rPr>
                <w:rFonts w:ascii="Arial Narrow" w:hAnsi="Arial Narrow" w:cs="Arial"/>
                <w:b/>
                <w:bCs/>
                <w:sz w:val="20"/>
                <w:szCs w:val="20"/>
              </w:rPr>
              <w:t>COHECHO O SOBORNO COMETIDO POR PARTICULAR.</w:t>
            </w:r>
          </w:p>
        </w:tc>
      </w:tr>
      <w:tr w:rsidRPr="008A4540" w:rsidR="00674DAE" w:rsidTr="5FFAE9BA" w14:paraId="029D6C8A" w14:textId="77777777">
        <w:trPr>
          <w:trHeight w:val="74"/>
          <w:trPrChange w:author="Maria Jose Uribe Valdes" w:date="2025-04-15T21:07:24.758Z" w16du:dateUtc="2025-04-15T21:07:24.758Z" w:id="2081849433">
            <w:trPr>
              <w:trHeight w:val="74"/>
            </w:trPr>
          </w:trPrChange>
        </w:trPr>
        <w:tc>
          <w:tcPr>
            <w:tcW w:w="3150" w:type="dxa"/>
            <w:tcMar/>
            <w:tcPrChange w:author="Maria Jose Uribe Valdes" w:date="2025-04-15T21:07:29.484Z" w:id="1286180090">
              <w:tcPr>
                <w:tcW w:w="2235" w:type="dxa"/>
                <w:tcMar/>
              </w:tcPr>
            </w:tcPrChange>
          </w:tcPr>
          <w:p w:rsidRPr="008A4540" w:rsidR="00674DAE" w:rsidP="00674DAE" w:rsidRDefault="00674DAE" w14:paraId="5E206D00" w14:textId="77777777">
            <w:pPr>
              <w:rPr>
                <w:rFonts w:ascii="Arial Narrow" w:hAnsi="Arial Narrow"/>
                <w:sz w:val="20"/>
                <w:szCs w:val="20"/>
              </w:rPr>
            </w:pPr>
          </w:p>
        </w:tc>
        <w:tc>
          <w:tcPr>
            <w:tcW w:w="6172" w:type="dxa"/>
            <w:tcMar/>
            <w:tcPrChange w:author="Maria Jose Uribe Valdes" w:date="2025-04-15T21:07:29.484Z" w:id="444777312">
              <w:tcPr>
                <w:tcW w:w="7087" w:type="dxa"/>
                <w:tcMar/>
              </w:tcPr>
            </w:tcPrChange>
          </w:tcPr>
          <w:p w:rsidRPr="008A4540" w:rsidR="00674DAE" w:rsidP="00674DAE" w:rsidRDefault="00D95A03" w14:paraId="1D02770A" w14:textId="77777777">
            <w:pPr>
              <w:jc w:val="both"/>
              <w:rPr>
                <w:rFonts w:ascii="Arial Narrow" w:hAnsi="Arial Narrow" w:cs="Arial"/>
                <w:sz w:val="20"/>
                <w:szCs w:val="20"/>
              </w:rPr>
            </w:pPr>
            <w:r w:rsidRPr="008A4540">
              <w:rPr>
                <w:rFonts w:ascii="Arial Narrow" w:hAnsi="Arial Narrow" w:cs="Arial"/>
                <w:sz w:val="20"/>
                <w:szCs w:val="20"/>
              </w:rPr>
              <w:t>ART. 250</w:t>
            </w:r>
          </w:p>
        </w:tc>
      </w:tr>
      <w:tr w:rsidRPr="008A4540" w:rsidR="00674DAE" w:rsidTr="5FFAE9BA" w14:paraId="03EC24FB" w14:textId="77777777">
        <w:trPr>
          <w:trHeight w:val="74"/>
          <w:trPrChange w:author="Maria Jose Uribe Valdes" w:date="2025-04-15T21:07:24.758Z" w16du:dateUtc="2025-04-15T21:07:24.758Z" w:id="963005549">
            <w:trPr>
              <w:trHeight w:val="74"/>
            </w:trPr>
          </w:trPrChange>
        </w:trPr>
        <w:tc>
          <w:tcPr>
            <w:tcW w:w="3150" w:type="dxa"/>
            <w:tcMar/>
            <w:tcPrChange w:author="Maria Jose Uribe Valdes" w:date="2025-04-15T21:07:29.484Z" w:id="702507848">
              <w:tcPr>
                <w:tcW w:w="2235" w:type="dxa"/>
                <w:tcMar/>
              </w:tcPr>
            </w:tcPrChange>
          </w:tcPr>
          <w:p w:rsidRPr="008A4540" w:rsidR="00674DAE" w:rsidP="00674DAE" w:rsidRDefault="00674DAE" w14:paraId="6C599C8F" w14:textId="77777777">
            <w:pPr>
              <w:rPr>
                <w:rFonts w:ascii="Arial Narrow" w:hAnsi="Arial Narrow"/>
                <w:sz w:val="20"/>
                <w:szCs w:val="20"/>
              </w:rPr>
            </w:pPr>
          </w:p>
        </w:tc>
        <w:tc>
          <w:tcPr>
            <w:tcW w:w="6172" w:type="dxa"/>
            <w:tcMar/>
            <w:tcPrChange w:author="Maria Jose Uribe Valdes" w:date="2025-04-15T21:07:29.484Z" w:id="750467879">
              <w:tcPr>
                <w:tcW w:w="7087" w:type="dxa"/>
                <w:tcMar/>
              </w:tcPr>
            </w:tcPrChange>
          </w:tcPr>
          <w:p w:rsidRPr="008A4540" w:rsidR="00D95A03" w:rsidP="00C10DF6" w:rsidRDefault="00D95A03" w14:paraId="2D17C4F8" w14:textId="715F2808">
            <w:pPr>
              <w:jc w:val="both"/>
              <w:rPr>
                <w:rFonts w:ascii="Arial Narrow" w:hAnsi="Arial Narrow" w:cs="Arial"/>
                <w:sz w:val="20"/>
                <w:szCs w:val="20"/>
              </w:rPr>
            </w:pPr>
            <w:r w:rsidRPr="008A4540">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Pr="008A4540" w:rsidR="00C10DF6" w:rsidTr="5FFAE9BA" w14:paraId="68CADD2C" w14:textId="77777777">
        <w:trPr>
          <w:trHeight w:val="74"/>
          <w:trPrChange w:author="Maria Jose Uribe Valdes" w:date="2025-04-15T21:07:24.759Z" w16du:dateUtc="2025-04-15T21:07:24.759Z" w:id="1495329203">
            <w:trPr>
              <w:trHeight w:val="74"/>
            </w:trPr>
          </w:trPrChange>
        </w:trPr>
        <w:tc>
          <w:tcPr>
            <w:tcW w:w="3150" w:type="dxa"/>
            <w:tcMar/>
            <w:tcPrChange w:author="Maria Jose Uribe Valdes" w:date="2025-04-15T21:07:29.484Z" w:id="992163381">
              <w:tcPr>
                <w:tcW w:w="2235" w:type="dxa"/>
                <w:tcMar/>
              </w:tcPr>
            </w:tcPrChange>
          </w:tcPr>
          <w:p w:rsidRPr="008A4540" w:rsidR="00C10DF6" w:rsidP="00674DAE" w:rsidRDefault="00C10DF6" w14:paraId="75371908" w14:textId="77777777">
            <w:pPr>
              <w:rPr>
                <w:rFonts w:ascii="Arial Narrow" w:hAnsi="Arial Narrow"/>
                <w:sz w:val="20"/>
                <w:szCs w:val="20"/>
              </w:rPr>
            </w:pPr>
          </w:p>
        </w:tc>
        <w:tc>
          <w:tcPr>
            <w:tcW w:w="6172" w:type="dxa"/>
            <w:tcMar/>
            <w:tcPrChange w:author="Maria Jose Uribe Valdes" w:date="2025-04-15T21:07:29.484Z" w:id="1674454186">
              <w:tcPr>
                <w:tcW w:w="7087" w:type="dxa"/>
                <w:tcMar/>
              </w:tcPr>
            </w:tcPrChange>
          </w:tcPr>
          <w:p w:rsidRPr="008A4540" w:rsidR="00C10DF6" w:rsidP="00C10DF6" w:rsidRDefault="00C10DF6" w14:paraId="5DC850A6" w14:textId="77777777">
            <w:pPr>
              <w:jc w:val="both"/>
              <w:rPr>
                <w:rFonts w:ascii="Arial Narrow" w:hAnsi="Arial Narrow" w:cs="Arial"/>
                <w:sz w:val="20"/>
                <w:szCs w:val="20"/>
              </w:rPr>
            </w:pPr>
          </w:p>
        </w:tc>
      </w:tr>
      <w:tr w:rsidRPr="008A4540" w:rsidR="00674DAE" w:rsidTr="5FFAE9BA" w14:paraId="010EC7F9" w14:textId="77777777">
        <w:trPr>
          <w:trHeight w:val="74"/>
          <w:trPrChange w:author="Maria Jose Uribe Valdes" w:date="2025-04-15T21:07:24.759Z" w16du:dateUtc="2025-04-15T21:07:24.759Z" w:id="29495614">
            <w:trPr>
              <w:trHeight w:val="74"/>
            </w:trPr>
          </w:trPrChange>
        </w:trPr>
        <w:tc>
          <w:tcPr>
            <w:tcW w:w="3150" w:type="dxa"/>
            <w:tcMar/>
            <w:tcPrChange w:author="Maria Jose Uribe Valdes" w:date="2025-04-15T21:07:29.484Z" w:id="133432988">
              <w:tcPr>
                <w:tcW w:w="2235" w:type="dxa"/>
                <w:tcMar/>
              </w:tcPr>
            </w:tcPrChange>
          </w:tcPr>
          <w:p w:rsidRPr="008A4540" w:rsidR="00674DAE" w:rsidP="00674DAE" w:rsidRDefault="00FC78F9" w14:paraId="15535E38" w14:textId="77777777">
            <w:pPr>
              <w:rPr>
                <w:rFonts w:ascii="Arial Narrow" w:hAnsi="Arial Narrow"/>
                <w:sz w:val="20"/>
                <w:szCs w:val="20"/>
              </w:rPr>
            </w:pPr>
            <w:r w:rsidRPr="008A4540">
              <w:rPr>
                <w:rFonts w:ascii="Arial Narrow" w:hAnsi="Arial Narrow" w:cs="Arial"/>
                <w:b/>
                <w:bCs/>
                <w:sz w:val="20"/>
                <w:szCs w:val="20"/>
              </w:rPr>
              <w:t>413</w:t>
            </w:r>
          </w:p>
        </w:tc>
        <w:tc>
          <w:tcPr>
            <w:tcW w:w="6172" w:type="dxa"/>
            <w:tcMar/>
            <w:tcPrChange w:author="Maria Jose Uribe Valdes" w:date="2025-04-15T21:07:29.484Z" w:id="10226823">
              <w:tcPr>
                <w:tcW w:w="7087" w:type="dxa"/>
                <w:tcMar/>
              </w:tcPr>
            </w:tcPrChange>
          </w:tcPr>
          <w:p w:rsidRPr="008A4540" w:rsidR="00674DAE" w:rsidP="00674DAE" w:rsidRDefault="00FC78F9" w14:paraId="3A524430" w14:textId="77777777">
            <w:pPr>
              <w:jc w:val="both"/>
              <w:rPr>
                <w:rFonts w:ascii="Arial Narrow" w:hAnsi="Arial Narrow" w:cs="Arial"/>
                <w:sz w:val="20"/>
                <w:szCs w:val="20"/>
              </w:rPr>
            </w:pPr>
            <w:r w:rsidRPr="008A4540">
              <w:rPr>
                <w:rFonts w:ascii="Arial Narrow" w:hAnsi="Arial Narrow" w:cs="Arial"/>
                <w:b/>
                <w:bCs/>
                <w:sz w:val="20"/>
                <w:szCs w:val="20"/>
              </w:rPr>
              <w:t>ABANDONO DE DESTINO.</w:t>
            </w:r>
          </w:p>
        </w:tc>
      </w:tr>
      <w:tr w:rsidRPr="008A4540" w:rsidR="00674DAE" w:rsidTr="5FFAE9BA" w14:paraId="5AFFD302" w14:textId="77777777">
        <w:trPr>
          <w:trHeight w:val="74"/>
          <w:trPrChange w:author="Maria Jose Uribe Valdes" w:date="2025-04-15T21:07:24.76Z" w16du:dateUtc="2025-04-15T21:07:24.76Z" w:id="652494620">
            <w:trPr>
              <w:trHeight w:val="74"/>
            </w:trPr>
          </w:trPrChange>
        </w:trPr>
        <w:tc>
          <w:tcPr>
            <w:tcW w:w="3150" w:type="dxa"/>
            <w:tcMar/>
            <w:tcPrChange w:author="Maria Jose Uribe Valdes" w:date="2025-04-15T21:07:29.484Z" w:id="1668103954">
              <w:tcPr>
                <w:tcW w:w="2235" w:type="dxa"/>
                <w:tcMar/>
              </w:tcPr>
            </w:tcPrChange>
          </w:tcPr>
          <w:p w:rsidRPr="008A4540" w:rsidR="00674DAE" w:rsidP="00674DAE" w:rsidRDefault="00674DAE" w14:paraId="2F1A4977" w14:textId="77777777">
            <w:pPr>
              <w:rPr>
                <w:rFonts w:ascii="Arial Narrow" w:hAnsi="Arial Narrow"/>
                <w:sz w:val="20"/>
                <w:szCs w:val="20"/>
              </w:rPr>
            </w:pPr>
          </w:p>
        </w:tc>
        <w:tc>
          <w:tcPr>
            <w:tcW w:w="6172" w:type="dxa"/>
            <w:tcMar/>
            <w:tcPrChange w:author="Maria Jose Uribe Valdes" w:date="2025-04-15T21:07:29.484Z" w:id="408319062">
              <w:tcPr>
                <w:tcW w:w="7087" w:type="dxa"/>
                <w:tcMar/>
              </w:tcPr>
            </w:tcPrChange>
          </w:tcPr>
          <w:p w:rsidRPr="008A4540" w:rsidR="00674DAE" w:rsidP="00674DAE" w:rsidRDefault="00FC78F9" w14:paraId="1E8121F1" w14:textId="77777777">
            <w:pPr>
              <w:jc w:val="both"/>
              <w:rPr>
                <w:rFonts w:ascii="Arial Narrow" w:hAnsi="Arial Narrow" w:cs="Arial"/>
                <w:sz w:val="20"/>
                <w:szCs w:val="20"/>
              </w:rPr>
            </w:pPr>
            <w:r w:rsidRPr="008A4540">
              <w:rPr>
                <w:rFonts w:ascii="Arial Narrow" w:hAnsi="Arial Narrow" w:cs="Arial"/>
                <w:sz w:val="20"/>
                <w:szCs w:val="20"/>
              </w:rPr>
              <w:t>ART. 254</w:t>
            </w:r>
          </w:p>
        </w:tc>
      </w:tr>
      <w:tr w:rsidRPr="008A4540" w:rsidR="00674DAE" w:rsidTr="5FFAE9BA" w14:paraId="335B7A66" w14:textId="77777777">
        <w:trPr>
          <w:trHeight w:val="74"/>
          <w:trPrChange w:author="Maria Jose Uribe Valdes" w:date="2025-04-15T21:07:24.76Z" w16du:dateUtc="2025-04-15T21:07:24.76Z" w:id="1725918182">
            <w:trPr>
              <w:trHeight w:val="74"/>
            </w:trPr>
          </w:trPrChange>
        </w:trPr>
        <w:tc>
          <w:tcPr>
            <w:tcW w:w="3150" w:type="dxa"/>
            <w:tcMar/>
            <w:tcPrChange w:author="Maria Jose Uribe Valdes" w:date="2025-04-15T21:07:29.484Z" w:id="1944374147">
              <w:tcPr>
                <w:tcW w:w="2235" w:type="dxa"/>
                <w:tcMar/>
              </w:tcPr>
            </w:tcPrChange>
          </w:tcPr>
          <w:p w:rsidRPr="008A4540" w:rsidR="00674DAE" w:rsidP="00674DAE" w:rsidRDefault="00674DAE" w14:paraId="234EDB9E" w14:textId="77777777">
            <w:pPr>
              <w:rPr>
                <w:rFonts w:ascii="Arial Narrow" w:hAnsi="Arial Narrow"/>
                <w:sz w:val="20"/>
                <w:szCs w:val="20"/>
              </w:rPr>
            </w:pPr>
          </w:p>
        </w:tc>
        <w:tc>
          <w:tcPr>
            <w:tcW w:w="6172" w:type="dxa"/>
            <w:tcMar/>
            <w:tcPrChange w:author="Maria Jose Uribe Valdes" w:date="2025-04-15T21:07:29.484Z" w:id="866210414">
              <w:tcPr>
                <w:tcW w:w="7087" w:type="dxa"/>
                <w:tcMar/>
              </w:tcPr>
            </w:tcPrChange>
          </w:tcPr>
          <w:p w:rsidRPr="008A4540" w:rsidR="00FC78F9" w:rsidP="00C10DF6" w:rsidRDefault="00FC78F9" w14:paraId="353AFF28" w14:textId="4993DE44">
            <w:pPr>
              <w:jc w:val="both"/>
              <w:rPr>
                <w:rFonts w:ascii="Arial Narrow" w:hAnsi="Arial Narrow" w:cs="Arial"/>
                <w:sz w:val="20"/>
                <w:szCs w:val="20"/>
              </w:rPr>
            </w:pPr>
            <w:r w:rsidRPr="008A4540">
              <w:rPr>
                <w:rFonts w:ascii="Arial Narrow" w:hAnsi="Arial Narrow" w:cs="Arial"/>
                <w:sz w:val="20"/>
                <w:szCs w:val="20"/>
              </w:rPr>
              <w:t>Empleado que abandona su destino sin previa renuncia o, renunciando a él, no espera un plazo prudente para su reemplazo.</w:t>
            </w:r>
          </w:p>
        </w:tc>
      </w:tr>
      <w:tr w:rsidRPr="008A4540" w:rsidR="00C10DF6" w:rsidTr="5FFAE9BA" w14:paraId="4BB15CF6" w14:textId="77777777">
        <w:trPr>
          <w:trHeight w:val="74"/>
          <w:trPrChange w:author="Maria Jose Uribe Valdes" w:date="2025-04-15T21:07:24.761Z" w16du:dateUtc="2025-04-15T21:07:24.761Z" w:id="583842455">
            <w:trPr>
              <w:trHeight w:val="74"/>
            </w:trPr>
          </w:trPrChange>
        </w:trPr>
        <w:tc>
          <w:tcPr>
            <w:tcW w:w="3150" w:type="dxa"/>
            <w:tcMar/>
            <w:tcPrChange w:author="Maria Jose Uribe Valdes" w:date="2025-04-15T21:07:29.484Z" w:id="462825347">
              <w:tcPr>
                <w:tcW w:w="2235" w:type="dxa"/>
                <w:tcMar/>
              </w:tcPr>
            </w:tcPrChange>
          </w:tcPr>
          <w:p w:rsidRPr="008A4540" w:rsidR="00C10DF6" w:rsidP="00674DAE" w:rsidRDefault="00C10DF6" w14:paraId="27EDE9A2" w14:textId="77777777">
            <w:pPr>
              <w:rPr>
                <w:rFonts w:ascii="Arial Narrow" w:hAnsi="Arial Narrow"/>
                <w:sz w:val="20"/>
                <w:szCs w:val="20"/>
              </w:rPr>
            </w:pPr>
          </w:p>
        </w:tc>
        <w:tc>
          <w:tcPr>
            <w:tcW w:w="6172" w:type="dxa"/>
            <w:tcMar/>
            <w:tcPrChange w:author="Maria Jose Uribe Valdes" w:date="2025-04-15T21:07:29.484Z" w:id="1854941019">
              <w:tcPr>
                <w:tcW w:w="7087" w:type="dxa"/>
                <w:tcMar/>
              </w:tcPr>
            </w:tcPrChange>
          </w:tcPr>
          <w:p w:rsidRPr="008A4540" w:rsidR="00C10DF6" w:rsidP="00C10DF6" w:rsidRDefault="00C10DF6" w14:paraId="6D28A791" w14:textId="77777777">
            <w:pPr>
              <w:jc w:val="both"/>
              <w:rPr>
                <w:rFonts w:ascii="Arial Narrow" w:hAnsi="Arial Narrow" w:cs="Arial"/>
                <w:sz w:val="20"/>
                <w:szCs w:val="20"/>
              </w:rPr>
            </w:pPr>
          </w:p>
        </w:tc>
      </w:tr>
      <w:tr w:rsidRPr="008A4540" w:rsidR="00674DAE" w:rsidTr="5FFAE9BA" w14:paraId="47C5C9D2" w14:textId="77777777">
        <w:trPr>
          <w:trHeight w:val="74"/>
          <w:trPrChange w:author="Maria Jose Uribe Valdes" w:date="2025-04-15T21:07:24.761Z" w16du:dateUtc="2025-04-15T21:07:24.761Z" w:id="1626911271">
            <w:trPr>
              <w:trHeight w:val="74"/>
            </w:trPr>
          </w:trPrChange>
        </w:trPr>
        <w:tc>
          <w:tcPr>
            <w:tcW w:w="3150" w:type="dxa"/>
            <w:tcMar/>
            <w:tcPrChange w:author="Maria Jose Uribe Valdes" w:date="2025-04-15T21:07:29.484Z" w:id="1155779915">
              <w:tcPr>
                <w:tcW w:w="2235" w:type="dxa"/>
                <w:tcMar/>
              </w:tcPr>
            </w:tcPrChange>
          </w:tcPr>
          <w:p w:rsidRPr="008A4540" w:rsidR="00674DAE" w:rsidP="00674DAE" w:rsidRDefault="00FC78F9" w14:paraId="57735EDD" w14:textId="77777777">
            <w:pPr>
              <w:rPr>
                <w:rFonts w:ascii="Arial Narrow" w:hAnsi="Arial Narrow"/>
                <w:sz w:val="20"/>
                <w:szCs w:val="20"/>
              </w:rPr>
            </w:pPr>
            <w:r w:rsidRPr="008A4540">
              <w:rPr>
                <w:rFonts w:ascii="Arial Narrow" w:hAnsi="Arial Narrow" w:cs="Arial"/>
                <w:b/>
                <w:bCs/>
                <w:sz w:val="20"/>
                <w:szCs w:val="20"/>
              </w:rPr>
              <w:t>415</w:t>
            </w:r>
          </w:p>
        </w:tc>
        <w:tc>
          <w:tcPr>
            <w:tcW w:w="6172" w:type="dxa"/>
            <w:tcMar/>
            <w:tcPrChange w:author="Maria Jose Uribe Valdes" w:date="2025-04-15T21:07:29.484Z" w:id="1708067356">
              <w:tcPr>
                <w:tcW w:w="7087" w:type="dxa"/>
                <w:tcMar/>
              </w:tcPr>
            </w:tcPrChange>
          </w:tcPr>
          <w:p w:rsidRPr="008A4540" w:rsidR="00674DAE" w:rsidP="00674DAE" w:rsidRDefault="00FC78F9" w14:paraId="000B2CE4" w14:textId="77777777">
            <w:pPr>
              <w:jc w:val="both"/>
              <w:rPr>
                <w:rFonts w:ascii="Arial Narrow" w:hAnsi="Arial Narrow" w:cs="Arial"/>
                <w:sz w:val="20"/>
                <w:szCs w:val="20"/>
              </w:rPr>
            </w:pPr>
            <w:r w:rsidRPr="008A4540">
              <w:rPr>
                <w:rFonts w:ascii="Arial Narrow" w:hAnsi="Arial Narrow" w:cs="Arial"/>
                <w:b/>
                <w:bCs/>
                <w:sz w:val="20"/>
                <w:szCs w:val="20"/>
              </w:rPr>
              <w:t>NEGOCIACIÓN INCOMPATIBLE.</w:t>
            </w:r>
          </w:p>
        </w:tc>
      </w:tr>
      <w:tr w:rsidRPr="008A4540" w:rsidR="00674DAE" w:rsidTr="5FFAE9BA" w14:paraId="1257AAFB" w14:textId="77777777">
        <w:trPr>
          <w:trHeight w:val="74"/>
          <w:trPrChange w:author="Maria Jose Uribe Valdes" w:date="2025-04-15T21:07:24.761Z" w16du:dateUtc="2025-04-15T21:07:24.761Z" w:id="1663778165">
            <w:trPr>
              <w:trHeight w:val="74"/>
            </w:trPr>
          </w:trPrChange>
        </w:trPr>
        <w:tc>
          <w:tcPr>
            <w:tcW w:w="3150" w:type="dxa"/>
            <w:tcMar/>
            <w:tcPrChange w:author="Maria Jose Uribe Valdes" w:date="2025-04-15T21:07:29.484Z" w:id="1462833903">
              <w:tcPr>
                <w:tcW w:w="2235" w:type="dxa"/>
                <w:tcMar/>
              </w:tcPr>
            </w:tcPrChange>
          </w:tcPr>
          <w:p w:rsidRPr="008A4540" w:rsidR="00674DAE" w:rsidP="00674DAE" w:rsidRDefault="00674DAE" w14:paraId="09DC5077" w14:textId="77777777">
            <w:pPr>
              <w:rPr>
                <w:rFonts w:ascii="Arial Narrow" w:hAnsi="Arial Narrow"/>
                <w:sz w:val="20"/>
                <w:szCs w:val="20"/>
              </w:rPr>
            </w:pPr>
          </w:p>
        </w:tc>
        <w:tc>
          <w:tcPr>
            <w:tcW w:w="6172" w:type="dxa"/>
            <w:tcMar/>
            <w:tcPrChange w:author="Maria Jose Uribe Valdes" w:date="2025-04-15T21:07:29.484Z" w:id="1552811023">
              <w:tcPr>
                <w:tcW w:w="7087" w:type="dxa"/>
                <w:tcMar/>
              </w:tcPr>
            </w:tcPrChange>
          </w:tcPr>
          <w:p w:rsidRPr="008A4540" w:rsidR="00674DAE" w:rsidP="00674DAE" w:rsidRDefault="00252E21" w14:paraId="640797CE" w14:textId="2F08AEB9">
            <w:pPr>
              <w:jc w:val="both"/>
              <w:rPr>
                <w:rFonts w:ascii="Arial Narrow" w:hAnsi="Arial Narrow" w:cs="Arial"/>
                <w:sz w:val="20"/>
                <w:szCs w:val="20"/>
              </w:rPr>
            </w:pPr>
            <w:r w:rsidRPr="008A4540">
              <w:rPr>
                <w:rFonts w:ascii="Arial Narrow" w:hAnsi="Arial Narrow" w:cs="Arial"/>
                <w:sz w:val="20"/>
                <w:szCs w:val="20"/>
              </w:rPr>
              <w:t xml:space="preserve">ART. 240 N°1 </w:t>
            </w:r>
          </w:p>
        </w:tc>
      </w:tr>
      <w:tr w:rsidRPr="008A4540" w:rsidR="00674DAE" w:rsidTr="5FFAE9BA" w14:paraId="67C41DC4" w14:textId="77777777">
        <w:trPr>
          <w:trHeight w:val="74"/>
          <w:trPrChange w:author="Maria Jose Uribe Valdes" w:date="2025-04-15T21:07:24.762Z" w16du:dateUtc="2025-04-15T21:07:24.762Z" w:id="1910884855">
            <w:trPr>
              <w:trHeight w:val="74"/>
            </w:trPr>
          </w:trPrChange>
        </w:trPr>
        <w:tc>
          <w:tcPr>
            <w:tcW w:w="3150" w:type="dxa"/>
            <w:tcMar/>
            <w:tcPrChange w:author="Maria Jose Uribe Valdes" w:date="2025-04-15T21:07:29.484Z" w:id="483371056">
              <w:tcPr>
                <w:tcW w:w="2235" w:type="dxa"/>
                <w:tcMar/>
              </w:tcPr>
            </w:tcPrChange>
          </w:tcPr>
          <w:p w:rsidRPr="008A4540" w:rsidR="00674DAE" w:rsidP="00674DAE" w:rsidRDefault="00674DAE" w14:paraId="48471D4D" w14:textId="77777777">
            <w:pPr>
              <w:rPr>
                <w:rFonts w:ascii="Arial Narrow" w:hAnsi="Arial Narrow"/>
                <w:sz w:val="20"/>
                <w:szCs w:val="20"/>
              </w:rPr>
            </w:pPr>
          </w:p>
        </w:tc>
        <w:tc>
          <w:tcPr>
            <w:tcW w:w="6172" w:type="dxa"/>
            <w:tcMar/>
            <w:tcPrChange w:author="Maria Jose Uribe Valdes" w:date="2025-04-15T21:07:29.484Z" w:id="1926504386">
              <w:tcPr>
                <w:tcW w:w="7087" w:type="dxa"/>
                <w:tcMar/>
              </w:tcPr>
            </w:tcPrChange>
          </w:tcPr>
          <w:p w:rsidRPr="008A4540" w:rsidR="00FC78F9" w:rsidP="002435F9" w:rsidRDefault="00252E21" w14:paraId="728EB509" w14:textId="32C431A9">
            <w:pPr>
              <w:jc w:val="both"/>
              <w:rPr>
                <w:rFonts w:ascii="Arial Narrow" w:hAnsi="Arial Narrow" w:cs="Arial"/>
                <w:sz w:val="20"/>
                <w:szCs w:val="20"/>
              </w:rPr>
            </w:pPr>
            <w:r w:rsidRPr="008A4540">
              <w:rPr>
                <w:rFonts w:ascii="Arial Narrow" w:hAnsi="Arial Narrow" w:cs="Arial"/>
                <w:sz w:val="20"/>
                <w:szCs w:val="20"/>
              </w:rPr>
              <w:t xml:space="preserve">Sanciona al empleado público que directa o indirectamente se interesare en cualquier negociación, actuación, contrato, operación o gestión en la cual hubiere de intervenir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w:t>
            </w:r>
          </w:p>
        </w:tc>
      </w:tr>
      <w:tr w:rsidRPr="008A4540" w:rsidR="002435F9" w:rsidTr="5FFAE9BA" w14:paraId="5C6E06F7" w14:textId="77777777">
        <w:trPr>
          <w:trHeight w:val="74"/>
          <w:trPrChange w:author="Maria Jose Uribe Valdes" w:date="2025-04-15T21:07:24.762Z" w16du:dateUtc="2025-04-15T21:07:24.762Z" w:id="900263940">
            <w:trPr>
              <w:trHeight w:val="74"/>
            </w:trPr>
          </w:trPrChange>
        </w:trPr>
        <w:tc>
          <w:tcPr>
            <w:tcW w:w="3150" w:type="dxa"/>
            <w:tcMar/>
            <w:tcPrChange w:author="Maria Jose Uribe Valdes" w:date="2025-04-15T21:07:29.485Z" w:id="511391857">
              <w:tcPr>
                <w:tcW w:w="2235" w:type="dxa"/>
                <w:tcMar/>
              </w:tcPr>
            </w:tcPrChange>
          </w:tcPr>
          <w:p w:rsidRPr="008A4540" w:rsidR="002435F9" w:rsidP="00674DAE" w:rsidRDefault="002435F9" w14:paraId="6AFB360B" w14:textId="77777777">
            <w:pPr>
              <w:rPr>
                <w:rFonts w:ascii="Arial Narrow" w:hAnsi="Arial Narrow"/>
                <w:sz w:val="20"/>
                <w:szCs w:val="20"/>
              </w:rPr>
            </w:pPr>
          </w:p>
        </w:tc>
        <w:tc>
          <w:tcPr>
            <w:tcW w:w="6172" w:type="dxa"/>
            <w:tcMar/>
            <w:tcPrChange w:author="Maria Jose Uribe Valdes" w:date="2025-04-15T21:07:29.485Z" w:id="820667542">
              <w:tcPr>
                <w:tcW w:w="7087" w:type="dxa"/>
                <w:tcMar/>
              </w:tcPr>
            </w:tcPrChange>
          </w:tcPr>
          <w:p w:rsidRPr="008A4540" w:rsidR="002435F9" w:rsidP="00C10DF6" w:rsidRDefault="002435F9" w14:paraId="42554612" w14:textId="77777777">
            <w:pPr>
              <w:jc w:val="both"/>
              <w:rPr>
                <w:rFonts w:ascii="Arial Narrow" w:hAnsi="Arial Narrow" w:cs="Arial"/>
                <w:sz w:val="20"/>
                <w:szCs w:val="20"/>
              </w:rPr>
            </w:pPr>
          </w:p>
        </w:tc>
      </w:tr>
      <w:tr w:rsidRPr="008A4540" w:rsidR="00674DAE" w:rsidTr="5FFAE9BA" w14:paraId="0ECF7AC7" w14:textId="77777777">
        <w:trPr>
          <w:trHeight w:val="74"/>
          <w:trPrChange w:author="Maria Jose Uribe Valdes" w:date="2025-04-15T21:07:24.763Z" w16du:dateUtc="2025-04-15T21:07:24.763Z" w:id="1686952358">
            <w:trPr>
              <w:trHeight w:val="74"/>
            </w:trPr>
          </w:trPrChange>
        </w:trPr>
        <w:tc>
          <w:tcPr>
            <w:tcW w:w="3150" w:type="dxa"/>
            <w:tcMar/>
            <w:tcPrChange w:author="Maria Jose Uribe Valdes" w:date="2025-04-15T21:07:29.485Z" w:id="864147540">
              <w:tcPr>
                <w:tcW w:w="2235" w:type="dxa"/>
                <w:tcMar/>
              </w:tcPr>
            </w:tcPrChange>
          </w:tcPr>
          <w:p w:rsidRPr="008A4540" w:rsidR="00674DAE" w:rsidP="00674DAE" w:rsidRDefault="00A573C5" w14:paraId="69B6E003" w14:textId="77777777">
            <w:pPr>
              <w:rPr>
                <w:rFonts w:ascii="Arial Narrow" w:hAnsi="Arial Narrow"/>
                <w:sz w:val="20"/>
                <w:szCs w:val="20"/>
              </w:rPr>
            </w:pPr>
            <w:r w:rsidRPr="008A4540">
              <w:rPr>
                <w:rFonts w:ascii="Arial Narrow" w:hAnsi="Arial Narrow" w:cs="Arial"/>
                <w:b/>
                <w:bCs/>
                <w:sz w:val="20"/>
                <w:szCs w:val="20"/>
              </w:rPr>
              <w:t>416</w:t>
            </w:r>
          </w:p>
        </w:tc>
        <w:tc>
          <w:tcPr>
            <w:tcW w:w="6172" w:type="dxa"/>
            <w:tcMar/>
            <w:tcPrChange w:author="Maria Jose Uribe Valdes" w:date="2025-04-15T21:07:29.485Z" w:id="310697849">
              <w:tcPr>
                <w:tcW w:w="7087" w:type="dxa"/>
                <w:tcMar/>
              </w:tcPr>
            </w:tcPrChange>
          </w:tcPr>
          <w:p w:rsidRPr="008A4540" w:rsidR="00674DAE" w:rsidP="00674DAE" w:rsidRDefault="00A573C5" w14:paraId="27BCBDF0" w14:textId="77777777">
            <w:pPr>
              <w:jc w:val="both"/>
              <w:rPr>
                <w:rFonts w:ascii="Arial Narrow" w:hAnsi="Arial Narrow" w:cs="Arial"/>
                <w:b/>
                <w:bCs/>
                <w:sz w:val="20"/>
                <w:szCs w:val="20"/>
              </w:rPr>
            </w:pPr>
            <w:r w:rsidRPr="008A4540">
              <w:rPr>
                <w:rFonts w:ascii="Arial Narrow" w:hAnsi="Arial Narrow" w:cs="Arial"/>
                <w:b/>
                <w:bCs/>
                <w:sz w:val="20"/>
                <w:szCs w:val="20"/>
              </w:rPr>
              <w:t>TRÁFICO DE INFLUENCIAS.</w:t>
            </w:r>
          </w:p>
        </w:tc>
      </w:tr>
      <w:tr w:rsidRPr="008A4540" w:rsidR="00096F1C" w:rsidTr="5FFAE9BA" w14:paraId="405037C4" w14:textId="77777777">
        <w:trPr>
          <w:trHeight w:val="74"/>
          <w:trPrChange w:author="Maria Jose Uribe Valdes" w:date="2025-04-15T21:07:24.763Z" w16du:dateUtc="2025-04-15T21:07:24.763Z" w:id="1644151988">
            <w:trPr>
              <w:trHeight w:val="74"/>
            </w:trPr>
          </w:trPrChange>
        </w:trPr>
        <w:tc>
          <w:tcPr>
            <w:tcW w:w="3150" w:type="dxa"/>
            <w:tcMar/>
            <w:tcPrChange w:author="Maria Jose Uribe Valdes" w:date="2025-04-15T21:07:29.485Z" w:id="1502703477">
              <w:tcPr>
                <w:tcW w:w="2235" w:type="dxa"/>
                <w:tcMar/>
              </w:tcPr>
            </w:tcPrChange>
          </w:tcPr>
          <w:p w:rsidRPr="008A4540" w:rsidR="00096F1C" w:rsidP="00674DAE" w:rsidRDefault="00096F1C" w14:paraId="48A5EEEC" w14:textId="77777777">
            <w:pPr>
              <w:rPr>
                <w:rFonts w:ascii="Arial Narrow" w:hAnsi="Arial Narrow"/>
                <w:sz w:val="20"/>
                <w:szCs w:val="20"/>
              </w:rPr>
            </w:pPr>
          </w:p>
        </w:tc>
        <w:tc>
          <w:tcPr>
            <w:tcW w:w="6172" w:type="dxa"/>
            <w:tcMar/>
            <w:tcPrChange w:author="Maria Jose Uribe Valdes" w:date="2025-04-15T21:07:29.485Z" w:id="224253465">
              <w:tcPr>
                <w:tcW w:w="7087" w:type="dxa"/>
                <w:tcMar/>
              </w:tcPr>
            </w:tcPrChange>
          </w:tcPr>
          <w:p w:rsidRPr="008A4540" w:rsidR="00096F1C" w:rsidP="00674DAE" w:rsidRDefault="00A573C5" w14:paraId="20CBAA47" w14:textId="77777777">
            <w:pPr>
              <w:jc w:val="both"/>
              <w:rPr>
                <w:rFonts w:ascii="Arial Narrow" w:hAnsi="Arial Narrow" w:cs="Arial"/>
                <w:sz w:val="20"/>
                <w:szCs w:val="20"/>
              </w:rPr>
            </w:pPr>
            <w:r w:rsidRPr="008A4540">
              <w:rPr>
                <w:rFonts w:ascii="Arial Narrow" w:hAnsi="Arial Narrow" w:cs="Arial"/>
                <w:sz w:val="20"/>
                <w:szCs w:val="20"/>
              </w:rPr>
              <w:t>ART. 240 BIS</w:t>
            </w:r>
          </w:p>
        </w:tc>
      </w:tr>
      <w:tr w:rsidRPr="008A4540" w:rsidR="00096F1C" w:rsidTr="5FFAE9BA" w14:paraId="28BA1A4A" w14:textId="77777777">
        <w:trPr>
          <w:trHeight w:val="74"/>
          <w:trPrChange w:author="Maria Jose Uribe Valdes" w:date="2025-04-15T21:07:24.764Z" w16du:dateUtc="2025-04-15T21:07:24.764Z" w:id="2096913271">
            <w:trPr>
              <w:trHeight w:val="74"/>
            </w:trPr>
          </w:trPrChange>
        </w:trPr>
        <w:tc>
          <w:tcPr>
            <w:tcW w:w="3150" w:type="dxa"/>
            <w:tcMar/>
            <w:tcPrChange w:author="Maria Jose Uribe Valdes" w:date="2025-04-15T21:07:29.485Z" w:id="773136389">
              <w:tcPr>
                <w:tcW w:w="2235" w:type="dxa"/>
                <w:tcMar/>
              </w:tcPr>
            </w:tcPrChange>
          </w:tcPr>
          <w:p w:rsidRPr="008A4540" w:rsidR="00096F1C" w:rsidP="00674DAE" w:rsidRDefault="00096F1C" w14:paraId="6078291A" w14:textId="77777777">
            <w:pPr>
              <w:rPr>
                <w:rFonts w:ascii="Arial Narrow" w:hAnsi="Arial Narrow"/>
                <w:sz w:val="20"/>
                <w:szCs w:val="20"/>
              </w:rPr>
            </w:pPr>
          </w:p>
        </w:tc>
        <w:tc>
          <w:tcPr>
            <w:tcW w:w="6172" w:type="dxa"/>
            <w:tcMar/>
            <w:tcPrChange w:author="Maria Jose Uribe Valdes" w:date="2025-04-15T21:07:29.485Z" w:id="327914150">
              <w:tcPr>
                <w:tcW w:w="7087" w:type="dxa"/>
                <w:tcMar/>
              </w:tcPr>
            </w:tcPrChange>
          </w:tcPr>
          <w:p w:rsidRPr="008A4540" w:rsidR="00A573C5" w:rsidP="00C10DF6" w:rsidRDefault="00A573C5" w14:paraId="79AE2478" w14:textId="7069249F">
            <w:pPr>
              <w:jc w:val="both"/>
              <w:rPr>
                <w:rFonts w:ascii="Arial Narrow" w:hAnsi="Arial Narrow" w:cs="Arial"/>
                <w:sz w:val="20"/>
                <w:szCs w:val="20"/>
              </w:rPr>
            </w:pPr>
            <w:r w:rsidRPr="008A4540">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Pr="008A4540" w:rsidR="00C10DF6" w:rsidTr="5FFAE9BA" w14:paraId="136E263E" w14:textId="77777777">
        <w:trPr>
          <w:trHeight w:val="74"/>
          <w:trPrChange w:author="Maria Jose Uribe Valdes" w:date="2025-04-15T21:07:24.764Z" w16du:dateUtc="2025-04-15T21:07:24.764Z" w:id="489762825">
            <w:trPr>
              <w:trHeight w:val="74"/>
            </w:trPr>
          </w:trPrChange>
        </w:trPr>
        <w:tc>
          <w:tcPr>
            <w:tcW w:w="3150" w:type="dxa"/>
            <w:tcMar/>
            <w:tcPrChange w:author="Maria Jose Uribe Valdes" w:date="2025-04-15T21:07:29.485Z" w:id="171382949">
              <w:tcPr>
                <w:tcW w:w="2235" w:type="dxa"/>
                <w:tcMar/>
              </w:tcPr>
            </w:tcPrChange>
          </w:tcPr>
          <w:p w:rsidRPr="008A4540" w:rsidR="00C10DF6" w:rsidP="00674DAE" w:rsidRDefault="00C10DF6" w14:paraId="0497587B" w14:textId="77777777">
            <w:pPr>
              <w:rPr>
                <w:rFonts w:ascii="Arial Narrow" w:hAnsi="Arial Narrow"/>
                <w:sz w:val="20"/>
                <w:szCs w:val="20"/>
              </w:rPr>
            </w:pPr>
          </w:p>
        </w:tc>
        <w:tc>
          <w:tcPr>
            <w:tcW w:w="6172" w:type="dxa"/>
            <w:tcMar/>
            <w:tcPrChange w:author="Maria Jose Uribe Valdes" w:date="2025-04-15T21:07:29.485Z" w:id="1673865585">
              <w:tcPr>
                <w:tcW w:w="7087" w:type="dxa"/>
                <w:tcMar/>
              </w:tcPr>
            </w:tcPrChange>
          </w:tcPr>
          <w:p w:rsidRPr="008A4540" w:rsidR="00C10DF6" w:rsidP="00C10DF6" w:rsidRDefault="00C10DF6" w14:paraId="3D2A1B82" w14:textId="77777777">
            <w:pPr>
              <w:jc w:val="both"/>
              <w:rPr>
                <w:rFonts w:ascii="Arial Narrow" w:hAnsi="Arial Narrow" w:cs="Arial"/>
                <w:sz w:val="20"/>
                <w:szCs w:val="20"/>
              </w:rPr>
            </w:pPr>
          </w:p>
        </w:tc>
      </w:tr>
      <w:tr w:rsidRPr="008A4540" w:rsidR="00096F1C" w:rsidTr="5FFAE9BA" w14:paraId="4F4D30DD" w14:textId="77777777">
        <w:trPr>
          <w:trHeight w:val="74"/>
          <w:trPrChange w:author="Maria Jose Uribe Valdes" w:date="2025-04-15T21:07:24.765Z" w16du:dateUtc="2025-04-15T21:07:24.765Z" w:id="699043797">
            <w:trPr>
              <w:trHeight w:val="74"/>
            </w:trPr>
          </w:trPrChange>
        </w:trPr>
        <w:tc>
          <w:tcPr>
            <w:tcW w:w="3150" w:type="dxa"/>
            <w:tcMar/>
            <w:tcPrChange w:author="Maria Jose Uribe Valdes" w:date="2025-04-15T21:07:29.485Z" w:id="605118385">
              <w:tcPr>
                <w:tcW w:w="2235" w:type="dxa"/>
                <w:tcMar/>
              </w:tcPr>
            </w:tcPrChange>
          </w:tcPr>
          <w:p w:rsidRPr="008A4540" w:rsidR="00096F1C" w:rsidP="00674DAE" w:rsidRDefault="000D7CBC" w14:paraId="068F44C1" w14:textId="77777777">
            <w:pPr>
              <w:rPr>
                <w:rFonts w:ascii="Arial Narrow" w:hAnsi="Arial Narrow"/>
                <w:sz w:val="20"/>
                <w:szCs w:val="20"/>
              </w:rPr>
            </w:pPr>
            <w:r w:rsidRPr="008A4540">
              <w:rPr>
                <w:rFonts w:ascii="Arial Narrow" w:hAnsi="Arial Narrow" w:cs="Arial"/>
                <w:b/>
                <w:bCs/>
                <w:sz w:val="20"/>
                <w:szCs w:val="20"/>
              </w:rPr>
              <w:t>417</w:t>
            </w:r>
          </w:p>
        </w:tc>
        <w:tc>
          <w:tcPr>
            <w:tcW w:w="6172" w:type="dxa"/>
            <w:tcMar/>
            <w:tcPrChange w:author="Maria Jose Uribe Valdes" w:date="2025-04-15T21:07:29.485Z" w:id="1171647079">
              <w:tcPr>
                <w:tcW w:w="7087" w:type="dxa"/>
                <w:tcMar/>
              </w:tcPr>
            </w:tcPrChange>
          </w:tcPr>
          <w:p w:rsidRPr="008A4540" w:rsidR="00096F1C" w:rsidP="00674DAE" w:rsidRDefault="00A573C5" w14:paraId="414D589C" w14:textId="77777777">
            <w:pPr>
              <w:jc w:val="both"/>
              <w:rPr>
                <w:rFonts w:ascii="Arial Narrow" w:hAnsi="Arial Narrow" w:cs="Arial"/>
                <w:sz w:val="20"/>
                <w:szCs w:val="20"/>
              </w:rPr>
            </w:pPr>
            <w:r w:rsidRPr="008A4540">
              <w:rPr>
                <w:rFonts w:ascii="Arial Narrow" w:hAnsi="Arial Narrow" w:cs="Arial"/>
                <w:b/>
                <w:bCs/>
                <w:sz w:val="20"/>
                <w:szCs w:val="20"/>
              </w:rPr>
              <w:t>EXACCIONES ILEGALES COMETIDAS POR FUNCIONARIO PÚBLICO.</w:t>
            </w:r>
          </w:p>
        </w:tc>
      </w:tr>
      <w:tr w:rsidRPr="008A4540" w:rsidR="00096F1C" w:rsidTr="5FFAE9BA" w14:paraId="2F8FABB3" w14:textId="77777777">
        <w:trPr>
          <w:trHeight w:val="74"/>
          <w:trPrChange w:author="Maria Jose Uribe Valdes" w:date="2025-04-15T21:07:24.765Z" w16du:dateUtc="2025-04-15T21:07:24.765Z" w:id="1649293458">
            <w:trPr>
              <w:trHeight w:val="74"/>
            </w:trPr>
          </w:trPrChange>
        </w:trPr>
        <w:tc>
          <w:tcPr>
            <w:tcW w:w="3150" w:type="dxa"/>
            <w:tcMar/>
            <w:tcPrChange w:author="Maria Jose Uribe Valdes" w:date="2025-04-15T21:07:29.485Z" w:id="508746848">
              <w:tcPr>
                <w:tcW w:w="2235" w:type="dxa"/>
                <w:tcMar/>
              </w:tcPr>
            </w:tcPrChange>
          </w:tcPr>
          <w:p w:rsidRPr="008A4540" w:rsidR="00096F1C" w:rsidP="00674DAE" w:rsidRDefault="00096F1C" w14:paraId="5F58601B" w14:textId="77777777">
            <w:pPr>
              <w:rPr>
                <w:rFonts w:ascii="Arial Narrow" w:hAnsi="Arial Narrow"/>
                <w:sz w:val="20"/>
                <w:szCs w:val="20"/>
              </w:rPr>
            </w:pPr>
          </w:p>
        </w:tc>
        <w:tc>
          <w:tcPr>
            <w:tcW w:w="6172" w:type="dxa"/>
            <w:tcMar/>
            <w:tcPrChange w:author="Maria Jose Uribe Valdes" w:date="2025-04-15T21:07:29.485Z" w:id="969548545">
              <w:tcPr>
                <w:tcW w:w="7087" w:type="dxa"/>
                <w:tcMar/>
              </w:tcPr>
            </w:tcPrChange>
          </w:tcPr>
          <w:p w:rsidRPr="008A4540" w:rsidR="00096F1C" w:rsidP="00674DAE" w:rsidRDefault="00A573C5" w14:paraId="5C6BD322" w14:textId="77777777">
            <w:pPr>
              <w:jc w:val="both"/>
              <w:rPr>
                <w:rFonts w:ascii="Arial Narrow" w:hAnsi="Arial Narrow" w:cs="Arial"/>
                <w:sz w:val="20"/>
                <w:szCs w:val="20"/>
              </w:rPr>
            </w:pPr>
            <w:r w:rsidRPr="008A4540">
              <w:rPr>
                <w:rFonts w:ascii="Arial Narrow" w:hAnsi="Arial Narrow" w:cs="Arial"/>
                <w:sz w:val="20"/>
                <w:szCs w:val="20"/>
              </w:rPr>
              <w:t>ARTS. 157 y 241</w:t>
            </w:r>
          </w:p>
        </w:tc>
      </w:tr>
      <w:tr w:rsidRPr="008A4540" w:rsidR="00674DAE" w:rsidTr="5FFAE9BA" w14:paraId="44C55142" w14:textId="77777777">
        <w:trPr>
          <w:trHeight w:val="74"/>
          <w:trPrChange w:author="Maria Jose Uribe Valdes" w:date="2025-04-15T21:07:24.766Z" w16du:dateUtc="2025-04-15T21:07:24.766Z" w:id="998796667">
            <w:trPr>
              <w:trHeight w:val="74"/>
            </w:trPr>
          </w:trPrChange>
        </w:trPr>
        <w:tc>
          <w:tcPr>
            <w:tcW w:w="3150" w:type="dxa"/>
            <w:tcMar/>
            <w:tcPrChange w:author="Maria Jose Uribe Valdes" w:date="2025-04-15T21:07:29.485Z" w:id="8992667">
              <w:tcPr>
                <w:tcW w:w="2235" w:type="dxa"/>
                <w:tcMar/>
              </w:tcPr>
            </w:tcPrChange>
          </w:tcPr>
          <w:p w:rsidRPr="008A4540" w:rsidR="00674DAE" w:rsidP="00674DAE" w:rsidRDefault="00674DAE" w14:paraId="35BABE88" w14:textId="77777777">
            <w:pPr>
              <w:rPr>
                <w:rFonts w:ascii="Arial Narrow" w:hAnsi="Arial Narrow"/>
                <w:sz w:val="20"/>
                <w:szCs w:val="20"/>
              </w:rPr>
            </w:pPr>
          </w:p>
        </w:tc>
        <w:tc>
          <w:tcPr>
            <w:tcW w:w="6172" w:type="dxa"/>
            <w:tcMar/>
            <w:tcPrChange w:author="Maria Jose Uribe Valdes" w:date="2025-04-15T21:07:29.485Z" w:id="1625654736">
              <w:tcPr>
                <w:tcW w:w="7087" w:type="dxa"/>
                <w:tcMar/>
              </w:tcPr>
            </w:tcPrChange>
          </w:tcPr>
          <w:p w:rsidRPr="008A4540" w:rsidR="00A573C5" w:rsidP="00A573C5" w:rsidRDefault="00A573C5" w14:paraId="582C2C57" w14:textId="77777777">
            <w:pPr>
              <w:jc w:val="both"/>
              <w:rPr>
                <w:rFonts w:ascii="Arial Narrow" w:hAnsi="Arial Narrow" w:cs="Arial"/>
                <w:sz w:val="20"/>
                <w:szCs w:val="20"/>
              </w:rPr>
            </w:pPr>
            <w:r w:rsidRPr="008A4540">
              <w:rPr>
                <w:rFonts w:ascii="Arial Narrow" w:hAnsi="Arial Narrow" w:cs="Arial"/>
                <w:sz w:val="20"/>
                <w:szCs w:val="20"/>
              </w:rPr>
              <w:t>Todo empleado público que sin derecho exigiere una contribución o de un servicio personal.</w:t>
            </w:r>
          </w:p>
          <w:p w:rsidRPr="008A4540" w:rsidR="000D7CBC" w:rsidP="005E6052" w:rsidRDefault="00A573C5" w14:paraId="7702E2D7" w14:textId="0C4E1F34">
            <w:pPr>
              <w:jc w:val="both"/>
              <w:rPr>
                <w:rFonts w:ascii="Arial Narrow" w:hAnsi="Arial Narrow" w:cs="Arial"/>
                <w:sz w:val="20"/>
                <w:szCs w:val="20"/>
              </w:rPr>
            </w:pPr>
            <w:r w:rsidRPr="008A4540">
              <w:rPr>
                <w:rFonts w:ascii="Arial Narrow" w:hAnsi="Arial Narrow" w:cs="Arial"/>
                <w:sz w:val="20"/>
                <w:szCs w:val="20"/>
              </w:rPr>
              <w:t>Todo empleado público que dir</w:t>
            </w:r>
            <w:r w:rsidRPr="008A4540" w:rsidR="000D7CBC">
              <w:rPr>
                <w:rFonts w:ascii="Arial Narrow" w:hAnsi="Arial Narrow" w:cs="Arial"/>
                <w:sz w:val="20"/>
                <w:szCs w:val="20"/>
              </w:rPr>
              <w:t xml:space="preserve">ecta o indirectamente exigiere </w:t>
            </w:r>
            <w:r w:rsidRPr="008A4540">
              <w:rPr>
                <w:rFonts w:ascii="Arial Narrow" w:hAnsi="Arial Narrow" w:cs="Arial"/>
                <w:sz w:val="20"/>
                <w:szCs w:val="20"/>
              </w:rPr>
              <w:t xml:space="preserve">mayores derechos </w:t>
            </w:r>
            <w:r w:rsidRPr="008A4540" w:rsidR="005E6052">
              <w:rPr>
                <w:rFonts w:ascii="Arial Narrow" w:hAnsi="Arial Narrow" w:cs="Arial"/>
                <w:sz w:val="20"/>
                <w:szCs w:val="20"/>
              </w:rPr>
              <w:t>de los</w:t>
            </w:r>
            <w:r w:rsidRPr="008A4540">
              <w:rPr>
                <w:rFonts w:ascii="Arial Narrow" w:hAnsi="Arial Narrow" w:cs="Arial"/>
                <w:sz w:val="20"/>
                <w:szCs w:val="20"/>
              </w:rPr>
              <w:t xml:space="preserve"> que le correspondieren, o un beneficio económico</w:t>
            </w:r>
            <w:r w:rsidRPr="008A4540" w:rsidR="005E6052">
              <w:rPr>
                <w:rFonts w:ascii="Arial Narrow" w:hAnsi="Arial Narrow" w:cs="Arial"/>
                <w:sz w:val="20"/>
                <w:szCs w:val="20"/>
              </w:rPr>
              <w:t xml:space="preserve"> que no correspondiere para sí o un tercero para</w:t>
            </w:r>
            <w:r w:rsidRPr="008A4540">
              <w:rPr>
                <w:rFonts w:ascii="Arial Narrow" w:hAnsi="Arial Narrow" w:cs="Arial"/>
                <w:sz w:val="20"/>
                <w:szCs w:val="20"/>
              </w:rPr>
              <w:t xml:space="preserve"> </w:t>
            </w:r>
            <w:r w:rsidRPr="008A4540" w:rsidR="005E6052">
              <w:rPr>
                <w:rFonts w:ascii="Arial Narrow" w:hAnsi="Arial Narrow" w:cs="Arial"/>
                <w:sz w:val="20"/>
                <w:szCs w:val="20"/>
              </w:rPr>
              <w:t>ejecutar o</w:t>
            </w:r>
            <w:r w:rsidRPr="008A4540">
              <w:rPr>
                <w:rFonts w:ascii="Arial Narrow" w:hAnsi="Arial Narrow" w:cs="Arial"/>
                <w:sz w:val="20"/>
                <w:szCs w:val="20"/>
              </w:rPr>
              <w:t xml:space="preserve"> por haber ejecutado un acto propio de su cargo</w:t>
            </w:r>
            <w:r w:rsidRPr="008A4540" w:rsidR="00C10DF6">
              <w:rPr>
                <w:rFonts w:ascii="Arial Narrow" w:hAnsi="Arial Narrow" w:cs="Arial"/>
                <w:sz w:val="20"/>
                <w:szCs w:val="20"/>
              </w:rPr>
              <w:t>.</w:t>
            </w:r>
          </w:p>
        </w:tc>
      </w:tr>
      <w:tr w:rsidRPr="008A4540" w:rsidR="00C10DF6" w:rsidTr="5FFAE9BA" w14:paraId="7ADBF352" w14:textId="77777777">
        <w:trPr>
          <w:trHeight w:val="74"/>
          <w:trPrChange w:author="Maria Jose Uribe Valdes" w:date="2025-04-15T21:07:24.766Z" w16du:dateUtc="2025-04-15T21:07:24.766Z" w:id="1547766813">
            <w:trPr>
              <w:trHeight w:val="74"/>
            </w:trPr>
          </w:trPrChange>
        </w:trPr>
        <w:tc>
          <w:tcPr>
            <w:tcW w:w="3150" w:type="dxa"/>
            <w:tcMar/>
            <w:tcPrChange w:author="Maria Jose Uribe Valdes" w:date="2025-04-15T21:07:29.485Z" w:id="1382686384">
              <w:tcPr>
                <w:tcW w:w="2235" w:type="dxa"/>
                <w:tcMar/>
              </w:tcPr>
            </w:tcPrChange>
          </w:tcPr>
          <w:p w:rsidRPr="008A4540" w:rsidR="00C10DF6" w:rsidP="00674DAE" w:rsidRDefault="00C10DF6" w14:paraId="339ECC1E" w14:textId="77777777">
            <w:pPr>
              <w:rPr>
                <w:rFonts w:ascii="Arial Narrow" w:hAnsi="Arial Narrow"/>
                <w:sz w:val="20"/>
                <w:szCs w:val="20"/>
              </w:rPr>
            </w:pPr>
          </w:p>
        </w:tc>
        <w:tc>
          <w:tcPr>
            <w:tcW w:w="6172" w:type="dxa"/>
            <w:tcMar/>
            <w:tcPrChange w:author="Maria Jose Uribe Valdes" w:date="2025-04-15T21:07:29.485Z" w:id="1792547044">
              <w:tcPr>
                <w:tcW w:w="7087" w:type="dxa"/>
                <w:tcMar/>
              </w:tcPr>
            </w:tcPrChange>
          </w:tcPr>
          <w:p w:rsidRPr="008A4540" w:rsidR="00C10DF6" w:rsidP="00A573C5" w:rsidRDefault="00C10DF6" w14:paraId="6E096E5E" w14:textId="77777777">
            <w:pPr>
              <w:jc w:val="both"/>
              <w:rPr>
                <w:rFonts w:ascii="Arial Narrow" w:hAnsi="Arial Narrow" w:cs="Arial"/>
                <w:sz w:val="20"/>
                <w:szCs w:val="20"/>
              </w:rPr>
            </w:pPr>
          </w:p>
        </w:tc>
      </w:tr>
      <w:tr w:rsidRPr="008A4540" w:rsidR="00674DAE" w:rsidTr="5FFAE9BA" w14:paraId="218C9632" w14:textId="77777777">
        <w:trPr>
          <w:trHeight w:val="74"/>
          <w:trPrChange w:author="Maria Jose Uribe Valdes" w:date="2025-04-15T21:07:24.767Z" w16du:dateUtc="2025-04-15T21:07:24.767Z" w:id="126534775">
            <w:trPr>
              <w:trHeight w:val="74"/>
            </w:trPr>
          </w:trPrChange>
        </w:trPr>
        <w:tc>
          <w:tcPr>
            <w:tcW w:w="3150" w:type="dxa"/>
            <w:tcMar/>
            <w:tcPrChange w:author="Maria Jose Uribe Valdes" w:date="2025-04-15T21:07:29.485Z" w:id="1861739515">
              <w:tcPr>
                <w:tcW w:w="2235" w:type="dxa"/>
                <w:tcMar/>
              </w:tcPr>
            </w:tcPrChange>
          </w:tcPr>
          <w:p w:rsidRPr="008A4540" w:rsidR="00674DAE" w:rsidP="00674DAE" w:rsidRDefault="000D7CBC" w14:paraId="60CB3441" w14:textId="77777777">
            <w:pPr>
              <w:rPr>
                <w:rFonts w:ascii="Arial Narrow" w:hAnsi="Arial Narrow"/>
                <w:sz w:val="20"/>
                <w:szCs w:val="20"/>
              </w:rPr>
            </w:pPr>
            <w:r w:rsidRPr="008A4540">
              <w:rPr>
                <w:rFonts w:ascii="Arial Narrow" w:hAnsi="Arial Narrow" w:cs="Arial"/>
                <w:b/>
                <w:bCs/>
                <w:sz w:val="20"/>
                <w:szCs w:val="20"/>
              </w:rPr>
              <w:t>418</w:t>
            </w:r>
          </w:p>
        </w:tc>
        <w:tc>
          <w:tcPr>
            <w:tcW w:w="6172" w:type="dxa"/>
            <w:tcMar/>
            <w:tcPrChange w:author="Maria Jose Uribe Valdes" w:date="2025-04-15T21:07:29.485Z" w:id="759886823">
              <w:tcPr>
                <w:tcW w:w="7087" w:type="dxa"/>
                <w:tcMar/>
              </w:tcPr>
            </w:tcPrChange>
          </w:tcPr>
          <w:p w:rsidRPr="008A4540" w:rsidR="00674DAE" w:rsidP="00674DAE" w:rsidRDefault="000D7CBC" w14:paraId="6EA0954D" w14:textId="77777777">
            <w:pPr>
              <w:jc w:val="both"/>
              <w:rPr>
                <w:rFonts w:ascii="Arial Narrow" w:hAnsi="Arial Narrow" w:cs="Arial"/>
                <w:sz w:val="20"/>
                <w:szCs w:val="20"/>
              </w:rPr>
            </w:pPr>
            <w:r w:rsidRPr="008A4540">
              <w:rPr>
                <w:rFonts w:ascii="Arial Narrow" w:hAnsi="Arial Narrow" w:cs="Arial"/>
                <w:b/>
                <w:bCs/>
                <w:sz w:val="20"/>
                <w:szCs w:val="20"/>
              </w:rPr>
              <w:t>ENRIQUECIMIENTO ILÍCITO.</w:t>
            </w:r>
          </w:p>
        </w:tc>
      </w:tr>
      <w:tr w:rsidRPr="008A4540" w:rsidR="00674DAE" w:rsidTr="5FFAE9BA" w14:paraId="688D6C98" w14:textId="77777777">
        <w:trPr>
          <w:trHeight w:val="74"/>
          <w:trPrChange w:author="Maria Jose Uribe Valdes" w:date="2025-04-15T21:07:24.767Z" w16du:dateUtc="2025-04-15T21:07:24.767Z" w:id="770974745">
            <w:trPr>
              <w:trHeight w:val="74"/>
            </w:trPr>
          </w:trPrChange>
        </w:trPr>
        <w:tc>
          <w:tcPr>
            <w:tcW w:w="3150" w:type="dxa"/>
            <w:tcMar/>
            <w:tcPrChange w:author="Maria Jose Uribe Valdes" w:date="2025-04-15T21:07:29.485Z" w:id="310207118">
              <w:tcPr>
                <w:tcW w:w="2235" w:type="dxa"/>
                <w:tcMar/>
              </w:tcPr>
            </w:tcPrChange>
          </w:tcPr>
          <w:p w:rsidRPr="008A4540" w:rsidR="00674DAE" w:rsidP="00674DAE" w:rsidRDefault="00674DAE" w14:paraId="296AD34F" w14:textId="77777777">
            <w:pPr>
              <w:rPr>
                <w:rFonts w:ascii="Arial Narrow" w:hAnsi="Arial Narrow"/>
                <w:sz w:val="20"/>
                <w:szCs w:val="20"/>
              </w:rPr>
            </w:pPr>
          </w:p>
        </w:tc>
        <w:tc>
          <w:tcPr>
            <w:tcW w:w="6172" w:type="dxa"/>
            <w:tcMar/>
            <w:tcPrChange w:author="Maria Jose Uribe Valdes" w:date="2025-04-15T21:07:29.486Z" w:id="1387144257">
              <w:tcPr>
                <w:tcW w:w="7087" w:type="dxa"/>
                <w:tcMar/>
              </w:tcPr>
            </w:tcPrChange>
          </w:tcPr>
          <w:p w:rsidRPr="008A4540" w:rsidR="00674DAE" w:rsidP="00674DAE" w:rsidRDefault="000D7CBC" w14:paraId="02393AB2" w14:textId="77777777">
            <w:pPr>
              <w:jc w:val="both"/>
              <w:rPr>
                <w:rFonts w:ascii="Arial Narrow" w:hAnsi="Arial Narrow" w:cs="Arial"/>
                <w:sz w:val="20"/>
                <w:szCs w:val="20"/>
              </w:rPr>
            </w:pPr>
            <w:r w:rsidRPr="008A4540">
              <w:rPr>
                <w:rFonts w:ascii="Arial Narrow" w:hAnsi="Arial Narrow" w:cs="Arial"/>
                <w:sz w:val="20"/>
                <w:szCs w:val="20"/>
              </w:rPr>
              <w:t>ART. 241 BIS</w:t>
            </w:r>
          </w:p>
        </w:tc>
      </w:tr>
      <w:tr w:rsidRPr="008A4540" w:rsidR="00674DAE" w:rsidTr="5FFAE9BA" w14:paraId="6F2DB537" w14:textId="77777777">
        <w:trPr>
          <w:trHeight w:val="74"/>
          <w:trPrChange w:author="Maria Jose Uribe Valdes" w:date="2025-04-15T21:07:24.773Z" w16du:dateUtc="2025-04-15T21:07:24.773Z" w:id="1381382990">
            <w:trPr>
              <w:trHeight w:val="74"/>
            </w:trPr>
          </w:trPrChange>
        </w:trPr>
        <w:tc>
          <w:tcPr>
            <w:tcW w:w="3150" w:type="dxa"/>
            <w:tcMar/>
            <w:tcPrChange w:author="Maria Jose Uribe Valdes" w:date="2025-04-15T21:07:29.486Z" w:id="539611529">
              <w:tcPr>
                <w:tcW w:w="2235" w:type="dxa"/>
                <w:tcMar/>
              </w:tcPr>
            </w:tcPrChange>
          </w:tcPr>
          <w:p w:rsidRPr="008A4540" w:rsidR="00674DAE" w:rsidP="00674DAE" w:rsidRDefault="00674DAE" w14:paraId="148BEA53" w14:textId="77777777">
            <w:pPr>
              <w:rPr>
                <w:rFonts w:ascii="Arial Narrow" w:hAnsi="Arial Narrow"/>
                <w:sz w:val="20"/>
                <w:szCs w:val="20"/>
              </w:rPr>
            </w:pPr>
          </w:p>
        </w:tc>
        <w:tc>
          <w:tcPr>
            <w:tcW w:w="6172" w:type="dxa"/>
            <w:tcMar/>
            <w:tcPrChange w:author="Maria Jose Uribe Valdes" w:date="2025-04-15T21:07:29.486Z" w:id="221598249">
              <w:tcPr>
                <w:tcW w:w="7087" w:type="dxa"/>
                <w:tcMar/>
              </w:tcPr>
            </w:tcPrChange>
          </w:tcPr>
          <w:p w:rsidRPr="008A4540" w:rsidR="000D7CBC" w:rsidP="00C10DF6" w:rsidRDefault="000D7CBC" w14:paraId="352BDF99" w14:textId="67A1E968">
            <w:pPr>
              <w:jc w:val="both"/>
              <w:rPr>
                <w:rFonts w:ascii="Arial Narrow" w:hAnsi="Arial Narrow" w:cs="Arial"/>
                <w:sz w:val="20"/>
                <w:szCs w:val="20"/>
              </w:rPr>
            </w:pPr>
            <w:r w:rsidRPr="008A4540">
              <w:rPr>
                <w:rFonts w:ascii="Arial Narrow" w:hAnsi="Arial Narrow" w:cs="Arial"/>
                <w:sz w:val="20"/>
                <w:szCs w:val="20"/>
              </w:rPr>
              <w:t>El empleado público que durante el ejercicio de su cargo obtenga un incremento patrimonial relevante e injustificado.</w:t>
            </w:r>
          </w:p>
        </w:tc>
      </w:tr>
      <w:tr w:rsidRPr="008A4540" w:rsidR="00C10DF6" w:rsidTr="5FFAE9BA" w14:paraId="2392E34A" w14:textId="77777777">
        <w:trPr>
          <w:trHeight w:val="74"/>
          <w:trPrChange w:author="Maria Jose Uribe Valdes" w:date="2025-04-15T21:07:24.774Z" w16du:dateUtc="2025-04-15T21:07:24.774Z" w:id="200509207">
            <w:trPr>
              <w:trHeight w:val="74"/>
            </w:trPr>
          </w:trPrChange>
        </w:trPr>
        <w:tc>
          <w:tcPr>
            <w:tcW w:w="3150" w:type="dxa"/>
            <w:tcMar/>
            <w:tcPrChange w:author="Maria Jose Uribe Valdes" w:date="2025-04-15T21:07:29.486Z" w:id="1836253641">
              <w:tcPr>
                <w:tcW w:w="2235" w:type="dxa"/>
                <w:tcMar/>
              </w:tcPr>
            </w:tcPrChange>
          </w:tcPr>
          <w:p w:rsidRPr="008A4540" w:rsidR="00C10DF6" w:rsidP="00674DAE" w:rsidRDefault="00C10DF6" w14:paraId="7AC9BDAF" w14:textId="77777777">
            <w:pPr>
              <w:rPr>
                <w:rFonts w:ascii="Arial Narrow" w:hAnsi="Arial Narrow"/>
                <w:sz w:val="20"/>
                <w:szCs w:val="20"/>
              </w:rPr>
            </w:pPr>
          </w:p>
        </w:tc>
        <w:tc>
          <w:tcPr>
            <w:tcW w:w="6172" w:type="dxa"/>
            <w:tcMar/>
            <w:tcPrChange w:author="Maria Jose Uribe Valdes" w:date="2025-04-15T21:07:29.486Z" w:id="540247930">
              <w:tcPr>
                <w:tcW w:w="7087" w:type="dxa"/>
                <w:tcMar/>
              </w:tcPr>
            </w:tcPrChange>
          </w:tcPr>
          <w:p w:rsidRPr="008A4540" w:rsidR="00C10DF6" w:rsidP="00C10DF6" w:rsidRDefault="00C10DF6" w14:paraId="287ECD33" w14:textId="77777777">
            <w:pPr>
              <w:jc w:val="both"/>
              <w:rPr>
                <w:rFonts w:ascii="Arial Narrow" w:hAnsi="Arial Narrow" w:cs="Arial"/>
                <w:sz w:val="20"/>
                <w:szCs w:val="20"/>
              </w:rPr>
            </w:pPr>
          </w:p>
        </w:tc>
      </w:tr>
      <w:tr w:rsidRPr="008A4540" w:rsidR="00674DAE" w:rsidTr="5FFAE9BA" w14:paraId="09E0C633" w14:textId="77777777">
        <w:trPr>
          <w:trHeight w:val="74"/>
          <w:trPrChange w:author="Maria Jose Uribe Valdes" w:date="2025-04-15T21:07:24.774Z" w16du:dateUtc="2025-04-15T21:07:24.774Z" w:id="958375310">
            <w:trPr>
              <w:trHeight w:val="74"/>
            </w:trPr>
          </w:trPrChange>
        </w:trPr>
        <w:tc>
          <w:tcPr>
            <w:tcW w:w="3150" w:type="dxa"/>
            <w:tcMar/>
            <w:tcPrChange w:author="Maria Jose Uribe Valdes" w:date="2025-04-15T21:07:29.486Z" w:id="819508385">
              <w:tcPr>
                <w:tcW w:w="2235" w:type="dxa"/>
                <w:tcMar/>
              </w:tcPr>
            </w:tcPrChange>
          </w:tcPr>
          <w:p w:rsidRPr="008A4540" w:rsidR="00674DAE" w:rsidP="00674DAE" w:rsidRDefault="00591AB2" w14:paraId="478DE781" w14:textId="77777777">
            <w:pPr>
              <w:rPr>
                <w:rFonts w:ascii="Arial Narrow" w:hAnsi="Arial Narrow"/>
                <w:sz w:val="20"/>
                <w:szCs w:val="20"/>
              </w:rPr>
            </w:pPr>
            <w:r w:rsidRPr="008A4540">
              <w:rPr>
                <w:rFonts w:ascii="Arial Narrow" w:hAnsi="Arial Narrow" w:cs="Arial"/>
                <w:b/>
                <w:bCs/>
                <w:sz w:val="20"/>
                <w:szCs w:val="20"/>
              </w:rPr>
              <w:t>419</w:t>
            </w:r>
          </w:p>
        </w:tc>
        <w:tc>
          <w:tcPr>
            <w:tcW w:w="6172" w:type="dxa"/>
            <w:tcMar/>
            <w:tcPrChange w:author="Maria Jose Uribe Valdes" w:date="2025-04-15T21:07:29.486Z" w:id="107755931">
              <w:tcPr>
                <w:tcW w:w="7087" w:type="dxa"/>
                <w:tcMar/>
              </w:tcPr>
            </w:tcPrChange>
          </w:tcPr>
          <w:p w:rsidRPr="008A4540" w:rsidR="00674DAE" w:rsidP="00F87979" w:rsidRDefault="00591AB2" w14:paraId="29F728B1" w14:textId="513E8D32">
            <w:pPr>
              <w:jc w:val="both"/>
              <w:rPr>
                <w:rFonts w:ascii="Arial Narrow" w:hAnsi="Arial Narrow" w:cs="Arial"/>
                <w:sz w:val="20"/>
                <w:szCs w:val="20"/>
              </w:rPr>
            </w:pPr>
            <w:r w:rsidRPr="008A4540">
              <w:rPr>
                <w:rFonts w:ascii="Arial Narrow" w:hAnsi="Arial Narrow" w:cs="Arial"/>
                <w:b/>
                <w:bCs/>
                <w:sz w:val="20"/>
                <w:szCs w:val="20"/>
              </w:rPr>
              <w:t>FRAUDE AL FISCO Y ORGANISMOS DEL ESTADO.</w:t>
            </w:r>
          </w:p>
        </w:tc>
      </w:tr>
      <w:tr w:rsidRPr="008A4540" w:rsidR="00674DAE" w:rsidTr="5FFAE9BA" w14:paraId="6C8FF873" w14:textId="77777777">
        <w:trPr>
          <w:trHeight w:val="74"/>
          <w:trPrChange w:author="Maria Jose Uribe Valdes" w:date="2025-04-15T21:07:24.774Z" w16du:dateUtc="2025-04-15T21:07:24.774Z" w:id="2018165447">
            <w:trPr>
              <w:trHeight w:val="74"/>
            </w:trPr>
          </w:trPrChange>
        </w:trPr>
        <w:tc>
          <w:tcPr>
            <w:tcW w:w="3150" w:type="dxa"/>
            <w:tcMar/>
            <w:tcPrChange w:author="Maria Jose Uribe Valdes" w:date="2025-04-15T21:07:29.486Z" w:id="1239722274">
              <w:tcPr>
                <w:tcW w:w="2235" w:type="dxa"/>
                <w:tcMar/>
              </w:tcPr>
            </w:tcPrChange>
          </w:tcPr>
          <w:p w:rsidRPr="008A4540" w:rsidR="00674DAE" w:rsidP="00674DAE" w:rsidRDefault="00674DAE" w14:paraId="0F205956" w14:textId="77777777">
            <w:pPr>
              <w:rPr>
                <w:rFonts w:ascii="Arial Narrow" w:hAnsi="Arial Narrow"/>
                <w:sz w:val="20"/>
                <w:szCs w:val="20"/>
              </w:rPr>
            </w:pPr>
          </w:p>
        </w:tc>
        <w:tc>
          <w:tcPr>
            <w:tcW w:w="6172" w:type="dxa"/>
            <w:tcMar/>
            <w:tcPrChange w:author="Maria Jose Uribe Valdes" w:date="2025-04-15T21:07:29.486Z" w:id="19205522">
              <w:tcPr>
                <w:tcW w:w="7087" w:type="dxa"/>
                <w:tcMar/>
              </w:tcPr>
            </w:tcPrChange>
          </w:tcPr>
          <w:p w:rsidRPr="008A4540" w:rsidR="00674DAE" w:rsidP="00674DAE" w:rsidRDefault="00591AB2" w14:paraId="671004AB" w14:textId="77777777">
            <w:pPr>
              <w:jc w:val="both"/>
              <w:rPr>
                <w:rFonts w:ascii="Arial Narrow" w:hAnsi="Arial Narrow" w:cs="Arial"/>
                <w:sz w:val="20"/>
                <w:szCs w:val="20"/>
              </w:rPr>
            </w:pPr>
            <w:r w:rsidRPr="008A4540">
              <w:rPr>
                <w:rFonts w:ascii="Arial Narrow" w:hAnsi="Arial Narrow" w:cs="Arial"/>
                <w:sz w:val="20"/>
                <w:szCs w:val="20"/>
              </w:rPr>
              <w:t>ART. 239</w:t>
            </w:r>
          </w:p>
        </w:tc>
      </w:tr>
      <w:tr w:rsidRPr="008A4540" w:rsidR="00674DAE" w:rsidTr="5FFAE9BA" w14:paraId="5E68AD88" w14:textId="77777777">
        <w:trPr>
          <w:trHeight w:val="74"/>
          <w:trPrChange w:author="Maria Jose Uribe Valdes" w:date="2025-04-15T21:07:24.775Z" w16du:dateUtc="2025-04-15T21:07:24.775Z" w:id="1620390729">
            <w:trPr>
              <w:trHeight w:val="74"/>
            </w:trPr>
          </w:trPrChange>
        </w:trPr>
        <w:tc>
          <w:tcPr>
            <w:tcW w:w="3150" w:type="dxa"/>
            <w:tcMar/>
            <w:tcPrChange w:author="Maria Jose Uribe Valdes" w:date="2025-04-15T21:07:29.486Z" w:id="1584614749">
              <w:tcPr>
                <w:tcW w:w="2235" w:type="dxa"/>
                <w:tcMar/>
              </w:tcPr>
            </w:tcPrChange>
          </w:tcPr>
          <w:p w:rsidRPr="008A4540" w:rsidR="00674DAE" w:rsidP="00674DAE" w:rsidRDefault="00674DAE" w14:paraId="6A3B35EE" w14:textId="77777777">
            <w:pPr>
              <w:rPr>
                <w:rFonts w:ascii="Arial Narrow" w:hAnsi="Arial Narrow"/>
                <w:sz w:val="20"/>
                <w:szCs w:val="20"/>
              </w:rPr>
            </w:pPr>
          </w:p>
        </w:tc>
        <w:tc>
          <w:tcPr>
            <w:tcW w:w="6172" w:type="dxa"/>
            <w:tcMar/>
            <w:tcPrChange w:author="Maria Jose Uribe Valdes" w:date="2025-04-15T21:07:29.486Z" w:id="559321562">
              <w:tcPr>
                <w:tcW w:w="7087" w:type="dxa"/>
                <w:tcMar/>
              </w:tcPr>
            </w:tcPrChange>
          </w:tcPr>
          <w:p w:rsidRPr="008A4540" w:rsidR="00F87979" w:rsidP="00C10DF6" w:rsidRDefault="00591AB2" w14:paraId="7C90E9DD" w14:textId="5526457B">
            <w:pPr>
              <w:jc w:val="both"/>
              <w:rPr>
                <w:rFonts w:ascii="Arial Narrow" w:hAnsi="Arial Narrow" w:cs="Arial"/>
                <w:sz w:val="20"/>
                <w:szCs w:val="20"/>
              </w:rPr>
            </w:pPr>
            <w:r w:rsidRPr="008A4540">
              <w:rPr>
                <w:rFonts w:ascii="Arial Narrow" w:hAnsi="Arial Narrow" w:cs="Arial"/>
                <w:sz w:val="20"/>
                <w:szCs w:val="20"/>
              </w:rPr>
              <w:t>Fraude: empleado público que defraudare o consintiere defraudar al fisco u otras instituciones de carácter publico</w:t>
            </w:r>
          </w:p>
        </w:tc>
      </w:tr>
      <w:tr w:rsidRPr="008A4540" w:rsidR="002435F9" w:rsidTr="5FFAE9BA" w14:paraId="315031A1" w14:textId="77777777">
        <w:trPr>
          <w:trHeight w:val="74"/>
          <w:trPrChange w:author="Maria Jose Uribe Valdes" w:date="2025-04-15T21:07:24.775Z" w16du:dateUtc="2025-04-15T21:07:24.775Z" w:id="498391425">
            <w:trPr>
              <w:trHeight w:val="74"/>
            </w:trPr>
          </w:trPrChange>
        </w:trPr>
        <w:tc>
          <w:tcPr>
            <w:tcW w:w="3150" w:type="dxa"/>
            <w:tcMar/>
            <w:tcPrChange w:author="Maria Jose Uribe Valdes" w:date="2025-04-15T21:07:29.486Z" w:id="1329709492">
              <w:tcPr>
                <w:tcW w:w="2235" w:type="dxa"/>
                <w:tcMar/>
              </w:tcPr>
            </w:tcPrChange>
          </w:tcPr>
          <w:p w:rsidRPr="008A4540" w:rsidR="002435F9" w:rsidP="00591AB2" w:rsidRDefault="002435F9" w14:paraId="64B378A7" w14:textId="77777777">
            <w:pPr>
              <w:jc w:val="both"/>
              <w:rPr>
                <w:rFonts w:ascii="Arial Narrow" w:hAnsi="Arial Narrow" w:cs="Arial"/>
                <w:b/>
                <w:bCs/>
                <w:sz w:val="20"/>
                <w:szCs w:val="20"/>
              </w:rPr>
            </w:pPr>
          </w:p>
        </w:tc>
        <w:tc>
          <w:tcPr>
            <w:tcW w:w="6172" w:type="dxa"/>
            <w:tcMar/>
            <w:tcPrChange w:author="Maria Jose Uribe Valdes" w:date="2025-04-15T21:07:29.486Z" w:id="1988106155">
              <w:tcPr>
                <w:tcW w:w="7087" w:type="dxa"/>
                <w:tcMar/>
              </w:tcPr>
            </w:tcPrChange>
          </w:tcPr>
          <w:p w:rsidRPr="008A4540" w:rsidR="002435F9" w:rsidP="00591AB2" w:rsidRDefault="002435F9" w14:paraId="542883AC" w14:textId="77777777">
            <w:pPr>
              <w:jc w:val="both"/>
              <w:rPr>
                <w:rFonts w:ascii="Arial Narrow" w:hAnsi="Arial Narrow" w:cs="Arial"/>
                <w:b/>
                <w:bCs/>
                <w:sz w:val="20"/>
                <w:szCs w:val="20"/>
              </w:rPr>
            </w:pPr>
          </w:p>
        </w:tc>
      </w:tr>
      <w:tr w:rsidRPr="008A4540" w:rsidR="00674DAE" w:rsidTr="5FFAE9BA" w14:paraId="192EBD91" w14:textId="77777777">
        <w:trPr>
          <w:trHeight w:val="74"/>
          <w:trPrChange w:author="Maria Jose Uribe Valdes" w:date="2025-04-15T21:07:24.776Z" w16du:dateUtc="2025-04-15T21:07:24.776Z" w:id="764182033">
            <w:trPr>
              <w:trHeight w:val="74"/>
            </w:trPr>
          </w:trPrChange>
        </w:trPr>
        <w:tc>
          <w:tcPr>
            <w:tcW w:w="3150" w:type="dxa"/>
            <w:tcMar/>
            <w:tcPrChange w:author="Maria Jose Uribe Valdes" w:date="2025-04-15T21:07:29.486Z" w:id="1480350992">
              <w:tcPr>
                <w:tcW w:w="2235" w:type="dxa"/>
                <w:tcMar/>
              </w:tcPr>
            </w:tcPrChange>
          </w:tcPr>
          <w:p w:rsidRPr="008A4540" w:rsidR="00674DAE" w:rsidP="00591AB2" w:rsidRDefault="00591AB2" w14:paraId="70D62A1F" w14:textId="77777777">
            <w:pPr>
              <w:jc w:val="both"/>
              <w:rPr>
                <w:rFonts w:ascii="Arial Narrow" w:hAnsi="Arial Narrow" w:cs="Arial"/>
                <w:b/>
                <w:bCs/>
                <w:sz w:val="20"/>
                <w:szCs w:val="20"/>
              </w:rPr>
            </w:pPr>
            <w:r w:rsidRPr="008A4540">
              <w:rPr>
                <w:rFonts w:ascii="Arial Narrow" w:hAnsi="Arial Narrow" w:cs="Arial"/>
                <w:b/>
                <w:bCs/>
                <w:sz w:val="20"/>
                <w:szCs w:val="20"/>
              </w:rPr>
              <w:t>420</w:t>
            </w:r>
          </w:p>
        </w:tc>
        <w:tc>
          <w:tcPr>
            <w:tcW w:w="6172" w:type="dxa"/>
            <w:tcMar/>
            <w:tcPrChange w:author="Maria Jose Uribe Valdes" w:date="2025-04-15T21:07:29.486Z" w:id="5896571">
              <w:tcPr>
                <w:tcW w:w="7087" w:type="dxa"/>
                <w:tcMar/>
              </w:tcPr>
            </w:tcPrChange>
          </w:tcPr>
          <w:p w:rsidRPr="008A4540" w:rsidR="00674DAE" w:rsidP="00591AB2" w:rsidRDefault="00591AB2" w14:paraId="631AE0CB" w14:textId="77777777">
            <w:pPr>
              <w:jc w:val="both"/>
              <w:rPr>
                <w:rFonts w:ascii="Arial Narrow" w:hAnsi="Arial Narrow" w:cs="Arial"/>
                <w:b/>
                <w:bCs/>
                <w:sz w:val="20"/>
                <w:szCs w:val="20"/>
              </w:rPr>
            </w:pPr>
            <w:r w:rsidRPr="008A4540">
              <w:rPr>
                <w:rFonts w:ascii="Arial Narrow" w:hAnsi="Arial Narrow" w:cs="Arial"/>
                <w:b/>
                <w:bCs/>
                <w:sz w:val="20"/>
                <w:szCs w:val="20"/>
              </w:rPr>
              <w:t>ABUSOS CONTRA PARTICULARES.</w:t>
            </w:r>
          </w:p>
        </w:tc>
      </w:tr>
      <w:tr w:rsidRPr="008A4540" w:rsidR="00674DAE" w:rsidTr="5FFAE9BA" w14:paraId="6779E86A" w14:textId="77777777">
        <w:trPr>
          <w:trHeight w:val="74"/>
          <w:trPrChange w:author="Maria Jose Uribe Valdes" w:date="2025-04-15T21:07:24.776Z" w16du:dateUtc="2025-04-15T21:07:24.776Z" w:id="1649003426">
            <w:trPr>
              <w:trHeight w:val="74"/>
            </w:trPr>
          </w:trPrChange>
        </w:trPr>
        <w:tc>
          <w:tcPr>
            <w:tcW w:w="3150" w:type="dxa"/>
            <w:tcMar/>
            <w:tcPrChange w:author="Maria Jose Uribe Valdes" w:date="2025-04-15T21:07:29.486Z" w:id="1392351176">
              <w:tcPr>
                <w:tcW w:w="2235" w:type="dxa"/>
                <w:tcMar/>
              </w:tcPr>
            </w:tcPrChange>
          </w:tcPr>
          <w:p w:rsidRPr="008A4540" w:rsidR="00674DAE" w:rsidP="00674DAE" w:rsidRDefault="00674DAE" w14:paraId="312B13C8" w14:textId="77777777">
            <w:pPr>
              <w:rPr>
                <w:rFonts w:ascii="Arial Narrow" w:hAnsi="Arial Narrow"/>
                <w:sz w:val="20"/>
                <w:szCs w:val="20"/>
              </w:rPr>
            </w:pPr>
          </w:p>
        </w:tc>
        <w:tc>
          <w:tcPr>
            <w:tcW w:w="6172" w:type="dxa"/>
            <w:tcMar/>
            <w:tcPrChange w:author="Maria Jose Uribe Valdes" w:date="2025-04-15T21:07:29.486Z" w:id="1539404928">
              <w:tcPr>
                <w:tcW w:w="7087" w:type="dxa"/>
                <w:tcMar/>
              </w:tcPr>
            </w:tcPrChange>
          </w:tcPr>
          <w:p w:rsidRPr="008A4540" w:rsidR="00674DAE" w:rsidP="00674DAE" w:rsidRDefault="00591AB2" w14:paraId="5CA2AAA8" w14:textId="77777777">
            <w:pPr>
              <w:jc w:val="both"/>
              <w:rPr>
                <w:rFonts w:ascii="Arial Narrow" w:hAnsi="Arial Narrow" w:cs="Arial"/>
                <w:sz w:val="20"/>
                <w:szCs w:val="20"/>
              </w:rPr>
            </w:pPr>
            <w:r w:rsidRPr="008A4540">
              <w:rPr>
                <w:rFonts w:ascii="Arial Narrow" w:hAnsi="Arial Narrow" w:cs="Arial"/>
                <w:sz w:val="20"/>
                <w:szCs w:val="20"/>
              </w:rPr>
              <w:t>ART.255</w:t>
            </w:r>
          </w:p>
        </w:tc>
      </w:tr>
      <w:tr w:rsidRPr="008A4540" w:rsidR="00674DAE" w:rsidTr="5FFAE9BA" w14:paraId="7475341A" w14:textId="77777777">
        <w:trPr>
          <w:trHeight w:val="74"/>
          <w:trPrChange w:author="Maria Jose Uribe Valdes" w:date="2025-04-15T21:07:24.777Z" w16du:dateUtc="2025-04-15T21:07:24.777Z" w:id="1199959215">
            <w:trPr>
              <w:trHeight w:val="74"/>
            </w:trPr>
          </w:trPrChange>
        </w:trPr>
        <w:tc>
          <w:tcPr>
            <w:tcW w:w="3150" w:type="dxa"/>
            <w:tcMar/>
            <w:tcPrChange w:author="Maria Jose Uribe Valdes" w:date="2025-04-15T21:07:29.486Z" w:id="998370326">
              <w:tcPr>
                <w:tcW w:w="2235" w:type="dxa"/>
                <w:tcMar/>
              </w:tcPr>
            </w:tcPrChange>
          </w:tcPr>
          <w:p w:rsidRPr="008A4540" w:rsidR="00674DAE" w:rsidP="00674DAE" w:rsidRDefault="00674DAE" w14:paraId="4AD60E3D" w14:textId="77777777">
            <w:pPr>
              <w:rPr>
                <w:rFonts w:ascii="Arial Narrow" w:hAnsi="Arial Narrow"/>
                <w:sz w:val="20"/>
                <w:szCs w:val="20"/>
              </w:rPr>
            </w:pPr>
          </w:p>
        </w:tc>
        <w:tc>
          <w:tcPr>
            <w:tcW w:w="6172" w:type="dxa"/>
            <w:tcMar/>
            <w:tcPrChange w:author="Maria Jose Uribe Valdes" w:date="2025-04-15T21:07:29.486Z" w:id="948717757">
              <w:tcPr>
                <w:tcW w:w="7087" w:type="dxa"/>
                <w:tcMar/>
              </w:tcPr>
            </w:tcPrChange>
          </w:tcPr>
          <w:p w:rsidRPr="008A4540" w:rsidR="00591AB2" w:rsidP="00C10DF6" w:rsidRDefault="00591AB2" w14:paraId="70C94551" w14:textId="47EB72CD">
            <w:pPr>
              <w:jc w:val="both"/>
              <w:rPr>
                <w:rFonts w:ascii="Arial Narrow" w:hAnsi="Arial Narrow" w:cs="Arial"/>
                <w:sz w:val="20"/>
                <w:szCs w:val="20"/>
              </w:rPr>
            </w:pPr>
            <w:r w:rsidRPr="008A4540">
              <w:rPr>
                <w:rFonts w:ascii="Arial Narrow" w:hAnsi="Arial Narrow" w:cs="Arial"/>
                <w:sz w:val="20"/>
                <w:szCs w:val="20"/>
              </w:rPr>
              <w:t>Sanciona al empleado público que, desempeñando un acto del servicio, cometiere cualquier vejación injusta contra las personas o en contra de una persona menor de edad o en situación de vulnerabilidad por discapacidad, enfermedad o vejez; o en contra de una persona que se encuentre bajo el cuidado, custodia o control del empleado público.</w:t>
            </w:r>
          </w:p>
        </w:tc>
      </w:tr>
      <w:tr w:rsidRPr="008A4540" w:rsidR="00C10DF6" w:rsidTr="5FFAE9BA" w14:paraId="16BED502" w14:textId="77777777">
        <w:trPr>
          <w:trHeight w:val="74"/>
          <w:trPrChange w:author="Maria Jose Uribe Valdes" w:date="2025-04-15T21:07:24.777Z" w16du:dateUtc="2025-04-15T21:07:24.777Z" w:id="1350142204">
            <w:trPr>
              <w:trHeight w:val="74"/>
            </w:trPr>
          </w:trPrChange>
        </w:trPr>
        <w:tc>
          <w:tcPr>
            <w:tcW w:w="3150" w:type="dxa"/>
            <w:tcMar/>
            <w:tcPrChange w:author="Maria Jose Uribe Valdes" w:date="2025-04-15T21:07:29.486Z" w:id="1495177757">
              <w:tcPr>
                <w:tcW w:w="2235" w:type="dxa"/>
                <w:tcMar/>
              </w:tcPr>
            </w:tcPrChange>
          </w:tcPr>
          <w:p w:rsidRPr="008A4540" w:rsidR="00C10DF6" w:rsidP="00674DAE" w:rsidRDefault="00C10DF6" w14:paraId="00141CF4" w14:textId="77777777">
            <w:pPr>
              <w:rPr>
                <w:rFonts w:ascii="Arial Narrow" w:hAnsi="Arial Narrow"/>
                <w:sz w:val="20"/>
                <w:szCs w:val="20"/>
              </w:rPr>
            </w:pPr>
          </w:p>
        </w:tc>
        <w:tc>
          <w:tcPr>
            <w:tcW w:w="6172" w:type="dxa"/>
            <w:tcMar/>
            <w:tcPrChange w:author="Maria Jose Uribe Valdes" w:date="2025-04-15T21:07:29.487Z" w:id="1740855824">
              <w:tcPr>
                <w:tcW w:w="7087" w:type="dxa"/>
                <w:tcMar/>
              </w:tcPr>
            </w:tcPrChange>
          </w:tcPr>
          <w:p w:rsidRPr="008A4540" w:rsidR="00C10DF6" w:rsidP="00C10DF6" w:rsidRDefault="00C10DF6" w14:paraId="1EA76448" w14:textId="77777777">
            <w:pPr>
              <w:jc w:val="both"/>
              <w:rPr>
                <w:rFonts w:ascii="Arial Narrow" w:hAnsi="Arial Narrow" w:cs="Arial"/>
                <w:sz w:val="20"/>
                <w:szCs w:val="20"/>
              </w:rPr>
            </w:pPr>
          </w:p>
        </w:tc>
      </w:tr>
      <w:tr w:rsidRPr="008A4540" w:rsidR="00674DAE" w:rsidTr="5FFAE9BA" w14:paraId="12BCA943" w14:textId="77777777">
        <w:trPr>
          <w:trHeight w:val="74"/>
          <w:trPrChange w:author="Maria Jose Uribe Valdes" w:date="2025-04-15T21:07:24.777Z" w16du:dateUtc="2025-04-15T21:07:24.777Z" w:id="2114558896">
            <w:trPr>
              <w:trHeight w:val="74"/>
            </w:trPr>
          </w:trPrChange>
        </w:trPr>
        <w:tc>
          <w:tcPr>
            <w:tcW w:w="3150" w:type="dxa"/>
            <w:tcMar/>
            <w:tcPrChange w:author="Maria Jose Uribe Valdes" w:date="2025-04-15T21:07:29.487Z" w:id="609741786">
              <w:tcPr>
                <w:tcW w:w="2235" w:type="dxa"/>
                <w:tcMar/>
              </w:tcPr>
            </w:tcPrChange>
          </w:tcPr>
          <w:p w:rsidRPr="008A4540" w:rsidR="00674DAE" w:rsidP="003F0A6D" w:rsidRDefault="00D936CB" w14:paraId="18B19373" w14:textId="77777777">
            <w:pPr>
              <w:jc w:val="both"/>
              <w:rPr>
                <w:rFonts w:ascii="Arial Narrow" w:hAnsi="Arial Narrow" w:cs="Arial"/>
                <w:b/>
                <w:bCs/>
                <w:sz w:val="20"/>
                <w:szCs w:val="20"/>
              </w:rPr>
            </w:pPr>
            <w:r w:rsidRPr="008A4540">
              <w:rPr>
                <w:rFonts w:ascii="Arial Narrow" w:hAnsi="Arial Narrow" w:cs="Arial"/>
                <w:b/>
                <w:bCs/>
                <w:sz w:val="20"/>
                <w:szCs w:val="20"/>
              </w:rPr>
              <w:t>421</w:t>
            </w:r>
          </w:p>
        </w:tc>
        <w:tc>
          <w:tcPr>
            <w:tcW w:w="6172" w:type="dxa"/>
            <w:tcMar/>
            <w:tcPrChange w:author="Maria Jose Uribe Valdes" w:date="2025-04-15T21:07:29.487Z" w:id="802537810">
              <w:tcPr>
                <w:tcW w:w="7087" w:type="dxa"/>
                <w:tcMar/>
              </w:tcPr>
            </w:tcPrChange>
          </w:tcPr>
          <w:p w:rsidRPr="008A4540" w:rsidR="00674DAE" w:rsidP="003F0A6D" w:rsidRDefault="00D936CB" w14:paraId="6F7265EA" w14:textId="77777777">
            <w:pPr>
              <w:jc w:val="both"/>
              <w:rPr>
                <w:rFonts w:ascii="Arial Narrow" w:hAnsi="Arial Narrow" w:cs="Arial"/>
                <w:b/>
                <w:bCs/>
                <w:sz w:val="20"/>
                <w:szCs w:val="20"/>
              </w:rPr>
            </w:pPr>
            <w:r w:rsidRPr="008A4540">
              <w:rPr>
                <w:rFonts w:ascii="Arial Narrow" w:hAnsi="Arial Narrow" w:cs="Arial"/>
                <w:b/>
                <w:bCs/>
                <w:sz w:val="20"/>
                <w:szCs w:val="20"/>
              </w:rPr>
              <w:t>OTROS ABUSOS CONTRA PARTICULARES.</w:t>
            </w:r>
          </w:p>
        </w:tc>
      </w:tr>
      <w:tr w:rsidRPr="008A4540" w:rsidR="00674DAE" w:rsidTr="5FFAE9BA" w14:paraId="5861B6EA" w14:textId="77777777">
        <w:trPr>
          <w:trHeight w:val="74"/>
          <w:trPrChange w:author="Maria Jose Uribe Valdes" w:date="2025-04-15T21:07:24.778Z" w16du:dateUtc="2025-04-15T21:07:24.778Z" w:id="1766181681">
            <w:trPr>
              <w:trHeight w:val="74"/>
            </w:trPr>
          </w:trPrChange>
        </w:trPr>
        <w:tc>
          <w:tcPr>
            <w:tcW w:w="3150" w:type="dxa"/>
            <w:tcMar/>
            <w:tcPrChange w:author="Maria Jose Uribe Valdes" w:date="2025-04-15T21:07:29.487Z" w:id="443547442">
              <w:tcPr>
                <w:tcW w:w="2235" w:type="dxa"/>
                <w:tcMar/>
              </w:tcPr>
            </w:tcPrChange>
          </w:tcPr>
          <w:p w:rsidRPr="008A4540" w:rsidR="00674DAE" w:rsidP="00674DAE" w:rsidRDefault="00674DAE" w14:paraId="6AB62E81" w14:textId="77777777">
            <w:pPr>
              <w:rPr>
                <w:rFonts w:ascii="Arial Narrow" w:hAnsi="Arial Narrow"/>
                <w:sz w:val="20"/>
                <w:szCs w:val="20"/>
              </w:rPr>
            </w:pPr>
          </w:p>
        </w:tc>
        <w:tc>
          <w:tcPr>
            <w:tcW w:w="6172" w:type="dxa"/>
            <w:tcMar/>
            <w:tcPrChange w:author="Maria Jose Uribe Valdes" w:date="2025-04-15T21:07:29.487Z" w:id="1619340515">
              <w:tcPr>
                <w:tcW w:w="7087" w:type="dxa"/>
                <w:tcMar/>
              </w:tcPr>
            </w:tcPrChange>
          </w:tcPr>
          <w:p w:rsidRPr="008A4540" w:rsidR="00674DAE" w:rsidP="00674DAE" w:rsidRDefault="00D936CB" w14:paraId="6A22E96C" w14:textId="77777777">
            <w:pPr>
              <w:jc w:val="both"/>
              <w:rPr>
                <w:rFonts w:ascii="Arial Narrow" w:hAnsi="Arial Narrow" w:cs="Arial"/>
                <w:sz w:val="20"/>
                <w:szCs w:val="20"/>
              </w:rPr>
            </w:pPr>
            <w:r w:rsidRPr="008A4540">
              <w:rPr>
                <w:rFonts w:ascii="Arial Narrow" w:hAnsi="Arial Narrow" w:cs="Arial"/>
                <w:sz w:val="20"/>
                <w:szCs w:val="20"/>
              </w:rPr>
              <w:t>ARTS. 256, 257, 258 y 259.</w:t>
            </w:r>
          </w:p>
        </w:tc>
      </w:tr>
      <w:tr w:rsidRPr="008A4540" w:rsidR="004B448B" w:rsidTr="5FFAE9BA" w14:paraId="72FDA75E" w14:textId="77777777">
        <w:trPr>
          <w:trHeight w:val="74"/>
          <w:trPrChange w:author="Maria Jose Uribe Valdes" w:date="2025-04-15T21:07:24.778Z" w16du:dateUtc="2025-04-15T21:07:24.778Z" w:id="1223890240">
            <w:trPr>
              <w:trHeight w:val="74"/>
            </w:trPr>
          </w:trPrChange>
        </w:trPr>
        <w:tc>
          <w:tcPr>
            <w:tcW w:w="3150" w:type="dxa"/>
            <w:tcMar/>
            <w:tcPrChange w:author="Maria Jose Uribe Valdes" w:date="2025-04-15T21:07:29.487Z" w:id="78555389">
              <w:tcPr>
                <w:tcW w:w="2235" w:type="dxa"/>
                <w:tcMar/>
              </w:tcPr>
            </w:tcPrChange>
          </w:tcPr>
          <w:p w:rsidRPr="008A4540" w:rsidR="004B448B" w:rsidP="00674DAE" w:rsidRDefault="004B448B" w14:paraId="37B31151" w14:textId="77777777">
            <w:pPr>
              <w:rPr>
                <w:rFonts w:ascii="Arial Narrow" w:hAnsi="Arial Narrow"/>
                <w:sz w:val="20"/>
                <w:szCs w:val="20"/>
              </w:rPr>
            </w:pPr>
          </w:p>
        </w:tc>
        <w:tc>
          <w:tcPr>
            <w:tcW w:w="6172" w:type="dxa"/>
            <w:tcMar/>
            <w:tcPrChange w:author="Maria Jose Uribe Valdes" w:date="2025-04-15T21:07:29.487Z" w:id="1753708446">
              <w:tcPr>
                <w:tcW w:w="7087" w:type="dxa"/>
                <w:tcMar/>
              </w:tcPr>
            </w:tcPrChange>
          </w:tcPr>
          <w:p w:rsidRPr="008A4540" w:rsidR="00E46130" w:rsidP="00C10DF6" w:rsidRDefault="00D936CB" w14:paraId="56C8DE1B" w14:textId="31FE6D58">
            <w:pPr>
              <w:jc w:val="both"/>
              <w:rPr>
                <w:rFonts w:ascii="Arial Narrow" w:hAnsi="Arial Narrow" w:cs="Arial"/>
                <w:sz w:val="20"/>
                <w:szCs w:val="20"/>
              </w:rPr>
            </w:pPr>
            <w:r w:rsidRPr="008A4540">
              <w:rPr>
                <w:rFonts w:ascii="Arial Narrow" w:hAnsi="Arial Narrow" w:cs="Arial"/>
                <w:sz w:val="20"/>
                <w:szCs w:val="20"/>
              </w:rPr>
              <w:t xml:space="preserve">Sanciona al empleado público del orden administrativo que maliciosamente retardare o negare a los particulares la protección o servicio que deba dispensarles en conformidad a las </w:t>
            </w:r>
            <w:r w:rsidRPr="008A4540" w:rsidR="00EF7CF2">
              <w:rPr>
                <w:rFonts w:ascii="Arial Narrow" w:hAnsi="Arial Narrow" w:cs="Arial"/>
                <w:sz w:val="20"/>
                <w:szCs w:val="20"/>
              </w:rPr>
              <w:t>Ley</w:t>
            </w:r>
            <w:r w:rsidRPr="008A4540">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p>
        </w:tc>
      </w:tr>
      <w:tr w:rsidRPr="008A4540" w:rsidR="00C10DF6" w:rsidTr="5FFAE9BA" w14:paraId="0B4C78FE" w14:textId="77777777">
        <w:trPr>
          <w:trHeight w:val="74"/>
          <w:trPrChange w:author="Maria Jose Uribe Valdes" w:date="2025-04-15T21:07:24.778Z" w16du:dateUtc="2025-04-15T21:07:24.778Z" w:id="1184134526">
            <w:trPr>
              <w:trHeight w:val="74"/>
            </w:trPr>
          </w:trPrChange>
        </w:trPr>
        <w:tc>
          <w:tcPr>
            <w:tcW w:w="3150" w:type="dxa"/>
            <w:tcMar/>
            <w:tcPrChange w:author="Maria Jose Uribe Valdes" w:date="2025-04-15T21:07:29.487Z" w:id="629824086">
              <w:tcPr>
                <w:tcW w:w="2235" w:type="dxa"/>
                <w:tcMar/>
              </w:tcPr>
            </w:tcPrChange>
          </w:tcPr>
          <w:p w:rsidRPr="008A4540" w:rsidR="00C10DF6" w:rsidP="00674DAE" w:rsidRDefault="00C10DF6" w14:paraId="303C8277" w14:textId="77777777">
            <w:pPr>
              <w:rPr>
                <w:rFonts w:ascii="Arial Narrow" w:hAnsi="Arial Narrow"/>
                <w:sz w:val="20"/>
                <w:szCs w:val="20"/>
              </w:rPr>
            </w:pPr>
          </w:p>
        </w:tc>
        <w:tc>
          <w:tcPr>
            <w:tcW w:w="6172" w:type="dxa"/>
            <w:tcMar/>
            <w:tcPrChange w:author="Maria Jose Uribe Valdes" w:date="2025-04-15T21:07:29.487Z" w:id="25490310">
              <w:tcPr>
                <w:tcW w:w="7087" w:type="dxa"/>
                <w:tcMar/>
              </w:tcPr>
            </w:tcPrChange>
          </w:tcPr>
          <w:p w:rsidRPr="008A4540" w:rsidR="00C10DF6" w:rsidP="00C10DF6" w:rsidRDefault="00C10DF6" w14:paraId="1C65DFEE" w14:textId="77777777">
            <w:pPr>
              <w:jc w:val="both"/>
              <w:rPr>
                <w:rFonts w:ascii="Arial Narrow" w:hAnsi="Arial Narrow" w:cs="Arial"/>
                <w:sz w:val="20"/>
                <w:szCs w:val="20"/>
              </w:rPr>
            </w:pPr>
          </w:p>
        </w:tc>
      </w:tr>
      <w:tr w:rsidRPr="008A4540" w:rsidR="004B448B" w:rsidTr="5FFAE9BA" w14:paraId="505890DD" w14:textId="77777777">
        <w:trPr>
          <w:trHeight w:val="74"/>
          <w:trPrChange w:author="Maria Jose Uribe Valdes" w:date="2025-04-15T21:07:24.779Z" w16du:dateUtc="2025-04-15T21:07:24.779Z" w:id="952507405">
            <w:trPr>
              <w:trHeight w:val="74"/>
            </w:trPr>
          </w:trPrChange>
        </w:trPr>
        <w:tc>
          <w:tcPr>
            <w:tcW w:w="3150" w:type="dxa"/>
            <w:tcMar/>
            <w:tcPrChange w:author="Maria Jose Uribe Valdes" w:date="2025-04-15T21:07:29.487Z" w:id="2067385325">
              <w:tcPr>
                <w:tcW w:w="2235" w:type="dxa"/>
                <w:tcMar/>
              </w:tcPr>
            </w:tcPrChange>
          </w:tcPr>
          <w:p w:rsidRPr="008A4540" w:rsidR="004B448B" w:rsidP="00674DAE" w:rsidRDefault="00C27519" w14:paraId="080AC121" w14:textId="77777777">
            <w:pPr>
              <w:rPr>
                <w:rFonts w:ascii="Arial Narrow" w:hAnsi="Arial Narrow"/>
                <w:sz w:val="20"/>
                <w:szCs w:val="20"/>
              </w:rPr>
            </w:pPr>
            <w:r w:rsidRPr="008A4540">
              <w:rPr>
                <w:rFonts w:ascii="Arial Narrow" w:hAnsi="Arial Narrow" w:cs="Arial"/>
                <w:b/>
                <w:bCs/>
                <w:sz w:val="20"/>
                <w:szCs w:val="20"/>
              </w:rPr>
              <w:t>422</w:t>
            </w:r>
          </w:p>
        </w:tc>
        <w:tc>
          <w:tcPr>
            <w:tcW w:w="6172" w:type="dxa"/>
            <w:tcMar/>
            <w:tcPrChange w:author="Maria Jose Uribe Valdes" w:date="2025-04-15T21:07:29.487Z" w:id="1621557816">
              <w:tcPr>
                <w:tcW w:w="7087" w:type="dxa"/>
                <w:tcMar/>
              </w:tcPr>
            </w:tcPrChange>
          </w:tcPr>
          <w:p w:rsidRPr="008A4540" w:rsidR="004B448B" w:rsidP="00674DAE" w:rsidRDefault="00C27519" w14:paraId="1F9FCBC2" w14:textId="77777777">
            <w:pPr>
              <w:jc w:val="both"/>
              <w:rPr>
                <w:rFonts w:ascii="Arial Narrow" w:hAnsi="Arial Narrow" w:cs="Arial"/>
                <w:sz w:val="20"/>
                <w:szCs w:val="20"/>
              </w:rPr>
            </w:pPr>
            <w:r w:rsidRPr="008A4540">
              <w:rPr>
                <w:rFonts w:ascii="Arial Narrow" w:hAnsi="Arial Narrow" w:cs="Arial"/>
                <w:b/>
                <w:bCs/>
                <w:sz w:val="20"/>
                <w:szCs w:val="20"/>
              </w:rPr>
              <w:t>SOBORNO DE FUNCIONARIO PUBLICO EXTRANJERO. PERSONA NATURAL.</w:t>
            </w:r>
          </w:p>
        </w:tc>
      </w:tr>
      <w:tr w:rsidRPr="008A4540" w:rsidR="004B448B" w:rsidTr="5FFAE9BA" w14:paraId="2148449C" w14:textId="77777777">
        <w:trPr>
          <w:trHeight w:val="74"/>
          <w:trPrChange w:author="Maria Jose Uribe Valdes" w:date="2025-04-15T21:07:24.779Z" w16du:dateUtc="2025-04-15T21:07:24.779Z" w:id="279922648">
            <w:trPr>
              <w:trHeight w:val="74"/>
            </w:trPr>
          </w:trPrChange>
        </w:trPr>
        <w:tc>
          <w:tcPr>
            <w:tcW w:w="3150" w:type="dxa"/>
            <w:tcMar/>
            <w:tcPrChange w:author="Maria Jose Uribe Valdes" w:date="2025-04-15T21:07:29.487Z" w:id="1939956998">
              <w:tcPr>
                <w:tcW w:w="2235" w:type="dxa"/>
                <w:tcMar/>
              </w:tcPr>
            </w:tcPrChange>
          </w:tcPr>
          <w:p w:rsidRPr="008A4540" w:rsidR="004B448B" w:rsidP="00674DAE" w:rsidRDefault="004B448B" w14:paraId="70BA61BF" w14:textId="77777777">
            <w:pPr>
              <w:rPr>
                <w:rFonts w:ascii="Arial Narrow" w:hAnsi="Arial Narrow"/>
                <w:sz w:val="20"/>
                <w:szCs w:val="20"/>
              </w:rPr>
            </w:pPr>
          </w:p>
        </w:tc>
        <w:tc>
          <w:tcPr>
            <w:tcW w:w="6172" w:type="dxa"/>
            <w:tcMar/>
            <w:tcPrChange w:author="Maria Jose Uribe Valdes" w:date="2025-04-15T21:07:29.487Z" w:id="152231143">
              <w:tcPr>
                <w:tcW w:w="7087" w:type="dxa"/>
                <w:tcMar/>
              </w:tcPr>
            </w:tcPrChange>
          </w:tcPr>
          <w:p w:rsidRPr="008A4540" w:rsidR="004B448B" w:rsidP="00674DAE" w:rsidRDefault="00C27519" w14:paraId="3944D911" w14:textId="77777777">
            <w:pPr>
              <w:jc w:val="both"/>
              <w:rPr>
                <w:rFonts w:ascii="Arial Narrow" w:hAnsi="Arial Narrow" w:cs="Arial"/>
                <w:sz w:val="20"/>
                <w:szCs w:val="20"/>
              </w:rPr>
            </w:pPr>
            <w:r w:rsidRPr="008A4540">
              <w:rPr>
                <w:rFonts w:ascii="Arial Narrow" w:hAnsi="Arial Narrow" w:cs="Arial"/>
                <w:sz w:val="20"/>
                <w:szCs w:val="20"/>
              </w:rPr>
              <w:t>ART.251 BIS</w:t>
            </w:r>
          </w:p>
        </w:tc>
      </w:tr>
      <w:tr w:rsidRPr="008A4540" w:rsidR="004B448B" w:rsidTr="5FFAE9BA" w14:paraId="6EF9A810" w14:textId="77777777">
        <w:trPr>
          <w:trHeight w:val="74"/>
          <w:trPrChange w:author="Maria Jose Uribe Valdes" w:date="2025-04-15T21:07:24.78Z" w16du:dateUtc="2025-04-15T21:07:24.78Z" w:id="1672330575">
            <w:trPr>
              <w:trHeight w:val="74"/>
            </w:trPr>
          </w:trPrChange>
        </w:trPr>
        <w:tc>
          <w:tcPr>
            <w:tcW w:w="3150" w:type="dxa"/>
            <w:tcMar/>
            <w:tcPrChange w:author="Maria Jose Uribe Valdes" w:date="2025-04-15T21:07:29.487Z" w:id="516734738">
              <w:tcPr>
                <w:tcW w:w="2235" w:type="dxa"/>
                <w:tcMar/>
              </w:tcPr>
            </w:tcPrChange>
          </w:tcPr>
          <w:p w:rsidRPr="008A4540" w:rsidR="004B448B" w:rsidP="00674DAE" w:rsidRDefault="004B448B" w14:paraId="6C7CC992" w14:textId="77777777">
            <w:pPr>
              <w:rPr>
                <w:rFonts w:ascii="Arial Narrow" w:hAnsi="Arial Narrow"/>
                <w:sz w:val="20"/>
                <w:szCs w:val="20"/>
              </w:rPr>
            </w:pPr>
          </w:p>
        </w:tc>
        <w:tc>
          <w:tcPr>
            <w:tcW w:w="6172" w:type="dxa"/>
            <w:tcMar/>
            <w:tcPrChange w:author="Maria Jose Uribe Valdes" w:date="2025-04-15T21:07:29.487Z" w:id="2123719444">
              <w:tcPr>
                <w:tcW w:w="7087" w:type="dxa"/>
                <w:tcMar/>
              </w:tcPr>
            </w:tcPrChange>
          </w:tcPr>
          <w:p w:rsidRPr="008A4540" w:rsidR="00C27519" w:rsidP="00C10DF6" w:rsidRDefault="00C27519" w14:paraId="65259CB5" w14:textId="0FCA5F59">
            <w:pPr>
              <w:jc w:val="both"/>
              <w:rPr>
                <w:rFonts w:ascii="Arial Narrow" w:hAnsi="Arial Narrow" w:cs="Arial"/>
                <w:sz w:val="20"/>
                <w:szCs w:val="20"/>
              </w:rPr>
            </w:pPr>
            <w:r w:rsidRPr="008A4540">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Pr="008A4540" w:rsidR="00C10DF6" w:rsidTr="5FFAE9BA" w14:paraId="46C08844" w14:textId="77777777">
        <w:trPr>
          <w:trHeight w:val="74"/>
          <w:trPrChange w:author="Maria Jose Uribe Valdes" w:date="2025-04-15T21:07:24.78Z" w16du:dateUtc="2025-04-15T21:07:24.78Z" w:id="631915127">
            <w:trPr>
              <w:trHeight w:val="74"/>
            </w:trPr>
          </w:trPrChange>
        </w:trPr>
        <w:tc>
          <w:tcPr>
            <w:tcW w:w="3150" w:type="dxa"/>
            <w:tcMar/>
            <w:tcPrChange w:author="Maria Jose Uribe Valdes" w:date="2025-04-15T21:07:29.487Z" w:id="230121616">
              <w:tcPr>
                <w:tcW w:w="2235" w:type="dxa"/>
                <w:tcMar/>
              </w:tcPr>
            </w:tcPrChange>
          </w:tcPr>
          <w:p w:rsidRPr="008A4540" w:rsidR="00C10DF6" w:rsidP="00674DAE" w:rsidRDefault="00C10DF6" w14:paraId="7A5E1014" w14:textId="77777777">
            <w:pPr>
              <w:rPr>
                <w:rFonts w:ascii="Arial Narrow" w:hAnsi="Arial Narrow"/>
                <w:sz w:val="20"/>
                <w:szCs w:val="20"/>
              </w:rPr>
            </w:pPr>
          </w:p>
        </w:tc>
        <w:tc>
          <w:tcPr>
            <w:tcW w:w="6172" w:type="dxa"/>
            <w:tcMar/>
            <w:tcPrChange w:author="Maria Jose Uribe Valdes" w:date="2025-04-15T21:07:29.487Z" w:id="1716048531">
              <w:tcPr>
                <w:tcW w:w="7087" w:type="dxa"/>
                <w:tcMar/>
              </w:tcPr>
            </w:tcPrChange>
          </w:tcPr>
          <w:p w:rsidRPr="008A4540" w:rsidR="00C10DF6" w:rsidP="00C10DF6" w:rsidRDefault="00C10DF6" w14:paraId="059BD82A" w14:textId="77777777">
            <w:pPr>
              <w:jc w:val="both"/>
              <w:rPr>
                <w:rFonts w:ascii="Arial Narrow" w:hAnsi="Arial Narrow" w:cs="Arial"/>
                <w:sz w:val="20"/>
                <w:szCs w:val="20"/>
              </w:rPr>
            </w:pPr>
          </w:p>
        </w:tc>
      </w:tr>
      <w:tr w:rsidRPr="008A4540" w:rsidR="004B448B" w:rsidTr="5FFAE9BA" w14:paraId="138D6E35" w14:textId="77777777">
        <w:trPr>
          <w:trHeight w:val="74"/>
          <w:trPrChange w:author="Maria Jose Uribe Valdes" w:date="2025-04-15T21:07:24.781Z" w16du:dateUtc="2025-04-15T21:07:24.781Z" w:id="86756970">
            <w:trPr>
              <w:trHeight w:val="74"/>
            </w:trPr>
          </w:trPrChange>
        </w:trPr>
        <w:tc>
          <w:tcPr>
            <w:tcW w:w="3150" w:type="dxa"/>
            <w:tcMar/>
            <w:tcPrChange w:author="Maria Jose Uribe Valdes" w:date="2025-04-15T21:07:29.487Z" w:id="670604786">
              <w:tcPr>
                <w:tcW w:w="2235" w:type="dxa"/>
                <w:tcMar/>
              </w:tcPr>
            </w:tcPrChange>
          </w:tcPr>
          <w:p w:rsidRPr="008A4540" w:rsidR="004B448B" w:rsidP="00674DAE" w:rsidRDefault="005E3144" w14:paraId="7AB1659F" w14:textId="77777777">
            <w:pPr>
              <w:rPr>
                <w:rFonts w:ascii="Arial Narrow" w:hAnsi="Arial Narrow" w:cs="Arial"/>
                <w:b/>
                <w:bCs/>
                <w:sz w:val="20"/>
                <w:szCs w:val="20"/>
              </w:rPr>
            </w:pPr>
            <w:r w:rsidRPr="008A4540">
              <w:rPr>
                <w:rFonts w:ascii="Arial Narrow" w:hAnsi="Arial Narrow" w:cs="Arial"/>
                <w:b/>
                <w:bCs/>
                <w:sz w:val="20"/>
                <w:szCs w:val="20"/>
              </w:rPr>
              <w:t>423</w:t>
            </w:r>
          </w:p>
        </w:tc>
        <w:tc>
          <w:tcPr>
            <w:tcW w:w="6172" w:type="dxa"/>
            <w:tcMar/>
            <w:tcPrChange w:author="Maria Jose Uribe Valdes" w:date="2025-04-15T21:07:29.487Z" w:id="2112217434">
              <w:tcPr>
                <w:tcW w:w="7087" w:type="dxa"/>
                <w:tcMar/>
              </w:tcPr>
            </w:tcPrChange>
          </w:tcPr>
          <w:p w:rsidRPr="008A4540" w:rsidR="004B448B" w:rsidP="00674DAE" w:rsidRDefault="005E3144" w14:paraId="02946FB0" w14:textId="77777777">
            <w:pPr>
              <w:jc w:val="both"/>
              <w:rPr>
                <w:rFonts w:ascii="Arial Narrow" w:hAnsi="Arial Narrow" w:cs="Arial"/>
                <w:b/>
                <w:bCs/>
                <w:sz w:val="20"/>
                <w:szCs w:val="20"/>
              </w:rPr>
            </w:pPr>
            <w:r w:rsidRPr="008A4540">
              <w:rPr>
                <w:rFonts w:ascii="Arial Narrow" w:hAnsi="Arial Narrow" w:cs="Arial"/>
                <w:b/>
                <w:bCs/>
                <w:sz w:val="20"/>
                <w:szCs w:val="20"/>
              </w:rPr>
              <w:t>SOBORNO.ART. 250. PERSONA JURÍDICA.</w:t>
            </w:r>
          </w:p>
        </w:tc>
      </w:tr>
      <w:tr w:rsidRPr="008A4540" w:rsidR="004B448B" w:rsidTr="5FFAE9BA" w14:paraId="6BC4190E" w14:textId="77777777">
        <w:trPr>
          <w:trHeight w:val="74"/>
          <w:trPrChange w:author="Maria Jose Uribe Valdes" w:date="2025-04-15T21:07:24.781Z" w16du:dateUtc="2025-04-15T21:07:24.781Z" w:id="470827756">
            <w:trPr>
              <w:trHeight w:val="74"/>
            </w:trPr>
          </w:trPrChange>
        </w:trPr>
        <w:tc>
          <w:tcPr>
            <w:tcW w:w="3150" w:type="dxa"/>
            <w:tcMar/>
            <w:tcPrChange w:author="Maria Jose Uribe Valdes" w:date="2025-04-15T21:07:29.487Z" w:id="1259991880">
              <w:tcPr>
                <w:tcW w:w="2235" w:type="dxa"/>
                <w:tcMar/>
              </w:tcPr>
            </w:tcPrChange>
          </w:tcPr>
          <w:p w:rsidRPr="008A4540" w:rsidR="004B448B" w:rsidP="00674DAE" w:rsidRDefault="004B448B" w14:paraId="33C9B4BC" w14:textId="77777777">
            <w:pPr>
              <w:rPr>
                <w:rFonts w:ascii="Arial Narrow" w:hAnsi="Arial Narrow"/>
                <w:sz w:val="20"/>
                <w:szCs w:val="20"/>
              </w:rPr>
            </w:pPr>
          </w:p>
        </w:tc>
        <w:tc>
          <w:tcPr>
            <w:tcW w:w="6172" w:type="dxa"/>
            <w:tcMar/>
            <w:tcPrChange w:author="Maria Jose Uribe Valdes" w:date="2025-04-15T21:07:29.487Z" w:id="99507813">
              <w:tcPr>
                <w:tcW w:w="7087" w:type="dxa"/>
                <w:tcMar/>
              </w:tcPr>
            </w:tcPrChange>
          </w:tcPr>
          <w:p w:rsidRPr="008A4540" w:rsidR="004B448B" w:rsidP="00674DAE" w:rsidRDefault="005E3144" w14:paraId="5C2753BB" w14:textId="77777777">
            <w:pPr>
              <w:jc w:val="both"/>
              <w:rPr>
                <w:rFonts w:ascii="Arial Narrow" w:hAnsi="Arial Narrow" w:cs="Arial"/>
                <w:sz w:val="20"/>
                <w:szCs w:val="20"/>
              </w:rPr>
            </w:pPr>
            <w:r w:rsidRPr="008A4540">
              <w:rPr>
                <w:rFonts w:ascii="Arial Narrow" w:hAnsi="Arial Narrow" w:cs="Arial"/>
                <w:sz w:val="20"/>
                <w:szCs w:val="20"/>
              </w:rPr>
              <w:t>ART.250</w:t>
            </w:r>
          </w:p>
        </w:tc>
      </w:tr>
      <w:tr w:rsidRPr="008A4540" w:rsidR="00096F1C" w:rsidTr="5FFAE9BA" w14:paraId="73B19A29" w14:textId="77777777">
        <w:trPr>
          <w:trHeight w:val="74"/>
          <w:trPrChange w:author="Maria Jose Uribe Valdes" w:date="2025-04-15T21:07:24.782Z" w16du:dateUtc="2025-04-15T21:07:24.782Z" w:id="1819733438">
            <w:trPr>
              <w:trHeight w:val="74"/>
            </w:trPr>
          </w:trPrChange>
        </w:trPr>
        <w:tc>
          <w:tcPr>
            <w:tcW w:w="3150" w:type="dxa"/>
            <w:tcMar/>
            <w:tcPrChange w:author="Maria Jose Uribe Valdes" w:date="2025-04-15T21:07:29.487Z" w:id="942212074">
              <w:tcPr>
                <w:tcW w:w="2235" w:type="dxa"/>
                <w:tcMar/>
              </w:tcPr>
            </w:tcPrChange>
          </w:tcPr>
          <w:p w:rsidRPr="008A4540" w:rsidR="00096F1C" w:rsidP="00674DAE" w:rsidRDefault="00096F1C" w14:paraId="5D020C0B" w14:textId="77777777">
            <w:pPr>
              <w:rPr>
                <w:rFonts w:ascii="Arial Narrow" w:hAnsi="Arial Narrow"/>
                <w:sz w:val="20"/>
                <w:szCs w:val="20"/>
              </w:rPr>
            </w:pPr>
          </w:p>
        </w:tc>
        <w:tc>
          <w:tcPr>
            <w:tcW w:w="6172" w:type="dxa"/>
            <w:tcMar/>
            <w:tcPrChange w:author="Maria Jose Uribe Valdes" w:date="2025-04-15T21:07:29.488Z" w:id="329641664">
              <w:tcPr>
                <w:tcW w:w="7087" w:type="dxa"/>
                <w:tcMar/>
              </w:tcPr>
            </w:tcPrChange>
          </w:tcPr>
          <w:p w:rsidRPr="008A4540" w:rsidR="00E2719F" w:rsidP="00C10DF6" w:rsidRDefault="00E2719F" w14:paraId="18403EB0" w14:textId="63387DB4">
            <w:pPr>
              <w:jc w:val="both"/>
              <w:rPr>
                <w:rFonts w:ascii="Arial Narrow" w:hAnsi="Arial Narrow" w:cs="Arial"/>
                <w:sz w:val="20"/>
                <w:szCs w:val="20"/>
              </w:rPr>
            </w:pPr>
            <w:r w:rsidRPr="008A4540">
              <w:rPr>
                <w:rFonts w:ascii="Arial Narrow" w:hAnsi="Arial Narrow" w:cs="Arial"/>
                <w:sz w:val="20"/>
                <w:szCs w:val="20"/>
              </w:rPr>
              <w:t>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w:t>
            </w:r>
            <w:r w:rsidRPr="008A4540" w:rsidR="00EF7CF2">
              <w:rPr>
                <w:rFonts w:ascii="Arial Narrow" w:hAnsi="Arial Narrow" w:cs="Arial"/>
                <w:sz w:val="20"/>
                <w:szCs w:val="20"/>
              </w:rPr>
              <w:t>Ley</w:t>
            </w:r>
            <w:r w:rsidRPr="008A4540">
              <w:rPr>
                <w:rFonts w:ascii="Arial Narrow" w:hAnsi="Arial Narrow" w:cs="Arial"/>
                <w:sz w:val="20"/>
                <w:szCs w:val="20"/>
              </w:rPr>
              <w:t xml:space="preserve"> 20.393).</w:t>
            </w:r>
          </w:p>
        </w:tc>
      </w:tr>
      <w:tr w:rsidRPr="008A4540" w:rsidR="00C10DF6" w:rsidTr="5FFAE9BA" w14:paraId="75BB04BF" w14:textId="77777777">
        <w:trPr>
          <w:trHeight w:val="74"/>
          <w:trPrChange w:author="Maria Jose Uribe Valdes" w:date="2025-04-15T21:07:24.782Z" w16du:dateUtc="2025-04-15T21:07:24.782Z" w:id="725536055">
            <w:trPr>
              <w:trHeight w:val="74"/>
            </w:trPr>
          </w:trPrChange>
        </w:trPr>
        <w:tc>
          <w:tcPr>
            <w:tcW w:w="3150" w:type="dxa"/>
            <w:tcMar/>
            <w:tcPrChange w:author="Maria Jose Uribe Valdes" w:date="2025-04-15T21:07:29.488Z" w:id="144322576">
              <w:tcPr>
                <w:tcW w:w="2235" w:type="dxa"/>
                <w:tcMar/>
              </w:tcPr>
            </w:tcPrChange>
          </w:tcPr>
          <w:p w:rsidRPr="008A4540" w:rsidR="00C10DF6" w:rsidP="00674DAE" w:rsidRDefault="00C10DF6" w14:paraId="37BFBE87" w14:textId="77777777">
            <w:pPr>
              <w:rPr>
                <w:rFonts w:ascii="Arial Narrow" w:hAnsi="Arial Narrow"/>
                <w:sz w:val="20"/>
                <w:szCs w:val="20"/>
              </w:rPr>
            </w:pPr>
          </w:p>
        </w:tc>
        <w:tc>
          <w:tcPr>
            <w:tcW w:w="6172" w:type="dxa"/>
            <w:tcMar/>
            <w:tcPrChange w:author="Maria Jose Uribe Valdes" w:date="2025-04-15T21:07:29.488Z" w:id="3578437">
              <w:tcPr>
                <w:tcW w:w="7087" w:type="dxa"/>
                <w:tcMar/>
              </w:tcPr>
            </w:tcPrChange>
          </w:tcPr>
          <w:p w:rsidRPr="008A4540" w:rsidR="00C10DF6" w:rsidP="00C10DF6" w:rsidRDefault="00C10DF6" w14:paraId="51FD1928" w14:textId="77777777">
            <w:pPr>
              <w:jc w:val="both"/>
              <w:rPr>
                <w:rFonts w:ascii="Arial Narrow" w:hAnsi="Arial Narrow" w:cs="Arial"/>
                <w:sz w:val="20"/>
                <w:szCs w:val="20"/>
              </w:rPr>
            </w:pPr>
          </w:p>
        </w:tc>
      </w:tr>
      <w:tr w:rsidRPr="008A4540" w:rsidR="00096F1C" w:rsidTr="5FFAE9BA" w14:paraId="63D92CC5" w14:textId="77777777">
        <w:trPr>
          <w:trHeight w:val="74"/>
          <w:trPrChange w:author="Maria Jose Uribe Valdes" w:date="2025-04-15T21:07:24.782Z" w16du:dateUtc="2025-04-15T21:07:24.782Z" w:id="736980481">
            <w:trPr>
              <w:trHeight w:val="74"/>
            </w:trPr>
          </w:trPrChange>
        </w:trPr>
        <w:tc>
          <w:tcPr>
            <w:tcW w:w="3150" w:type="dxa"/>
            <w:tcMar/>
            <w:tcPrChange w:author="Maria Jose Uribe Valdes" w:date="2025-04-15T21:07:29.488Z" w:id="1140829597">
              <w:tcPr>
                <w:tcW w:w="2235" w:type="dxa"/>
                <w:tcMar/>
              </w:tcPr>
            </w:tcPrChange>
          </w:tcPr>
          <w:p w:rsidRPr="008A4540" w:rsidR="00096F1C" w:rsidP="00674DAE" w:rsidRDefault="00F43372" w14:paraId="7F7407E2" w14:textId="77777777">
            <w:pPr>
              <w:rPr>
                <w:rFonts w:ascii="Arial Narrow" w:hAnsi="Arial Narrow" w:cs="Arial"/>
                <w:b/>
                <w:bCs/>
                <w:sz w:val="20"/>
                <w:szCs w:val="20"/>
              </w:rPr>
            </w:pPr>
            <w:r w:rsidRPr="008A4540">
              <w:rPr>
                <w:rFonts w:ascii="Arial Narrow" w:hAnsi="Arial Narrow" w:cs="Arial"/>
                <w:b/>
                <w:bCs/>
                <w:sz w:val="20"/>
                <w:szCs w:val="20"/>
              </w:rPr>
              <w:t>424</w:t>
            </w:r>
          </w:p>
        </w:tc>
        <w:tc>
          <w:tcPr>
            <w:tcW w:w="6172" w:type="dxa"/>
            <w:tcMar/>
            <w:tcPrChange w:author="Maria Jose Uribe Valdes" w:date="2025-04-15T21:07:29.488Z" w:id="224277048">
              <w:tcPr>
                <w:tcW w:w="7087" w:type="dxa"/>
                <w:tcMar/>
              </w:tcPr>
            </w:tcPrChange>
          </w:tcPr>
          <w:p w:rsidRPr="008A4540" w:rsidR="00096F1C" w:rsidP="00674DAE" w:rsidRDefault="00D54FC4" w14:paraId="215F6602" w14:textId="77777777">
            <w:pPr>
              <w:jc w:val="both"/>
              <w:rPr>
                <w:rFonts w:ascii="Arial Narrow" w:hAnsi="Arial Narrow" w:cs="Arial"/>
                <w:b/>
                <w:bCs/>
                <w:sz w:val="20"/>
                <w:szCs w:val="20"/>
              </w:rPr>
            </w:pPr>
            <w:r w:rsidRPr="008A4540">
              <w:rPr>
                <w:rFonts w:ascii="Arial Narrow" w:hAnsi="Arial Narrow" w:cs="Arial"/>
                <w:b/>
                <w:bCs/>
                <w:sz w:val="20"/>
                <w:szCs w:val="20"/>
              </w:rPr>
              <w:t>SOBORNO DE FUNCIONARIO PÚBLICO EXTRANJERO. PERSONA JURÍDICA</w:t>
            </w:r>
            <w:r w:rsidRPr="008A4540" w:rsidR="000358AD">
              <w:rPr>
                <w:rFonts w:ascii="Arial Narrow" w:hAnsi="Arial Narrow" w:cs="Arial"/>
                <w:b/>
                <w:bCs/>
                <w:sz w:val="20"/>
                <w:szCs w:val="20"/>
              </w:rPr>
              <w:t>.</w:t>
            </w:r>
          </w:p>
        </w:tc>
      </w:tr>
      <w:tr w:rsidRPr="008A4540" w:rsidR="00096F1C" w:rsidTr="5FFAE9BA" w14:paraId="42FEF558" w14:textId="77777777">
        <w:trPr>
          <w:trHeight w:val="74"/>
          <w:trPrChange w:author="Maria Jose Uribe Valdes" w:date="2025-04-15T21:07:24.783Z" w16du:dateUtc="2025-04-15T21:07:24.783Z" w:id="1263210522">
            <w:trPr>
              <w:trHeight w:val="74"/>
            </w:trPr>
          </w:trPrChange>
        </w:trPr>
        <w:tc>
          <w:tcPr>
            <w:tcW w:w="3150" w:type="dxa"/>
            <w:tcMar/>
            <w:tcPrChange w:author="Maria Jose Uribe Valdes" w:date="2025-04-15T21:07:29.488Z" w:id="73821894">
              <w:tcPr>
                <w:tcW w:w="2235" w:type="dxa"/>
                <w:tcMar/>
              </w:tcPr>
            </w:tcPrChange>
          </w:tcPr>
          <w:p w:rsidRPr="008A4540" w:rsidR="00096F1C" w:rsidP="00674DAE" w:rsidRDefault="00096F1C" w14:paraId="1D977DCD" w14:textId="77777777">
            <w:pPr>
              <w:rPr>
                <w:rFonts w:ascii="Arial Narrow" w:hAnsi="Arial Narrow"/>
                <w:sz w:val="20"/>
                <w:szCs w:val="20"/>
              </w:rPr>
            </w:pPr>
          </w:p>
        </w:tc>
        <w:tc>
          <w:tcPr>
            <w:tcW w:w="6172" w:type="dxa"/>
            <w:tcMar/>
            <w:tcPrChange w:author="Maria Jose Uribe Valdes" w:date="2025-04-15T21:07:29.488Z" w:id="1401250101">
              <w:tcPr>
                <w:tcW w:w="7087" w:type="dxa"/>
                <w:tcMar/>
              </w:tcPr>
            </w:tcPrChange>
          </w:tcPr>
          <w:p w:rsidRPr="008A4540" w:rsidR="00096F1C" w:rsidP="00674DAE" w:rsidRDefault="00D54FC4" w14:paraId="57C1DB17" w14:textId="77777777">
            <w:pPr>
              <w:jc w:val="both"/>
              <w:rPr>
                <w:rFonts w:ascii="Arial Narrow" w:hAnsi="Arial Narrow" w:cs="Arial"/>
                <w:sz w:val="20"/>
                <w:szCs w:val="20"/>
              </w:rPr>
            </w:pPr>
            <w:r w:rsidRPr="008A4540">
              <w:rPr>
                <w:rFonts w:ascii="Arial Narrow" w:hAnsi="Arial Narrow" w:cs="Arial"/>
                <w:sz w:val="20"/>
                <w:szCs w:val="20"/>
              </w:rPr>
              <w:t>ART. 251 BIS</w:t>
            </w:r>
          </w:p>
        </w:tc>
      </w:tr>
      <w:tr w:rsidRPr="008A4540" w:rsidR="00096F1C" w:rsidTr="5FFAE9BA" w14:paraId="6DADB082" w14:textId="77777777">
        <w:trPr>
          <w:trHeight w:val="74"/>
          <w:trPrChange w:author="Maria Jose Uribe Valdes" w:date="2025-04-15T21:07:24.783Z" w16du:dateUtc="2025-04-15T21:07:24.783Z" w:id="1028940335">
            <w:trPr>
              <w:trHeight w:val="74"/>
            </w:trPr>
          </w:trPrChange>
        </w:trPr>
        <w:tc>
          <w:tcPr>
            <w:tcW w:w="3150" w:type="dxa"/>
            <w:tcMar/>
            <w:tcPrChange w:author="Maria Jose Uribe Valdes" w:date="2025-04-15T21:07:29.488Z" w:id="1289005797">
              <w:tcPr>
                <w:tcW w:w="2235" w:type="dxa"/>
                <w:tcMar/>
              </w:tcPr>
            </w:tcPrChange>
          </w:tcPr>
          <w:p w:rsidRPr="008A4540" w:rsidR="00096F1C" w:rsidP="00674DAE" w:rsidRDefault="00096F1C" w14:paraId="4A1711B3" w14:textId="77777777">
            <w:pPr>
              <w:rPr>
                <w:rFonts w:ascii="Arial Narrow" w:hAnsi="Arial Narrow"/>
                <w:sz w:val="20"/>
                <w:szCs w:val="20"/>
              </w:rPr>
            </w:pPr>
          </w:p>
        </w:tc>
        <w:tc>
          <w:tcPr>
            <w:tcW w:w="6172" w:type="dxa"/>
            <w:tcMar/>
            <w:tcPrChange w:author="Maria Jose Uribe Valdes" w:date="2025-04-15T21:07:29.488Z" w:id="689688751">
              <w:tcPr>
                <w:tcW w:w="7087" w:type="dxa"/>
                <w:tcMar/>
              </w:tcPr>
            </w:tcPrChange>
          </w:tcPr>
          <w:p w:rsidRPr="008A4540" w:rsidR="00D54FC4" w:rsidP="00D54FC4" w:rsidRDefault="00D54FC4" w14:paraId="720EECF8" w14:textId="77777777">
            <w:pPr>
              <w:jc w:val="both"/>
              <w:rPr>
                <w:rFonts w:ascii="Arial Narrow" w:hAnsi="Arial Narrow" w:cs="Arial"/>
                <w:sz w:val="20"/>
                <w:szCs w:val="20"/>
              </w:rPr>
            </w:pPr>
            <w:r w:rsidRPr="008A4540">
              <w:rPr>
                <w:rFonts w:ascii="Arial Narrow" w:hAnsi="Arial Narrow" w:cs="Arial"/>
                <w:sz w:val="20"/>
                <w:szCs w:val="20"/>
              </w:rPr>
              <w:t>Sanciona a la persona jurídica que ofreciere, prometiere o diere a un funcionario público extranjero, un beneficio económico o de otra naturaleza, en provecho de éste o de un tercero, 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rsidRPr="008A4540" w:rsidR="00D54FC4" w:rsidP="00C10DF6" w:rsidRDefault="00D54FC4" w14:paraId="151BFC60" w14:textId="22B1FED6">
            <w:pPr>
              <w:jc w:val="both"/>
              <w:rPr>
                <w:rFonts w:ascii="Arial Narrow" w:hAnsi="Arial Narrow" w:cs="Arial"/>
                <w:sz w:val="20"/>
                <w:szCs w:val="20"/>
              </w:rPr>
            </w:pPr>
            <w:r w:rsidRPr="008A4540">
              <w:rPr>
                <w:rFonts w:ascii="Arial Narrow" w:hAnsi="Arial Narrow" w:cs="Arial"/>
                <w:sz w:val="20"/>
                <w:szCs w:val="20"/>
              </w:rPr>
              <w:t>Asimismo, sanciona a la persona jurídica que, en iguales situaciones a las descritas en el inciso anterior, consintiere en dar el referido beneficio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w:t>
            </w:r>
            <w:r w:rsidRPr="008A4540" w:rsidR="00EF7CF2">
              <w:rPr>
                <w:rFonts w:ascii="Arial Narrow" w:hAnsi="Arial Narrow" w:cs="Arial"/>
                <w:sz w:val="20"/>
                <w:szCs w:val="20"/>
              </w:rPr>
              <w:t>Ley</w:t>
            </w:r>
            <w:r w:rsidRPr="008A4540">
              <w:rPr>
                <w:rFonts w:ascii="Arial Narrow" w:hAnsi="Arial Narrow" w:cs="Arial"/>
                <w:sz w:val="20"/>
                <w:szCs w:val="20"/>
              </w:rPr>
              <w:t xml:space="preserve"> 20.393).</w:t>
            </w:r>
          </w:p>
        </w:tc>
      </w:tr>
      <w:tr w:rsidRPr="008A4540" w:rsidR="00C10DF6" w:rsidTr="5FFAE9BA" w14:paraId="20D84574" w14:textId="77777777">
        <w:trPr>
          <w:trHeight w:val="74"/>
          <w:trPrChange w:author="Maria Jose Uribe Valdes" w:date="2025-04-15T21:07:24.784Z" w16du:dateUtc="2025-04-15T21:07:24.784Z" w:id="925978420">
            <w:trPr>
              <w:trHeight w:val="74"/>
            </w:trPr>
          </w:trPrChange>
        </w:trPr>
        <w:tc>
          <w:tcPr>
            <w:tcW w:w="3150" w:type="dxa"/>
            <w:tcMar/>
            <w:tcPrChange w:author="Maria Jose Uribe Valdes" w:date="2025-04-15T21:07:29.488Z" w:id="2132195449">
              <w:tcPr>
                <w:tcW w:w="2235" w:type="dxa"/>
                <w:tcMar/>
              </w:tcPr>
            </w:tcPrChange>
          </w:tcPr>
          <w:p w:rsidRPr="008A4540" w:rsidR="00C10DF6" w:rsidP="00674DAE" w:rsidRDefault="00C10DF6" w14:paraId="2764A12B" w14:textId="77777777">
            <w:pPr>
              <w:rPr>
                <w:rFonts w:ascii="Arial Narrow" w:hAnsi="Arial Narrow"/>
                <w:sz w:val="20"/>
                <w:szCs w:val="20"/>
              </w:rPr>
            </w:pPr>
          </w:p>
        </w:tc>
        <w:tc>
          <w:tcPr>
            <w:tcW w:w="6172" w:type="dxa"/>
            <w:tcMar/>
            <w:tcPrChange w:author="Maria Jose Uribe Valdes" w:date="2025-04-15T21:07:29.488Z" w:id="753655303">
              <w:tcPr>
                <w:tcW w:w="7087" w:type="dxa"/>
                <w:tcMar/>
              </w:tcPr>
            </w:tcPrChange>
          </w:tcPr>
          <w:p w:rsidRPr="008A4540" w:rsidR="00C10DF6" w:rsidP="00D54FC4" w:rsidRDefault="00C10DF6" w14:paraId="5A87A52B" w14:textId="77777777">
            <w:pPr>
              <w:jc w:val="both"/>
              <w:rPr>
                <w:rFonts w:ascii="Arial Narrow" w:hAnsi="Arial Narrow" w:cs="Arial"/>
                <w:sz w:val="20"/>
                <w:szCs w:val="20"/>
              </w:rPr>
            </w:pPr>
          </w:p>
        </w:tc>
      </w:tr>
      <w:tr w:rsidRPr="008A4540" w:rsidR="00096F1C" w:rsidTr="5FFAE9BA" w14:paraId="47F28B61" w14:textId="77777777">
        <w:trPr>
          <w:trHeight w:val="74"/>
          <w:trPrChange w:author="Maria Jose Uribe Valdes" w:date="2025-04-15T21:07:24.784Z" w16du:dateUtc="2025-04-15T21:07:24.784Z" w:id="837981603">
            <w:trPr>
              <w:trHeight w:val="74"/>
            </w:trPr>
          </w:trPrChange>
        </w:trPr>
        <w:tc>
          <w:tcPr>
            <w:tcW w:w="3150" w:type="dxa"/>
            <w:tcMar/>
            <w:tcPrChange w:author="Maria Jose Uribe Valdes" w:date="2025-04-15T21:07:29.488Z" w:id="364784736">
              <w:tcPr>
                <w:tcW w:w="2235" w:type="dxa"/>
                <w:tcMar/>
              </w:tcPr>
            </w:tcPrChange>
          </w:tcPr>
          <w:p w:rsidRPr="008A4540" w:rsidR="00096F1C" w:rsidP="00674DAE" w:rsidRDefault="00C9439E" w14:paraId="42AD7AF5" w14:textId="77777777">
            <w:pPr>
              <w:rPr>
                <w:rFonts w:ascii="Arial Narrow" w:hAnsi="Arial Narrow" w:cs="Arial"/>
                <w:b/>
                <w:bCs/>
                <w:sz w:val="20"/>
                <w:szCs w:val="20"/>
              </w:rPr>
            </w:pPr>
            <w:r w:rsidRPr="008A4540">
              <w:rPr>
                <w:rFonts w:ascii="Arial Narrow" w:hAnsi="Arial Narrow" w:cs="Arial"/>
                <w:b/>
                <w:bCs/>
                <w:sz w:val="20"/>
                <w:szCs w:val="20"/>
              </w:rPr>
              <w:t>425</w:t>
            </w:r>
          </w:p>
        </w:tc>
        <w:tc>
          <w:tcPr>
            <w:tcW w:w="6172" w:type="dxa"/>
            <w:tcMar/>
            <w:tcPrChange w:author="Maria Jose Uribe Valdes" w:date="2025-04-15T21:07:29.488Z" w:id="1722214187">
              <w:tcPr>
                <w:tcW w:w="7087" w:type="dxa"/>
                <w:tcMar/>
              </w:tcPr>
            </w:tcPrChange>
          </w:tcPr>
          <w:p w:rsidRPr="008A4540" w:rsidR="00096F1C" w:rsidP="00674DAE" w:rsidRDefault="00C9439E" w14:paraId="1452CF97" w14:textId="77777777">
            <w:pPr>
              <w:jc w:val="both"/>
              <w:rPr>
                <w:rFonts w:ascii="Arial Narrow" w:hAnsi="Arial Narrow" w:cs="Arial"/>
                <w:b/>
                <w:bCs/>
                <w:sz w:val="20"/>
                <w:szCs w:val="20"/>
              </w:rPr>
            </w:pPr>
            <w:r w:rsidRPr="008A4540">
              <w:rPr>
                <w:rFonts w:ascii="Arial Narrow" w:hAnsi="Arial Narrow" w:cs="Arial"/>
                <w:b/>
                <w:bCs/>
                <w:sz w:val="20"/>
                <w:szCs w:val="20"/>
              </w:rPr>
              <w:t>NEGOCIACIÓN INCOMPATIBLE POR PERSONA JURIDICA</w:t>
            </w:r>
            <w:r w:rsidRPr="008A4540" w:rsidR="000358AD">
              <w:rPr>
                <w:rFonts w:ascii="Arial Narrow" w:hAnsi="Arial Narrow" w:cs="Arial"/>
                <w:b/>
                <w:bCs/>
                <w:sz w:val="20"/>
                <w:szCs w:val="20"/>
              </w:rPr>
              <w:t>.</w:t>
            </w:r>
          </w:p>
        </w:tc>
      </w:tr>
      <w:tr w:rsidRPr="008A4540" w:rsidR="00096F1C" w:rsidTr="5FFAE9BA" w14:paraId="70CC3335" w14:textId="77777777">
        <w:trPr>
          <w:trHeight w:val="74"/>
          <w:trPrChange w:author="Maria Jose Uribe Valdes" w:date="2025-04-15T21:07:24.784Z" w16du:dateUtc="2025-04-15T21:07:24.784Z" w:id="1982719856">
            <w:trPr>
              <w:trHeight w:val="74"/>
            </w:trPr>
          </w:trPrChange>
        </w:trPr>
        <w:tc>
          <w:tcPr>
            <w:tcW w:w="3150" w:type="dxa"/>
            <w:tcMar/>
            <w:tcPrChange w:author="Maria Jose Uribe Valdes" w:date="2025-04-15T21:07:29.488Z" w:id="300495442">
              <w:tcPr>
                <w:tcW w:w="2235" w:type="dxa"/>
                <w:tcMar/>
              </w:tcPr>
            </w:tcPrChange>
          </w:tcPr>
          <w:p w:rsidRPr="008A4540" w:rsidR="00096F1C" w:rsidP="00674DAE" w:rsidRDefault="00096F1C" w14:paraId="3ED9D291" w14:textId="77777777">
            <w:pPr>
              <w:rPr>
                <w:rFonts w:ascii="Arial Narrow" w:hAnsi="Arial Narrow"/>
                <w:sz w:val="20"/>
                <w:szCs w:val="20"/>
              </w:rPr>
            </w:pPr>
          </w:p>
        </w:tc>
        <w:tc>
          <w:tcPr>
            <w:tcW w:w="6172" w:type="dxa"/>
            <w:tcMar/>
            <w:tcPrChange w:author="Maria Jose Uribe Valdes" w:date="2025-04-15T21:07:29.488Z" w:id="2138999479">
              <w:tcPr>
                <w:tcW w:w="7087" w:type="dxa"/>
                <w:tcMar/>
              </w:tcPr>
            </w:tcPrChange>
          </w:tcPr>
          <w:p w:rsidRPr="008A4540" w:rsidR="00096F1C" w:rsidP="00674DAE" w:rsidRDefault="00DD44D9" w14:paraId="456FE5B5" w14:textId="5BFE74C1">
            <w:pPr>
              <w:jc w:val="both"/>
              <w:rPr>
                <w:rFonts w:ascii="Arial Narrow" w:hAnsi="Arial Narrow" w:cs="Arial"/>
                <w:sz w:val="20"/>
                <w:szCs w:val="20"/>
              </w:rPr>
            </w:pPr>
            <w:r w:rsidRPr="008A4540">
              <w:rPr>
                <w:rFonts w:ascii="Arial Narrow" w:hAnsi="Arial Narrow" w:cs="Arial"/>
                <w:sz w:val="20"/>
                <w:szCs w:val="20"/>
              </w:rPr>
              <w:t>ART. 240 CP</w:t>
            </w:r>
            <w:r w:rsidRPr="008A4540" w:rsidR="00EE1061">
              <w:rPr>
                <w:rFonts w:ascii="Arial Narrow" w:hAnsi="Arial Narrow" w:cs="Arial"/>
                <w:sz w:val="20"/>
                <w:szCs w:val="20"/>
              </w:rPr>
              <w:t xml:space="preserve"> (</w:t>
            </w:r>
            <w:proofErr w:type="gramStart"/>
            <w:r w:rsidRPr="008A4540" w:rsidR="00EE1061">
              <w:rPr>
                <w:rFonts w:ascii="Arial Narrow" w:hAnsi="Arial Narrow" w:cs="Arial"/>
                <w:sz w:val="20"/>
                <w:szCs w:val="20"/>
              </w:rPr>
              <w:t>en relación al</w:t>
            </w:r>
            <w:proofErr w:type="gramEnd"/>
            <w:r w:rsidRPr="008A4540" w:rsidR="00EE1061">
              <w:rPr>
                <w:rFonts w:ascii="Arial Narrow" w:hAnsi="Arial Narrow" w:cs="Arial"/>
                <w:sz w:val="20"/>
                <w:szCs w:val="20"/>
              </w:rPr>
              <w:t xml:space="preserve"> artículo 1° de la Ley 20.393).</w:t>
            </w:r>
          </w:p>
        </w:tc>
      </w:tr>
      <w:tr w:rsidRPr="008A4540" w:rsidR="00096F1C" w:rsidTr="5FFAE9BA" w14:paraId="23AD661E" w14:textId="77777777">
        <w:trPr>
          <w:trHeight w:val="74"/>
          <w:trPrChange w:author="Maria Jose Uribe Valdes" w:date="2025-04-15T21:07:24.785Z" w16du:dateUtc="2025-04-15T21:07:24.785Z" w:id="1252877574">
            <w:trPr>
              <w:trHeight w:val="74"/>
            </w:trPr>
          </w:trPrChange>
        </w:trPr>
        <w:tc>
          <w:tcPr>
            <w:tcW w:w="3150" w:type="dxa"/>
            <w:tcMar/>
            <w:tcPrChange w:author="Maria Jose Uribe Valdes" w:date="2025-04-15T21:07:29.488Z" w:id="1604648901">
              <w:tcPr>
                <w:tcW w:w="2235" w:type="dxa"/>
                <w:tcMar/>
              </w:tcPr>
            </w:tcPrChange>
          </w:tcPr>
          <w:p w:rsidRPr="008A4540" w:rsidR="00096F1C" w:rsidP="00674DAE" w:rsidRDefault="00096F1C" w14:paraId="64D56C04" w14:textId="77777777">
            <w:pPr>
              <w:rPr>
                <w:rFonts w:ascii="Arial Narrow" w:hAnsi="Arial Narrow"/>
                <w:sz w:val="20"/>
                <w:szCs w:val="20"/>
              </w:rPr>
            </w:pPr>
          </w:p>
        </w:tc>
        <w:tc>
          <w:tcPr>
            <w:tcW w:w="6172" w:type="dxa"/>
            <w:tcMar/>
            <w:tcPrChange w:author="Maria Jose Uribe Valdes" w:date="2025-04-15T21:07:29.488Z" w:id="1390628480">
              <w:tcPr>
                <w:tcW w:w="7087" w:type="dxa"/>
                <w:tcMar/>
              </w:tcPr>
            </w:tcPrChange>
          </w:tcPr>
          <w:p w:rsidRPr="008A4540" w:rsidR="00F87979" w:rsidP="00F77397" w:rsidRDefault="00C1523F" w14:paraId="4203B7C2" w14:textId="1AF35CE0">
            <w:pPr>
              <w:jc w:val="both"/>
              <w:rPr>
                <w:rFonts w:ascii="Arial Narrow" w:hAnsi="Arial Narrow" w:cs="Arial"/>
                <w:sz w:val="20"/>
                <w:szCs w:val="20"/>
              </w:rPr>
            </w:pPr>
            <w:r w:rsidRPr="008A4540">
              <w:rPr>
                <w:rFonts w:ascii="Arial Narrow" w:hAnsi="Arial Narrow" w:cs="Arial"/>
                <w:sz w:val="20"/>
                <w:szCs w:val="20"/>
              </w:rPr>
              <w:t xml:space="preserve">Se sanciona toda negociación, actuación, contrato, operación o gestión cometida por las personas indicadas en el artículo 240 del Código Penal, que involucre a la sociedad, </w:t>
            </w:r>
            <w:r w:rsidRPr="008A4540">
              <w:rPr>
                <w:rFonts w:ascii="Arial Narrow" w:hAnsi="Arial Narrow" w:cs="Arial"/>
                <w:sz w:val="20"/>
                <w:szCs w:val="20"/>
              </w:rPr>
              <w:lastRenderedPageBreak/>
              <w:t>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controladores, responsables, ejecutivos principales, representantes o quienes realicen actividades de administración y supervisión, siempre que la comisión del delito fuere consecuencia del incumplimiento, por parte de ésta, de los deberes de dirección y supervisión. Asimismo, ser</w:t>
            </w:r>
            <w:r w:rsidRPr="008A4540" w:rsidR="00F77397">
              <w:rPr>
                <w:rFonts w:ascii="Arial Narrow" w:hAnsi="Arial Narrow" w:cs="Arial"/>
                <w:sz w:val="20"/>
                <w:szCs w:val="20"/>
              </w:rPr>
              <w:t>á</w:t>
            </w:r>
            <w:r w:rsidRPr="008A4540">
              <w:rPr>
                <w:rFonts w:ascii="Arial Narrow" w:hAnsi="Arial Narrow" w:cs="Arial"/>
                <w:sz w:val="20"/>
                <w:szCs w:val="20"/>
              </w:rPr>
              <w:t>n responsables por los delitos cometidos por personas naturales que estén bajo la dirección o supervisión directa de alguno de los sujetos mencionados precedentemente.</w:t>
            </w:r>
          </w:p>
        </w:tc>
      </w:tr>
      <w:tr w:rsidRPr="008A4540" w:rsidR="00C10DF6" w:rsidTr="5FFAE9BA" w14:paraId="3518E24E" w14:textId="77777777">
        <w:trPr>
          <w:trHeight w:val="74"/>
          <w:trPrChange w:author="Maria Jose Uribe Valdes" w:date="2025-04-15T21:07:24.785Z" w16du:dateUtc="2025-04-15T21:07:24.785Z" w:id="1378054864">
            <w:trPr>
              <w:trHeight w:val="74"/>
            </w:trPr>
          </w:trPrChange>
        </w:trPr>
        <w:tc>
          <w:tcPr>
            <w:tcW w:w="3150" w:type="dxa"/>
            <w:tcMar/>
            <w:tcPrChange w:author="Maria Jose Uribe Valdes" w:date="2025-04-15T21:07:29.488Z" w:id="101601389">
              <w:tcPr>
                <w:tcW w:w="2235" w:type="dxa"/>
                <w:tcMar/>
              </w:tcPr>
            </w:tcPrChange>
          </w:tcPr>
          <w:p w:rsidRPr="008A4540" w:rsidR="00C10DF6" w:rsidP="00674DAE" w:rsidRDefault="00C10DF6" w14:paraId="66561950" w14:textId="77777777">
            <w:pPr>
              <w:rPr>
                <w:rFonts w:ascii="Arial Narrow" w:hAnsi="Arial Narrow"/>
                <w:sz w:val="20"/>
                <w:szCs w:val="20"/>
              </w:rPr>
            </w:pPr>
          </w:p>
        </w:tc>
        <w:tc>
          <w:tcPr>
            <w:tcW w:w="6172" w:type="dxa"/>
            <w:tcMar/>
            <w:tcPrChange w:author="Maria Jose Uribe Valdes" w:date="2025-04-15T21:07:29.488Z" w:id="649247653">
              <w:tcPr>
                <w:tcW w:w="7087" w:type="dxa"/>
                <w:tcMar/>
              </w:tcPr>
            </w:tcPrChange>
          </w:tcPr>
          <w:p w:rsidRPr="008A4540" w:rsidR="00C10DF6" w:rsidP="00C10DF6" w:rsidRDefault="00C10DF6" w14:paraId="1015F306" w14:textId="77777777">
            <w:pPr>
              <w:jc w:val="both"/>
              <w:rPr>
                <w:rFonts w:ascii="Arial Narrow" w:hAnsi="Arial Narrow" w:cs="Arial"/>
                <w:sz w:val="20"/>
                <w:szCs w:val="20"/>
              </w:rPr>
            </w:pPr>
          </w:p>
        </w:tc>
      </w:tr>
      <w:tr w:rsidRPr="008A4540" w:rsidR="004B448B" w:rsidTr="5FFAE9BA" w14:paraId="404584F0" w14:textId="77777777">
        <w:trPr>
          <w:trHeight w:val="74"/>
          <w:trPrChange w:author="Maria Jose Uribe Valdes" w:date="2025-04-15T21:07:24.786Z" w16du:dateUtc="2025-04-15T21:07:24.786Z" w:id="1500906631">
            <w:trPr>
              <w:trHeight w:val="74"/>
            </w:trPr>
          </w:trPrChange>
        </w:trPr>
        <w:tc>
          <w:tcPr>
            <w:tcW w:w="3150" w:type="dxa"/>
            <w:tcMar/>
            <w:tcPrChange w:author="Maria Jose Uribe Valdes" w:date="2025-04-15T21:07:29.488Z" w:id="1050827267">
              <w:tcPr>
                <w:tcW w:w="2235" w:type="dxa"/>
                <w:tcMar/>
              </w:tcPr>
            </w:tcPrChange>
          </w:tcPr>
          <w:p w:rsidRPr="008A4540" w:rsidR="004B448B" w:rsidP="00674DAE" w:rsidRDefault="000358AD" w14:paraId="4E33622B" w14:textId="77777777">
            <w:pPr>
              <w:rPr>
                <w:rFonts w:ascii="Arial Narrow" w:hAnsi="Arial Narrow" w:cs="Arial"/>
                <w:b/>
                <w:bCs/>
                <w:sz w:val="20"/>
                <w:szCs w:val="20"/>
              </w:rPr>
            </w:pPr>
            <w:r w:rsidRPr="008A4540">
              <w:rPr>
                <w:rFonts w:ascii="Arial Narrow" w:hAnsi="Arial Narrow" w:cs="Arial"/>
                <w:b/>
                <w:bCs/>
                <w:sz w:val="20"/>
                <w:szCs w:val="20"/>
              </w:rPr>
              <w:t>426</w:t>
            </w:r>
          </w:p>
        </w:tc>
        <w:tc>
          <w:tcPr>
            <w:tcW w:w="6172" w:type="dxa"/>
            <w:tcMar/>
            <w:tcPrChange w:author="Maria Jose Uribe Valdes" w:date="2025-04-15T21:07:29.489Z" w:id="29871237">
              <w:tcPr>
                <w:tcW w:w="7087" w:type="dxa"/>
                <w:tcMar/>
              </w:tcPr>
            </w:tcPrChange>
          </w:tcPr>
          <w:p w:rsidRPr="008A4540" w:rsidR="004B448B" w:rsidP="00252E21" w:rsidRDefault="00252E21" w14:paraId="2449DA39" w14:textId="6F402FE5">
            <w:pPr>
              <w:jc w:val="both"/>
              <w:rPr>
                <w:rFonts w:ascii="Arial Narrow" w:hAnsi="Arial Narrow" w:cs="Arial"/>
                <w:b/>
                <w:bCs/>
                <w:sz w:val="20"/>
                <w:szCs w:val="20"/>
              </w:rPr>
            </w:pPr>
            <w:r w:rsidRPr="008A4540">
              <w:rPr>
                <w:rFonts w:ascii="Arial Narrow" w:hAnsi="Arial Narrow" w:cs="Arial"/>
                <w:b/>
                <w:bCs/>
                <w:sz w:val="20"/>
                <w:szCs w:val="20"/>
              </w:rPr>
              <w:t>NEGOCIACIÓN INCOMPATIBLE DE PARTICULARES</w:t>
            </w:r>
            <w:r w:rsidR="00A55134">
              <w:rPr>
                <w:rFonts w:ascii="Arial Narrow" w:hAnsi="Arial Narrow" w:cs="Arial"/>
                <w:b/>
                <w:bCs/>
                <w:sz w:val="20"/>
                <w:szCs w:val="20"/>
              </w:rPr>
              <w:t>.</w:t>
            </w:r>
            <w:r w:rsidRPr="008A4540" w:rsidR="00155537">
              <w:rPr>
                <w:rFonts w:ascii="Arial Narrow" w:hAnsi="Arial Narrow" w:cs="Arial"/>
                <w:b/>
                <w:bCs/>
                <w:sz w:val="20"/>
                <w:szCs w:val="20"/>
              </w:rPr>
              <w:t xml:space="preserve"> </w:t>
            </w:r>
          </w:p>
        </w:tc>
      </w:tr>
      <w:tr w:rsidRPr="008A4540" w:rsidR="004B448B" w:rsidTr="5FFAE9BA" w14:paraId="137CECB0" w14:textId="77777777">
        <w:trPr>
          <w:trHeight w:val="74"/>
          <w:trPrChange w:author="Maria Jose Uribe Valdes" w:date="2025-04-15T21:07:24.786Z" w16du:dateUtc="2025-04-15T21:07:24.786Z" w:id="1344615593">
            <w:trPr>
              <w:trHeight w:val="74"/>
            </w:trPr>
          </w:trPrChange>
        </w:trPr>
        <w:tc>
          <w:tcPr>
            <w:tcW w:w="3150" w:type="dxa"/>
            <w:tcMar/>
            <w:tcPrChange w:author="Maria Jose Uribe Valdes" w:date="2025-04-15T21:07:29.489Z" w:id="1894976021">
              <w:tcPr>
                <w:tcW w:w="2235" w:type="dxa"/>
                <w:tcMar/>
              </w:tcPr>
            </w:tcPrChange>
          </w:tcPr>
          <w:p w:rsidRPr="008A4540" w:rsidR="004B448B" w:rsidP="00674DAE" w:rsidRDefault="004B448B" w14:paraId="4609C8EC" w14:textId="77777777">
            <w:pPr>
              <w:rPr>
                <w:rFonts w:ascii="Arial Narrow" w:hAnsi="Arial Narrow"/>
                <w:sz w:val="20"/>
                <w:szCs w:val="20"/>
              </w:rPr>
            </w:pPr>
          </w:p>
        </w:tc>
        <w:tc>
          <w:tcPr>
            <w:tcW w:w="6172" w:type="dxa"/>
            <w:tcMar/>
            <w:tcPrChange w:author="Maria Jose Uribe Valdes" w:date="2025-04-15T21:07:29.489Z" w:id="439625136">
              <w:tcPr>
                <w:tcW w:w="7087" w:type="dxa"/>
                <w:tcMar/>
              </w:tcPr>
            </w:tcPrChange>
          </w:tcPr>
          <w:p w:rsidRPr="008A4540" w:rsidR="004B448B" w:rsidP="00252E21" w:rsidRDefault="00252E21" w14:paraId="006DE87E" w14:textId="6446B405">
            <w:pPr>
              <w:jc w:val="both"/>
              <w:rPr>
                <w:rFonts w:ascii="Arial Narrow" w:hAnsi="Arial Narrow" w:cs="Arial"/>
                <w:sz w:val="20"/>
                <w:szCs w:val="20"/>
              </w:rPr>
            </w:pPr>
            <w:r w:rsidRPr="008A4540">
              <w:rPr>
                <w:rFonts w:ascii="Arial Narrow" w:hAnsi="Arial Narrow" w:cs="Arial"/>
                <w:sz w:val="20"/>
                <w:szCs w:val="20"/>
              </w:rPr>
              <w:t>ART. 240 N°2 AL 7</w:t>
            </w:r>
          </w:p>
        </w:tc>
      </w:tr>
      <w:tr w:rsidRPr="008A4540" w:rsidR="00D929D0" w:rsidTr="5FFAE9BA" w14:paraId="3ED28E8F" w14:textId="77777777">
        <w:trPr>
          <w:trHeight w:val="74"/>
          <w:trPrChange w:author="Maria Jose Uribe Valdes" w:date="2025-04-15T21:07:24.786Z" w16du:dateUtc="2025-04-15T21:07:24.786Z" w:id="757751275">
            <w:trPr>
              <w:trHeight w:val="74"/>
            </w:trPr>
          </w:trPrChange>
        </w:trPr>
        <w:tc>
          <w:tcPr>
            <w:tcW w:w="3150" w:type="dxa"/>
            <w:tcMar/>
            <w:tcPrChange w:author="Maria Jose Uribe Valdes" w:date="2025-04-15T21:07:29.489Z" w:id="73783441">
              <w:tcPr>
                <w:tcW w:w="2235" w:type="dxa"/>
                <w:tcMar/>
              </w:tcPr>
            </w:tcPrChange>
          </w:tcPr>
          <w:p w:rsidRPr="008A4540" w:rsidR="00E7094D" w:rsidP="00674DAE" w:rsidRDefault="00E7094D" w14:paraId="3A90D748" w14:textId="62E364CB">
            <w:pPr>
              <w:rPr>
                <w:rFonts w:ascii="Arial Narrow" w:hAnsi="Arial Narrow"/>
                <w:sz w:val="20"/>
                <w:szCs w:val="20"/>
              </w:rPr>
            </w:pPr>
          </w:p>
          <w:p w:rsidRPr="008A4540" w:rsidR="00E7094D" w:rsidP="00E7094D" w:rsidRDefault="00E7094D" w14:paraId="77D71E8E" w14:textId="77777777">
            <w:pPr>
              <w:rPr>
                <w:rFonts w:ascii="Arial Narrow" w:hAnsi="Arial Narrow"/>
                <w:sz w:val="20"/>
                <w:szCs w:val="20"/>
              </w:rPr>
            </w:pPr>
          </w:p>
          <w:p w:rsidRPr="008A4540" w:rsidR="00E7094D" w:rsidP="00E7094D" w:rsidRDefault="00E7094D" w14:paraId="59C4FE3A" w14:textId="77777777">
            <w:pPr>
              <w:rPr>
                <w:rFonts w:ascii="Arial Narrow" w:hAnsi="Arial Narrow"/>
                <w:sz w:val="20"/>
                <w:szCs w:val="20"/>
              </w:rPr>
            </w:pPr>
          </w:p>
          <w:p w:rsidRPr="008A4540" w:rsidR="00E7094D" w:rsidP="00E7094D" w:rsidRDefault="00E7094D" w14:paraId="141A5084" w14:textId="77777777">
            <w:pPr>
              <w:rPr>
                <w:rFonts w:ascii="Arial Narrow" w:hAnsi="Arial Narrow"/>
                <w:sz w:val="20"/>
                <w:szCs w:val="20"/>
              </w:rPr>
            </w:pPr>
          </w:p>
          <w:p w:rsidRPr="008A4540" w:rsidR="00D929D0" w:rsidP="00E7094D" w:rsidRDefault="00D929D0" w14:paraId="489EA580" w14:textId="77777777">
            <w:pPr>
              <w:rPr>
                <w:rFonts w:ascii="Arial Narrow" w:hAnsi="Arial Narrow"/>
                <w:sz w:val="20"/>
                <w:szCs w:val="20"/>
              </w:rPr>
            </w:pPr>
          </w:p>
        </w:tc>
        <w:tc>
          <w:tcPr>
            <w:tcW w:w="6172" w:type="dxa"/>
            <w:tcMar/>
            <w:tcPrChange w:author="Maria Jose Uribe Valdes" w:date="2025-04-15T21:07:29.489Z" w:id="1126434419">
              <w:tcPr>
                <w:tcW w:w="7087" w:type="dxa"/>
                <w:tcMar/>
              </w:tcPr>
            </w:tcPrChange>
          </w:tcPr>
          <w:p w:rsidRPr="008A4540" w:rsidR="00252E21" w:rsidP="00252E21" w:rsidRDefault="00252E21" w14:paraId="426027C6" w14:textId="5177F3BF">
            <w:pPr>
              <w:jc w:val="both"/>
              <w:rPr>
                <w:rFonts w:ascii="Arial Narrow" w:hAnsi="Arial Narrow" w:cs="Arial"/>
                <w:sz w:val="20"/>
                <w:szCs w:val="20"/>
              </w:rPr>
            </w:pPr>
            <w:r w:rsidRPr="008A4540">
              <w:rPr>
                <w:rFonts w:ascii="Arial Narrow" w:hAnsi="Arial Narrow" w:cs="Arial"/>
                <w:sz w:val="20"/>
                <w:szCs w:val="20"/>
              </w:rPr>
              <w:t>Sanciona:</w:t>
            </w:r>
          </w:p>
          <w:p w:rsidRPr="008A4540" w:rsidR="00252E21" w:rsidP="00252E21" w:rsidRDefault="00252E21" w14:paraId="7DE2BC14" w14:textId="77777777">
            <w:pPr>
              <w:jc w:val="both"/>
              <w:rPr>
                <w:rFonts w:ascii="Arial Narrow" w:hAnsi="Arial Narrow" w:cs="Arial"/>
                <w:sz w:val="20"/>
                <w:szCs w:val="20"/>
              </w:rPr>
            </w:pPr>
            <w:r w:rsidRPr="008A4540">
              <w:rPr>
                <w:rFonts w:ascii="Arial Narrow" w:hAnsi="Arial Narrow" w:cs="Arial"/>
                <w:sz w:val="20"/>
                <w:szCs w:val="20"/>
              </w:rPr>
              <w:t>- Al árbitro o el liquidador comercial que directa o indirectamente se interesare en cualquier negociación, actuación, contrato, operación o gestión en la cual hubiere de intervenir en relación con los bienes, cosas o intereses patrimoniales cuya adjudicación, partición o administración estuviere a su cargo.</w:t>
            </w:r>
          </w:p>
          <w:p w:rsidRPr="008A4540" w:rsidR="00252E21" w:rsidP="00252E21" w:rsidRDefault="00252E21" w14:paraId="7E5653B5" w14:textId="77777777">
            <w:pPr>
              <w:jc w:val="both"/>
              <w:rPr>
                <w:rFonts w:ascii="Arial Narrow" w:hAnsi="Arial Narrow" w:cs="Arial"/>
                <w:sz w:val="20"/>
                <w:szCs w:val="20"/>
              </w:rPr>
            </w:pPr>
            <w:r w:rsidRPr="008A4540">
              <w:rPr>
                <w:rFonts w:ascii="Arial Narrow" w:hAnsi="Arial Narrow" w:cs="Arial"/>
                <w:sz w:val="20"/>
                <w:szCs w:val="20"/>
              </w:rPr>
              <w:t>- Al veedor o liquidador en un procedimiento concursal que directa o indirectamente se interesare en cualquier negociación, actuación, contrato, operación o gestión en la cual hubiere de intervenir en relación con los bienes o intereses patrimoniales cuya salvaguardia o promoción le corresponda.</w:t>
            </w:r>
          </w:p>
          <w:p w:rsidRPr="008A4540" w:rsidR="00252E21" w:rsidP="00252E21" w:rsidRDefault="00252E21" w14:paraId="50D63E1D" w14:textId="77777777">
            <w:pPr>
              <w:jc w:val="both"/>
              <w:rPr>
                <w:rFonts w:ascii="Arial Narrow" w:hAnsi="Arial Narrow" w:cs="Arial"/>
                <w:sz w:val="20"/>
                <w:szCs w:val="20"/>
              </w:rPr>
            </w:pPr>
            <w:r w:rsidRPr="008A4540">
              <w:rPr>
                <w:rFonts w:ascii="Arial Narrow" w:hAnsi="Arial Narrow" w:cs="Arial"/>
                <w:sz w:val="20"/>
                <w:szCs w:val="20"/>
              </w:rPr>
              <w:t>- Al perito que directa o indirectamente se interesare en cualquier negociación, actuación, contrato, operación o gestión en la cual hubiere de intervenir en relación con los bienes o cosas cuya tasación le corresponda.</w:t>
            </w:r>
          </w:p>
          <w:p w:rsidRPr="008A4540" w:rsidR="00252E21" w:rsidP="00252E21" w:rsidRDefault="00252E21" w14:paraId="4619C603" w14:textId="77777777">
            <w:pPr>
              <w:jc w:val="both"/>
              <w:rPr>
                <w:rFonts w:ascii="Arial Narrow" w:hAnsi="Arial Narrow" w:cs="Arial"/>
                <w:sz w:val="20"/>
                <w:szCs w:val="20"/>
              </w:rPr>
            </w:pPr>
            <w:r w:rsidRPr="008A4540">
              <w:rPr>
                <w:rFonts w:ascii="Arial Narrow" w:hAnsi="Arial Narrow" w:cs="Arial"/>
                <w:sz w:val="20"/>
                <w:szCs w:val="20"/>
              </w:rPr>
              <w:t>- Al guardador o albacea que directa o indirectamente se interesare en cualquier negociación, actuación, contrato, operación o gestión en la cual hubiere de intervenir en relación con el patrimonio de los pupilos y las testamentarías a su cargo, incumpliendo las condiciones establecidas en la ley.</w:t>
            </w:r>
          </w:p>
          <w:p w:rsidRPr="008A4540" w:rsidR="00252E21" w:rsidP="00252E21" w:rsidRDefault="00252E21" w14:paraId="65CE3502" w14:textId="77777777">
            <w:pPr>
              <w:jc w:val="both"/>
              <w:rPr>
                <w:rFonts w:ascii="Arial Narrow" w:hAnsi="Arial Narrow" w:cs="Arial"/>
                <w:sz w:val="20"/>
                <w:szCs w:val="20"/>
              </w:rPr>
            </w:pPr>
            <w:r w:rsidRPr="008A4540">
              <w:rPr>
                <w:rFonts w:ascii="Arial Narrow" w:hAnsi="Arial Narrow" w:cs="Arial"/>
                <w:sz w:val="20"/>
                <w:szCs w:val="20"/>
              </w:rPr>
              <w:t>- Al que tenga a su cargo la salvaguardia o la gestión de todo o parte del patrimonio de otra persona que estuviere impedida de administrarlo, que directa o indirectamente se interesare en cualquier negociación, actuación, contrato, operación o gestión en la cual hubiere de intervenir en relación con ese patrimonio, incumpliendo las condiciones establecidas en la ley.</w:t>
            </w:r>
          </w:p>
          <w:p w:rsidRPr="008A4540" w:rsidR="00252E21" w:rsidP="00252E21" w:rsidRDefault="00252E21" w14:paraId="32D4785A" w14:textId="77777777">
            <w:pPr>
              <w:jc w:val="both"/>
              <w:rPr>
                <w:rFonts w:ascii="Arial Narrow" w:hAnsi="Arial Narrow" w:cs="Arial"/>
                <w:sz w:val="20"/>
                <w:szCs w:val="20"/>
              </w:rPr>
            </w:pPr>
            <w:r w:rsidRPr="008A4540">
              <w:rPr>
                <w:rFonts w:ascii="Arial Narrow" w:hAnsi="Arial Narrow" w:cs="Arial"/>
                <w:sz w:val="20"/>
                <w:szCs w:val="20"/>
              </w:rPr>
              <w:t>- A las personas mencionadas precedentemente si, en las mismas circunstancias, dieren o dejaren tomar interés, debiendo impedirlo, a su cónyuge o conviviente civil, a un pariente en cualquier grado de la línea recta o hasta en el tercer grado inclusive de la línea colateral, sea por consanguinidad o afinidad.</w:t>
            </w:r>
          </w:p>
          <w:p w:rsidRPr="008A4540" w:rsidR="00252E21" w:rsidP="00252E21" w:rsidRDefault="00252E21" w14:paraId="1C19DA62" w14:textId="77777777">
            <w:pPr>
              <w:jc w:val="both"/>
              <w:rPr>
                <w:rFonts w:ascii="Arial Narrow" w:hAnsi="Arial Narrow" w:cs="Arial"/>
                <w:sz w:val="20"/>
                <w:szCs w:val="20"/>
              </w:rPr>
            </w:pPr>
            <w:r w:rsidRPr="008A4540">
              <w:rPr>
                <w:rFonts w:ascii="Arial Narrow" w:hAnsi="Arial Narrow" w:cs="Arial"/>
                <w:sz w:val="20"/>
                <w:szCs w:val="20"/>
              </w:rPr>
              <w:t>- A las personas mencionadas precedentemente si, en las mismas circunstancias, diere o dejare tomar interés, debiendo impedirlo, a terceros asociados con ella o con las personas indicadas en el inciso precedente, o a sociedades, asociaciones o empresas en las que ella misma, dichos terceros o esas personas ejerzan su administración en cualquier forma o tengan interés social, el cual deberá ser superior al diez por ciento si la sociedad fuere anónima.</w:t>
            </w:r>
          </w:p>
          <w:p w:rsidRPr="008A4540" w:rsidR="00031C0B" w:rsidP="00252E21" w:rsidRDefault="00252E21" w14:paraId="01CECB05" w14:textId="6C8CC6A7">
            <w:pPr>
              <w:jc w:val="both"/>
              <w:rPr>
                <w:rFonts w:ascii="Arial Narrow" w:hAnsi="Arial Narrow" w:cs="Arial"/>
                <w:sz w:val="20"/>
                <w:szCs w:val="20"/>
              </w:rPr>
            </w:pPr>
            <w:r w:rsidRPr="008A4540">
              <w:rPr>
                <w:rFonts w:ascii="Arial Narrow" w:hAnsi="Arial Narrow" w:cs="Arial"/>
                <w:sz w:val="20"/>
                <w:szCs w:val="20"/>
              </w:rPr>
              <w:t>- Al director o gerente de una sociedad anónima abierta o especial que directa o indirectamente se interesare en cualquier negociación, actuación, contrato, operación o gestión que involucre a la sociedad, incumpliendo las condiciones establecidas por la ley, así como toda persona a quien le sean aplicables las normas que en materia de deberes se establecen para los directores o gerentes de estas sociedades. Asimismo, como también al director o gerente de una sociedad anónima abierta o especial que diere o dejare tomar interés a personas consideradas por l</w:t>
            </w:r>
            <w:r w:rsidRPr="008A4540" w:rsidR="00031C0B">
              <w:rPr>
                <w:rFonts w:ascii="Arial Narrow" w:hAnsi="Arial Narrow" w:cs="Arial"/>
                <w:sz w:val="20"/>
                <w:szCs w:val="20"/>
              </w:rPr>
              <w:t>a ley como partes relacionadas.</w:t>
            </w:r>
          </w:p>
          <w:p w:rsidRPr="008A4540" w:rsidR="00E7094D" w:rsidP="0007178F" w:rsidRDefault="00E7094D" w14:paraId="6F9EEC0C" w14:textId="3F386AE6">
            <w:pPr>
              <w:jc w:val="both"/>
              <w:rPr>
                <w:rFonts w:ascii="Arial Narrow" w:hAnsi="Arial Narrow" w:cs="Arial"/>
                <w:sz w:val="20"/>
                <w:szCs w:val="20"/>
              </w:rPr>
            </w:pPr>
          </w:p>
        </w:tc>
      </w:tr>
      <w:tr w:rsidRPr="008A4540" w:rsidR="00E7094D" w:rsidTr="5FFAE9BA" w14:paraId="07C06194" w14:textId="77777777">
        <w:trPr>
          <w:trHeight w:val="74"/>
          <w:trPrChange w:author="Maria Jose Uribe Valdes" w:date="2025-04-15T21:07:24.787Z" w16du:dateUtc="2025-04-15T21:07:24.787Z" w:id="336046341">
            <w:trPr>
              <w:trHeight w:val="74"/>
            </w:trPr>
          </w:trPrChange>
        </w:trPr>
        <w:tc>
          <w:tcPr>
            <w:tcW w:w="3150" w:type="dxa"/>
            <w:tcMar/>
            <w:tcPrChange w:author="Maria Jose Uribe Valdes" w:date="2025-04-15T21:07:29.489Z" w:id="797966710">
              <w:tcPr>
                <w:tcW w:w="2235" w:type="dxa"/>
                <w:tcMar/>
              </w:tcPr>
            </w:tcPrChange>
          </w:tcPr>
          <w:p w:rsidRPr="008A4540" w:rsidR="00E7094D" w:rsidP="00674DAE" w:rsidRDefault="00E7094D" w14:paraId="231D6825" w14:textId="5D6057D1">
            <w:pPr>
              <w:rPr>
                <w:rFonts w:ascii="Arial Narrow" w:hAnsi="Arial Narrow"/>
                <w:b/>
                <w:sz w:val="20"/>
                <w:szCs w:val="20"/>
              </w:rPr>
            </w:pPr>
            <w:r w:rsidRPr="008A4540">
              <w:rPr>
                <w:rFonts w:ascii="Arial Narrow" w:hAnsi="Arial Narrow"/>
                <w:b/>
                <w:sz w:val="20"/>
                <w:szCs w:val="20"/>
              </w:rPr>
              <w:t>429</w:t>
            </w:r>
          </w:p>
        </w:tc>
        <w:tc>
          <w:tcPr>
            <w:tcW w:w="6172" w:type="dxa"/>
            <w:tcMar/>
            <w:tcPrChange w:author="Maria Jose Uribe Valdes" w:date="2025-04-15T21:07:29.489Z" w:id="608020000">
              <w:tcPr>
                <w:tcW w:w="7087" w:type="dxa"/>
                <w:tcMar/>
              </w:tcPr>
            </w:tcPrChange>
          </w:tcPr>
          <w:p w:rsidRPr="008A4540" w:rsidR="00031C0B" w:rsidP="00C10C7F" w:rsidRDefault="00E47278" w14:paraId="1BA2318F" w14:textId="0C7A5C01">
            <w:pPr>
              <w:jc w:val="both"/>
              <w:rPr>
                <w:rFonts w:ascii="Arial Narrow" w:hAnsi="Arial Narrow" w:cs="Arial"/>
                <w:b/>
                <w:bCs/>
                <w:sz w:val="20"/>
                <w:szCs w:val="20"/>
              </w:rPr>
            </w:pPr>
            <w:r w:rsidRPr="008A4540">
              <w:rPr>
                <w:rFonts w:ascii="Arial Narrow" w:hAnsi="Arial Narrow" w:cs="Arial"/>
                <w:b/>
                <w:bCs/>
                <w:sz w:val="20"/>
                <w:szCs w:val="20"/>
              </w:rPr>
              <w:t>USO DE INFORMACIÓN PRIVILEGIADA</w:t>
            </w:r>
            <w:r w:rsidR="00A55134">
              <w:rPr>
                <w:rFonts w:ascii="Arial Narrow" w:hAnsi="Arial Narrow" w:cs="Arial"/>
                <w:b/>
                <w:bCs/>
                <w:sz w:val="20"/>
                <w:szCs w:val="20"/>
              </w:rPr>
              <w:t>.</w:t>
            </w:r>
            <w:r w:rsidRPr="008A4540">
              <w:rPr>
                <w:rFonts w:ascii="Arial Narrow" w:hAnsi="Arial Narrow" w:cs="Arial"/>
                <w:b/>
                <w:bCs/>
                <w:sz w:val="20"/>
                <w:szCs w:val="20"/>
              </w:rPr>
              <w:t xml:space="preserve"> </w:t>
            </w:r>
          </w:p>
          <w:p w:rsidRPr="008A4540" w:rsidR="00E7094D" w:rsidP="00C10C7F" w:rsidRDefault="00E47278" w14:paraId="549556C0" w14:textId="38540188">
            <w:pPr>
              <w:jc w:val="both"/>
              <w:rPr>
                <w:rFonts w:ascii="Arial Narrow" w:hAnsi="Arial Narrow" w:cs="Arial"/>
                <w:bCs/>
                <w:sz w:val="20"/>
                <w:szCs w:val="20"/>
              </w:rPr>
            </w:pPr>
            <w:r w:rsidRPr="008A4540">
              <w:rPr>
                <w:rFonts w:ascii="Arial Narrow" w:hAnsi="Arial Narrow" w:cs="Arial"/>
                <w:bCs/>
                <w:sz w:val="20"/>
                <w:szCs w:val="20"/>
              </w:rPr>
              <w:t>ART. 247 BIS</w:t>
            </w:r>
          </w:p>
          <w:p w:rsidRPr="008A4540" w:rsidR="00E47278" w:rsidP="002435F9" w:rsidRDefault="00154333" w14:paraId="3A31135B" w14:textId="7AB858E2">
            <w:pPr>
              <w:jc w:val="both"/>
              <w:rPr>
                <w:rFonts w:ascii="Arial Narrow" w:hAnsi="Arial Narrow" w:cs="Arial"/>
                <w:sz w:val="20"/>
                <w:szCs w:val="20"/>
              </w:rPr>
            </w:pPr>
            <w:r w:rsidRPr="008A4540">
              <w:rPr>
                <w:rFonts w:ascii="Arial Narrow" w:hAnsi="Arial Narrow" w:cs="Arial"/>
                <w:sz w:val="20"/>
                <w:szCs w:val="20"/>
              </w:rPr>
              <w:t xml:space="preserve">El empleado público que, haciendo uso de un secreto o información concreta reservada, de que tenga conocimiento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obtuviere un beneficio económico para sí o para un tercero; sanciona también a los que, ejerciendo alguna de las profesiones que requieren título, obtuvieren un beneficio económico para sí o para un tercero haciendo uso de los secretos que por razón de su profesión se les hubiere confiado.</w:t>
            </w:r>
          </w:p>
        </w:tc>
      </w:tr>
      <w:tr w:rsidRPr="008A4540" w:rsidR="00766196" w:rsidTr="5FFAE9BA" w14:paraId="2DB1796C" w14:textId="77777777">
        <w:trPr>
          <w:trHeight w:val="74"/>
          <w:trPrChange w:author="Maria Jose Uribe Valdes" w:date="2025-04-15T21:07:24.787Z" w16du:dateUtc="2025-04-15T21:07:24.787Z" w:id="62213882">
            <w:trPr>
              <w:trHeight w:val="74"/>
            </w:trPr>
          </w:trPrChange>
        </w:trPr>
        <w:tc>
          <w:tcPr>
            <w:tcW w:w="3150" w:type="dxa"/>
            <w:tcMar/>
            <w:tcPrChange w:author="Maria Jose Uribe Valdes" w:date="2025-04-15T21:07:29.489Z" w:id="1199021489">
              <w:tcPr>
                <w:tcW w:w="2235" w:type="dxa"/>
                <w:tcMar/>
              </w:tcPr>
            </w:tcPrChange>
          </w:tcPr>
          <w:p w:rsidRPr="008A4540" w:rsidR="00766196" w:rsidP="00674DAE" w:rsidRDefault="00766196" w14:paraId="6FEF3FD6" w14:textId="77777777">
            <w:pPr>
              <w:rPr>
                <w:rFonts w:ascii="Arial Narrow" w:hAnsi="Arial Narrow"/>
                <w:sz w:val="20"/>
                <w:szCs w:val="20"/>
              </w:rPr>
            </w:pPr>
          </w:p>
        </w:tc>
        <w:tc>
          <w:tcPr>
            <w:tcW w:w="6172" w:type="dxa"/>
            <w:tcMar/>
            <w:tcPrChange w:author="Maria Jose Uribe Valdes" w:date="2025-04-15T21:07:29.489Z" w:id="1530010582">
              <w:tcPr>
                <w:tcW w:w="7087" w:type="dxa"/>
                <w:tcMar/>
              </w:tcPr>
            </w:tcPrChange>
          </w:tcPr>
          <w:p w:rsidRPr="008A4540" w:rsidR="00766196" w:rsidP="00C10C7F" w:rsidRDefault="00766196" w14:paraId="4870E296" w14:textId="77777777">
            <w:pPr>
              <w:jc w:val="both"/>
              <w:rPr>
                <w:rFonts w:ascii="Arial Narrow" w:hAnsi="Arial Narrow" w:cs="Arial"/>
                <w:sz w:val="20"/>
                <w:szCs w:val="20"/>
              </w:rPr>
            </w:pPr>
          </w:p>
        </w:tc>
      </w:tr>
      <w:tr w:rsidRPr="008A4540" w:rsidR="00D929D0" w:rsidTr="5FFAE9BA" w14:paraId="658A33D9" w14:textId="77777777">
        <w:trPr>
          <w:trHeight w:val="74"/>
          <w:trPrChange w:author="Maria Jose Uribe Valdes" w:date="2025-04-15T21:07:24.788Z" w16du:dateUtc="2025-04-15T21:07:24.788Z" w:id="159958102">
            <w:trPr>
              <w:trHeight w:val="74"/>
            </w:trPr>
          </w:trPrChange>
        </w:trPr>
        <w:tc>
          <w:tcPr>
            <w:tcW w:w="3150" w:type="dxa"/>
            <w:tcMar/>
            <w:tcPrChange w:author="Maria Jose Uribe Valdes" w:date="2025-04-15T21:07:29.489Z" w:id="802726239">
              <w:tcPr>
                <w:tcW w:w="2235" w:type="dxa"/>
                <w:tcMar/>
              </w:tcPr>
            </w:tcPrChange>
          </w:tcPr>
          <w:p w:rsidRPr="008A4540" w:rsidR="00D929D0" w:rsidP="00674DAE" w:rsidRDefault="005A460C" w14:paraId="0C8BF16A" w14:textId="77777777">
            <w:pPr>
              <w:rPr>
                <w:rFonts w:ascii="Arial Narrow" w:hAnsi="Arial Narrow"/>
                <w:sz w:val="20"/>
                <w:szCs w:val="20"/>
              </w:rPr>
            </w:pPr>
            <w:r w:rsidRPr="008A4540">
              <w:rPr>
                <w:rFonts w:ascii="Arial Narrow" w:hAnsi="Arial Narrow" w:cs="Arial"/>
                <w:b/>
                <w:bCs/>
                <w:sz w:val="20"/>
                <w:szCs w:val="20"/>
              </w:rPr>
              <w:t>499</w:t>
            </w:r>
          </w:p>
        </w:tc>
        <w:tc>
          <w:tcPr>
            <w:tcW w:w="6172" w:type="dxa"/>
            <w:tcMar/>
            <w:tcPrChange w:author="Maria Jose Uribe Valdes" w:date="2025-04-15T21:07:29.489Z" w:id="214983655">
              <w:tcPr>
                <w:tcW w:w="7087" w:type="dxa"/>
                <w:tcMar/>
              </w:tcPr>
            </w:tcPrChange>
          </w:tcPr>
          <w:p w:rsidRPr="008A4540" w:rsidR="00E46130" w:rsidP="00C10DF6" w:rsidRDefault="005A460C" w14:paraId="13B017B5" w14:textId="439E1260">
            <w:pPr>
              <w:jc w:val="both"/>
              <w:rPr>
                <w:rFonts w:ascii="Arial Narrow" w:hAnsi="Arial Narrow" w:cs="Arial"/>
                <w:sz w:val="20"/>
                <w:szCs w:val="20"/>
              </w:rPr>
            </w:pPr>
            <w:r w:rsidRPr="008A4540">
              <w:rPr>
                <w:rFonts w:ascii="Arial Narrow" w:hAnsi="Arial Narrow" w:cs="Arial"/>
                <w:b/>
                <w:bCs/>
                <w:sz w:val="20"/>
                <w:szCs w:val="20"/>
              </w:rPr>
              <w:t>OTROS DELITOS COMETIDOS POR EMPLEADOS PÚBLICOS EN EL DESEMPEÑO DE SUS CARGOS.</w:t>
            </w:r>
          </w:p>
        </w:tc>
      </w:tr>
      <w:tr w:rsidRPr="008A4540" w:rsidR="00C10DF6" w:rsidTr="5FFAE9BA" w14:paraId="11A74F80" w14:textId="77777777">
        <w:trPr>
          <w:trHeight w:val="74"/>
          <w:trPrChange w:author="Maria Jose Uribe Valdes" w:date="2025-04-15T21:07:24.788Z" w16du:dateUtc="2025-04-15T21:07:24.788Z" w:id="432793423">
            <w:trPr>
              <w:trHeight w:val="74"/>
            </w:trPr>
          </w:trPrChange>
        </w:trPr>
        <w:tc>
          <w:tcPr>
            <w:tcW w:w="3150" w:type="dxa"/>
            <w:tcMar/>
            <w:tcPrChange w:author="Maria Jose Uribe Valdes" w:date="2025-04-15T21:07:29.489Z" w:id="130837132">
              <w:tcPr>
                <w:tcW w:w="2235" w:type="dxa"/>
                <w:tcMar/>
              </w:tcPr>
            </w:tcPrChange>
          </w:tcPr>
          <w:p w:rsidRPr="008A4540" w:rsidR="00C10DF6" w:rsidP="00674DAE" w:rsidRDefault="00C10DF6" w14:paraId="5D59107A" w14:textId="77777777">
            <w:pPr>
              <w:rPr>
                <w:rFonts w:ascii="Arial Narrow" w:hAnsi="Arial Narrow" w:cs="Arial"/>
                <w:b/>
                <w:bCs/>
                <w:sz w:val="20"/>
                <w:szCs w:val="20"/>
              </w:rPr>
            </w:pPr>
          </w:p>
        </w:tc>
        <w:tc>
          <w:tcPr>
            <w:tcW w:w="6172" w:type="dxa"/>
            <w:tcMar/>
            <w:tcPrChange w:author="Maria Jose Uribe Valdes" w:date="2025-04-15T21:07:29.489Z" w:id="1621554415">
              <w:tcPr>
                <w:tcW w:w="7087" w:type="dxa"/>
                <w:tcMar/>
              </w:tcPr>
            </w:tcPrChange>
          </w:tcPr>
          <w:p w:rsidRPr="008A4540" w:rsidR="00C10DF6" w:rsidP="00C10DF6" w:rsidRDefault="00C10DF6" w14:paraId="3CD9FC0D" w14:textId="77777777">
            <w:pPr>
              <w:jc w:val="both"/>
              <w:rPr>
                <w:rFonts w:ascii="Arial Narrow" w:hAnsi="Arial Narrow" w:cs="Arial"/>
                <w:b/>
                <w:bCs/>
                <w:sz w:val="20"/>
                <w:szCs w:val="20"/>
              </w:rPr>
            </w:pPr>
          </w:p>
        </w:tc>
      </w:tr>
      <w:tr w:rsidRPr="008A4540" w:rsidR="00D929D0" w:rsidTr="5FFAE9BA" w14:paraId="1BFAB9F7" w14:textId="77777777">
        <w:trPr>
          <w:trHeight w:val="74"/>
          <w:trPrChange w:author="Maria Jose Uribe Valdes" w:date="2025-04-15T21:07:24.788Z" w16du:dateUtc="2025-04-15T21:07:24.788Z" w:id="940593307">
            <w:trPr>
              <w:trHeight w:val="74"/>
            </w:trPr>
          </w:trPrChange>
        </w:trPr>
        <w:tc>
          <w:tcPr>
            <w:tcW w:w="3150" w:type="dxa"/>
            <w:tcMar/>
            <w:tcPrChange w:author="Maria Jose Uribe Valdes" w:date="2025-04-15T21:07:29.489Z" w:id="1761750973">
              <w:tcPr>
                <w:tcW w:w="2235" w:type="dxa"/>
                <w:tcMar/>
              </w:tcPr>
            </w:tcPrChange>
          </w:tcPr>
          <w:p w:rsidRPr="008A4540" w:rsidR="00D929D0" w:rsidP="00674DAE" w:rsidRDefault="00D929D0" w14:paraId="01F3F569" w14:textId="77777777">
            <w:pPr>
              <w:rPr>
                <w:rFonts w:ascii="Arial Narrow" w:hAnsi="Arial Narrow"/>
                <w:sz w:val="20"/>
                <w:szCs w:val="20"/>
              </w:rPr>
            </w:pPr>
          </w:p>
        </w:tc>
        <w:tc>
          <w:tcPr>
            <w:tcW w:w="6172" w:type="dxa"/>
            <w:tcMar/>
            <w:tcPrChange w:author="Maria Jose Uribe Valdes" w:date="2025-04-15T21:07:29.489Z" w:id="1661074213">
              <w:tcPr>
                <w:tcW w:w="7087" w:type="dxa"/>
                <w:tcMar/>
              </w:tcPr>
            </w:tcPrChange>
          </w:tcPr>
          <w:p w:rsidRPr="008A4540" w:rsidR="00D929D0" w:rsidP="00674DAE" w:rsidRDefault="00D929D0" w14:paraId="071A6E00" w14:textId="77777777">
            <w:pPr>
              <w:jc w:val="both"/>
              <w:rPr>
                <w:rFonts w:ascii="Arial Narrow" w:hAnsi="Arial Narrow" w:cs="Arial"/>
                <w:sz w:val="20"/>
                <w:szCs w:val="20"/>
              </w:rPr>
            </w:pPr>
          </w:p>
        </w:tc>
      </w:tr>
      <w:tr w:rsidRPr="008A4540" w:rsidR="00E512C4" w:rsidTr="5FFAE9BA" w14:paraId="128997D3" w14:textId="77777777">
        <w:trPr>
          <w:trHeight w:val="469"/>
          <w:trPrChange w:author="Maria Jose Uribe Valdes" w:date="2025-04-15T21:07:24.789Z" w16du:dateUtc="2025-04-15T21:07:24.789Z" w:id="1307841854">
            <w:trPr>
              <w:trHeight w:val="469"/>
            </w:trPr>
          </w:trPrChange>
        </w:trPr>
        <w:tc>
          <w:tcPr>
            <w:tcW w:w="9322" w:type="dxa"/>
            <w:gridSpan w:val="2"/>
            <w:shd w:val="clear" w:color="auto" w:fill="BFBFBF" w:themeFill="background1" w:themeFillShade="BF"/>
            <w:tcMar/>
            <w:tcPrChange w:author="Maria Jose Uribe Valdes" w:date="2025-04-15T21:07:29.489Z" w:id="577526190">
              <w:tcPr>
                <w:tcW w:w="9322" w:type="dxa"/>
                <w:gridSpan w:val="2"/>
                <w:shd w:val="clear" w:color="auto" w:fill="BFBFBF" w:themeFill="background1" w:themeFillShade="BF"/>
                <w:tcMar/>
              </w:tcPr>
            </w:tcPrChange>
          </w:tcPr>
          <w:p w:rsidRPr="008A4540" w:rsidR="00E512C4" w:rsidP="00674DAE" w:rsidRDefault="00E512C4" w14:paraId="7CBCF988"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CONTRA EL ORDEN Y SEGURIDAD PUBLICA COMETIDO POR PARTICULARES</w:t>
            </w:r>
          </w:p>
          <w:p w:rsidRPr="008A4540" w:rsidR="00E512C4" w:rsidP="00674DAE" w:rsidRDefault="00E512C4" w14:paraId="244552E3" w14:textId="77777777">
            <w:pPr>
              <w:jc w:val="both"/>
              <w:rPr>
                <w:rFonts w:ascii="Arial Narrow" w:hAnsi="Arial Narrow" w:cs="Arial"/>
                <w:sz w:val="20"/>
                <w:szCs w:val="20"/>
              </w:rPr>
            </w:pPr>
            <w:r w:rsidRPr="008A4540">
              <w:rPr>
                <w:rFonts w:ascii="Arial Narrow" w:hAnsi="Arial Narrow" w:cs="Arial"/>
                <w:b/>
                <w:bCs/>
                <w:sz w:val="20"/>
                <w:szCs w:val="20"/>
              </w:rPr>
              <w:t>Libro II Título VI</w:t>
            </w:r>
          </w:p>
        </w:tc>
      </w:tr>
      <w:tr w:rsidRPr="008A4540" w:rsidR="004B448B" w:rsidTr="5FFAE9BA" w14:paraId="490F8884" w14:textId="77777777">
        <w:trPr>
          <w:trHeight w:val="74"/>
          <w:trPrChange w:author="Maria Jose Uribe Valdes" w:date="2025-04-15T21:07:24.789Z" w16du:dateUtc="2025-04-15T21:07:24.789Z" w:id="1115500359">
            <w:trPr>
              <w:trHeight w:val="74"/>
            </w:trPr>
          </w:trPrChange>
        </w:trPr>
        <w:tc>
          <w:tcPr>
            <w:tcW w:w="3150" w:type="dxa"/>
            <w:tcMar/>
            <w:tcPrChange w:author="Maria Jose Uribe Valdes" w:date="2025-04-15T21:07:29.489Z" w:id="168102920">
              <w:tcPr>
                <w:tcW w:w="2235" w:type="dxa"/>
                <w:tcMar/>
              </w:tcPr>
            </w:tcPrChange>
          </w:tcPr>
          <w:p w:rsidRPr="008A4540" w:rsidR="004B448B" w:rsidP="00674DAE" w:rsidRDefault="004B448B" w14:paraId="43922676" w14:textId="77777777">
            <w:pPr>
              <w:rPr>
                <w:rFonts w:ascii="Arial Narrow" w:hAnsi="Arial Narrow"/>
                <w:sz w:val="20"/>
                <w:szCs w:val="20"/>
              </w:rPr>
            </w:pPr>
          </w:p>
        </w:tc>
        <w:tc>
          <w:tcPr>
            <w:tcW w:w="6172" w:type="dxa"/>
            <w:tcMar/>
            <w:tcPrChange w:author="Maria Jose Uribe Valdes" w:date="2025-04-15T21:07:29.489Z" w:id="83593781">
              <w:tcPr>
                <w:tcW w:w="7087" w:type="dxa"/>
                <w:tcMar/>
              </w:tcPr>
            </w:tcPrChange>
          </w:tcPr>
          <w:p w:rsidRPr="008A4540" w:rsidR="004B448B" w:rsidP="00674DAE" w:rsidRDefault="004B448B" w14:paraId="58DA482B" w14:textId="77777777">
            <w:pPr>
              <w:jc w:val="both"/>
              <w:rPr>
                <w:rFonts w:ascii="Arial Narrow" w:hAnsi="Arial Narrow" w:cs="Arial"/>
                <w:sz w:val="20"/>
                <w:szCs w:val="20"/>
              </w:rPr>
            </w:pPr>
          </w:p>
        </w:tc>
      </w:tr>
      <w:tr w:rsidRPr="008A4540" w:rsidR="007F0F56" w:rsidTr="5FFAE9BA" w14:paraId="7DB83276" w14:textId="77777777">
        <w:trPr>
          <w:trHeight w:val="74"/>
          <w:trPrChange w:author="Maria Jose Uribe Valdes" w:date="2025-04-15T21:07:24.789Z" w16du:dateUtc="2025-04-15T21:07:24.789Z" w:id="825639922">
            <w:trPr>
              <w:trHeight w:val="74"/>
            </w:trPr>
          </w:trPrChange>
        </w:trPr>
        <w:tc>
          <w:tcPr>
            <w:tcW w:w="3150" w:type="dxa"/>
            <w:tcMar/>
            <w:tcPrChange w:author="Maria Jose Uribe Valdes" w:date="2025-04-15T21:07:29.489Z" w:id="1276699932">
              <w:tcPr>
                <w:tcW w:w="2235" w:type="dxa"/>
                <w:tcMar/>
              </w:tcPr>
            </w:tcPrChange>
          </w:tcPr>
          <w:p w:rsidRPr="008A4540" w:rsidR="007F0F56" w:rsidP="00674DAE" w:rsidRDefault="00994C7A" w14:paraId="73F50332" w14:textId="77777777">
            <w:pPr>
              <w:rPr>
                <w:rFonts w:ascii="Arial Narrow" w:hAnsi="Arial Narrow"/>
                <w:sz w:val="20"/>
                <w:szCs w:val="20"/>
              </w:rPr>
            </w:pPr>
            <w:r w:rsidRPr="008A4540">
              <w:rPr>
                <w:rFonts w:ascii="Arial Narrow" w:hAnsi="Arial Narrow" w:cs="Arial"/>
                <w:sz w:val="20"/>
                <w:szCs w:val="20"/>
              </w:rPr>
              <w:t>Códigos que comprende</w:t>
            </w:r>
          </w:p>
        </w:tc>
        <w:tc>
          <w:tcPr>
            <w:tcW w:w="6172" w:type="dxa"/>
            <w:tcMar/>
            <w:tcPrChange w:author="Maria Jose Uribe Valdes" w:date="2025-04-15T21:07:29.489Z" w:id="1699153155">
              <w:tcPr>
                <w:tcW w:w="7087" w:type="dxa"/>
                <w:tcMar/>
              </w:tcPr>
            </w:tcPrChange>
          </w:tcPr>
          <w:p w:rsidRPr="008A4540" w:rsidR="007F0F56" w:rsidP="00674DAE" w:rsidRDefault="00994C7A" w14:paraId="19888DCD" w14:textId="77777777">
            <w:pPr>
              <w:jc w:val="both"/>
              <w:rPr>
                <w:rFonts w:ascii="Arial Narrow" w:hAnsi="Arial Narrow" w:cs="Arial"/>
                <w:sz w:val="20"/>
                <w:szCs w:val="20"/>
              </w:rPr>
            </w:pPr>
            <w:r w:rsidRPr="008A4540">
              <w:rPr>
                <w:rFonts w:ascii="Arial Narrow" w:hAnsi="Arial Narrow" w:cs="Arial"/>
                <w:sz w:val="20"/>
                <w:szCs w:val="20"/>
              </w:rPr>
              <w:t>(00501-00599)</w:t>
            </w:r>
          </w:p>
          <w:p w:rsidRPr="008A4540" w:rsidR="00994C7A" w:rsidP="00674DAE" w:rsidRDefault="00994C7A" w14:paraId="26B4B609" w14:textId="77777777">
            <w:pPr>
              <w:jc w:val="both"/>
              <w:rPr>
                <w:rFonts w:ascii="Arial Narrow" w:hAnsi="Arial Narrow" w:cs="Arial"/>
                <w:sz w:val="20"/>
                <w:szCs w:val="20"/>
              </w:rPr>
            </w:pPr>
          </w:p>
        </w:tc>
      </w:tr>
      <w:tr w:rsidRPr="008A4540" w:rsidR="007F0F56" w:rsidTr="5FFAE9BA" w14:paraId="153F1E88" w14:textId="77777777">
        <w:trPr>
          <w:trHeight w:val="74"/>
          <w:trPrChange w:author="Maria Jose Uribe Valdes" w:date="2025-04-15T21:07:24.79Z" w16du:dateUtc="2025-04-15T21:07:24.79Z" w:id="86673351">
            <w:trPr>
              <w:trHeight w:val="74"/>
            </w:trPr>
          </w:trPrChange>
        </w:trPr>
        <w:tc>
          <w:tcPr>
            <w:tcW w:w="3150" w:type="dxa"/>
            <w:tcMar/>
            <w:tcPrChange w:author="Maria Jose Uribe Valdes" w:date="2025-04-15T21:07:29.49Z" w:id="1724010093">
              <w:tcPr>
                <w:tcW w:w="2235" w:type="dxa"/>
                <w:tcMar/>
              </w:tcPr>
            </w:tcPrChange>
          </w:tcPr>
          <w:p w:rsidRPr="008A4540" w:rsidR="007F0F56" w:rsidP="00674DAE" w:rsidRDefault="00994C7A" w14:paraId="1E74C5BE" w14:textId="77777777">
            <w:pPr>
              <w:rPr>
                <w:rFonts w:ascii="Arial Narrow" w:hAnsi="Arial Narrow"/>
                <w:sz w:val="20"/>
                <w:szCs w:val="20"/>
              </w:rPr>
            </w:pPr>
            <w:r w:rsidRPr="008A4540">
              <w:rPr>
                <w:rFonts w:ascii="Arial Narrow" w:hAnsi="Arial Narrow" w:cs="Arial"/>
                <w:sz w:val="20"/>
                <w:szCs w:val="20"/>
              </w:rPr>
              <w:t>Artículos del Código Penal</w:t>
            </w:r>
            <w:r w:rsidRPr="008A4540">
              <w:rPr>
                <w:rFonts w:ascii="Arial Narrow" w:hAnsi="Arial Narrow"/>
                <w:sz w:val="20"/>
                <w:szCs w:val="20"/>
              </w:rPr>
              <w:t xml:space="preserve">                     </w:t>
            </w:r>
          </w:p>
        </w:tc>
        <w:tc>
          <w:tcPr>
            <w:tcW w:w="6172" w:type="dxa"/>
            <w:tcMar/>
            <w:tcPrChange w:author="Maria Jose Uribe Valdes" w:date="2025-04-15T21:07:29.49Z" w:id="1892544083">
              <w:tcPr>
                <w:tcW w:w="7087" w:type="dxa"/>
                <w:tcMar/>
              </w:tcPr>
            </w:tcPrChange>
          </w:tcPr>
          <w:p w:rsidRPr="008A4540" w:rsidR="007F0F56" w:rsidP="00674DAE" w:rsidRDefault="00994C7A" w14:paraId="00D2BAA8" w14:textId="77777777">
            <w:pPr>
              <w:jc w:val="both"/>
              <w:rPr>
                <w:rFonts w:ascii="Arial Narrow" w:hAnsi="Arial Narrow" w:cs="Arial"/>
                <w:sz w:val="20"/>
                <w:szCs w:val="20"/>
              </w:rPr>
            </w:pPr>
            <w:r w:rsidRPr="008A4540">
              <w:rPr>
                <w:rFonts w:ascii="Arial Narrow" w:hAnsi="Arial Narrow" w:cs="Arial"/>
                <w:sz w:val="20"/>
                <w:szCs w:val="20"/>
              </w:rPr>
              <w:t>Arts. 261 al 342</w:t>
            </w:r>
          </w:p>
          <w:p w:rsidRPr="008A4540" w:rsidR="00994C7A" w:rsidP="00674DAE" w:rsidRDefault="00994C7A" w14:paraId="2F4F6E16" w14:textId="77777777">
            <w:pPr>
              <w:jc w:val="both"/>
              <w:rPr>
                <w:rFonts w:ascii="Arial Narrow" w:hAnsi="Arial Narrow" w:cs="Arial"/>
                <w:sz w:val="20"/>
                <w:szCs w:val="20"/>
              </w:rPr>
            </w:pPr>
          </w:p>
        </w:tc>
      </w:tr>
      <w:tr w:rsidRPr="008A4540" w:rsidR="007F0F56" w:rsidTr="5FFAE9BA" w14:paraId="10A9F448" w14:textId="77777777">
        <w:trPr>
          <w:trHeight w:val="74"/>
          <w:trPrChange w:author="Maria Jose Uribe Valdes" w:date="2025-04-15T21:07:24.79Z" w16du:dateUtc="2025-04-15T21:07:24.79Z" w:id="1745249523">
            <w:trPr>
              <w:trHeight w:val="74"/>
            </w:trPr>
          </w:trPrChange>
        </w:trPr>
        <w:tc>
          <w:tcPr>
            <w:tcW w:w="3150" w:type="dxa"/>
            <w:tcMar/>
            <w:tcPrChange w:author="Maria Jose Uribe Valdes" w:date="2025-04-15T21:07:29.49Z" w:id="1247763967">
              <w:tcPr>
                <w:tcW w:w="2235" w:type="dxa"/>
                <w:tcMar/>
              </w:tcPr>
            </w:tcPrChange>
          </w:tcPr>
          <w:p w:rsidRPr="008A4540" w:rsidR="007F0F56" w:rsidP="00674DAE" w:rsidRDefault="008A2947" w14:paraId="318312E6" w14:textId="77777777">
            <w:pPr>
              <w:rPr>
                <w:rFonts w:ascii="Arial Narrow" w:hAnsi="Arial Narrow"/>
                <w:sz w:val="20"/>
                <w:szCs w:val="20"/>
              </w:rPr>
            </w:pPr>
            <w:r w:rsidRPr="008A4540">
              <w:rPr>
                <w:rFonts w:ascii="Arial Narrow" w:hAnsi="Arial Narrow" w:cs="Arial"/>
                <w:b/>
                <w:bCs/>
                <w:sz w:val="20"/>
                <w:szCs w:val="20"/>
              </w:rPr>
              <w:t>501</w:t>
            </w:r>
          </w:p>
        </w:tc>
        <w:tc>
          <w:tcPr>
            <w:tcW w:w="6172" w:type="dxa"/>
            <w:tcMar/>
            <w:tcPrChange w:author="Maria Jose Uribe Valdes" w:date="2025-04-15T21:07:29.49Z" w:id="388426539">
              <w:tcPr>
                <w:tcW w:w="7087" w:type="dxa"/>
                <w:tcMar/>
              </w:tcPr>
            </w:tcPrChange>
          </w:tcPr>
          <w:p w:rsidRPr="008A4540" w:rsidR="007F0F56" w:rsidP="00674DAE" w:rsidRDefault="008A2947" w14:paraId="0C78C854" w14:textId="77777777">
            <w:pPr>
              <w:jc w:val="both"/>
              <w:rPr>
                <w:rFonts w:ascii="Arial Narrow" w:hAnsi="Arial Narrow" w:cs="Arial"/>
                <w:sz w:val="20"/>
                <w:szCs w:val="20"/>
              </w:rPr>
            </w:pPr>
            <w:r w:rsidRPr="008A4540">
              <w:rPr>
                <w:rFonts w:ascii="Arial Narrow" w:hAnsi="Arial Narrow" w:cs="Arial"/>
                <w:b/>
                <w:bCs/>
                <w:sz w:val="20"/>
                <w:szCs w:val="20"/>
              </w:rPr>
              <w:t>DELITO DESORDENES PÚBLICOS (NO FALTA DEL CÓDIGO 13035).</w:t>
            </w:r>
          </w:p>
        </w:tc>
      </w:tr>
      <w:tr w:rsidRPr="008A4540" w:rsidR="007F0F56" w:rsidTr="5FFAE9BA" w14:paraId="6F7EF3B5" w14:textId="77777777">
        <w:trPr>
          <w:trHeight w:val="74"/>
          <w:trPrChange w:author="Maria Jose Uribe Valdes" w:date="2025-04-15T21:07:24.791Z" w16du:dateUtc="2025-04-15T21:07:24.791Z" w:id="181916971">
            <w:trPr>
              <w:trHeight w:val="74"/>
            </w:trPr>
          </w:trPrChange>
        </w:trPr>
        <w:tc>
          <w:tcPr>
            <w:tcW w:w="3150" w:type="dxa"/>
            <w:tcMar/>
            <w:tcPrChange w:author="Maria Jose Uribe Valdes" w:date="2025-04-15T21:07:29.49Z" w:id="1800096703">
              <w:tcPr>
                <w:tcW w:w="2235" w:type="dxa"/>
                <w:tcMar/>
              </w:tcPr>
            </w:tcPrChange>
          </w:tcPr>
          <w:p w:rsidRPr="008A4540" w:rsidR="007F0F56" w:rsidP="00674DAE" w:rsidRDefault="007F0F56" w14:paraId="630D1B00" w14:textId="77777777">
            <w:pPr>
              <w:rPr>
                <w:rFonts w:ascii="Arial Narrow" w:hAnsi="Arial Narrow"/>
                <w:sz w:val="20"/>
                <w:szCs w:val="20"/>
              </w:rPr>
            </w:pPr>
          </w:p>
        </w:tc>
        <w:tc>
          <w:tcPr>
            <w:tcW w:w="6172" w:type="dxa"/>
            <w:tcMar/>
            <w:tcPrChange w:author="Maria Jose Uribe Valdes" w:date="2025-04-15T21:07:29.49Z" w:id="144628134">
              <w:tcPr>
                <w:tcW w:w="7087" w:type="dxa"/>
                <w:tcMar/>
              </w:tcPr>
            </w:tcPrChange>
          </w:tcPr>
          <w:p w:rsidRPr="008A4540" w:rsidR="007F0F56" w:rsidP="00674DAE" w:rsidRDefault="008A2947" w14:paraId="08D1B0F9" w14:textId="77777777">
            <w:pPr>
              <w:jc w:val="both"/>
              <w:rPr>
                <w:rFonts w:ascii="Arial Narrow" w:hAnsi="Arial Narrow" w:cs="Arial"/>
                <w:sz w:val="20"/>
                <w:szCs w:val="20"/>
              </w:rPr>
            </w:pPr>
            <w:r w:rsidRPr="008A4540">
              <w:rPr>
                <w:rFonts w:ascii="Arial Narrow" w:hAnsi="Arial Narrow" w:cs="Arial"/>
                <w:sz w:val="20"/>
                <w:szCs w:val="20"/>
              </w:rPr>
              <w:t>ART.269</w:t>
            </w:r>
          </w:p>
        </w:tc>
      </w:tr>
      <w:tr w:rsidRPr="008A4540" w:rsidR="007F0F56" w:rsidTr="5FFAE9BA" w14:paraId="72E5618C" w14:textId="77777777">
        <w:trPr>
          <w:trHeight w:val="74"/>
          <w:trPrChange w:author="Maria Jose Uribe Valdes" w:date="2025-04-15T21:07:24.791Z" w16du:dateUtc="2025-04-15T21:07:24.791Z" w:id="859313453">
            <w:trPr>
              <w:trHeight w:val="74"/>
            </w:trPr>
          </w:trPrChange>
        </w:trPr>
        <w:tc>
          <w:tcPr>
            <w:tcW w:w="3150" w:type="dxa"/>
            <w:tcMar/>
            <w:tcPrChange w:author="Maria Jose Uribe Valdes" w:date="2025-04-15T21:07:29.49Z" w:id="276379447">
              <w:tcPr>
                <w:tcW w:w="2235" w:type="dxa"/>
                <w:tcMar/>
              </w:tcPr>
            </w:tcPrChange>
          </w:tcPr>
          <w:p w:rsidRPr="008A4540" w:rsidR="007F0F56" w:rsidP="00674DAE" w:rsidRDefault="007F0F56" w14:paraId="745849E2" w14:textId="77777777">
            <w:pPr>
              <w:rPr>
                <w:rFonts w:ascii="Arial Narrow" w:hAnsi="Arial Narrow"/>
                <w:sz w:val="20"/>
                <w:szCs w:val="20"/>
              </w:rPr>
            </w:pPr>
          </w:p>
        </w:tc>
        <w:tc>
          <w:tcPr>
            <w:tcW w:w="6172" w:type="dxa"/>
            <w:tcMar/>
            <w:tcPrChange w:author="Maria Jose Uribe Valdes" w:date="2025-04-15T21:07:29.49Z" w:id="1894238061">
              <w:tcPr>
                <w:tcW w:w="7087" w:type="dxa"/>
                <w:tcMar/>
              </w:tcPr>
            </w:tcPrChange>
          </w:tcPr>
          <w:p w:rsidRPr="008A4540" w:rsidR="008A2947" w:rsidP="00C10DF6" w:rsidRDefault="008A2947" w14:paraId="6A55A69A" w14:textId="769353EA">
            <w:pPr>
              <w:jc w:val="both"/>
              <w:rPr>
                <w:rFonts w:ascii="Arial Narrow" w:hAnsi="Arial Narrow" w:cs="Arial"/>
                <w:sz w:val="20"/>
                <w:szCs w:val="20"/>
              </w:rPr>
            </w:pPr>
            <w:r w:rsidRPr="008A4540">
              <w:rPr>
                <w:rFonts w:ascii="Arial Narrow" w:hAnsi="Arial Narrow" w:cs="Arial"/>
                <w:sz w:val="20"/>
                <w:szCs w:val="20"/>
              </w:rPr>
              <w:t>Turbar gravemente la tranquilidad pública con algún fin reprobado.</w:t>
            </w:r>
          </w:p>
        </w:tc>
      </w:tr>
      <w:tr w:rsidRPr="008A4540" w:rsidR="00C10DF6" w:rsidTr="5FFAE9BA" w14:paraId="3295B0AC" w14:textId="77777777">
        <w:trPr>
          <w:trHeight w:val="74"/>
          <w:trPrChange w:author="Maria Jose Uribe Valdes" w:date="2025-04-15T21:07:24.791Z" w16du:dateUtc="2025-04-15T21:07:24.791Z" w:id="72571055">
            <w:trPr>
              <w:trHeight w:val="74"/>
            </w:trPr>
          </w:trPrChange>
        </w:trPr>
        <w:tc>
          <w:tcPr>
            <w:tcW w:w="3150" w:type="dxa"/>
            <w:tcMar/>
            <w:tcPrChange w:author="Maria Jose Uribe Valdes" w:date="2025-04-15T21:07:29.49Z" w:id="769328331">
              <w:tcPr>
                <w:tcW w:w="2235" w:type="dxa"/>
                <w:tcMar/>
              </w:tcPr>
            </w:tcPrChange>
          </w:tcPr>
          <w:p w:rsidRPr="008A4540" w:rsidR="00C10DF6" w:rsidP="00674DAE" w:rsidRDefault="00C10DF6" w14:paraId="739E737C" w14:textId="77777777">
            <w:pPr>
              <w:rPr>
                <w:rFonts w:ascii="Arial Narrow" w:hAnsi="Arial Narrow"/>
                <w:sz w:val="20"/>
                <w:szCs w:val="20"/>
              </w:rPr>
            </w:pPr>
          </w:p>
        </w:tc>
        <w:tc>
          <w:tcPr>
            <w:tcW w:w="6172" w:type="dxa"/>
            <w:tcMar/>
            <w:tcPrChange w:author="Maria Jose Uribe Valdes" w:date="2025-04-15T21:07:29.49Z" w:id="1215702094">
              <w:tcPr>
                <w:tcW w:w="7087" w:type="dxa"/>
                <w:tcMar/>
              </w:tcPr>
            </w:tcPrChange>
          </w:tcPr>
          <w:p w:rsidRPr="008A4540" w:rsidR="00C10DF6" w:rsidP="00C10DF6" w:rsidRDefault="00C10DF6" w14:paraId="20C14C37" w14:textId="77777777">
            <w:pPr>
              <w:jc w:val="both"/>
              <w:rPr>
                <w:rFonts w:ascii="Arial Narrow" w:hAnsi="Arial Narrow" w:cs="Arial"/>
                <w:sz w:val="20"/>
                <w:szCs w:val="20"/>
              </w:rPr>
            </w:pPr>
          </w:p>
        </w:tc>
      </w:tr>
      <w:tr w:rsidRPr="008A4540" w:rsidR="007F0F56" w:rsidTr="5FFAE9BA" w14:paraId="5C4B1476" w14:textId="77777777">
        <w:trPr>
          <w:trHeight w:val="74"/>
          <w:trPrChange w:author="Maria Jose Uribe Valdes" w:date="2025-04-15T21:07:24.792Z" w16du:dateUtc="2025-04-15T21:07:24.792Z" w:id="898904577">
            <w:trPr>
              <w:trHeight w:val="74"/>
            </w:trPr>
          </w:trPrChange>
        </w:trPr>
        <w:tc>
          <w:tcPr>
            <w:tcW w:w="3150" w:type="dxa"/>
            <w:tcMar/>
            <w:tcPrChange w:author="Maria Jose Uribe Valdes" w:date="2025-04-15T21:07:29.49Z" w:id="190638533">
              <w:tcPr>
                <w:tcW w:w="2235" w:type="dxa"/>
                <w:tcMar/>
              </w:tcPr>
            </w:tcPrChange>
          </w:tcPr>
          <w:p w:rsidRPr="008A4540" w:rsidR="007F0F56" w:rsidP="00674DAE" w:rsidRDefault="002C4E80" w14:paraId="64DC1E82" w14:textId="77777777">
            <w:pPr>
              <w:rPr>
                <w:rFonts w:ascii="Arial Narrow" w:hAnsi="Arial Narrow"/>
                <w:sz w:val="20"/>
                <w:szCs w:val="20"/>
              </w:rPr>
            </w:pPr>
            <w:r w:rsidRPr="008A4540">
              <w:rPr>
                <w:rFonts w:ascii="Arial Narrow" w:hAnsi="Arial Narrow" w:cs="Arial"/>
                <w:b/>
                <w:bCs/>
                <w:sz w:val="20"/>
                <w:szCs w:val="20"/>
              </w:rPr>
              <w:t>502</w:t>
            </w:r>
          </w:p>
        </w:tc>
        <w:tc>
          <w:tcPr>
            <w:tcW w:w="6172" w:type="dxa"/>
            <w:tcMar/>
            <w:tcPrChange w:author="Maria Jose Uribe Valdes" w:date="2025-04-15T21:07:29.49Z" w:id="198053636">
              <w:tcPr>
                <w:tcW w:w="7087" w:type="dxa"/>
                <w:tcMar/>
              </w:tcPr>
            </w:tcPrChange>
          </w:tcPr>
          <w:p w:rsidRPr="008A4540" w:rsidR="007F0F56" w:rsidP="00D81AA0" w:rsidRDefault="002C4E80" w14:paraId="6B8B5BBB" w14:textId="2262C7A3">
            <w:pPr>
              <w:jc w:val="both"/>
              <w:rPr>
                <w:rFonts w:ascii="Arial Narrow" w:hAnsi="Arial Narrow" w:cs="Arial"/>
                <w:sz w:val="20"/>
                <w:szCs w:val="20"/>
              </w:rPr>
            </w:pPr>
            <w:r w:rsidRPr="008A4540">
              <w:rPr>
                <w:rFonts w:ascii="Arial Narrow" w:hAnsi="Arial Narrow" w:cs="Arial"/>
                <w:b/>
                <w:bCs/>
                <w:sz w:val="20"/>
                <w:szCs w:val="20"/>
              </w:rPr>
              <w:t>OBSTRUCCIÓN A LA INVESTIGACIÓN.</w:t>
            </w:r>
          </w:p>
        </w:tc>
      </w:tr>
      <w:tr w:rsidRPr="008A4540" w:rsidR="007F0F56" w:rsidTr="5FFAE9BA" w14:paraId="1ADEFF3E" w14:textId="77777777">
        <w:trPr>
          <w:trHeight w:val="74"/>
          <w:trPrChange w:author="Maria Jose Uribe Valdes" w:date="2025-04-15T21:07:24.792Z" w16du:dateUtc="2025-04-15T21:07:24.792Z" w:id="1238162767">
            <w:trPr>
              <w:trHeight w:val="74"/>
            </w:trPr>
          </w:trPrChange>
        </w:trPr>
        <w:tc>
          <w:tcPr>
            <w:tcW w:w="3150" w:type="dxa"/>
            <w:tcMar/>
            <w:tcPrChange w:author="Maria Jose Uribe Valdes" w:date="2025-04-15T21:07:29.49Z" w:id="449847075">
              <w:tcPr>
                <w:tcW w:w="2235" w:type="dxa"/>
                <w:tcMar/>
              </w:tcPr>
            </w:tcPrChange>
          </w:tcPr>
          <w:p w:rsidRPr="008A4540" w:rsidR="007F0F56" w:rsidP="00674DAE" w:rsidRDefault="007F0F56" w14:paraId="475CD2B3" w14:textId="77777777">
            <w:pPr>
              <w:rPr>
                <w:rFonts w:ascii="Arial Narrow" w:hAnsi="Arial Narrow"/>
                <w:sz w:val="20"/>
                <w:szCs w:val="20"/>
              </w:rPr>
            </w:pPr>
          </w:p>
        </w:tc>
        <w:tc>
          <w:tcPr>
            <w:tcW w:w="6172" w:type="dxa"/>
            <w:tcMar/>
            <w:tcPrChange w:author="Maria Jose Uribe Valdes" w:date="2025-04-15T21:07:29.49Z" w:id="1739392323">
              <w:tcPr>
                <w:tcW w:w="7087" w:type="dxa"/>
                <w:tcMar/>
              </w:tcPr>
            </w:tcPrChange>
          </w:tcPr>
          <w:p w:rsidRPr="008A4540" w:rsidR="007F0F56" w:rsidP="00D81AA0" w:rsidRDefault="002C4E80" w14:paraId="4F0C0314" w14:textId="0899D819">
            <w:pPr>
              <w:jc w:val="both"/>
              <w:rPr>
                <w:rFonts w:ascii="Arial Narrow" w:hAnsi="Arial Narrow" w:cs="Arial"/>
                <w:sz w:val="20"/>
                <w:szCs w:val="20"/>
              </w:rPr>
            </w:pPr>
            <w:r w:rsidRPr="008A4540">
              <w:rPr>
                <w:rFonts w:ascii="Arial Narrow" w:hAnsi="Arial Narrow" w:cs="Arial"/>
                <w:sz w:val="20"/>
                <w:szCs w:val="20"/>
              </w:rPr>
              <w:t>ART. 269 BIS</w:t>
            </w:r>
            <w:r w:rsidRPr="008A4540" w:rsidR="00D81AA0">
              <w:rPr>
                <w:rFonts w:ascii="Arial Narrow" w:hAnsi="Arial Narrow" w:cs="Arial"/>
                <w:bCs/>
                <w:sz w:val="20"/>
                <w:szCs w:val="20"/>
              </w:rPr>
              <w:t xml:space="preserve"> y 269 TER</w:t>
            </w:r>
          </w:p>
        </w:tc>
      </w:tr>
      <w:tr w:rsidRPr="008A4540" w:rsidR="007F0F56" w:rsidTr="5FFAE9BA" w14:paraId="16BE0227" w14:textId="77777777">
        <w:trPr>
          <w:trHeight w:val="74"/>
          <w:trPrChange w:author="Maria Jose Uribe Valdes" w:date="2025-04-15T21:07:24.793Z" w16du:dateUtc="2025-04-15T21:07:24.793Z" w:id="1443756753">
            <w:trPr>
              <w:trHeight w:val="74"/>
            </w:trPr>
          </w:trPrChange>
        </w:trPr>
        <w:tc>
          <w:tcPr>
            <w:tcW w:w="3150" w:type="dxa"/>
            <w:tcMar/>
            <w:tcPrChange w:author="Maria Jose Uribe Valdes" w:date="2025-04-15T21:07:29.49Z" w:id="213459295">
              <w:tcPr>
                <w:tcW w:w="2235" w:type="dxa"/>
                <w:tcMar/>
              </w:tcPr>
            </w:tcPrChange>
          </w:tcPr>
          <w:p w:rsidRPr="008A4540" w:rsidR="007F0F56" w:rsidP="00674DAE" w:rsidRDefault="007F0F56" w14:paraId="77F2B35B" w14:textId="77777777">
            <w:pPr>
              <w:rPr>
                <w:rFonts w:ascii="Arial Narrow" w:hAnsi="Arial Narrow"/>
                <w:sz w:val="20"/>
                <w:szCs w:val="20"/>
              </w:rPr>
            </w:pPr>
          </w:p>
        </w:tc>
        <w:tc>
          <w:tcPr>
            <w:tcW w:w="6172" w:type="dxa"/>
            <w:tcMar/>
            <w:tcPrChange w:author="Maria Jose Uribe Valdes" w:date="2025-04-15T21:07:29.49Z" w:id="961301308">
              <w:tcPr>
                <w:tcW w:w="7087" w:type="dxa"/>
                <w:tcMar/>
              </w:tcPr>
            </w:tcPrChange>
          </w:tcPr>
          <w:p w:rsidRPr="008A4540" w:rsidR="007F0F56" w:rsidP="002435F9" w:rsidRDefault="007F5055" w14:paraId="4C954D29" w14:textId="0A978DCB">
            <w:pPr>
              <w:jc w:val="both"/>
              <w:rPr>
                <w:rFonts w:ascii="Arial Narrow" w:hAnsi="Arial Narrow" w:cs="Arial"/>
                <w:sz w:val="20"/>
                <w:szCs w:val="20"/>
              </w:rPr>
            </w:pPr>
            <w:r w:rsidRPr="008A4540">
              <w:rPr>
                <w:rFonts w:ascii="Arial Narrow" w:hAnsi="Arial Narrow" w:cs="Arial"/>
                <w:sz w:val="20"/>
                <w:szCs w:val="20"/>
              </w:rPr>
              <w:t>Obstaculizar el esclarecimiento de un hecho punible o la determinación de sus responsables, mediante la aportación de antecedentes falsos que condujeren al Ministerio Público a realizar u omitir actuaciones de la investigación. Asimismo, sanciona al funcionario policial, el fiscal del Ministerio Público, o el abogado asistente del fiscal, en su caso, que a sabiendas ocultare, alterare o destruyere cualquier antecedente, objeto o documento que permita establecer la existencia o inexistencia de un delito, la participación punible en él de alguna persona o su inocencia, o que pueda servir para la determinación de la pen</w:t>
            </w:r>
            <w:r w:rsidRPr="008A4540" w:rsidR="002435F9">
              <w:rPr>
                <w:rFonts w:ascii="Arial Narrow" w:hAnsi="Arial Narrow" w:cs="Arial"/>
                <w:sz w:val="20"/>
                <w:szCs w:val="20"/>
              </w:rPr>
              <w:t>a.</w:t>
            </w:r>
          </w:p>
        </w:tc>
      </w:tr>
      <w:tr w:rsidRPr="008A4540" w:rsidR="00C10DF6" w:rsidTr="5FFAE9BA" w14:paraId="513EB144" w14:textId="77777777">
        <w:trPr>
          <w:trHeight w:val="74"/>
          <w:trPrChange w:author="Maria Jose Uribe Valdes" w:date="2025-04-15T21:07:24.793Z" w16du:dateUtc="2025-04-15T21:07:24.793Z" w:id="101782045">
            <w:trPr>
              <w:trHeight w:val="74"/>
            </w:trPr>
          </w:trPrChange>
        </w:trPr>
        <w:tc>
          <w:tcPr>
            <w:tcW w:w="3150" w:type="dxa"/>
            <w:tcMar/>
            <w:tcPrChange w:author="Maria Jose Uribe Valdes" w:date="2025-04-15T21:07:29.49Z" w:id="1632004150">
              <w:tcPr>
                <w:tcW w:w="2235" w:type="dxa"/>
                <w:tcMar/>
              </w:tcPr>
            </w:tcPrChange>
          </w:tcPr>
          <w:p w:rsidRPr="008A4540" w:rsidR="00C10DF6" w:rsidP="00674DAE" w:rsidRDefault="00C10DF6" w14:paraId="24C245A6" w14:textId="77777777">
            <w:pPr>
              <w:rPr>
                <w:rFonts w:ascii="Arial Narrow" w:hAnsi="Arial Narrow"/>
                <w:sz w:val="20"/>
                <w:szCs w:val="20"/>
              </w:rPr>
            </w:pPr>
          </w:p>
        </w:tc>
        <w:tc>
          <w:tcPr>
            <w:tcW w:w="6172" w:type="dxa"/>
            <w:tcMar/>
            <w:tcPrChange w:author="Maria Jose Uribe Valdes" w:date="2025-04-15T21:07:29.49Z" w:id="1246520999">
              <w:tcPr>
                <w:tcW w:w="7087" w:type="dxa"/>
                <w:tcMar/>
              </w:tcPr>
            </w:tcPrChange>
          </w:tcPr>
          <w:p w:rsidRPr="008A4540" w:rsidR="00C10DF6" w:rsidP="00C10DF6" w:rsidRDefault="00C10DF6" w14:paraId="4BF6AC59" w14:textId="77777777">
            <w:pPr>
              <w:jc w:val="both"/>
              <w:rPr>
                <w:rFonts w:ascii="Arial Narrow" w:hAnsi="Arial Narrow" w:cs="Arial"/>
                <w:sz w:val="20"/>
                <w:szCs w:val="20"/>
              </w:rPr>
            </w:pPr>
          </w:p>
        </w:tc>
      </w:tr>
      <w:tr w:rsidRPr="008A4540" w:rsidR="007F0F56" w:rsidTr="5FFAE9BA" w14:paraId="7BD17E74" w14:textId="77777777">
        <w:trPr>
          <w:trHeight w:val="74"/>
          <w:trPrChange w:author="Maria Jose Uribe Valdes" w:date="2025-04-15T21:07:24.793Z" w16du:dateUtc="2025-04-15T21:07:24.793Z" w:id="1765402950">
            <w:trPr>
              <w:trHeight w:val="74"/>
            </w:trPr>
          </w:trPrChange>
        </w:trPr>
        <w:tc>
          <w:tcPr>
            <w:tcW w:w="3150" w:type="dxa"/>
            <w:tcMar/>
            <w:tcPrChange w:author="Maria Jose Uribe Valdes" w:date="2025-04-15T21:07:29.49Z" w:id="1518401695">
              <w:tcPr>
                <w:tcW w:w="2235" w:type="dxa"/>
                <w:tcMar/>
              </w:tcPr>
            </w:tcPrChange>
          </w:tcPr>
          <w:p w:rsidRPr="008A4540" w:rsidR="007F0F56" w:rsidP="00674DAE" w:rsidRDefault="00827E84" w14:paraId="126546FF" w14:textId="77777777">
            <w:pPr>
              <w:rPr>
                <w:rFonts w:ascii="Arial Narrow" w:hAnsi="Arial Narrow"/>
                <w:sz w:val="20"/>
                <w:szCs w:val="20"/>
              </w:rPr>
            </w:pPr>
            <w:r w:rsidRPr="008A4540">
              <w:rPr>
                <w:rFonts w:ascii="Arial Narrow" w:hAnsi="Arial Narrow" w:cs="Arial"/>
                <w:b/>
                <w:sz w:val="20"/>
                <w:szCs w:val="20"/>
              </w:rPr>
              <w:t>5</w:t>
            </w:r>
            <w:r w:rsidRPr="008A4540">
              <w:rPr>
                <w:rFonts w:ascii="Arial Narrow" w:hAnsi="Arial Narrow" w:cs="Arial"/>
                <w:b/>
                <w:bCs/>
                <w:sz w:val="20"/>
                <w:szCs w:val="20"/>
              </w:rPr>
              <w:t>03</w:t>
            </w:r>
          </w:p>
        </w:tc>
        <w:tc>
          <w:tcPr>
            <w:tcW w:w="6172" w:type="dxa"/>
            <w:tcMar/>
            <w:tcPrChange w:author="Maria Jose Uribe Valdes" w:date="2025-04-15T21:07:29.49Z" w:id="243043360">
              <w:tcPr>
                <w:tcW w:w="7087" w:type="dxa"/>
                <w:tcMar/>
              </w:tcPr>
            </w:tcPrChange>
          </w:tcPr>
          <w:p w:rsidRPr="008A4540" w:rsidR="007F0F56" w:rsidP="00674DAE" w:rsidRDefault="00827E84" w14:paraId="52615A49" w14:textId="77777777">
            <w:pPr>
              <w:jc w:val="both"/>
              <w:rPr>
                <w:rFonts w:ascii="Arial Narrow" w:hAnsi="Arial Narrow" w:cs="Arial"/>
                <w:sz w:val="20"/>
                <w:szCs w:val="20"/>
              </w:rPr>
            </w:pPr>
            <w:r w:rsidRPr="008A4540">
              <w:rPr>
                <w:rFonts w:ascii="Arial Narrow" w:hAnsi="Arial Narrow" w:cs="Arial"/>
                <w:b/>
                <w:bCs/>
                <w:sz w:val="20"/>
                <w:szCs w:val="20"/>
              </w:rPr>
              <w:t>ROTURA DE SELLOS.</w:t>
            </w:r>
          </w:p>
        </w:tc>
      </w:tr>
      <w:tr w:rsidRPr="008A4540" w:rsidR="002C4E80" w:rsidTr="5FFAE9BA" w14:paraId="169F0ED2" w14:textId="77777777">
        <w:trPr>
          <w:trHeight w:val="74"/>
          <w:trPrChange w:author="Maria Jose Uribe Valdes" w:date="2025-04-15T21:07:24.794Z" w16du:dateUtc="2025-04-15T21:07:24.794Z" w:id="1985807079">
            <w:trPr>
              <w:trHeight w:val="74"/>
            </w:trPr>
          </w:trPrChange>
        </w:trPr>
        <w:tc>
          <w:tcPr>
            <w:tcW w:w="3150" w:type="dxa"/>
            <w:tcMar/>
            <w:tcPrChange w:author="Maria Jose Uribe Valdes" w:date="2025-04-15T21:07:29.49Z" w:id="1759626507">
              <w:tcPr>
                <w:tcW w:w="2235" w:type="dxa"/>
                <w:tcMar/>
              </w:tcPr>
            </w:tcPrChange>
          </w:tcPr>
          <w:p w:rsidRPr="008A4540" w:rsidR="002C4E80" w:rsidP="00674DAE" w:rsidRDefault="002C4E80" w14:paraId="2EED2379" w14:textId="77777777">
            <w:pPr>
              <w:rPr>
                <w:rFonts w:ascii="Arial Narrow" w:hAnsi="Arial Narrow"/>
                <w:sz w:val="20"/>
                <w:szCs w:val="20"/>
              </w:rPr>
            </w:pPr>
          </w:p>
        </w:tc>
        <w:tc>
          <w:tcPr>
            <w:tcW w:w="6172" w:type="dxa"/>
            <w:tcMar/>
            <w:tcPrChange w:author="Maria Jose Uribe Valdes" w:date="2025-04-15T21:07:29.491Z" w:id="1462055566">
              <w:tcPr>
                <w:tcW w:w="7087" w:type="dxa"/>
                <w:tcMar/>
              </w:tcPr>
            </w:tcPrChange>
          </w:tcPr>
          <w:p w:rsidRPr="008A4540" w:rsidR="002C4E80" w:rsidP="00674DAE" w:rsidRDefault="00827E84" w14:paraId="5A76B232" w14:textId="77777777">
            <w:pPr>
              <w:jc w:val="both"/>
              <w:rPr>
                <w:rFonts w:ascii="Arial Narrow" w:hAnsi="Arial Narrow" w:cs="Arial"/>
                <w:sz w:val="20"/>
                <w:szCs w:val="20"/>
              </w:rPr>
            </w:pPr>
            <w:r w:rsidRPr="008A4540">
              <w:rPr>
                <w:rFonts w:ascii="Arial Narrow" w:hAnsi="Arial Narrow" w:cs="Arial"/>
                <w:sz w:val="20"/>
                <w:szCs w:val="20"/>
              </w:rPr>
              <w:t>ARTS. 270 Y 271</w:t>
            </w:r>
          </w:p>
        </w:tc>
      </w:tr>
      <w:tr w:rsidRPr="008A4540" w:rsidR="002C4E80" w:rsidTr="5FFAE9BA" w14:paraId="5803349D" w14:textId="77777777">
        <w:trPr>
          <w:trHeight w:val="74"/>
          <w:trPrChange w:author="Maria Jose Uribe Valdes" w:date="2025-04-15T21:07:24.794Z" w16du:dateUtc="2025-04-15T21:07:24.794Z" w:id="1799856878">
            <w:trPr>
              <w:trHeight w:val="74"/>
            </w:trPr>
          </w:trPrChange>
        </w:trPr>
        <w:tc>
          <w:tcPr>
            <w:tcW w:w="3150" w:type="dxa"/>
            <w:tcMar/>
            <w:tcPrChange w:author="Maria Jose Uribe Valdes" w:date="2025-04-15T21:07:29.491Z" w:id="1259176177">
              <w:tcPr>
                <w:tcW w:w="2235" w:type="dxa"/>
                <w:tcMar/>
              </w:tcPr>
            </w:tcPrChange>
          </w:tcPr>
          <w:p w:rsidRPr="008A4540" w:rsidR="002C4E80" w:rsidP="00674DAE" w:rsidRDefault="002C4E80" w14:paraId="6F083BEB" w14:textId="77777777">
            <w:pPr>
              <w:rPr>
                <w:rFonts w:ascii="Arial Narrow" w:hAnsi="Arial Narrow"/>
                <w:sz w:val="20"/>
                <w:szCs w:val="20"/>
              </w:rPr>
            </w:pPr>
          </w:p>
        </w:tc>
        <w:tc>
          <w:tcPr>
            <w:tcW w:w="6172" w:type="dxa"/>
            <w:tcMar/>
            <w:tcPrChange w:author="Maria Jose Uribe Valdes" w:date="2025-04-15T21:07:29.491Z" w:id="1424716973">
              <w:tcPr>
                <w:tcW w:w="7087" w:type="dxa"/>
                <w:tcMar/>
              </w:tcPr>
            </w:tcPrChange>
          </w:tcPr>
          <w:p w:rsidRPr="008A4540" w:rsidR="00827E84" w:rsidP="00C10DF6" w:rsidRDefault="00827E84" w14:paraId="67A5A04A" w14:textId="6D235CDC">
            <w:pPr>
              <w:jc w:val="both"/>
              <w:rPr>
                <w:rFonts w:ascii="Arial Narrow" w:hAnsi="Arial Narrow" w:cs="Arial"/>
                <w:sz w:val="20"/>
                <w:szCs w:val="20"/>
              </w:rPr>
            </w:pPr>
            <w:r w:rsidRPr="008A4540">
              <w:rPr>
                <w:rFonts w:ascii="Arial Narrow" w:hAnsi="Arial Narrow" w:cs="Arial"/>
                <w:sz w:val="20"/>
                <w:szCs w:val="20"/>
              </w:rPr>
              <w:t>Romper sellos puestos por orden de la autoridad.</w:t>
            </w:r>
          </w:p>
        </w:tc>
      </w:tr>
      <w:tr w:rsidRPr="008A4540" w:rsidR="00C10DF6" w:rsidTr="5FFAE9BA" w14:paraId="4038BF76" w14:textId="77777777">
        <w:trPr>
          <w:trHeight w:val="74"/>
          <w:trPrChange w:author="Maria Jose Uribe Valdes" w:date="2025-04-15T21:07:24.795Z" w16du:dateUtc="2025-04-15T21:07:24.795Z" w:id="722925653">
            <w:trPr>
              <w:trHeight w:val="74"/>
            </w:trPr>
          </w:trPrChange>
        </w:trPr>
        <w:tc>
          <w:tcPr>
            <w:tcW w:w="3150" w:type="dxa"/>
            <w:tcMar/>
            <w:tcPrChange w:author="Maria Jose Uribe Valdes" w:date="2025-04-15T21:07:29.491Z" w:id="849963124">
              <w:tcPr>
                <w:tcW w:w="2235" w:type="dxa"/>
                <w:tcMar/>
              </w:tcPr>
            </w:tcPrChange>
          </w:tcPr>
          <w:p w:rsidRPr="008A4540" w:rsidR="00C10DF6" w:rsidP="00674DAE" w:rsidRDefault="00C10DF6" w14:paraId="2A00A796" w14:textId="77777777">
            <w:pPr>
              <w:rPr>
                <w:rFonts w:ascii="Arial Narrow" w:hAnsi="Arial Narrow"/>
                <w:sz w:val="20"/>
                <w:szCs w:val="20"/>
              </w:rPr>
            </w:pPr>
          </w:p>
        </w:tc>
        <w:tc>
          <w:tcPr>
            <w:tcW w:w="6172" w:type="dxa"/>
            <w:tcMar/>
            <w:tcPrChange w:author="Maria Jose Uribe Valdes" w:date="2025-04-15T21:07:29.491Z" w:id="626873602">
              <w:tcPr>
                <w:tcW w:w="7087" w:type="dxa"/>
                <w:tcMar/>
              </w:tcPr>
            </w:tcPrChange>
          </w:tcPr>
          <w:p w:rsidRPr="008A4540" w:rsidR="00C10DF6" w:rsidP="00C10DF6" w:rsidRDefault="00C10DF6" w14:paraId="7629E4BB" w14:textId="77777777">
            <w:pPr>
              <w:jc w:val="both"/>
              <w:rPr>
                <w:rFonts w:ascii="Arial Narrow" w:hAnsi="Arial Narrow" w:cs="Arial"/>
                <w:sz w:val="20"/>
                <w:szCs w:val="20"/>
              </w:rPr>
            </w:pPr>
          </w:p>
        </w:tc>
      </w:tr>
      <w:tr w:rsidRPr="008A4540" w:rsidR="002C4E80" w:rsidTr="5FFAE9BA" w14:paraId="13922857" w14:textId="77777777">
        <w:trPr>
          <w:trHeight w:val="74"/>
          <w:trPrChange w:author="Maria Jose Uribe Valdes" w:date="2025-04-15T21:07:24.795Z" w16du:dateUtc="2025-04-15T21:07:24.795Z" w:id="180492398">
            <w:trPr>
              <w:trHeight w:val="74"/>
            </w:trPr>
          </w:trPrChange>
        </w:trPr>
        <w:tc>
          <w:tcPr>
            <w:tcW w:w="3150" w:type="dxa"/>
            <w:tcMar/>
            <w:tcPrChange w:author="Maria Jose Uribe Valdes" w:date="2025-04-15T21:07:29.491Z" w:id="1090936271">
              <w:tcPr>
                <w:tcW w:w="2235" w:type="dxa"/>
                <w:tcMar/>
              </w:tcPr>
            </w:tcPrChange>
          </w:tcPr>
          <w:p w:rsidRPr="008A4540" w:rsidR="002C4E80" w:rsidP="00674DAE" w:rsidRDefault="00385F44" w14:paraId="0E063CEF" w14:textId="77777777">
            <w:pPr>
              <w:rPr>
                <w:rFonts w:ascii="Arial Narrow" w:hAnsi="Arial Narrow"/>
                <w:sz w:val="20"/>
                <w:szCs w:val="20"/>
              </w:rPr>
            </w:pPr>
            <w:r w:rsidRPr="008A4540">
              <w:rPr>
                <w:rFonts w:ascii="Arial Narrow" w:hAnsi="Arial Narrow" w:cs="Arial"/>
                <w:b/>
                <w:bCs/>
                <w:sz w:val="20"/>
                <w:szCs w:val="20"/>
              </w:rPr>
              <w:t>505</w:t>
            </w:r>
          </w:p>
        </w:tc>
        <w:tc>
          <w:tcPr>
            <w:tcW w:w="6172" w:type="dxa"/>
            <w:tcMar/>
            <w:tcPrChange w:author="Maria Jose Uribe Valdes" w:date="2025-04-15T21:07:29.491Z" w:id="2065574909">
              <w:tcPr>
                <w:tcW w:w="7087" w:type="dxa"/>
                <w:tcMar/>
              </w:tcPr>
            </w:tcPrChange>
          </w:tcPr>
          <w:p w:rsidRPr="008A4540" w:rsidR="002C4E80" w:rsidP="00674DAE" w:rsidRDefault="00385F44" w14:paraId="205C64C2" w14:textId="77777777">
            <w:pPr>
              <w:jc w:val="both"/>
              <w:rPr>
                <w:rFonts w:ascii="Arial Narrow" w:hAnsi="Arial Narrow" w:cs="Arial"/>
                <w:b/>
                <w:sz w:val="20"/>
                <w:szCs w:val="20"/>
              </w:rPr>
            </w:pPr>
            <w:r w:rsidRPr="008A4540">
              <w:rPr>
                <w:rFonts w:ascii="Arial Narrow" w:hAnsi="Arial Narrow" w:cs="Arial"/>
                <w:b/>
                <w:sz w:val="20"/>
                <w:szCs w:val="20"/>
              </w:rPr>
              <w:t>LOTERIA ILEGAL, CASAS DE JUEGO Y PRESTAMO SOBRE PRENDA.</w:t>
            </w:r>
          </w:p>
        </w:tc>
      </w:tr>
      <w:tr w:rsidRPr="008A4540" w:rsidR="002C4E80" w:rsidTr="5FFAE9BA" w14:paraId="29A6844C" w14:textId="77777777">
        <w:trPr>
          <w:trHeight w:val="74"/>
          <w:trPrChange w:author="Maria Jose Uribe Valdes" w:date="2025-04-15T21:07:24.795Z" w16du:dateUtc="2025-04-15T21:07:24.795Z" w:id="1067666182">
            <w:trPr>
              <w:trHeight w:val="74"/>
            </w:trPr>
          </w:trPrChange>
        </w:trPr>
        <w:tc>
          <w:tcPr>
            <w:tcW w:w="3150" w:type="dxa"/>
            <w:tcMar/>
            <w:tcPrChange w:author="Maria Jose Uribe Valdes" w:date="2025-04-15T21:07:29.491Z" w:id="1092438929">
              <w:tcPr>
                <w:tcW w:w="2235" w:type="dxa"/>
                <w:tcMar/>
              </w:tcPr>
            </w:tcPrChange>
          </w:tcPr>
          <w:p w:rsidRPr="008A4540" w:rsidR="002C4E80" w:rsidP="00674DAE" w:rsidRDefault="002C4E80" w14:paraId="69225E7B" w14:textId="77777777">
            <w:pPr>
              <w:rPr>
                <w:rFonts w:ascii="Arial Narrow" w:hAnsi="Arial Narrow"/>
                <w:sz w:val="20"/>
                <w:szCs w:val="20"/>
              </w:rPr>
            </w:pPr>
          </w:p>
        </w:tc>
        <w:tc>
          <w:tcPr>
            <w:tcW w:w="6172" w:type="dxa"/>
            <w:tcMar/>
            <w:tcPrChange w:author="Maria Jose Uribe Valdes" w:date="2025-04-15T21:07:29.491Z" w:id="1461448303">
              <w:tcPr>
                <w:tcW w:w="7087" w:type="dxa"/>
                <w:tcMar/>
              </w:tcPr>
            </w:tcPrChange>
          </w:tcPr>
          <w:p w:rsidRPr="008A4540" w:rsidR="002C4E80" w:rsidP="00674DAE" w:rsidRDefault="00385F44" w14:paraId="668F7C75" w14:textId="77777777">
            <w:pPr>
              <w:jc w:val="both"/>
              <w:rPr>
                <w:rFonts w:ascii="Arial Narrow" w:hAnsi="Arial Narrow" w:cs="Arial"/>
                <w:sz w:val="20"/>
                <w:szCs w:val="20"/>
              </w:rPr>
            </w:pPr>
            <w:r w:rsidRPr="008A4540">
              <w:rPr>
                <w:rFonts w:ascii="Arial Narrow" w:hAnsi="Arial Narrow" w:cs="Arial"/>
                <w:sz w:val="20"/>
                <w:szCs w:val="20"/>
              </w:rPr>
              <w:t>ARTS. 275 AL 283</w:t>
            </w:r>
          </w:p>
        </w:tc>
      </w:tr>
      <w:tr w:rsidRPr="008A4540" w:rsidR="002C4E80" w:rsidTr="5FFAE9BA" w14:paraId="64B60B66" w14:textId="77777777">
        <w:trPr>
          <w:trHeight w:val="74"/>
          <w:trPrChange w:author="Maria Jose Uribe Valdes" w:date="2025-04-15T21:07:24.796Z" w16du:dateUtc="2025-04-15T21:07:24.796Z" w:id="273693214">
            <w:trPr>
              <w:trHeight w:val="74"/>
            </w:trPr>
          </w:trPrChange>
        </w:trPr>
        <w:tc>
          <w:tcPr>
            <w:tcW w:w="3150" w:type="dxa"/>
            <w:tcMar/>
            <w:tcPrChange w:author="Maria Jose Uribe Valdes" w:date="2025-04-15T21:07:29.491Z" w:id="2051138016">
              <w:tcPr>
                <w:tcW w:w="2235" w:type="dxa"/>
                <w:tcMar/>
              </w:tcPr>
            </w:tcPrChange>
          </w:tcPr>
          <w:p w:rsidRPr="008A4540" w:rsidR="002C4E80" w:rsidP="00674DAE" w:rsidRDefault="002C4E80" w14:paraId="742E31BF" w14:textId="77777777">
            <w:pPr>
              <w:rPr>
                <w:rFonts w:ascii="Arial Narrow" w:hAnsi="Arial Narrow"/>
                <w:sz w:val="20"/>
                <w:szCs w:val="20"/>
              </w:rPr>
            </w:pPr>
          </w:p>
        </w:tc>
        <w:tc>
          <w:tcPr>
            <w:tcW w:w="6172" w:type="dxa"/>
            <w:tcMar/>
            <w:tcPrChange w:author="Maria Jose Uribe Valdes" w:date="2025-04-15T21:07:29.491Z" w:id="2029482480">
              <w:tcPr>
                <w:tcW w:w="7087" w:type="dxa"/>
                <w:tcMar/>
              </w:tcPr>
            </w:tcPrChange>
          </w:tcPr>
          <w:p w:rsidRPr="008A4540" w:rsidR="00385F44" w:rsidP="00C10DF6" w:rsidRDefault="00385F44" w14:paraId="0581EEE2" w14:textId="5C15F080">
            <w:pPr>
              <w:jc w:val="both"/>
              <w:rPr>
                <w:rFonts w:ascii="Arial Narrow" w:hAnsi="Arial Narrow" w:cs="Arial"/>
                <w:sz w:val="20"/>
                <w:szCs w:val="20"/>
              </w:rPr>
            </w:pPr>
            <w:r w:rsidRPr="008A4540">
              <w:rPr>
                <w:rFonts w:ascii="Arial Narrow" w:hAnsi="Arial Narrow" w:cs="Arial"/>
                <w:sz w:val="20"/>
                <w:szCs w:val="20"/>
              </w:rPr>
              <w:t xml:space="preserve">Loterías, casas de juegos y préstamos sobre prendas no autorizados por </w:t>
            </w:r>
            <w:r w:rsidRPr="008A4540" w:rsidR="00EF7CF2">
              <w:rPr>
                <w:rFonts w:ascii="Arial Narrow" w:hAnsi="Arial Narrow" w:cs="Arial"/>
                <w:sz w:val="20"/>
                <w:szCs w:val="20"/>
              </w:rPr>
              <w:t>Ley</w:t>
            </w:r>
            <w:r w:rsidRPr="008A4540">
              <w:rPr>
                <w:rFonts w:ascii="Arial Narrow" w:hAnsi="Arial Narrow" w:cs="Arial"/>
                <w:sz w:val="20"/>
                <w:szCs w:val="20"/>
              </w:rPr>
              <w:t>.</w:t>
            </w:r>
          </w:p>
        </w:tc>
      </w:tr>
      <w:tr w:rsidRPr="008A4540" w:rsidR="00C10DF6" w:rsidTr="5FFAE9BA" w14:paraId="7A56D194" w14:textId="77777777">
        <w:trPr>
          <w:trHeight w:val="74"/>
          <w:trPrChange w:author="Maria Jose Uribe Valdes" w:date="2025-04-15T21:07:24.796Z" w16du:dateUtc="2025-04-15T21:07:24.796Z" w:id="865619612">
            <w:trPr>
              <w:trHeight w:val="74"/>
            </w:trPr>
          </w:trPrChange>
        </w:trPr>
        <w:tc>
          <w:tcPr>
            <w:tcW w:w="3150" w:type="dxa"/>
            <w:tcMar/>
            <w:tcPrChange w:author="Maria Jose Uribe Valdes" w:date="2025-04-15T21:07:29.491Z" w:id="1268988302">
              <w:tcPr>
                <w:tcW w:w="2235" w:type="dxa"/>
                <w:tcMar/>
              </w:tcPr>
            </w:tcPrChange>
          </w:tcPr>
          <w:p w:rsidRPr="008A4540" w:rsidR="00C10DF6" w:rsidP="00674DAE" w:rsidRDefault="00C10DF6" w14:paraId="58034B1C" w14:textId="77777777">
            <w:pPr>
              <w:rPr>
                <w:rFonts w:ascii="Arial Narrow" w:hAnsi="Arial Narrow"/>
                <w:sz w:val="20"/>
                <w:szCs w:val="20"/>
              </w:rPr>
            </w:pPr>
          </w:p>
        </w:tc>
        <w:tc>
          <w:tcPr>
            <w:tcW w:w="6172" w:type="dxa"/>
            <w:tcMar/>
            <w:tcPrChange w:author="Maria Jose Uribe Valdes" w:date="2025-04-15T21:07:29.491Z" w:id="158196272">
              <w:tcPr>
                <w:tcW w:w="7087" w:type="dxa"/>
                <w:tcMar/>
              </w:tcPr>
            </w:tcPrChange>
          </w:tcPr>
          <w:p w:rsidRPr="008A4540" w:rsidR="00C10DF6" w:rsidP="00C10DF6" w:rsidRDefault="00C10DF6" w14:paraId="11656816" w14:textId="77777777">
            <w:pPr>
              <w:jc w:val="both"/>
              <w:rPr>
                <w:rFonts w:ascii="Arial Narrow" w:hAnsi="Arial Narrow" w:cs="Arial"/>
                <w:sz w:val="20"/>
                <w:szCs w:val="20"/>
              </w:rPr>
            </w:pPr>
          </w:p>
        </w:tc>
      </w:tr>
      <w:tr w:rsidRPr="008A4540" w:rsidR="002C4E80" w:rsidTr="5FFAE9BA" w14:paraId="5AD6FBD5" w14:textId="77777777">
        <w:trPr>
          <w:trHeight w:val="74"/>
          <w:trPrChange w:author="Maria Jose Uribe Valdes" w:date="2025-04-15T21:07:24.797Z" w16du:dateUtc="2025-04-15T21:07:24.797Z" w:id="595069183">
            <w:trPr>
              <w:trHeight w:val="74"/>
            </w:trPr>
          </w:trPrChange>
        </w:trPr>
        <w:tc>
          <w:tcPr>
            <w:tcW w:w="3150" w:type="dxa"/>
            <w:tcMar/>
            <w:tcPrChange w:author="Maria Jose Uribe Valdes" w:date="2025-04-15T21:07:29.491Z" w:id="952931923">
              <w:tcPr>
                <w:tcW w:w="2235" w:type="dxa"/>
                <w:tcMar/>
              </w:tcPr>
            </w:tcPrChange>
          </w:tcPr>
          <w:p w:rsidRPr="008A4540" w:rsidR="002C4E80" w:rsidP="00674DAE" w:rsidRDefault="003001D7" w14:paraId="36E023D8" w14:textId="77777777">
            <w:pPr>
              <w:rPr>
                <w:rFonts w:ascii="Arial Narrow" w:hAnsi="Arial Narrow"/>
                <w:sz w:val="20"/>
                <w:szCs w:val="20"/>
              </w:rPr>
            </w:pPr>
            <w:r w:rsidRPr="008A4540">
              <w:rPr>
                <w:rFonts w:ascii="Arial Narrow" w:hAnsi="Arial Narrow" w:cs="Arial"/>
                <w:b/>
                <w:bCs/>
                <w:sz w:val="20"/>
                <w:szCs w:val="20"/>
              </w:rPr>
              <w:t>506</w:t>
            </w:r>
          </w:p>
        </w:tc>
        <w:tc>
          <w:tcPr>
            <w:tcW w:w="6172" w:type="dxa"/>
            <w:tcMar/>
            <w:tcPrChange w:author="Maria Jose Uribe Valdes" w:date="2025-04-15T21:07:29.491Z" w:id="1945848263">
              <w:tcPr>
                <w:tcW w:w="7087" w:type="dxa"/>
                <w:tcMar/>
              </w:tcPr>
            </w:tcPrChange>
          </w:tcPr>
          <w:p w:rsidRPr="008A4540" w:rsidR="002C4E80" w:rsidP="00B370B2" w:rsidRDefault="00B370B2" w14:paraId="4FCBDC80" w14:textId="72A6461B">
            <w:pPr>
              <w:jc w:val="both"/>
              <w:rPr>
                <w:rFonts w:ascii="Arial Narrow" w:hAnsi="Arial Narrow" w:cs="Arial"/>
                <w:sz w:val="20"/>
                <w:szCs w:val="20"/>
              </w:rPr>
            </w:pPr>
            <w:r w:rsidRPr="008A4540">
              <w:rPr>
                <w:rFonts w:ascii="Arial Narrow" w:hAnsi="Arial Narrow" w:cs="Arial"/>
                <w:b/>
                <w:sz w:val="20"/>
                <w:szCs w:val="20"/>
              </w:rPr>
              <w:t xml:space="preserve">VIOLACIÓN, REVELACIÓN Y/O APROVECHAMIENTO DE SECRETOS COMERCIALES. </w:t>
            </w:r>
          </w:p>
        </w:tc>
      </w:tr>
      <w:tr w:rsidRPr="001E788B" w:rsidR="002C4E80" w:rsidTr="5FFAE9BA" w14:paraId="4CC84D93" w14:textId="77777777">
        <w:trPr>
          <w:trHeight w:val="74"/>
          <w:trPrChange w:author="Maria Jose Uribe Valdes" w:date="2025-04-15T21:07:24.797Z" w16du:dateUtc="2025-04-15T21:07:24.797Z" w:id="65299587">
            <w:trPr>
              <w:trHeight w:val="74"/>
            </w:trPr>
          </w:trPrChange>
        </w:trPr>
        <w:tc>
          <w:tcPr>
            <w:tcW w:w="3150" w:type="dxa"/>
            <w:tcMar/>
            <w:tcPrChange w:author="Maria Jose Uribe Valdes" w:date="2025-04-15T21:07:29.491Z" w:id="739223123">
              <w:tcPr>
                <w:tcW w:w="2235" w:type="dxa"/>
                <w:tcMar/>
              </w:tcPr>
            </w:tcPrChange>
          </w:tcPr>
          <w:p w:rsidRPr="008A4540" w:rsidR="002C4E80" w:rsidP="00674DAE" w:rsidRDefault="002C4E80" w14:paraId="0487F259" w14:textId="77777777">
            <w:pPr>
              <w:rPr>
                <w:rFonts w:ascii="Arial Narrow" w:hAnsi="Arial Narrow"/>
                <w:sz w:val="20"/>
                <w:szCs w:val="20"/>
              </w:rPr>
            </w:pPr>
          </w:p>
        </w:tc>
        <w:tc>
          <w:tcPr>
            <w:tcW w:w="6172" w:type="dxa"/>
            <w:tcMar/>
            <w:tcPrChange w:author="Maria Jose Uribe Valdes" w:date="2025-04-15T21:07:29.491Z" w:id="1022465574">
              <w:tcPr>
                <w:tcW w:w="7087" w:type="dxa"/>
                <w:tcMar/>
              </w:tcPr>
            </w:tcPrChange>
          </w:tcPr>
          <w:p w:rsidRPr="000E4DC4" w:rsidR="002C4E80" w:rsidP="00B370B2" w:rsidRDefault="00B370B2" w14:paraId="6E68FD3F" w14:textId="63A89D0A">
            <w:pPr>
              <w:jc w:val="both"/>
              <w:rPr>
                <w:rFonts w:ascii="Arial Narrow" w:hAnsi="Arial Narrow" w:cs="Arial"/>
                <w:sz w:val="20"/>
                <w:szCs w:val="20"/>
                <w:lang w:val="en-US"/>
              </w:rPr>
            </w:pPr>
            <w:r w:rsidRPr="000E4DC4">
              <w:rPr>
                <w:rFonts w:ascii="Arial Narrow" w:hAnsi="Arial Narrow" w:cs="Arial"/>
                <w:sz w:val="20"/>
                <w:szCs w:val="20"/>
                <w:lang w:val="en-US"/>
              </w:rPr>
              <w:t xml:space="preserve">ART. 284. 284 BIS, 284 TER y 284 QUTER C.P. </w:t>
            </w:r>
          </w:p>
        </w:tc>
      </w:tr>
      <w:tr w:rsidRPr="008A4540" w:rsidR="002C4E80" w:rsidTr="5FFAE9BA" w14:paraId="0F989DDB" w14:textId="77777777">
        <w:trPr>
          <w:trHeight w:val="74"/>
          <w:trPrChange w:author="Maria Jose Uribe Valdes" w:date="2025-04-15T21:07:24.797Z" w16du:dateUtc="2025-04-15T21:07:24.797Z" w:id="2142388958">
            <w:trPr>
              <w:trHeight w:val="74"/>
            </w:trPr>
          </w:trPrChange>
        </w:trPr>
        <w:tc>
          <w:tcPr>
            <w:tcW w:w="3150" w:type="dxa"/>
            <w:tcMar/>
            <w:tcPrChange w:author="Maria Jose Uribe Valdes" w:date="2025-04-15T21:07:29.491Z" w:id="504621915">
              <w:tcPr>
                <w:tcW w:w="2235" w:type="dxa"/>
                <w:tcMar/>
              </w:tcPr>
            </w:tcPrChange>
          </w:tcPr>
          <w:p w:rsidRPr="000E4DC4" w:rsidR="002C4E80" w:rsidP="00674DAE" w:rsidRDefault="002C4E80" w14:paraId="3B54EBA0" w14:textId="77777777">
            <w:pPr>
              <w:rPr>
                <w:rFonts w:ascii="Arial Narrow" w:hAnsi="Arial Narrow"/>
                <w:sz w:val="20"/>
                <w:szCs w:val="20"/>
                <w:lang w:val="en-US"/>
              </w:rPr>
            </w:pPr>
          </w:p>
        </w:tc>
        <w:tc>
          <w:tcPr>
            <w:tcW w:w="6172" w:type="dxa"/>
            <w:tcMar/>
            <w:tcPrChange w:author="Maria Jose Uribe Valdes" w:date="2025-04-15T21:07:29.491Z" w:id="2026416237">
              <w:tcPr>
                <w:tcW w:w="7087" w:type="dxa"/>
                <w:tcMar/>
              </w:tcPr>
            </w:tcPrChange>
          </w:tcPr>
          <w:p w:rsidRPr="008A4540" w:rsidR="003001D7" w:rsidP="002435F9" w:rsidRDefault="00154333" w14:paraId="0AA5A431" w14:textId="4AA38F85">
            <w:pPr>
              <w:jc w:val="both"/>
              <w:rPr>
                <w:rFonts w:ascii="Arial Narrow" w:hAnsi="Arial Narrow" w:cs="Arial"/>
                <w:sz w:val="20"/>
                <w:szCs w:val="20"/>
              </w:rPr>
            </w:pPr>
            <w:r w:rsidRPr="008A4540">
              <w:rPr>
                <w:rFonts w:ascii="Arial Narrow" w:hAnsi="Arial Narrow" w:cs="Arial"/>
                <w:sz w:val="20"/>
                <w:szCs w:val="20"/>
              </w:rPr>
              <w:t>Sanciona al que sin el consentimiento de su legítimo poseedor accediere a un secreto comercial mediante intromisión indebida con el propósito de revelarlo o aprovecharse económicamente de él.</w:t>
            </w:r>
          </w:p>
        </w:tc>
      </w:tr>
      <w:tr w:rsidRPr="008A4540" w:rsidR="00C10DF6" w:rsidTr="5FFAE9BA" w14:paraId="53947F63" w14:textId="77777777">
        <w:trPr>
          <w:trHeight w:val="74"/>
          <w:trPrChange w:author="Maria Jose Uribe Valdes" w:date="2025-04-15T21:07:24.798Z" w16du:dateUtc="2025-04-15T21:07:24.798Z" w:id="977644169">
            <w:trPr>
              <w:trHeight w:val="74"/>
            </w:trPr>
          </w:trPrChange>
        </w:trPr>
        <w:tc>
          <w:tcPr>
            <w:tcW w:w="3150" w:type="dxa"/>
            <w:tcMar/>
            <w:tcPrChange w:author="Maria Jose Uribe Valdes" w:date="2025-04-15T21:07:29.491Z" w:id="1891875716">
              <w:tcPr>
                <w:tcW w:w="2235" w:type="dxa"/>
                <w:tcMar/>
              </w:tcPr>
            </w:tcPrChange>
          </w:tcPr>
          <w:p w:rsidRPr="008A4540" w:rsidR="00C10DF6" w:rsidP="00674DAE" w:rsidRDefault="00C10DF6" w14:paraId="43894C3E" w14:textId="77777777">
            <w:pPr>
              <w:rPr>
                <w:rFonts w:ascii="Arial Narrow" w:hAnsi="Arial Narrow"/>
                <w:sz w:val="20"/>
                <w:szCs w:val="20"/>
              </w:rPr>
            </w:pPr>
          </w:p>
        </w:tc>
        <w:tc>
          <w:tcPr>
            <w:tcW w:w="6172" w:type="dxa"/>
            <w:tcMar/>
            <w:tcPrChange w:author="Maria Jose Uribe Valdes" w:date="2025-04-15T21:07:29.491Z" w:id="8212975">
              <w:tcPr>
                <w:tcW w:w="7087" w:type="dxa"/>
                <w:tcMar/>
              </w:tcPr>
            </w:tcPrChange>
          </w:tcPr>
          <w:p w:rsidRPr="008A4540" w:rsidR="00C10DF6" w:rsidP="00C10DF6" w:rsidRDefault="00C10DF6" w14:paraId="053EC191" w14:textId="77777777">
            <w:pPr>
              <w:jc w:val="both"/>
              <w:rPr>
                <w:rFonts w:ascii="Arial Narrow" w:hAnsi="Arial Narrow" w:cs="Arial"/>
                <w:sz w:val="20"/>
                <w:szCs w:val="20"/>
              </w:rPr>
            </w:pPr>
          </w:p>
        </w:tc>
      </w:tr>
      <w:tr w:rsidRPr="008A4540" w:rsidR="002C4E80" w:rsidTr="5FFAE9BA" w14:paraId="3D72DC49" w14:textId="77777777">
        <w:trPr>
          <w:trHeight w:val="74"/>
          <w:trPrChange w:author="Maria Jose Uribe Valdes" w:date="2025-04-15T21:07:24.798Z" w16du:dateUtc="2025-04-15T21:07:24.798Z" w:id="1513056101">
            <w:trPr>
              <w:trHeight w:val="74"/>
            </w:trPr>
          </w:trPrChange>
        </w:trPr>
        <w:tc>
          <w:tcPr>
            <w:tcW w:w="3150" w:type="dxa"/>
            <w:tcMar/>
            <w:tcPrChange w:author="Maria Jose Uribe Valdes" w:date="2025-04-15T21:07:29.492Z" w:id="904744118">
              <w:tcPr>
                <w:tcW w:w="2235" w:type="dxa"/>
                <w:tcMar/>
              </w:tcPr>
            </w:tcPrChange>
          </w:tcPr>
          <w:p w:rsidRPr="008A4540" w:rsidR="002C4E80" w:rsidP="00674DAE" w:rsidRDefault="007E375C" w14:paraId="6CEC9AEB" w14:textId="77777777">
            <w:pPr>
              <w:rPr>
                <w:rFonts w:ascii="Arial Narrow" w:hAnsi="Arial Narrow"/>
                <w:sz w:val="20"/>
                <w:szCs w:val="20"/>
              </w:rPr>
            </w:pPr>
            <w:r w:rsidRPr="008A4540">
              <w:rPr>
                <w:rFonts w:ascii="Arial Narrow" w:hAnsi="Arial Narrow" w:cs="Arial"/>
                <w:b/>
                <w:bCs/>
                <w:sz w:val="20"/>
                <w:szCs w:val="20"/>
              </w:rPr>
              <w:t>507</w:t>
            </w:r>
          </w:p>
        </w:tc>
        <w:tc>
          <w:tcPr>
            <w:tcW w:w="6172" w:type="dxa"/>
            <w:tcMar/>
            <w:tcPrChange w:author="Maria Jose Uribe Valdes" w:date="2025-04-15T21:07:29.492Z" w:id="1436660573">
              <w:tcPr>
                <w:tcW w:w="7087" w:type="dxa"/>
                <w:tcMar/>
              </w:tcPr>
            </w:tcPrChange>
          </w:tcPr>
          <w:p w:rsidRPr="008A4540" w:rsidR="002C4E80" w:rsidP="00674DAE" w:rsidRDefault="007E375C" w14:paraId="4C002AB2" w14:textId="77777777">
            <w:pPr>
              <w:jc w:val="both"/>
              <w:rPr>
                <w:rFonts w:ascii="Arial Narrow" w:hAnsi="Arial Narrow" w:cs="Arial"/>
                <w:sz w:val="20"/>
                <w:szCs w:val="20"/>
              </w:rPr>
            </w:pPr>
            <w:r w:rsidRPr="008A4540">
              <w:rPr>
                <w:rFonts w:ascii="Arial Narrow" w:hAnsi="Arial Narrow" w:cs="Arial"/>
                <w:b/>
                <w:sz w:val="20"/>
                <w:szCs w:val="20"/>
              </w:rPr>
              <w:t>ALTERACIÓN FRAUDULENTA DE PRECIOS.</w:t>
            </w:r>
          </w:p>
        </w:tc>
      </w:tr>
      <w:tr w:rsidRPr="008A4540" w:rsidR="002C4E80" w:rsidTr="5FFAE9BA" w14:paraId="6B15A3B9" w14:textId="77777777">
        <w:trPr>
          <w:trHeight w:val="74"/>
          <w:trPrChange w:author="Maria Jose Uribe Valdes" w:date="2025-04-15T21:07:24.798Z" w16du:dateUtc="2025-04-15T21:07:24.798Z" w:id="869216437">
            <w:trPr>
              <w:trHeight w:val="74"/>
            </w:trPr>
          </w:trPrChange>
        </w:trPr>
        <w:tc>
          <w:tcPr>
            <w:tcW w:w="3150" w:type="dxa"/>
            <w:tcMar/>
            <w:tcPrChange w:author="Maria Jose Uribe Valdes" w:date="2025-04-15T21:07:29.492Z" w:id="581417111">
              <w:tcPr>
                <w:tcW w:w="2235" w:type="dxa"/>
                <w:tcMar/>
              </w:tcPr>
            </w:tcPrChange>
          </w:tcPr>
          <w:p w:rsidRPr="008A4540" w:rsidR="002C4E80" w:rsidP="00674DAE" w:rsidRDefault="002C4E80" w14:paraId="7A79AC64" w14:textId="77777777">
            <w:pPr>
              <w:rPr>
                <w:rFonts w:ascii="Arial Narrow" w:hAnsi="Arial Narrow"/>
                <w:sz w:val="20"/>
                <w:szCs w:val="20"/>
              </w:rPr>
            </w:pPr>
          </w:p>
        </w:tc>
        <w:tc>
          <w:tcPr>
            <w:tcW w:w="6172" w:type="dxa"/>
            <w:tcMar/>
            <w:tcPrChange w:author="Maria Jose Uribe Valdes" w:date="2025-04-15T21:07:29.492Z" w:id="1182913403">
              <w:tcPr>
                <w:tcW w:w="7087" w:type="dxa"/>
                <w:tcMar/>
              </w:tcPr>
            </w:tcPrChange>
          </w:tcPr>
          <w:p w:rsidRPr="008A4540" w:rsidR="002C4E80" w:rsidP="00674DAE" w:rsidRDefault="007E375C" w14:paraId="28D76A4C" w14:textId="77777777">
            <w:pPr>
              <w:jc w:val="both"/>
              <w:rPr>
                <w:rFonts w:ascii="Arial Narrow" w:hAnsi="Arial Narrow" w:cs="Arial"/>
                <w:sz w:val="20"/>
                <w:szCs w:val="20"/>
              </w:rPr>
            </w:pPr>
            <w:r w:rsidRPr="008A4540">
              <w:rPr>
                <w:rFonts w:ascii="Arial Narrow" w:hAnsi="Arial Narrow" w:cs="Arial"/>
                <w:sz w:val="20"/>
                <w:szCs w:val="20"/>
              </w:rPr>
              <w:t>ARTS. 285 Y 286</w:t>
            </w:r>
          </w:p>
        </w:tc>
      </w:tr>
      <w:tr w:rsidRPr="008A4540" w:rsidR="003276B3" w:rsidTr="5FFAE9BA" w14:paraId="28859A0F" w14:textId="77777777">
        <w:trPr>
          <w:trHeight w:val="74"/>
          <w:trPrChange w:author="Maria Jose Uribe Valdes" w:date="2025-04-15T21:07:24.799Z" w16du:dateUtc="2025-04-15T21:07:24.799Z" w:id="909505957">
            <w:trPr>
              <w:trHeight w:val="74"/>
            </w:trPr>
          </w:trPrChange>
        </w:trPr>
        <w:tc>
          <w:tcPr>
            <w:tcW w:w="3150" w:type="dxa"/>
            <w:tcMar/>
            <w:tcPrChange w:author="Maria Jose Uribe Valdes" w:date="2025-04-15T21:07:29.492Z" w:id="1622445502">
              <w:tcPr>
                <w:tcW w:w="2235" w:type="dxa"/>
                <w:tcMar/>
              </w:tcPr>
            </w:tcPrChange>
          </w:tcPr>
          <w:p w:rsidRPr="008A4540" w:rsidR="003276B3" w:rsidP="00674DAE" w:rsidRDefault="003276B3" w14:paraId="3836E04D" w14:textId="77777777">
            <w:pPr>
              <w:rPr>
                <w:rFonts w:ascii="Arial Narrow" w:hAnsi="Arial Narrow"/>
                <w:sz w:val="20"/>
                <w:szCs w:val="20"/>
              </w:rPr>
            </w:pPr>
          </w:p>
        </w:tc>
        <w:tc>
          <w:tcPr>
            <w:tcW w:w="6172" w:type="dxa"/>
            <w:tcMar/>
            <w:tcPrChange w:author="Maria Jose Uribe Valdes" w:date="2025-04-15T21:07:29.492Z" w:id="341432388">
              <w:tcPr>
                <w:tcW w:w="7087" w:type="dxa"/>
                <w:tcMar/>
              </w:tcPr>
            </w:tcPrChange>
          </w:tcPr>
          <w:p w:rsidRPr="008A4540" w:rsidR="002E1845" w:rsidP="002435F9" w:rsidRDefault="002E1845" w14:paraId="56A8E5D2" w14:textId="42E87270">
            <w:pPr>
              <w:jc w:val="both"/>
              <w:rPr>
                <w:rFonts w:ascii="Arial Narrow" w:hAnsi="Arial Narrow" w:cs="Arial"/>
                <w:sz w:val="20"/>
                <w:szCs w:val="20"/>
              </w:rPr>
            </w:pPr>
            <w:r w:rsidRPr="008A4540">
              <w:rPr>
                <w:rFonts w:ascii="Arial Narrow" w:hAnsi="Arial Narrow" w:cs="Arial"/>
                <w:sz w:val="20"/>
                <w:szCs w:val="20"/>
              </w:rPr>
              <w:t>Sanciona al que por medios fraudulentos alterare el precio natural del trabajo, géneros, mercaderías o cualquier otra cosa objeto de contratación</w:t>
            </w:r>
            <w:r w:rsidRPr="008A4540" w:rsidR="00031C0B">
              <w:rPr>
                <w:rFonts w:ascii="Arial Narrow" w:hAnsi="Arial Narrow" w:cs="Arial"/>
                <w:sz w:val="20"/>
                <w:szCs w:val="20"/>
              </w:rPr>
              <w:t>.</w:t>
            </w:r>
          </w:p>
        </w:tc>
      </w:tr>
      <w:tr w:rsidRPr="008A4540" w:rsidR="002435F9" w:rsidTr="5FFAE9BA" w14:paraId="327816BD" w14:textId="77777777">
        <w:trPr>
          <w:trHeight w:val="74"/>
          <w:trPrChange w:author="Maria Jose Uribe Valdes" w:date="2025-04-15T21:07:24.799Z" w16du:dateUtc="2025-04-15T21:07:24.799Z" w:id="898761386">
            <w:trPr>
              <w:trHeight w:val="74"/>
            </w:trPr>
          </w:trPrChange>
        </w:trPr>
        <w:tc>
          <w:tcPr>
            <w:tcW w:w="3150" w:type="dxa"/>
            <w:tcMar/>
            <w:tcPrChange w:author="Maria Jose Uribe Valdes" w:date="2025-04-15T21:07:29.492Z" w:id="989332477">
              <w:tcPr>
                <w:tcW w:w="2235" w:type="dxa"/>
                <w:tcMar/>
              </w:tcPr>
            </w:tcPrChange>
          </w:tcPr>
          <w:p w:rsidRPr="008A4540" w:rsidR="002435F9" w:rsidP="00674DAE" w:rsidRDefault="002435F9" w14:paraId="0D56677B" w14:textId="77777777">
            <w:pPr>
              <w:rPr>
                <w:rFonts w:ascii="Arial Narrow" w:hAnsi="Arial Narrow" w:cs="Arial"/>
                <w:b/>
                <w:bCs/>
                <w:sz w:val="20"/>
                <w:szCs w:val="20"/>
              </w:rPr>
            </w:pPr>
          </w:p>
        </w:tc>
        <w:tc>
          <w:tcPr>
            <w:tcW w:w="6172" w:type="dxa"/>
            <w:tcMar/>
            <w:tcPrChange w:author="Maria Jose Uribe Valdes" w:date="2025-04-15T21:07:29.492Z" w:id="1819991019">
              <w:tcPr>
                <w:tcW w:w="7087" w:type="dxa"/>
                <w:tcMar/>
              </w:tcPr>
            </w:tcPrChange>
          </w:tcPr>
          <w:p w:rsidRPr="008A4540" w:rsidR="002435F9" w:rsidP="00674DAE" w:rsidRDefault="002435F9" w14:paraId="46CC9B8C" w14:textId="77777777">
            <w:pPr>
              <w:jc w:val="both"/>
              <w:rPr>
                <w:rFonts w:ascii="Arial Narrow" w:hAnsi="Arial Narrow" w:cs="Arial"/>
                <w:b/>
                <w:sz w:val="20"/>
                <w:szCs w:val="20"/>
              </w:rPr>
            </w:pPr>
          </w:p>
        </w:tc>
      </w:tr>
      <w:tr w:rsidRPr="008A4540" w:rsidR="003276B3" w:rsidTr="5FFAE9BA" w14:paraId="00A5714C" w14:textId="77777777">
        <w:trPr>
          <w:trHeight w:val="74"/>
          <w:trPrChange w:author="Maria Jose Uribe Valdes" w:date="2025-04-15T21:07:24.8Z" w16du:dateUtc="2025-04-15T21:07:24.8Z" w:id="1349001194">
            <w:trPr>
              <w:trHeight w:val="74"/>
            </w:trPr>
          </w:trPrChange>
        </w:trPr>
        <w:tc>
          <w:tcPr>
            <w:tcW w:w="3150" w:type="dxa"/>
            <w:tcMar/>
            <w:tcPrChange w:author="Maria Jose Uribe Valdes" w:date="2025-04-15T21:07:29.492Z" w:id="546765075">
              <w:tcPr>
                <w:tcW w:w="2235" w:type="dxa"/>
                <w:tcMar/>
              </w:tcPr>
            </w:tcPrChange>
          </w:tcPr>
          <w:p w:rsidRPr="008A4540" w:rsidR="003276B3" w:rsidP="00674DAE" w:rsidRDefault="008E519B" w14:paraId="2873F317" w14:textId="6AF0EF6F">
            <w:pPr>
              <w:rPr>
                <w:rFonts w:ascii="Arial Narrow" w:hAnsi="Arial Narrow"/>
                <w:sz w:val="20"/>
                <w:szCs w:val="20"/>
              </w:rPr>
            </w:pPr>
            <w:r w:rsidRPr="008A4540">
              <w:rPr>
                <w:rFonts w:ascii="Arial Narrow" w:hAnsi="Arial Narrow" w:cs="Arial"/>
                <w:b/>
                <w:bCs/>
                <w:sz w:val="20"/>
                <w:szCs w:val="20"/>
              </w:rPr>
              <w:t>508</w:t>
            </w:r>
          </w:p>
        </w:tc>
        <w:tc>
          <w:tcPr>
            <w:tcW w:w="6172" w:type="dxa"/>
            <w:tcMar/>
            <w:tcPrChange w:author="Maria Jose Uribe Valdes" w:date="2025-04-15T21:07:29.492Z" w:id="1836028151">
              <w:tcPr>
                <w:tcW w:w="7087" w:type="dxa"/>
                <w:tcMar/>
              </w:tcPr>
            </w:tcPrChange>
          </w:tcPr>
          <w:p w:rsidRPr="008A4540" w:rsidR="003276B3" w:rsidP="00674DAE" w:rsidRDefault="008E519B" w14:paraId="03417155" w14:textId="77777777">
            <w:pPr>
              <w:jc w:val="both"/>
              <w:rPr>
                <w:rFonts w:ascii="Arial Narrow" w:hAnsi="Arial Narrow" w:cs="Arial"/>
                <w:sz w:val="20"/>
                <w:szCs w:val="20"/>
              </w:rPr>
            </w:pPr>
            <w:r w:rsidRPr="008A4540">
              <w:rPr>
                <w:rFonts w:ascii="Arial Narrow" w:hAnsi="Arial Narrow" w:cs="Arial"/>
                <w:b/>
                <w:sz w:val="20"/>
                <w:szCs w:val="20"/>
              </w:rPr>
              <w:t>PROPAGACIÓN DE ENFERMEDADES QUE AFECTEN LA SALUD ANIMAL O VEGETAL; ELEMENTOS QUÍMICOS, BACTEREOLÓGICOS, RADIOACTIVOS.</w:t>
            </w:r>
          </w:p>
        </w:tc>
      </w:tr>
      <w:tr w:rsidRPr="008A4540" w:rsidR="003276B3" w:rsidTr="5FFAE9BA" w14:paraId="29CC9490" w14:textId="77777777">
        <w:trPr>
          <w:trHeight w:val="74"/>
          <w:trPrChange w:author="Maria Jose Uribe Valdes" w:date="2025-04-15T21:07:24.8Z" w16du:dateUtc="2025-04-15T21:07:24.8Z" w:id="1157884715">
            <w:trPr>
              <w:trHeight w:val="74"/>
            </w:trPr>
          </w:trPrChange>
        </w:trPr>
        <w:tc>
          <w:tcPr>
            <w:tcW w:w="3150" w:type="dxa"/>
            <w:tcMar/>
            <w:tcPrChange w:author="Maria Jose Uribe Valdes" w:date="2025-04-15T21:07:29.492Z" w:id="626012438">
              <w:tcPr>
                <w:tcW w:w="2235" w:type="dxa"/>
                <w:tcMar/>
              </w:tcPr>
            </w:tcPrChange>
          </w:tcPr>
          <w:p w:rsidRPr="008A4540" w:rsidR="003276B3" w:rsidP="00674DAE" w:rsidRDefault="003276B3" w14:paraId="65F8128D" w14:textId="77777777">
            <w:pPr>
              <w:rPr>
                <w:rFonts w:ascii="Arial Narrow" w:hAnsi="Arial Narrow"/>
                <w:sz w:val="20"/>
                <w:szCs w:val="20"/>
              </w:rPr>
            </w:pPr>
          </w:p>
        </w:tc>
        <w:tc>
          <w:tcPr>
            <w:tcW w:w="6172" w:type="dxa"/>
            <w:tcMar/>
            <w:tcPrChange w:author="Maria Jose Uribe Valdes" w:date="2025-04-15T21:07:29.492Z" w:id="1289150056">
              <w:tcPr>
                <w:tcW w:w="7087" w:type="dxa"/>
                <w:tcMar/>
              </w:tcPr>
            </w:tcPrChange>
          </w:tcPr>
          <w:p w:rsidRPr="008A4540" w:rsidR="003276B3" w:rsidP="00674DAE" w:rsidRDefault="008E519B" w14:paraId="78ECA6EC" w14:textId="77777777">
            <w:pPr>
              <w:jc w:val="both"/>
              <w:rPr>
                <w:rFonts w:ascii="Arial Narrow" w:hAnsi="Arial Narrow" w:cs="Arial"/>
                <w:sz w:val="20"/>
                <w:szCs w:val="20"/>
              </w:rPr>
            </w:pPr>
            <w:r w:rsidRPr="008A4540">
              <w:rPr>
                <w:rFonts w:ascii="Arial Narrow" w:hAnsi="Arial Narrow" w:cs="Arial"/>
                <w:sz w:val="20"/>
                <w:szCs w:val="20"/>
              </w:rPr>
              <w:t>ARTS. 289 AL 291</w:t>
            </w:r>
          </w:p>
        </w:tc>
      </w:tr>
      <w:tr w:rsidRPr="008A4540" w:rsidR="00385F44" w:rsidTr="5FFAE9BA" w14:paraId="7EE012B5" w14:textId="77777777">
        <w:trPr>
          <w:trHeight w:val="74"/>
          <w:trPrChange w:author="Maria Jose Uribe Valdes" w:date="2025-04-15T21:07:24.8Z" w16du:dateUtc="2025-04-15T21:07:24.8Z" w:id="1240001688">
            <w:trPr>
              <w:trHeight w:val="74"/>
            </w:trPr>
          </w:trPrChange>
        </w:trPr>
        <w:tc>
          <w:tcPr>
            <w:tcW w:w="3150" w:type="dxa"/>
            <w:tcMar/>
            <w:tcPrChange w:author="Maria Jose Uribe Valdes" w:date="2025-04-15T21:07:29.492Z" w:id="658437893">
              <w:tcPr>
                <w:tcW w:w="2235" w:type="dxa"/>
                <w:tcMar/>
              </w:tcPr>
            </w:tcPrChange>
          </w:tcPr>
          <w:p w:rsidRPr="008A4540" w:rsidR="00385F44" w:rsidP="00674DAE" w:rsidRDefault="00385F44" w14:paraId="286C1049" w14:textId="77777777">
            <w:pPr>
              <w:rPr>
                <w:rFonts w:ascii="Arial Narrow" w:hAnsi="Arial Narrow"/>
                <w:sz w:val="20"/>
                <w:szCs w:val="20"/>
              </w:rPr>
            </w:pPr>
          </w:p>
        </w:tc>
        <w:tc>
          <w:tcPr>
            <w:tcW w:w="6172" w:type="dxa"/>
            <w:tcMar/>
            <w:tcPrChange w:author="Maria Jose Uribe Valdes" w:date="2025-04-15T21:07:29.492Z" w:id="854102848">
              <w:tcPr>
                <w:tcW w:w="7087" w:type="dxa"/>
                <w:tcMar/>
              </w:tcPr>
            </w:tcPrChange>
          </w:tcPr>
          <w:p w:rsidRPr="008A4540" w:rsidR="008E519B" w:rsidP="00C10DF6" w:rsidRDefault="008E519B" w14:paraId="6D94C1EA" w14:textId="4A77C200">
            <w:pPr>
              <w:jc w:val="both"/>
              <w:rPr>
                <w:rFonts w:ascii="Arial Narrow" w:hAnsi="Arial Narrow" w:cs="Arial"/>
                <w:sz w:val="20"/>
                <w:szCs w:val="20"/>
              </w:rPr>
            </w:pPr>
            <w:r w:rsidRPr="008A4540">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Pr="008A4540" w:rsidR="00C10DF6" w:rsidTr="5FFAE9BA" w14:paraId="47382B82" w14:textId="77777777">
        <w:trPr>
          <w:trHeight w:val="74"/>
          <w:trPrChange w:author="Maria Jose Uribe Valdes" w:date="2025-04-15T21:07:24.801Z" w16du:dateUtc="2025-04-15T21:07:24.801Z" w:id="656356079">
            <w:trPr>
              <w:trHeight w:val="74"/>
            </w:trPr>
          </w:trPrChange>
        </w:trPr>
        <w:tc>
          <w:tcPr>
            <w:tcW w:w="3150" w:type="dxa"/>
            <w:tcMar/>
            <w:tcPrChange w:author="Maria Jose Uribe Valdes" w:date="2025-04-15T21:07:29.492Z" w:id="806988214">
              <w:tcPr>
                <w:tcW w:w="2235" w:type="dxa"/>
                <w:tcMar/>
              </w:tcPr>
            </w:tcPrChange>
          </w:tcPr>
          <w:p w:rsidRPr="008A4540" w:rsidR="00C10DF6" w:rsidP="00674DAE" w:rsidRDefault="00C10DF6" w14:paraId="377F8C91" w14:textId="77777777">
            <w:pPr>
              <w:rPr>
                <w:rFonts w:ascii="Arial Narrow" w:hAnsi="Arial Narrow"/>
                <w:sz w:val="20"/>
                <w:szCs w:val="20"/>
              </w:rPr>
            </w:pPr>
          </w:p>
        </w:tc>
        <w:tc>
          <w:tcPr>
            <w:tcW w:w="6172" w:type="dxa"/>
            <w:tcMar/>
            <w:tcPrChange w:author="Maria Jose Uribe Valdes" w:date="2025-04-15T21:07:29.492Z" w:id="1952748764">
              <w:tcPr>
                <w:tcW w:w="7087" w:type="dxa"/>
                <w:tcMar/>
              </w:tcPr>
            </w:tcPrChange>
          </w:tcPr>
          <w:p w:rsidRPr="008A4540" w:rsidR="00C10DF6" w:rsidP="00C10DF6" w:rsidRDefault="00C10DF6" w14:paraId="33405CE2" w14:textId="77777777">
            <w:pPr>
              <w:jc w:val="both"/>
              <w:rPr>
                <w:rFonts w:ascii="Arial Narrow" w:hAnsi="Arial Narrow" w:cs="Arial"/>
                <w:sz w:val="20"/>
                <w:szCs w:val="20"/>
              </w:rPr>
            </w:pPr>
          </w:p>
        </w:tc>
      </w:tr>
      <w:tr w:rsidRPr="008A4540" w:rsidR="00385F44" w:rsidTr="5FFAE9BA" w14:paraId="58C6382F" w14:textId="77777777">
        <w:trPr>
          <w:trHeight w:val="74"/>
          <w:trPrChange w:author="Maria Jose Uribe Valdes" w:date="2025-04-15T21:07:24.801Z" w16du:dateUtc="2025-04-15T21:07:24.801Z" w:id="662660306">
            <w:trPr>
              <w:trHeight w:val="74"/>
            </w:trPr>
          </w:trPrChange>
        </w:trPr>
        <w:tc>
          <w:tcPr>
            <w:tcW w:w="3150" w:type="dxa"/>
            <w:tcMar/>
            <w:tcPrChange w:author="Maria Jose Uribe Valdes" w:date="2025-04-15T21:07:29.492Z" w:id="2104642111">
              <w:tcPr>
                <w:tcW w:w="2235" w:type="dxa"/>
                <w:tcMar/>
              </w:tcPr>
            </w:tcPrChange>
          </w:tcPr>
          <w:p w:rsidRPr="008A4540" w:rsidR="00385F44" w:rsidP="00674DAE" w:rsidRDefault="001F49D4" w14:paraId="753AAEC0" w14:textId="77777777">
            <w:pPr>
              <w:rPr>
                <w:rFonts w:ascii="Arial Narrow" w:hAnsi="Arial Narrow"/>
                <w:sz w:val="20"/>
                <w:szCs w:val="20"/>
              </w:rPr>
            </w:pPr>
            <w:r w:rsidRPr="008A4540">
              <w:rPr>
                <w:rFonts w:ascii="Arial Narrow" w:hAnsi="Arial Narrow" w:cs="Arial"/>
                <w:b/>
                <w:bCs/>
                <w:sz w:val="20"/>
                <w:szCs w:val="20"/>
              </w:rPr>
              <w:t>509</w:t>
            </w:r>
          </w:p>
        </w:tc>
        <w:tc>
          <w:tcPr>
            <w:tcW w:w="6172" w:type="dxa"/>
            <w:tcMar/>
            <w:tcPrChange w:author="Maria Jose Uribe Valdes" w:date="2025-04-15T21:07:29.492Z" w:id="580091949">
              <w:tcPr>
                <w:tcW w:w="7087" w:type="dxa"/>
                <w:tcMar/>
              </w:tcPr>
            </w:tcPrChange>
          </w:tcPr>
          <w:p w:rsidRPr="008A4540" w:rsidR="00385F44" w:rsidP="00674DAE" w:rsidRDefault="001F49D4" w14:paraId="674EE579" w14:textId="77777777">
            <w:pPr>
              <w:jc w:val="both"/>
              <w:rPr>
                <w:rFonts w:ascii="Arial Narrow" w:hAnsi="Arial Narrow" w:cs="Arial"/>
                <w:sz w:val="20"/>
                <w:szCs w:val="20"/>
              </w:rPr>
            </w:pPr>
            <w:r w:rsidRPr="008A4540">
              <w:rPr>
                <w:rFonts w:ascii="Arial Narrow" w:hAnsi="Arial Narrow" w:cs="Arial"/>
                <w:b/>
                <w:sz w:val="20"/>
                <w:szCs w:val="20"/>
              </w:rPr>
              <w:t>ABANDONO O MALTRATO ANIMAL.</w:t>
            </w:r>
          </w:p>
        </w:tc>
      </w:tr>
      <w:tr w:rsidRPr="008A4540" w:rsidR="00385F44" w:rsidTr="5FFAE9BA" w14:paraId="567F1A67" w14:textId="77777777">
        <w:trPr>
          <w:trHeight w:val="74"/>
          <w:trPrChange w:author="Maria Jose Uribe Valdes" w:date="2025-04-15T21:07:24.802Z" w16du:dateUtc="2025-04-15T21:07:24.802Z" w:id="2042044253">
            <w:trPr>
              <w:trHeight w:val="74"/>
            </w:trPr>
          </w:trPrChange>
        </w:trPr>
        <w:tc>
          <w:tcPr>
            <w:tcW w:w="3150" w:type="dxa"/>
            <w:tcMar/>
            <w:tcPrChange w:author="Maria Jose Uribe Valdes" w:date="2025-04-15T21:07:29.492Z" w:id="2027283163">
              <w:tcPr>
                <w:tcW w:w="2235" w:type="dxa"/>
                <w:tcMar/>
              </w:tcPr>
            </w:tcPrChange>
          </w:tcPr>
          <w:p w:rsidRPr="008A4540" w:rsidR="00385F44" w:rsidP="00674DAE" w:rsidRDefault="00385F44" w14:paraId="47664C20" w14:textId="77777777">
            <w:pPr>
              <w:rPr>
                <w:rFonts w:ascii="Arial Narrow" w:hAnsi="Arial Narrow"/>
                <w:sz w:val="20"/>
                <w:szCs w:val="20"/>
              </w:rPr>
            </w:pPr>
          </w:p>
        </w:tc>
        <w:tc>
          <w:tcPr>
            <w:tcW w:w="6172" w:type="dxa"/>
            <w:tcMar/>
            <w:tcPrChange w:author="Maria Jose Uribe Valdes" w:date="2025-04-15T21:07:29.492Z" w:id="73280061">
              <w:tcPr>
                <w:tcW w:w="7087" w:type="dxa"/>
                <w:tcMar/>
              </w:tcPr>
            </w:tcPrChange>
          </w:tcPr>
          <w:p w:rsidRPr="008A4540" w:rsidR="00385F44" w:rsidP="00674DAE" w:rsidRDefault="001F49D4" w14:paraId="3A83346D" w14:textId="77777777">
            <w:pPr>
              <w:jc w:val="both"/>
              <w:rPr>
                <w:rFonts w:ascii="Arial Narrow" w:hAnsi="Arial Narrow" w:cs="Arial"/>
                <w:sz w:val="20"/>
                <w:szCs w:val="20"/>
              </w:rPr>
            </w:pPr>
            <w:r w:rsidRPr="008A4540">
              <w:rPr>
                <w:rFonts w:ascii="Arial Narrow" w:hAnsi="Arial Narrow" w:cs="Arial"/>
                <w:sz w:val="20"/>
                <w:szCs w:val="20"/>
              </w:rPr>
              <w:t>ART. 291 BIS</w:t>
            </w:r>
          </w:p>
        </w:tc>
      </w:tr>
      <w:tr w:rsidRPr="008A4540" w:rsidR="003276B3" w:rsidTr="5FFAE9BA" w14:paraId="6D537A73" w14:textId="77777777">
        <w:trPr>
          <w:trHeight w:val="74"/>
          <w:trPrChange w:author="Maria Jose Uribe Valdes" w:date="2025-04-15T21:07:24.802Z" w16du:dateUtc="2025-04-15T21:07:24.802Z" w:id="98625261">
            <w:trPr>
              <w:trHeight w:val="74"/>
            </w:trPr>
          </w:trPrChange>
        </w:trPr>
        <w:tc>
          <w:tcPr>
            <w:tcW w:w="3150" w:type="dxa"/>
            <w:tcMar/>
            <w:tcPrChange w:author="Maria Jose Uribe Valdes" w:date="2025-04-15T21:07:29.493Z" w:id="310312281">
              <w:tcPr>
                <w:tcW w:w="2235" w:type="dxa"/>
                <w:tcMar/>
              </w:tcPr>
            </w:tcPrChange>
          </w:tcPr>
          <w:p w:rsidRPr="008A4540" w:rsidR="003276B3" w:rsidP="00674DAE" w:rsidRDefault="003276B3" w14:paraId="6524D555" w14:textId="77777777">
            <w:pPr>
              <w:rPr>
                <w:rFonts w:ascii="Arial Narrow" w:hAnsi="Arial Narrow"/>
                <w:sz w:val="20"/>
                <w:szCs w:val="20"/>
              </w:rPr>
            </w:pPr>
          </w:p>
        </w:tc>
        <w:tc>
          <w:tcPr>
            <w:tcW w:w="6172" w:type="dxa"/>
            <w:tcMar/>
            <w:tcPrChange w:author="Maria Jose Uribe Valdes" w:date="2025-04-15T21:07:29.493Z" w:id="1802961307">
              <w:tcPr>
                <w:tcW w:w="7087" w:type="dxa"/>
                <w:tcMar/>
              </w:tcPr>
            </w:tcPrChange>
          </w:tcPr>
          <w:p w:rsidRPr="008A4540" w:rsidR="001F49D4" w:rsidP="578079DF" w:rsidRDefault="578079DF" w14:paraId="6F8963C0" w14:textId="351E2677">
            <w:pPr>
              <w:jc w:val="both"/>
              <w:rPr>
                <w:rFonts w:ascii="Arial Narrow" w:hAnsi="Arial Narrow" w:cs="Arial"/>
                <w:sz w:val="20"/>
                <w:szCs w:val="20"/>
              </w:rPr>
            </w:pPr>
            <w:r w:rsidRPr="578079DF">
              <w:rPr>
                <w:rFonts w:ascii="Arial Narrow" w:hAnsi="Arial Narrow" w:cs="Arial"/>
                <w:sz w:val="20"/>
                <w:szCs w:val="20"/>
              </w:rPr>
              <w:t xml:space="preserve">Cometer actos de maltrato o crueldad en animales. El abandono de animales será considerado maltrato y crueldad animal. El que cometa actos de maltrato, crueldad, experimentación o </w:t>
            </w:r>
            <w:r w:rsidRPr="578079DF">
              <w:rPr>
                <w:rFonts w:ascii="Arial Narrow" w:hAnsi="Arial Narrow" w:cs="Arial"/>
                <w:sz w:val="20"/>
                <w:szCs w:val="20"/>
              </w:rPr>
              <w:lastRenderedPageBreak/>
              <w:t xml:space="preserve">sufrimiento innecesario con animales vivos para desarrollar actividades de investigación, fabricación o comercialización de productos cosméticos, de higiene o de </w:t>
            </w:r>
            <w:proofErr w:type="spellStart"/>
            <w:r w:rsidRPr="578079DF">
              <w:rPr>
                <w:rFonts w:ascii="Arial Narrow" w:hAnsi="Arial Narrow" w:cs="Arial"/>
                <w:sz w:val="20"/>
                <w:szCs w:val="20"/>
              </w:rPr>
              <w:t>odorización</w:t>
            </w:r>
            <w:proofErr w:type="spellEnd"/>
            <w:r w:rsidRPr="578079DF">
              <w:rPr>
                <w:rFonts w:ascii="Arial Narrow" w:hAnsi="Arial Narrow" w:cs="Arial"/>
                <w:sz w:val="20"/>
                <w:szCs w:val="20"/>
              </w:rPr>
              <w:t xml:space="preserve"> personal.</w:t>
            </w:r>
          </w:p>
          <w:p w:rsidRPr="008A4540" w:rsidR="001F49D4" w:rsidP="00C10DF6" w:rsidRDefault="001F49D4" w14:paraId="45E13FA5" w14:textId="7BC18D3C">
            <w:pPr>
              <w:jc w:val="both"/>
              <w:rPr>
                <w:rFonts w:ascii="Arial Narrow" w:hAnsi="Arial Narrow" w:cs="Arial"/>
                <w:sz w:val="20"/>
                <w:szCs w:val="20"/>
              </w:rPr>
            </w:pPr>
          </w:p>
        </w:tc>
      </w:tr>
      <w:tr w:rsidRPr="008A4540" w:rsidR="00C10DF6" w:rsidTr="5FFAE9BA" w14:paraId="04E72A63" w14:textId="77777777">
        <w:trPr>
          <w:trHeight w:val="74"/>
          <w:trPrChange w:author="Maria Jose Uribe Valdes" w:date="2025-04-15T21:07:24.802Z" w16du:dateUtc="2025-04-15T21:07:24.802Z" w:id="934314855">
            <w:trPr>
              <w:trHeight w:val="74"/>
            </w:trPr>
          </w:trPrChange>
        </w:trPr>
        <w:tc>
          <w:tcPr>
            <w:tcW w:w="3150" w:type="dxa"/>
            <w:tcMar/>
            <w:tcPrChange w:author="Maria Jose Uribe Valdes" w:date="2025-04-15T21:07:29.493Z" w:id="837376823">
              <w:tcPr>
                <w:tcW w:w="2235" w:type="dxa"/>
                <w:tcMar/>
              </w:tcPr>
            </w:tcPrChange>
          </w:tcPr>
          <w:p w:rsidRPr="008A4540" w:rsidR="00C10DF6" w:rsidP="00674DAE" w:rsidRDefault="00C10DF6" w14:paraId="07B495B9" w14:textId="77777777">
            <w:pPr>
              <w:rPr>
                <w:rFonts w:ascii="Arial Narrow" w:hAnsi="Arial Narrow"/>
                <w:sz w:val="20"/>
                <w:szCs w:val="20"/>
              </w:rPr>
            </w:pPr>
          </w:p>
        </w:tc>
        <w:tc>
          <w:tcPr>
            <w:tcW w:w="6172" w:type="dxa"/>
            <w:tcMar/>
            <w:tcPrChange w:author="Maria Jose Uribe Valdes" w:date="2025-04-15T21:07:29.493Z" w:id="1668181926">
              <w:tcPr>
                <w:tcW w:w="7087" w:type="dxa"/>
                <w:tcMar/>
              </w:tcPr>
            </w:tcPrChange>
          </w:tcPr>
          <w:p w:rsidRPr="008A4540" w:rsidR="00C10DF6" w:rsidP="00C10DF6" w:rsidRDefault="00C10DF6" w14:paraId="35E09CAB" w14:textId="77777777">
            <w:pPr>
              <w:jc w:val="both"/>
              <w:rPr>
                <w:rFonts w:ascii="Arial Narrow" w:hAnsi="Arial Narrow" w:cs="Arial"/>
                <w:sz w:val="20"/>
                <w:szCs w:val="20"/>
              </w:rPr>
            </w:pPr>
          </w:p>
        </w:tc>
      </w:tr>
      <w:tr w:rsidRPr="008A4540" w:rsidR="003276B3" w:rsidTr="5FFAE9BA" w14:paraId="16110751" w14:textId="77777777">
        <w:trPr>
          <w:trHeight w:val="74"/>
          <w:trPrChange w:author="Maria Jose Uribe Valdes" w:date="2025-04-15T21:07:24.803Z" w16du:dateUtc="2025-04-15T21:07:24.803Z" w:id="582224970">
            <w:trPr>
              <w:trHeight w:val="74"/>
            </w:trPr>
          </w:trPrChange>
        </w:trPr>
        <w:tc>
          <w:tcPr>
            <w:tcW w:w="3150" w:type="dxa"/>
            <w:tcMar/>
            <w:tcPrChange w:author="Maria Jose Uribe Valdes" w:date="2025-04-15T21:07:29.493Z" w:id="1855715245">
              <w:tcPr>
                <w:tcW w:w="2235" w:type="dxa"/>
                <w:tcMar/>
              </w:tcPr>
            </w:tcPrChange>
          </w:tcPr>
          <w:p w:rsidRPr="008A4540" w:rsidR="003276B3" w:rsidP="00674DAE" w:rsidRDefault="00835695" w14:paraId="368D81FE" w14:textId="77777777">
            <w:pPr>
              <w:rPr>
                <w:rFonts w:ascii="Arial Narrow" w:hAnsi="Arial Narrow"/>
                <w:sz w:val="20"/>
                <w:szCs w:val="20"/>
              </w:rPr>
            </w:pPr>
            <w:r w:rsidRPr="008A4540">
              <w:rPr>
                <w:rFonts w:ascii="Arial Narrow" w:hAnsi="Arial Narrow" w:cs="Arial"/>
                <w:b/>
                <w:bCs/>
                <w:sz w:val="20"/>
                <w:szCs w:val="20"/>
              </w:rPr>
              <w:t>510</w:t>
            </w:r>
          </w:p>
        </w:tc>
        <w:tc>
          <w:tcPr>
            <w:tcW w:w="6172" w:type="dxa"/>
            <w:tcMar/>
            <w:tcPrChange w:author="Maria Jose Uribe Valdes" w:date="2025-04-15T21:07:29.493Z" w:id="164497064">
              <w:tcPr>
                <w:tcW w:w="7087" w:type="dxa"/>
                <w:tcMar/>
              </w:tcPr>
            </w:tcPrChange>
          </w:tcPr>
          <w:p w:rsidRPr="008A4540" w:rsidR="003276B3" w:rsidP="00875B2B" w:rsidRDefault="00835695" w14:paraId="6DC0BC9F" w14:textId="39130FEB">
            <w:pPr>
              <w:jc w:val="both"/>
              <w:rPr>
                <w:rFonts w:ascii="Arial Narrow" w:hAnsi="Arial Narrow" w:cs="Arial"/>
                <w:sz w:val="20"/>
                <w:szCs w:val="20"/>
              </w:rPr>
            </w:pPr>
            <w:r w:rsidRPr="008A4540">
              <w:rPr>
                <w:rFonts w:ascii="Arial Narrow" w:hAnsi="Arial Narrow" w:cs="Arial"/>
                <w:b/>
                <w:sz w:val="20"/>
                <w:szCs w:val="20"/>
              </w:rPr>
              <w:t>ASOCIACIONES ILICÍTAS.</w:t>
            </w:r>
          </w:p>
        </w:tc>
      </w:tr>
      <w:tr w:rsidRPr="008A4540" w:rsidR="003276B3" w:rsidTr="5FFAE9BA" w14:paraId="318A947F" w14:textId="77777777">
        <w:trPr>
          <w:trHeight w:val="74"/>
          <w:trPrChange w:author="Maria Jose Uribe Valdes" w:date="2025-04-15T21:07:24.803Z" w16du:dateUtc="2025-04-15T21:07:24.803Z" w:id="83847414">
            <w:trPr>
              <w:trHeight w:val="74"/>
            </w:trPr>
          </w:trPrChange>
        </w:trPr>
        <w:tc>
          <w:tcPr>
            <w:tcW w:w="3150" w:type="dxa"/>
            <w:tcMar/>
            <w:tcPrChange w:author="Maria Jose Uribe Valdes" w:date="2025-04-15T21:07:29.493Z" w:id="944372814">
              <w:tcPr>
                <w:tcW w:w="2235" w:type="dxa"/>
                <w:tcMar/>
              </w:tcPr>
            </w:tcPrChange>
          </w:tcPr>
          <w:p w:rsidRPr="008A4540" w:rsidR="003276B3" w:rsidP="00674DAE" w:rsidRDefault="003276B3" w14:paraId="2652631A" w14:textId="77777777">
            <w:pPr>
              <w:rPr>
                <w:rFonts w:ascii="Arial Narrow" w:hAnsi="Arial Narrow"/>
                <w:sz w:val="20"/>
                <w:szCs w:val="20"/>
              </w:rPr>
            </w:pPr>
          </w:p>
        </w:tc>
        <w:tc>
          <w:tcPr>
            <w:tcW w:w="6172" w:type="dxa"/>
            <w:tcMar/>
            <w:tcPrChange w:author="Maria Jose Uribe Valdes" w:date="2025-04-15T21:07:29.493Z" w:id="2077539568">
              <w:tcPr>
                <w:tcW w:w="7087" w:type="dxa"/>
                <w:tcMar/>
              </w:tcPr>
            </w:tcPrChange>
          </w:tcPr>
          <w:p w:rsidRPr="008A4540" w:rsidR="003276B3" w:rsidP="00863142" w:rsidRDefault="00835695" w14:paraId="41B0AA85" w14:textId="203FB0DE">
            <w:pPr>
              <w:jc w:val="both"/>
              <w:rPr>
                <w:rFonts w:ascii="Arial Narrow" w:hAnsi="Arial Narrow" w:cs="Arial"/>
                <w:sz w:val="20"/>
                <w:szCs w:val="20"/>
              </w:rPr>
            </w:pPr>
            <w:r w:rsidRPr="008A4540">
              <w:rPr>
                <w:rFonts w:ascii="Arial Narrow" w:hAnsi="Arial Narrow" w:cs="Arial"/>
                <w:sz w:val="20"/>
                <w:szCs w:val="20"/>
              </w:rPr>
              <w:t>ARTS. 292 AL</w:t>
            </w:r>
            <w:r w:rsidRPr="008A4540" w:rsidR="00875B2B">
              <w:rPr>
                <w:rFonts w:ascii="Arial Narrow" w:hAnsi="Arial Narrow" w:cs="Arial"/>
                <w:sz w:val="20"/>
                <w:szCs w:val="20"/>
              </w:rPr>
              <w:t xml:space="preserve"> 293 BIS.</w:t>
            </w:r>
          </w:p>
        </w:tc>
      </w:tr>
      <w:tr w:rsidRPr="008A4540" w:rsidR="003276B3" w:rsidTr="5FFAE9BA" w14:paraId="12929B78" w14:textId="77777777">
        <w:trPr>
          <w:trHeight w:val="74"/>
          <w:trPrChange w:author="Maria Jose Uribe Valdes" w:date="2025-04-15T21:07:24.803Z" w16du:dateUtc="2025-04-15T21:07:24.803Z" w:id="18473105">
            <w:trPr>
              <w:trHeight w:val="74"/>
            </w:trPr>
          </w:trPrChange>
        </w:trPr>
        <w:tc>
          <w:tcPr>
            <w:tcW w:w="3150" w:type="dxa"/>
            <w:tcMar/>
            <w:tcPrChange w:author="Maria Jose Uribe Valdes" w:date="2025-04-15T21:07:29.493Z" w:id="1482894103">
              <w:tcPr>
                <w:tcW w:w="2235" w:type="dxa"/>
                <w:tcMar/>
              </w:tcPr>
            </w:tcPrChange>
          </w:tcPr>
          <w:p w:rsidRPr="008A4540" w:rsidR="003276B3" w:rsidP="00674DAE" w:rsidRDefault="003276B3" w14:paraId="2C6FA05C" w14:textId="77777777">
            <w:pPr>
              <w:rPr>
                <w:rFonts w:ascii="Arial Narrow" w:hAnsi="Arial Narrow"/>
                <w:sz w:val="20"/>
                <w:szCs w:val="20"/>
              </w:rPr>
            </w:pPr>
          </w:p>
        </w:tc>
        <w:tc>
          <w:tcPr>
            <w:tcW w:w="6172" w:type="dxa"/>
            <w:tcMar/>
            <w:tcPrChange w:author="Maria Jose Uribe Valdes" w:date="2025-04-15T21:07:29.493Z" w:id="1568631071">
              <w:tcPr>
                <w:tcW w:w="7087" w:type="dxa"/>
                <w:tcMar/>
              </w:tcPr>
            </w:tcPrChange>
          </w:tcPr>
          <w:p w:rsidRPr="008A4540" w:rsidR="00835695" w:rsidP="00C10DF6" w:rsidRDefault="00875B2B" w14:paraId="0E634D21" w14:textId="1FA959FB">
            <w:pPr>
              <w:jc w:val="both"/>
              <w:rPr>
                <w:rFonts w:ascii="Arial Narrow" w:hAnsi="Arial Narrow" w:cs="Arial"/>
                <w:sz w:val="20"/>
                <w:szCs w:val="20"/>
              </w:rPr>
            </w:pPr>
            <w:r w:rsidRPr="008A4540">
              <w:rPr>
                <w:rFonts w:ascii="Arial Narrow" w:hAnsi="Arial Narrow" w:cs="Arial"/>
                <w:sz w:val="20"/>
                <w:szCs w:val="20"/>
              </w:rPr>
              <w:t>Pertenecer a una asociación formada por tres o más personas, con acción sostenida en el tiempo, que tenga entre sus fines la perpetración de simples delitos y/o crímenes. Asimismo, se sanciona a quien amenace a otro con el objeto de que preste una declaración o un testimonio falso; Amenace o constriña a otro a que omita prestar declaración o testimonio, a que produzca o presente antecedentes o pruebas falsas, o a que omita producir o presentar antecedentes o pruebas relevantes; Ofrezca o entregue a otro un beneficio económico o de otra naturaleza para que preste una declaración o testimonio falso o para que omita declarar o testifica; Ofrezca o entregue a otro un beneficio económico o de otra naturaleza con el objeto de que produzca o presente antecedentes o pruebas falsas u omita producir o presentar antecedentes o pruebas relevantes.</w:t>
            </w:r>
          </w:p>
        </w:tc>
      </w:tr>
      <w:tr w:rsidRPr="008A4540" w:rsidR="00C10DF6" w:rsidTr="5FFAE9BA" w14:paraId="13D3E676" w14:textId="77777777">
        <w:trPr>
          <w:trHeight w:val="74"/>
          <w:trPrChange w:author="Maria Jose Uribe Valdes" w:date="2025-04-15T21:07:24.804Z" w16du:dateUtc="2025-04-15T21:07:24.804Z" w:id="1549880312">
            <w:trPr>
              <w:trHeight w:val="74"/>
            </w:trPr>
          </w:trPrChange>
        </w:trPr>
        <w:tc>
          <w:tcPr>
            <w:tcW w:w="3150" w:type="dxa"/>
            <w:tcMar/>
            <w:tcPrChange w:author="Maria Jose Uribe Valdes" w:date="2025-04-15T21:07:29.493Z" w:id="1673833670">
              <w:tcPr>
                <w:tcW w:w="2235" w:type="dxa"/>
                <w:tcMar/>
              </w:tcPr>
            </w:tcPrChange>
          </w:tcPr>
          <w:p w:rsidRPr="008A4540" w:rsidR="00C10DF6" w:rsidP="00674DAE" w:rsidRDefault="00C10DF6" w14:paraId="7221E94D" w14:textId="77777777">
            <w:pPr>
              <w:rPr>
                <w:rFonts w:ascii="Arial Narrow" w:hAnsi="Arial Narrow"/>
                <w:sz w:val="20"/>
                <w:szCs w:val="20"/>
              </w:rPr>
            </w:pPr>
          </w:p>
        </w:tc>
        <w:tc>
          <w:tcPr>
            <w:tcW w:w="6172" w:type="dxa"/>
            <w:tcMar/>
            <w:tcPrChange w:author="Maria Jose Uribe Valdes" w:date="2025-04-15T21:07:29.493Z" w:id="1889187758">
              <w:tcPr>
                <w:tcW w:w="7087" w:type="dxa"/>
                <w:tcMar/>
              </w:tcPr>
            </w:tcPrChange>
          </w:tcPr>
          <w:p w:rsidRPr="008A4540" w:rsidR="00C10DF6" w:rsidP="00C10DF6" w:rsidRDefault="00C10DF6" w14:paraId="1A002D3B" w14:textId="77777777">
            <w:pPr>
              <w:jc w:val="both"/>
              <w:rPr>
                <w:rFonts w:ascii="Arial Narrow" w:hAnsi="Arial Narrow" w:cs="Arial"/>
                <w:sz w:val="20"/>
                <w:szCs w:val="20"/>
              </w:rPr>
            </w:pPr>
          </w:p>
        </w:tc>
      </w:tr>
      <w:tr w:rsidRPr="008A4540" w:rsidR="002C4E80" w:rsidTr="5FFAE9BA" w14:paraId="6AFFC3D0" w14:textId="77777777">
        <w:trPr>
          <w:trHeight w:val="74"/>
          <w:trPrChange w:author="Maria Jose Uribe Valdes" w:date="2025-04-15T21:07:24.804Z" w16du:dateUtc="2025-04-15T21:07:24.804Z" w:id="1138836927">
            <w:trPr>
              <w:trHeight w:val="74"/>
            </w:trPr>
          </w:trPrChange>
        </w:trPr>
        <w:tc>
          <w:tcPr>
            <w:tcW w:w="3150" w:type="dxa"/>
            <w:tcMar/>
            <w:tcPrChange w:author="Maria Jose Uribe Valdes" w:date="2025-04-15T21:07:29.493Z" w:id="413925440">
              <w:tcPr>
                <w:tcW w:w="2235" w:type="dxa"/>
                <w:tcMar/>
              </w:tcPr>
            </w:tcPrChange>
          </w:tcPr>
          <w:p w:rsidRPr="008A4540" w:rsidR="002C4E80" w:rsidP="00674DAE" w:rsidRDefault="002405B5" w14:paraId="1D631214" w14:textId="77777777">
            <w:pPr>
              <w:rPr>
                <w:rFonts w:ascii="Arial Narrow" w:hAnsi="Arial Narrow" w:cs="Arial"/>
                <w:b/>
                <w:bCs/>
                <w:sz w:val="20"/>
                <w:szCs w:val="20"/>
              </w:rPr>
            </w:pPr>
            <w:r w:rsidRPr="008A4540">
              <w:rPr>
                <w:rFonts w:ascii="Arial Narrow" w:hAnsi="Arial Narrow" w:cs="Arial"/>
                <w:b/>
                <w:bCs/>
                <w:sz w:val="20"/>
                <w:szCs w:val="20"/>
              </w:rPr>
              <w:t>512</w:t>
            </w:r>
          </w:p>
        </w:tc>
        <w:tc>
          <w:tcPr>
            <w:tcW w:w="6172" w:type="dxa"/>
            <w:tcMar/>
            <w:tcPrChange w:author="Maria Jose Uribe Valdes" w:date="2025-04-15T21:07:29.493Z" w:id="1232177520">
              <w:tcPr>
                <w:tcW w:w="7087" w:type="dxa"/>
                <w:tcMar/>
              </w:tcPr>
            </w:tcPrChange>
          </w:tcPr>
          <w:p w:rsidRPr="008A4540" w:rsidR="002C4E80" w:rsidP="00674DAE" w:rsidRDefault="00C93126" w14:paraId="7CB947AD" w14:textId="77777777">
            <w:pPr>
              <w:jc w:val="both"/>
              <w:rPr>
                <w:rFonts w:ascii="Arial Narrow" w:hAnsi="Arial Narrow" w:cs="Arial"/>
                <w:b/>
                <w:bCs/>
                <w:sz w:val="20"/>
                <w:szCs w:val="20"/>
              </w:rPr>
            </w:pPr>
            <w:r w:rsidRPr="008A4540">
              <w:rPr>
                <w:rFonts w:ascii="Arial Narrow" w:hAnsi="Arial Narrow" w:cs="Arial"/>
                <w:b/>
                <w:bCs/>
                <w:sz w:val="20"/>
                <w:szCs w:val="20"/>
              </w:rPr>
              <w:t>CONNIVENCIA EN LA FUGA Y EVASIÓN CULPABLE DE DETENIDOS.</w:t>
            </w:r>
          </w:p>
        </w:tc>
      </w:tr>
      <w:tr w:rsidRPr="008A4540" w:rsidR="00D71D2B" w:rsidTr="5FFAE9BA" w14:paraId="097D0BA3" w14:textId="77777777">
        <w:trPr>
          <w:trHeight w:val="74"/>
          <w:trPrChange w:author="Maria Jose Uribe Valdes" w:date="2025-04-15T21:07:24.805Z" w16du:dateUtc="2025-04-15T21:07:24.805Z" w:id="1402482749">
            <w:trPr>
              <w:trHeight w:val="74"/>
            </w:trPr>
          </w:trPrChange>
        </w:trPr>
        <w:tc>
          <w:tcPr>
            <w:tcW w:w="3150" w:type="dxa"/>
            <w:tcMar/>
            <w:tcPrChange w:author="Maria Jose Uribe Valdes" w:date="2025-04-15T21:07:29.493Z" w:id="550812727">
              <w:tcPr>
                <w:tcW w:w="2235" w:type="dxa"/>
                <w:tcMar/>
              </w:tcPr>
            </w:tcPrChange>
          </w:tcPr>
          <w:p w:rsidRPr="008A4540" w:rsidR="00D71D2B" w:rsidP="00674DAE" w:rsidRDefault="00D71D2B" w14:paraId="7107E816" w14:textId="77777777">
            <w:pPr>
              <w:rPr>
                <w:rFonts w:ascii="Arial Narrow" w:hAnsi="Arial Narrow"/>
                <w:sz w:val="20"/>
                <w:szCs w:val="20"/>
              </w:rPr>
            </w:pPr>
          </w:p>
        </w:tc>
        <w:tc>
          <w:tcPr>
            <w:tcW w:w="6172" w:type="dxa"/>
            <w:tcMar/>
            <w:tcPrChange w:author="Maria Jose Uribe Valdes" w:date="2025-04-15T21:07:29.493Z" w:id="91982855">
              <w:tcPr>
                <w:tcW w:w="7087" w:type="dxa"/>
                <w:tcMar/>
              </w:tcPr>
            </w:tcPrChange>
          </w:tcPr>
          <w:p w:rsidRPr="008A4540" w:rsidR="00D71D2B" w:rsidP="00674DAE" w:rsidRDefault="00C93126" w14:paraId="575F98FD" w14:textId="77777777">
            <w:pPr>
              <w:jc w:val="both"/>
              <w:rPr>
                <w:rFonts w:ascii="Arial Narrow" w:hAnsi="Arial Narrow" w:cs="Arial"/>
                <w:sz w:val="20"/>
                <w:szCs w:val="20"/>
              </w:rPr>
            </w:pPr>
            <w:r w:rsidRPr="008A4540">
              <w:rPr>
                <w:rFonts w:ascii="Arial Narrow" w:hAnsi="Arial Narrow" w:cs="Arial"/>
                <w:sz w:val="20"/>
                <w:szCs w:val="20"/>
              </w:rPr>
              <w:t>ARTS. 299 al 304</w:t>
            </w:r>
          </w:p>
        </w:tc>
      </w:tr>
      <w:tr w:rsidRPr="008A4540" w:rsidR="00D71D2B" w:rsidTr="5FFAE9BA" w14:paraId="7DDA70AC" w14:textId="77777777">
        <w:trPr>
          <w:trHeight w:val="74"/>
          <w:trPrChange w:author="Maria Jose Uribe Valdes" w:date="2025-04-15T21:07:24.805Z" w16du:dateUtc="2025-04-15T21:07:24.805Z" w:id="1987384802">
            <w:trPr>
              <w:trHeight w:val="74"/>
            </w:trPr>
          </w:trPrChange>
        </w:trPr>
        <w:tc>
          <w:tcPr>
            <w:tcW w:w="3150" w:type="dxa"/>
            <w:tcMar/>
            <w:tcPrChange w:author="Maria Jose Uribe Valdes" w:date="2025-04-15T21:07:29.493Z" w:id="1047802053">
              <w:tcPr>
                <w:tcW w:w="2235" w:type="dxa"/>
                <w:tcMar/>
              </w:tcPr>
            </w:tcPrChange>
          </w:tcPr>
          <w:p w:rsidRPr="008A4540" w:rsidR="00D71D2B" w:rsidP="00674DAE" w:rsidRDefault="00D71D2B" w14:paraId="1D342B02" w14:textId="77777777">
            <w:pPr>
              <w:rPr>
                <w:rFonts w:ascii="Arial Narrow" w:hAnsi="Arial Narrow"/>
                <w:sz w:val="20"/>
                <w:szCs w:val="20"/>
              </w:rPr>
            </w:pPr>
          </w:p>
        </w:tc>
        <w:tc>
          <w:tcPr>
            <w:tcW w:w="6172" w:type="dxa"/>
            <w:tcMar/>
            <w:tcPrChange w:author="Maria Jose Uribe Valdes" w:date="2025-04-15T21:07:29.493Z" w:id="834121310">
              <w:tcPr>
                <w:tcW w:w="7087" w:type="dxa"/>
                <w:tcMar/>
              </w:tcPr>
            </w:tcPrChange>
          </w:tcPr>
          <w:p w:rsidRPr="008A4540" w:rsidR="003F31E7" w:rsidP="00C10DF6" w:rsidRDefault="00C93126" w14:paraId="64BE9156" w14:textId="433CEEEB">
            <w:pPr>
              <w:jc w:val="both"/>
              <w:rPr>
                <w:rFonts w:ascii="Arial Narrow" w:hAnsi="Arial Narrow" w:cs="Arial"/>
                <w:sz w:val="20"/>
                <w:szCs w:val="20"/>
              </w:rPr>
            </w:pPr>
            <w:r w:rsidRPr="008A4540">
              <w:rPr>
                <w:rFonts w:ascii="Arial Narrow" w:hAnsi="Arial Narrow" w:cs="Arial"/>
                <w:sz w:val="20"/>
                <w:szCs w:val="20"/>
              </w:rPr>
              <w:t>Extraer, facilitar o confabularse para la fuga de establecimientos penales de una persona presa o detenida y los que fuera de ellos ayuden a su huida.</w:t>
            </w:r>
          </w:p>
        </w:tc>
      </w:tr>
      <w:tr w:rsidRPr="008A4540" w:rsidR="00C10DF6" w:rsidTr="5FFAE9BA" w14:paraId="3182FF1F" w14:textId="77777777">
        <w:trPr>
          <w:trHeight w:val="74"/>
          <w:trPrChange w:author="Maria Jose Uribe Valdes" w:date="2025-04-15T21:07:24.805Z" w16du:dateUtc="2025-04-15T21:07:24.805Z" w:id="1431637105">
            <w:trPr>
              <w:trHeight w:val="74"/>
            </w:trPr>
          </w:trPrChange>
        </w:trPr>
        <w:tc>
          <w:tcPr>
            <w:tcW w:w="3150" w:type="dxa"/>
            <w:tcMar/>
            <w:tcPrChange w:author="Maria Jose Uribe Valdes" w:date="2025-04-15T21:07:29.493Z" w:id="406960471">
              <w:tcPr>
                <w:tcW w:w="2235" w:type="dxa"/>
                <w:tcMar/>
              </w:tcPr>
            </w:tcPrChange>
          </w:tcPr>
          <w:p w:rsidRPr="008A4540" w:rsidR="00C10DF6" w:rsidP="00674DAE" w:rsidRDefault="00C10DF6" w14:paraId="3C00B978" w14:textId="77777777">
            <w:pPr>
              <w:rPr>
                <w:rFonts w:ascii="Arial Narrow" w:hAnsi="Arial Narrow"/>
                <w:sz w:val="20"/>
                <w:szCs w:val="20"/>
              </w:rPr>
            </w:pPr>
          </w:p>
        </w:tc>
        <w:tc>
          <w:tcPr>
            <w:tcW w:w="6172" w:type="dxa"/>
            <w:tcMar/>
            <w:tcPrChange w:author="Maria Jose Uribe Valdes" w:date="2025-04-15T21:07:29.493Z" w:id="1804725078">
              <w:tcPr>
                <w:tcW w:w="7087" w:type="dxa"/>
                <w:tcMar/>
              </w:tcPr>
            </w:tcPrChange>
          </w:tcPr>
          <w:p w:rsidRPr="008A4540" w:rsidR="00C10DF6" w:rsidP="00C10DF6" w:rsidRDefault="00C10DF6" w14:paraId="02D7F29C" w14:textId="77777777">
            <w:pPr>
              <w:jc w:val="both"/>
              <w:rPr>
                <w:rFonts w:ascii="Arial Narrow" w:hAnsi="Arial Narrow" w:cs="Arial"/>
                <w:sz w:val="20"/>
                <w:szCs w:val="20"/>
              </w:rPr>
            </w:pPr>
          </w:p>
        </w:tc>
      </w:tr>
      <w:tr w:rsidRPr="008A4540" w:rsidR="00D71D2B" w:rsidTr="5FFAE9BA" w14:paraId="7BE20797" w14:textId="77777777">
        <w:trPr>
          <w:trHeight w:val="74"/>
          <w:trPrChange w:author="Maria Jose Uribe Valdes" w:date="2025-04-15T21:07:24.806Z" w16du:dateUtc="2025-04-15T21:07:24.806Z" w:id="1321489498">
            <w:trPr>
              <w:trHeight w:val="74"/>
            </w:trPr>
          </w:trPrChange>
        </w:trPr>
        <w:tc>
          <w:tcPr>
            <w:tcW w:w="3150" w:type="dxa"/>
            <w:tcMar/>
            <w:tcPrChange w:author="Maria Jose Uribe Valdes" w:date="2025-04-15T21:07:29.493Z" w:id="274583975">
              <w:tcPr>
                <w:tcW w:w="2235" w:type="dxa"/>
                <w:tcMar/>
              </w:tcPr>
            </w:tcPrChange>
          </w:tcPr>
          <w:p w:rsidRPr="008A4540" w:rsidR="00D71D2B" w:rsidP="00674DAE" w:rsidRDefault="00767EDC" w14:paraId="40216DEC" w14:textId="77777777">
            <w:pPr>
              <w:rPr>
                <w:rFonts w:ascii="Arial Narrow" w:hAnsi="Arial Narrow"/>
                <w:sz w:val="20"/>
                <w:szCs w:val="20"/>
              </w:rPr>
            </w:pPr>
            <w:r w:rsidRPr="008A4540">
              <w:rPr>
                <w:rFonts w:ascii="Arial Narrow" w:hAnsi="Arial Narrow" w:cs="Arial"/>
                <w:b/>
                <w:bCs/>
                <w:sz w:val="20"/>
                <w:szCs w:val="20"/>
              </w:rPr>
              <w:t>514</w:t>
            </w:r>
          </w:p>
        </w:tc>
        <w:tc>
          <w:tcPr>
            <w:tcW w:w="6172" w:type="dxa"/>
            <w:tcMar/>
            <w:tcPrChange w:author="Maria Jose Uribe Valdes" w:date="2025-04-15T21:07:29.494Z" w:id="1722724868">
              <w:tcPr>
                <w:tcW w:w="7087" w:type="dxa"/>
                <w:tcMar/>
              </w:tcPr>
            </w:tcPrChange>
          </w:tcPr>
          <w:p w:rsidRPr="008A4540" w:rsidR="00D71D2B" w:rsidP="00674DAE" w:rsidRDefault="00692CEC" w14:paraId="5D82BEE4" w14:textId="3A863851">
            <w:pPr>
              <w:jc w:val="both"/>
              <w:rPr>
                <w:rFonts w:ascii="Arial Narrow" w:hAnsi="Arial Narrow" w:cs="Arial"/>
                <w:sz w:val="20"/>
                <w:szCs w:val="20"/>
              </w:rPr>
            </w:pPr>
            <w:r w:rsidRPr="008A4540">
              <w:rPr>
                <w:rFonts w:ascii="Arial Narrow" w:hAnsi="Arial Narrow" w:cs="Arial"/>
                <w:b/>
                <w:bCs/>
                <w:sz w:val="20"/>
                <w:szCs w:val="20"/>
              </w:rPr>
              <w:t>INFRACCIÓN</w:t>
            </w:r>
            <w:r w:rsidRPr="008A4540" w:rsidR="00767EDC">
              <w:rPr>
                <w:rFonts w:ascii="Arial Narrow" w:hAnsi="Arial Narrow" w:cs="Arial"/>
                <w:b/>
                <w:bCs/>
                <w:sz w:val="20"/>
                <w:szCs w:val="20"/>
              </w:rPr>
              <w:t xml:space="preserve"> NORMAS INHUMACIONES Y EXHUMACIONES.</w:t>
            </w:r>
          </w:p>
        </w:tc>
      </w:tr>
      <w:tr w:rsidRPr="008A4540" w:rsidR="003F31E7" w:rsidTr="5FFAE9BA" w14:paraId="21A81080" w14:textId="77777777">
        <w:trPr>
          <w:trHeight w:val="74"/>
          <w:trPrChange w:author="Maria Jose Uribe Valdes" w:date="2025-04-15T21:07:24.806Z" w16du:dateUtc="2025-04-15T21:07:24.806Z" w:id="1095027712">
            <w:trPr>
              <w:trHeight w:val="74"/>
            </w:trPr>
          </w:trPrChange>
        </w:trPr>
        <w:tc>
          <w:tcPr>
            <w:tcW w:w="3150" w:type="dxa"/>
            <w:tcMar/>
            <w:tcPrChange w:author="Maria Jose Uribe Valdes" w:date="2025-04-15T21:07:29.494Z" w:id="383759488">
              <w:tcPr>
                <w:tcW w:w="2235" w:type="dxa"/>
                <w:tcMar/>
              </w:tcPr>
            </w:tcPrChange>
          </w:tcPr>
          <w:p w:rsidRPr="008A4540" w:rsidR="003F31E7" w:rsidP="00674DAE" w:rsidRDefault="003F31E7" w14:paraId="294A3919" w14:textId="77777777">
            <w:pPr>
              <w:rPr>
                <w:rFonts w:ascii="Arial Narrow" w:hAnsi="Arial Narrow"/>
                <w:sz w:val="20"/>
                <w:szCs w:val="20"/>
              </w:rPr>
            </w:pPr>
          </w:p>
        </w:tc>
        <w:tc>
          <w:tcPr>
            <w:tcW w:w="6172" w:type="dxa"/>
            <w:tcMar/>
            <w:tcPrChange w:author="Maria Jose Uribe Valdes" w:date="2025-04-15T21:07:29.494Z" w:id="1907929396">
              <w:tcPr>
                <w:tcW w:w="7087" w:type="dxa"/>
                <w:tcMar/>
              </w:tcPr>
            </w:tcPrChange>
          </w:tcPr>
          <w:p w:rsidRPr="008A4540" w:rsidR="003F31E7" w:rsidP="00620AEE" w:rsidRDefault="00767EDC" w14:paraId="1F7D36B2" w14:textId="63B674A7">
            <w:pPr>
              <w:jc w:val="both"/>
              <w:rPr>
                <w:rFonts w:ascii="Arial Narrow" w:hAnsi="Arial Narrow" w:cs="Arial"/>
                <w:sz w:val="20"/>
                <w:szCs w:val="20"/>
              </w:rPr>
            </w:pPr>
            <w:r w:rsidRPr="008A4540">
              <w:rPr>
                <w:rFonts w:ascii="Arial Narrow" w:hAnsi="Arial Narrow" w:cs="Arial"/>
                <w:sz w:val="20"/>
                <w:szCs w:val="20"/>
              </w:rPr>
              <w:t>ARTS. 320 Y 322</w:t>
            </w:r>
          </w:p>
        </w:tc>
      </w:tr>
      <w:tr w:rsidRPr="008A4540" w:rsidR="003F31E7" w:rsidTr="5FFAE9BA" w14:paraId="4029637E" w14:textId="77777777">
        <w:trPr>
          <w:trHeight w:val="74"/>
          <w:trPrChange w:author="Maria Jose Uribe Valdes" w:date="2025-04-15T21:07:24.806Z" w16du:dateUtc="2025-04-15T21:07:24.806Z" w:id="1313593582">
            <w:trPr>
              <w:trHeight w:val="74"/>
            </w:trPr>
          </w:trPrChange>
        </w:trPr>
        <w:tc>
          <w:tcPr>
            <w:tcW w:w="3150" w:type="dxa"/>
            <w:tcMar/>
            <w:tcPrChange w:author="Maria Jose Uribe Valdes" w:date="2025-04-15T21:07:29.494Z" w:id="1576055109">
              <w:tcPr>
                <w:tcW w:w="2235" w:type="dxa"/>
                <w:tcMar/>
              </w:tcPr>
            </w:tcPrChange>
          </w:tcPr>
          <w:p w:rsidRPr="008A4540" w:rsidR="003F31E7" w:rsidP="00674DAE" w:rsidRDefault="003F31E7" w14:paraId="478DBD11" w14:textId="77777777">
            <w:pPr>
              <w:rPr>
                <w:rFonts w:ascii="Arial Narrow" w:hAnsi="Arial Narrow"/>
                <w:sz w:val="20"/>
                <w:szCs w:val="20"/>
              </w:rPr>
            </w:pPr>
          </w:p>
        </w:tc>
        <w:tc>
          <w:tcPr>
            <w:tcW w:w="6172" w:type="dxa"/>
            <w:tcMar/>
            <w:tcPrChange w:author="Maria Jose Uribe Valdes" w:date="2025-04-15T21:07:29.494Z" w:id="482328293">
              <w:tcPr>
                <w:tcW w:w="7087" w:type="dxa"/>
                <w:tcMar/>
              </w:tcPr>
            </w:tcPrChange>
          </w:tcPr>
          <w:p w:rsidR="00ED1A05" w:rsidP="00ED1A05" w:rsidRDefault="00ED1A05" w14:paraId="14E658BA" w14:textId="05E1C335">
            <w:pPr>
              <w:jc w:val="both"/>
              <w:rPr>
                <w:rFonts w:ascii="Arial Narrow" w:hAnsi="Arial Narrow" w:cs="Arial"/>
                <w:sz w:val="20"/>
                <w:szCs w:val="20"/>
              </w:rPr>
            </w:pPr>
            <w:r w:rsidRPr="00ED1A05">
              <w:rPr>
                <w:rFonts w:ascii="Arial Narrow" w:hAnsi="Arial Narrow" w:cs="Arial"/>
                <w:sz w:val="20"/>
                <w:szCs w:val="20"/>
              </w:rPr>
              <w:t>Sanciona:</w:t>
            </w:r>
            <w:r>
              <w:rPr>
                <w:rFonts w:ascii="Arial Narrow" w:hAnsi="Arial Narrow" w:cs="Arial"/>
                <w:sz w:val="20"/>
                <w:szCs w:val="20"/>
              </w:rPr>
              <w:t xml:space="preserve"> </w:t>
            </w:r>
            <w:r w:rsidRPr="00ED1A05">
              <w:rPr>
                <w:rFonts w:ascii="Arial Narrow" w:hAnsi="Arial Narrow" w:cs="Arial"/>
                <w:sz w:val="20"/>
                <w:szCs w:val="20"/>
              </w:rPr>
              <w:t>Exhumar o trasladar restos humanos con infracción de los reglamentos.</w:t>
            </w:r>
            <w:r w:rsidR="00036E0B">
              <w:rPr>
                <w:rFonts w:ascii="Arial Narrow" w:hAnsi="Arial Narrow" w:cs="Arial"/>
                <w:sz w:val="20"/>
                <w:szCs w:val="20"/>
              </w:rPr>
              <w:t xml:space="preserve"> </w:t>
            </w:r>
            <w:r w:rsidRPr="00ED1A05">
              <w:rPr>
                <w:rFonts w:ascii="Arial Narrow" w:hAnsi="Arial Narrow" w:cs="Arial"/>
                <w:sz w:val="20"/>
                <w:szCs w:val="20"/>
              </w:rPr>
              <w:t>Incumplimientos en lo relativo al tiempo, el sitio y el procedimiento descrito para las inhumaciones o cremaciones relativas a funerales de riesgo.</w:t>
            </w:r>
          </w:p>
          <w:p w:rsidRPr="008A4540" w:rsidR="00A63FF4" w:rsidP="00ED1A05" w:rsidRDefault="00A63FF4" w14:paraId="0CB613FC" w14:textId="2573F359">
            <w:pPr>
              <w:jc w:val="both"/>
              <w:rPr>
                <w:rFonts w:ascii="Arial Narrow" w:hAnsi="Arial Narrow" w:cs="Arial"/>
                <w:sz w:val="20"/>
                <w:szCs w:val="20"/>
              </w:rPr>
            </w:pPr>
          </w:p>
        </w:tc>
      </w:tr>
      <w:tr w:rsidRPr="008A4540" w:rsidR="00C10DF6" w:rsidTr="5FFAE9BA" w14:paraId="74CAC23E" w14:textId="77777777">
        <w:trPr>
          <w:trHeight w:val="74"/>
          <w:trPrChange w:author="Maria Jose Uribe Valdes" w:date="2025-04-15T21:07:24.807Z" w16du:dateUtc="2025-04-15T21:07:24.807Z" w:id="1610575773">
            <w:trPr>
              <w:trHeight w:val="74"/>
            </w:trPr>
          </w:trPrChange>
        </w:trPr>
        <w:tc>
          <w:tcPr>
            <w:tcW w:w="3150" w:type="dxa"/>
            <w:tcMar/>
            <w:tcPrChange w:author="Maria Jose Uribe Valdes" w:date="2025-04-15T21:07:29.494Z" w:id="1866195693">
              <w:tcPr>
                <w:tcW w:w="2235" w:type="dxa"/>
                <w:tcMar/>
              </w:tcPr>
            </w:tcPrChange>
          </w:tcPr>
          <w:p w:rsidRPr="008A4540" w:rsidR="00C10DF6" w:rsidP="00674DAE" w:rsidRDefault="00C10DF6" w14:paraId="3CE301F4" w14:textId="77777777">
            <w:pPr>
              <w:rPr>
                <w:rFonts w:ascii="Arial Narrow" w:hAnsi="Arial Narrow"/>
                <w:sz w:val="20"/>
                <w:szCs w:val="20"/>
              </w:rPr>
            </w:pPr>
          </w:p>
        </w:tc>
        <w:tc>
          <w:tcPr>
            <w:tcW w:w="6172" w:type="dxa"/>
            <w:tcMar/>
            <w:tcPrChange w:author="Maria Jose Uribe Valdes" w:date="2025-04-15T21:07:29.494Z" w:id="717256800">
              <w:tcPr>
                <w:tcW w:w="7087" w:type="dxa"/>
                <w:tcMar/>
              </w:tcPr>
            </w:tcPrChange>
          </w:tcPr>
          <w:p w:rsidRPr="008A4540" w:rsidR="00C10DF6" w:rsidP="00C10DF6" w:rsidRDefault="00C10DF6" w14:paraId="6BCEBA37" w14:textId="77777777">
            <w:pPr>
              <w:jc w:val="both"/>
              <w:rPr>
                <w:rFonts w:ascii="Arial Narrow" w:hAnsi="Arial Narrow" w:cs="Arial"/>
                <w:sz w:val="20"/>
                <w:szCs w:val="20"/>
              </w:rPr>
            </w:pPr>
          </w:p>
        </w:tc>
      </w:tr>
      <w:tr w:rsidRPr="008A4540" w:rsidR="003F31E7" w:rsidTr="5FFAE9BA" w14:paraId="2025A086" w14:textId="77777777">
        <w:trPr>
          <w:trHeight w:val="74"/>
          <w:trPrChange w:author="Maria Jose Uribe Valdes" w:date="2025-04-15T21:07:24.807Z" w16du:dateUtc="2025-04-15T21:07:24.807Z" w:id="1311573870">
            <w:trPr>
              <w:trHeight w:val="74"/>
            </w:trPr>
          </w:trPrChange>
        </w:trPr>
        <w:tc>
          <w:tcPr>
            <w:tcW w:w="3150" w:type="dxa"/>
            <w:tcMar/>
            <w:tcPrChange w:author="Maria Jose Uribe Valdes" w:date="2025-04-15T21:07:29.494Z" w:id="1790553351">
              <w:tcPr>
                <w:tcW w:w="2235" w:type="dxa"/>
                <w:tcMar/>
              </w:tcPr>
            </w:tcPrChange>
          </w:tcPr>
          <w:p w:rsidRPr="008A4540" w:rsidR="003F31E7" w:rsidP="00674DAE" w:rsidRDefault="00013106" w14:paraId="0EDAB46A" w14:textId="77777777">
            <w:pPr>
              <w:rPr>
                <w:rFonts w:ascii="Arial Narrow" w:hAnsi="Arial Narrow"/>
                <w:sz w:val="20"/>
                <w:szCs w:val="20"/>
              </w:rPr>
            </w:pPr>
            <w:r w:rsidRPr="008A4540">
              <w:rPr>
                <w:rFonts w:ascii="Arial Narrow" w:hAnsi="Arial Narrow" w:cs="Arial"/>
                <w:b/>
                <w:bCs/>
                <w:sz w:val="20"/>
                <w:szCs w:val="20"/>
              </w:rPr>
              <w:t>515</w:t>
            </w:r>
          </w:p>
        </w:tc>
        <w:tc>
          <w:tcPr>
            <w:tcW w:w="6172" w:type="dxa"/>
            <w:tcMar/>
            <w:tcPrChange w:author="Maria Jose Uribe Valdes" w:date="2025-04-15T21:07:29.494Z" w:id="143019054">
              <w:tcPr>
                <w:tcW w:w="7087" w:type="dxa"/>
                <w:tcMar/>
              </w:tcPr>
            </w:tcPrChange>
          </w:tcPr>
          <w:p w:rsidRPr="008A4540" w:rsidR="003F31E7" w:rsidP="00674DAE" w:rsidRDefault="00013106" w14:paraId="7747FF9A" w14:textId="77777777">
            <w:pPr>
              <w:jc w:val="both"/>
              <w:rPr>
                <w:rFonts w:ascii="Arial Narrow" w:hAnsi="Arial Narrow" w:cs="Arial"/>
                <w:sz w:val="20"/>
                <w:szCs w:val="20"/>
              </w:rPr>
            </w:pPr>
            <w:r w:rsidRPr="008A4540">
              <w:rPr>
                <w:rFonts w:ascii="Arial Narrow" w:hAnsi="Arial Narrow" w:cs="Arial"/>
                <w:b/>
                <w:bCs/>
                <w:sz w:val="20"/>
                <w:szCs w:val="20"/>
              </w:rPr>
              <w:t>ATENTADOS Y AMENAZAS CONTRA LA AUTORIDAD.</w:t>
            </w:r>
          </w:p>
        </w:tc>
      </w:tr>
      <w:tr w:rsidRPr="008A4540" w:rsidR="003F31E7" w:rsidTr="5FFAE9BA" w14:paraId="78FA5F37" w14:textId="77777777">
        <w:trPr>
          <w:trHeight w:val="74"/>
          <w:trPrChange w:author="Maria Jose Uribe Valdes" w:date="2025-04-15T21:07:24.807Z" w16du:dateUtc="2025-04-15T21:07:24.807Z" w:id="1290581837">
            <w:trPr>
              <w:trHeight w:val="74"/>
            </w:trPr>
          </w:trPrChange>
        </w:trPr>
        <w:tc>
          <w:tcPr>
            <w:tcW w:w="3150" w:type="dxa"/>
            <w:tcMar/>
            <w:tcPrChange w:author="Maria Jose Uribe Valdes" w:date="2025-04-15T21:07:29.494Z" w:id="1538713306">
              <w:tcPr>
                <w:tcW w:w="2235" w:type="dxa"/>
                <w:tcMar/>
              </w:tcPr>
            </w:tcPrChange>
          </w:tcPr>
          <w:p w:rsidRPr="008A4540" w:rsidR="003F31E7" w:rsidP="00674DAE" w:rsidRDefault="003F31E7" w14:paraId="5E8BE59B" w14:textId="77777777">
            <w:pPr>
              <w:rPr>
                <w:rFonts w:ascii="Arial Narrow" w:hAnsi="Arial Narrow"/>
                <w:sz w:val="20"/>
                <w:szCs w:val="20"/>
              </w:rPr>
            </w:pPr>
          </w:p>
        </w:tc>
        <w:tc>
          <w:tcPr>
            <w:tcW w:w="6172" w:type="dxa"/>
            <w:tcMar/>
            <w:tcPrChange w:author="Maria Jose Uribe Valdes" w:date="2025-04-15T21:07:29.494Z" w:id="1299157420">
              <w:tcPr>
                <w:tcW w:w="7087" w:type="dxa"/>
                <w:tcMar/>
              </w:tcPr>
            </w:tcPrChange>
          </w:tcPr>
          <w:p w:rsidRPr="008A4540" w:rsidR="003F31E7" w:rsidP="00674DAE" w:rsidRDefault="00013106" w14:paraId="37F45C9A" w14:textId="77777777">
            <w:pPr>
              <w:jc w:val="both"/>
              <w:rPr>
                <w:rFonts w:ascii="Arial Narrow" w:hAnsi="Arial Narrow" w:cs="Arial"/>
                <w:sz w:val="20"/>
                <w:szCs w:val="20"/>
              </w:rPr>
            </w:pPr>
            <w:r w:rsidRPr="008A4540">
              <w:rPr>
                <w:rFonts w:ascii="Arial Narrow" w:hAnsi="Arial Narrow" w:cs="Arial"/>
                <w:sz w:val="20"/>
                <w:szCs w:val="20"/>
              </w:rPr>
              <w:t>ARTS. 261 Nº1 y 264</w:t>
            </w:r>
          </w:p>
          <w:p w:rsidRPr="008A4540" w:rsidR="00597164" w:rsidP="00597164" w:rsidRDefault="00597164" w14:paraId="34914C00" w14:textId="77777777">
            <w:pPr>
              <w:spacing w:line="240" w:lineRule="atLeast"/>
              <w:jc w:val="both"/>
              <w:rPr>
                <w:rFonts w:ascii="Arial Narrow" w:hAnsi="Arial Narrow" w:cs="Arial"/>
                <w:sz w:val="20"/>
                <w:szCs w:val="20"/>
              </w:rPr>
            </w:pPr>
            <w:r w:rsidRPr="008A4540">
              <w:rPr>
                <w:rFonts w:ascii="Arial Narrow" w:hAnsi="Arial Narrow" w:cs="Arial"/>
                <w:sz w:val="20"/>
                <w:szCs w:val="20"/>
              </w:rPr>
              <w:t xml:space="preserve">Atentados: usar la fuerza sin alzarse públicamente para promover una guerra civil, cambiar la constitución política, privar de funciones o impedir que las asuma al </w:t>
            </w:r>
            <w:proofErr w:type="gramStart"/>
            <w:r w:rsidRPr="008A4540">
              <w:rPr>
                <w:rFonts w:ascii="Arial Narrow" w:hAnsi="Arial Narrow" w:cs="Arial"/>
                <w:sz w:val="20"/>
                <w:szCs w:val="20"/>
              </w:rPr>
              <w:t>Presidente</w:t>
            </w:r>
            <w:proofErr w:type="gramEnd"/>
            <w:r w:rsidRPr="008A4540">
              <w:rPr>
                <w:rFonts w:ascii="Arial Narrow" w:hAnsi="Arial Narrow" w:cs="Arial"/>
                <w:sz w:val="20"/>
                <w:szCs w:val="20"/>
              </w:rPr>
              <w:t xml:space="preserve"> de La República, miembros del Congreso, Corte Suprema o de Apelaciones. Injuriar de hecho o palabra al </w:t>
            </w:r>
            <w:proofErr w:type="gramStart"/>
            <w:r w:rsidRPr="008A4540">
              <w:rPr>
                <w:rFonts w:ascii="Arial Narrow" w:hAnsi="Arial Narrow" w:cs="Arial"/>
                <w:sz w:val="20"/>
                <w:szCs w:val="20"/>
              </w:rPr>
              <w:t>Presidente</w:t>
            </w:r>
            <w:proofErr w:type="gramEnd"/>
            <w:r w:rsidRPr="008A4540">
              <w:rPr>
                <w:rFonts w:ascii="Arial Narrow" w:hAnsi="Arial Narrow" w:cs="Arial"/>
                <w:sz w:val="20"/>
                <w:szCs w:val="20"/>
              </w:rPr>
              <w:t xml:space="preserve"> de la República o alguno de los cuerpos colegisladores o a las comisiones de éstos o a los Tribunales de Justicia. </w:t>
            </w:r>
          </w:p>
          <w:p w:rsidRPr="008A4540" w:rsidR="00597164" w:rsidP="0007178F" w:rsidRDefault="00597164" w14:paraId="129854D0" w14:textId="0F06D3D4">
            <w:pPr>
              <w:jc w:val="both"/>
              <w:rPr>
                <w:rFonts w:ascii="Arial Narrow" w:hAnsi="Arial Narrow" w:cs="Arial"/>
                <w:sz w:val="20"/>
                <w:szCs w:val="20"/>
              </w:rPr>
            </w:pPr>
            <w:proofErr w:type="gramStart"/>
            <w:r w:rsidRPr="008A4540">
              <w:rPr>
                <w:rFonts w:ascii="Arial Narrow" w:hAnsi="Arial Narrow" w:cs="Arial"/>
                <w:b/>
                <w:bCs/>
                <w:sz w:val="20"/>
                <w:szCs w:val="20"/>
              </w:rPr>
              <w:t>Desacatos :</w:t>
            </w:r>
            <w:proofErr w:type="gramEnd"/>
          </w:p>
        </w:tc>
      </w:tr>
      <w:tr w:rsidRPr="008A4540" w:rsidR="00013106" w:rsidTr="5FFAE9BA" w14:paraId="5462914F" w14:textId="77777777">
        <w:trPr>
          <w:trHeight w:val="74"/>
          <w:trPrChange w:author="Maria Jose Uribe Valdes" w:date="2025-04-15T21:07:24.808Z" w16du:dateUtc="2025-04-15T21:07:24.808Z" w:id="1495074270">
            <w:trPr>
              <w:trHeight w:val="74"/>
            </w:trPr>
          </w:trPrChange>
        </w:trPr>
        <w:tc>
          <w:tcPr>
            <w:tcW w:w="3150" w:type="dxa"/>
            <w:tcMar/>
            <w:tcPrChange w:author="Maria Jose Uribe Valdes" w:date="2025-04-15T21:07:29.494Z" w:id="336651573">
              <w:tcPr>
                <w:tcW w:w="2235" w:type="dxa"/>
                <w:tcMar/>
              </w:tcPr>
            </w:tcPrChange>
          </w:tcPr>
          <w:p w:rsidRPr="008A4540" w:rsidR="00013106" w:rsidP="00013106" w:rsidRDefault="00013106" w14:paraId="3823AEE7" w14:textId="77777777">
            <w:pPr>
              <w:rPr>
                <w:rFonts w:ascii="Arial Narrow" w:hAnsi="Arial Narrow"/>
                <w:sz w:val="20"/>
                <w:szCs w:val="20"/>
              </w:rPr>
            </w:pPr>
          </w:p>
        </w:tc>
        <w:tc>
          <w:tcPr>
            <w:tcW w:w="6172" w:type="dxa"/>
            <w:tcMar/>
            <w:tcPrChange w:author="Maria Jose Uribe Valdes" w:date="2025-04-15T21:07:29.494Z" w:id="1723227832">
              <w:tcPr>
                <w:tcW w:w="7087" w:type="dxa"/>
                <w:tcMar/>
              </w:tcPr>
            </w:tcPrChange>
          </w:tcPr>
          <w:p w:rsidRPr="008A4540" w:rsidR="00013106" w:rsidP="00013106" w:rsidRDefault="00013106" w14:paraId="4BF99960" w14:textId="77777777">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Perturbar gravemente sesiones del congreso e injuriar o amenazar en dichos actos a un diputado o senador.</w:t>
            </w:r>
          </w:p>
          <w:p w:rsidRPr="008A4540" w:rsidR="00013106" w:rsidP="00013106" w:rsidRDefault="00013106" w14:paraId="417DE053" w14:textId="77777777">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Perturbar gravemente audiencias de los tribunales o injuriar o amenazar a jueces.</w:t>
            </w:r>
          </w:p>
          <w:p w:rsidRPr="008A4540" w:rsidR="00013106" w:rsidP="00013106" w:rsidRDefault="00013106" w14:paraId="1513B1F0" w14:textId="77777777">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Injuriar o amenazar:</w:t>
            </w:r>
          </w:p>
          <w:p w:rsidRPr="008A4540" w:rsidR="00013106" w:rsidP="00013106" w:rsidRDefault="00013106" w14:paraId="2F9DF93D" w14:textId="77777777">
            <w:pPr>
              <w:spacing w:line="240" w:lineRule="atLeast"/>
              <w:jc w:val="both"/>
              <w:rPr>
                <w:rFonts w:ascii="Arial Narrow" w:hAnsi="Arial Narrow" w:cs="Arial"/>
                <w:sz w:val="20"/>
                <w:szCs w:val="20"/>
              </w:rPr>
            </w:pPr>
            <w:r w:rsidRPr="008A4540">
              <w:rPr>
                <w:rFonts w:ascii="Arial Narrow" w:hAnsi="Arial Narrow" w:cs="Arial"/>
                <w:sz w:val="20"/>
                <w:szCs w:val="20"/>
              </w:rPr>
              <w:t>- a un senador o diputado por opiniones manifestadas en el congreso.</w:t>
            </w:r>
          </w:p>
          <w:p w:rsidRPr="008A4540" w:rsidR="00013106" w:rsidP="00013106" w:rsidRDefault="00013106" w14:paraId="5A6F63B6" w14:textId="77777777">
            <w:pPr>
              <w:spacing w:line="240" w:lineRule="atLeast"/>
              <w:jc w:val="both"/>
              <w:rPr>
                <w:rFonts w:ascii="Arial Narrow" w:hAnsi="Arial Narrow" w:cs="Arial"/>
                <w:sz w:val="20"/>
                <w:szCs w:val="20"/>
              </w:rPr>
            </w:pPr>
            <w:r w:rsidRPr="008A4540">
              <w:rPr>
                <w:rFonts w:ascii="Arial Narrow" w:hAnsi="Arial Narrow" w:cs="Arial"/>
                <w:sz w:val="20"/>
                <w:szCs w:val="20"/>
              </w:rPr>
              <w:t>- a un miembro de los Tribunales por algún fallo,</w:t>
            </w:r>
          </w:p>
          <w:p w:rsidRPr="008A4540" w:rsidR="00013106" w:rsidP="00013106" w:rsidRDefault="00013106" w14:paraId="7E51330D" w14:textId="77777777">
            <w:pPr>
              <w:spacing w:line="240" w:lineRule="atLeast"/>
              <w:jc w:val="both"/>
              <w:rPr>
                <w:rFonts w:ascii="Arial Narrow" w:hAnsi="Arial Narrow" w:cs="Arial"/>
                <w:sz w:val="20"/>
                <w:szCs w:val="20"/>
              </w:rPr>
            </w:pPr>
            <w:r w:rsidRPr="008A4540">
              <w:rPr>
                <w:rFonts w:ascii="Arial Narrow" w:hAnsi="Arial Narrow" w:cs="Arial"/>
                <w:sz w:val="20"/>
                <w:szCs w:val="20"/>
              </w:rPr>
              <w:t>- a los ministros de Estado u otra autoridad en el ejercicio de su cargo</w:t>
            </w:r>
          </w:p>
          <w:p w:rsidRPr="008A4540" w:rsidR="0007178F" w:rsidP="00C10DF6" w:rsidRDefault="00013106" w14:paraId="0C20762F" w14:textId="218AC4E1">
            <w:pPr>
              <w:spacing w:line="240" w:lineRule="atLeast"/>
              <w:jc w:val="both"/>
              <w:rPr>
                <w:rFonts w:ascii="Arial Narrow" w:hAnsi="Arial Narrow" w:cs="Arial"/>
                <w:sz w:val="20"/>
                <w:szCs w:val="20"/>
              </w:rPr>
            </w:pPr>
            <w:r w:rsidRPr="008A4540">
              <w:rPr>
                <w:rFonts w:ascii="Arial Narrow" w:hAnsi="Arial Narrow" w:cs="Arial"/>
                <w:sz w:val="20"/>
                <w:szCs w:val="20"/>
              </w:rPr>
              <w:t>- a un superior con ocasión de sus funciones.</w:t>
            </w:r>
          </w:p>
        </w:tc>
      </w:tr>
      <w:tr w:rsidRPr="008A4540" w:rsidR="00C10DF6" w:rsidTr="5FFAE9BA" w14:paraId="5B260A61" w14:textId="77777777">
        <w:trPr>
          <w:trHeight w:val="74"/>
          <w:trPrChange w:author="Maria Jose Uribe Valdes" w:date="2025-04-15T21:07:24.809Z" w16du:dateUtc="2025-04-15T21:07:24.809Z" w:id="800390020">
            <w:trPr>
              <w:trHeight w:val="74"/>
            </w:trPr>
          </w:trPrChange>
        </w:trPr>
        <w:tc>
          <w:tcPr>
            <w:tcW w:w="3150" w:type="dxa"/>
            <w:tcMar/>
            <w:tcPrChange w:author="Maria Jose Uribe Valdes" w:date="2025-04-15T21:07:29.494Z" w:id="1525879354">
              <w:tcPr>
                <w:tcW w:w="2235" w:type="dxa"/>
                <w:tcMar/>
              </w:tcPr>
            </w:tcPrChange>
          </w:tcPr>
          <w:p w:rsidRPr="008A4540" w:rsidR="00C10DF6" w:rsidP="00013106" w:rsidRDefault="00C10DF6" w14:paraId="39C16D88" w14:textId="77777777">
            <w:pPr>
              <w:rPr>
                <w:rFonts w:ascii="Arial Narrow" w:hAnsi="Arial Narrow"/>
                <w:sz w:val="20"/>
                <w:szCs w:val="20"/>
              </w:rPr>
            </w:pPr>
          </w:p>
        </w:tc>
        <w:tc>
          <w:tcPr>
            <w:tcW w:w="6172" w:type="dxa"/>
            <w:tcMar/>
            <w:tcPrChange w:author="Maria Jose Uribe Valdes" w:date="2025-04-15T21:07:29.494Z" w:id="278165996">
              <w:tcPr>
                <w:tcW w:w="7087" w:type="dxa"/>
                <w:tcMar/>
              </w:tcPr>
            </w:tcPrChange>
          </w:tcPr>
          <w:p w:rsidRPr="008A4540" w:rsidR="00C10DF6" w:rsidP="0068253B" w:rsidRDefault="00C10DF6" w14:paraId="4C93BF7D" w14:textId="77777777">
            <w:pPr>
              <w:spacing w:line="240" w:lineRule="atLeast"/>
              <w:jc w:val="both"/>
              <w:rPr>
                <w:rFonts w:ascii="Arial Narrow" w:hAnsi="Arial Narrow" w:cs="Arial"/>
                <w:sz w:val="20"/>
                <w:szCs w:val="20"/>
              </w:rPr>
            </w:pPr>
          </w:p>
        </w:tc>
      </w:tr>
      <w:tr w:rsidRPr="008A4540" w:rsidR="00013106" w:rsidTr="5FFAE9BA" w14:paraId="3BE873F1" w14:textId="77777777">
        <w:trPr>
          <w:trHeight w:val="74"/>
          <w:trPrChange w:author="Maria Jose Uribe Valdes" w:date="2025-04-15T21:07:24.809Z" w16du:dateUtc="2025-04-15T21:07:24.809Z" w:id="627377244">
            <w:trPr>
              <w:trHeight w:val="74"/>
            </w:trPr>
          </w:trPrChange>
        </w:trPr>
        <w:tc>
          <w:tcPr>
            <w:tcW w:w="3150" w:type="dxa"/>
            <w:tcMar/>
            <w:tcPrChange w:author="Maria Jose Uribe Valdes" w:date="2025-04-15T21:07:29.494Z" w:id="78075175">
              <w:tcPr>
                <w:tcW w:w="2235" w:type="dxa"/>
                <w:tcMar/>
              </w:tcPr>
            </w:tcPrChange>
          </w:tcPr>
          <w:p w:rsidRPr="008A4540" w:rsidR="00013106" w:rsidP="00013106" w:rsidRDefault="003E53AB" w14:paraId="646D724B" w14:textId="77777777">
            <w:pPr>
              <w:rPr>
                <w:rFonts w:ascii="Arial Narrow" w:hAnsi="Arial Narrow"/>
                <w:sz w:val="20"/>
                <w:szCs w:val="20"/>
              </w:rPr>
            </w:pPr>
            <w:r w:rsidRPr="008A4540">
              <w:rPr>
                <w:rFonts w:ascii="Arial Narrow" w:hAnsi="Arial Narrow" w:cs="Arial"/>
                <w:b/>
                <w:bCs/>
                <w:sz w:val="20"/>
                <w:szCs w:val="20"/>
              </w:rPr>
              <w:t>516</w:t>
            </w:r>
          </w:p>
        </w:tc>
        <w:tc>
          <w:tcPr>
            <w:tcW w:w="6172" w:type="dxa"/>
            <w:tcMar/>
            <w:tcPrChange w:author="Maria Jose Uribe Valdes" w:date="2025-04-15T21:07:29.494Z" w:id="168951134">
              <w:tcPr>
                <w:tcW w:w="7087" w:type="dxa"/>
                <w:tcMar/>
              </w:tcPr>
            </w:tcPrChange>
          </w:tcPr>
          <w:p w:rsidRPr="008A4540" w:rsidR="00013106" w:rsidP="00013106" w:rsidRDefault="003E53AB" w14:paraId="55C684FB" w14:textId="77777777">
            <w:pPr>
              <w:jc w:val="both"/>
              <w:rPr>
                <w:rFonts w:ascii="Arial Narrow" w:hAnsi="Arial Narrow" w:cs="Arial"/>
                <w:sz w:val="20"/>
                <w:szCs w:val="20"/>
              </w:rPr>
            </w:pPr>
            <w:r w:rsidRPr="008A4540">
              <w:rPr>
                <w:rFonts w:ascii="Arial Narrow" w:hAnsi="Arial Narrow" w:cs="Arial"/>
                <w:b/>
                <w:bCs/>
                <w:sz w:val="20"/>
                <w:szCs w:val="20"/>
              </w:rPr>
              <w:t xml:space="preserve">OPONERSE A ACCIÓN DE LA </w:t>
            </w:r>
            <w:proofErr w:type="gramStart"/>
            <w:r w:rsidRPr="008A4540">
              <w:rPr>
                <w:rFonts w:ascii="Arial Narrow" w:hAnsi="Arial Narrow" w:cs="Arial"/>
                <w:b/>
                <w:bCs/>
                <w:sz w:val="20"/>
                <w:szCs w:val="20"/>
              </w:rPr>
              <w:t>AUTORIDAD PÚBLICA</w:t>
            </w:r>
            <w:proofErr w:type="gramEnd"/>
            <w:r w:rsidRPr="008A4540">
              <w:rPr>
                <w:rFonts w:ascii="Arial Narrow" w:hAnsi="Arial Narrow" w:cs="Arial"/>
                <w:b/>
                <w:bCs/>
                <w:sz w:val="20"/>
                <w:szCs w:val="20"/>
              </w:rPr>
              <w:t xml:space="preserve"> O SUS AGENTES.</w:t>
            </w:r>
          </w:p>
        </w:tc>
      </w:tr>
      <w:tr w:rsidRPr="008A4540" w:rsidR="00013106" w:rsidTr="5FFAE9BA" w14:paraId="1BBF4AD9" w14:textId="77777777">
        <w:trPr>
          <w:trHeight w:val="74"/>
          <w:trPrChange w:author="Maria Jose Uribe Valdes" w:date="2025-04-15T21:07:24.81Z" w16du:dateUtc="2025-04-15T21:07:24.81Z" w:id="264366337">
            <w:trPr>
              <w:trHeight w:val="74"/>
            </w:trPr>
          </w:trPrChange>
        </w:trPr>
        <w:tc>
          <w:tcPr>
            <w:tcW w:w="3150" w:type="dxa"/>
            <w:tcMar/>
            <w:tcPrChange w:author="Maria Jose Uribe Valdes" w:date="2025-04-15T21:07:29.494Z" w:id="1988230614">
              <w:tcPr>
                <w:tcW w:w="2235" w:type="dxa"/>
                <w:tcMar/>
              </w:tcPr>
            </w:tcPrChange>
          </w:tcPr>
          <w:p w:rsidRPr="008A4540" w:rsidR="00013106" w:rsidP="00013106" w:rsidRDefault="00013106" w14:paraId="5FB4A776" w14:textId="77777777">
            <w:pPr>
              <w:rPr>
                <w:rFonts w:ascii="Arial Narrow" w:hAnsi="Arial Narrow"/>
                <w:sz w:val="20"/>
                <w:szCs w:val="20"/>
              </w:rPr>
            </w:pPr>
          </w:p>
        </w:tc>
        <w:tc>
          <w:tcPr>
            <w:tcW w:w="6172" w:type="dxa"/>
            <w:tcMar/>
            <w:tcPrChange w:author="Maria Jose Uribe Valdes" w:date="2025-04-15T21:07:29.494Z" w:id="933956242">
              <w:tcPr>
                <w:tcW w:w="7087" w:type="dxa"/>
                <w:tcMar/>
              </w:tcPr>
            </w:tcPrChange>
          </w:tcPr>
          <w:p w:rsidRPr="008A4540" w:rsidR="00013106" w:rsidP="00013106" w:rsidRDefault="003E53AB" w14:paraId="30893B93" w14:textId="77777777">
            <w:pPr>
              <w:jc w:val="both"/>
              <w:rPr>
                <w:rFonts w:ascii="Arial Narrow" w:hAnsi="Arial Narrow" w:cs="Arial"/>
                <w:sz w:val="20"/>
                <w:szCs w:val="20"/>
              </w:rPr>
            </w:pPr>
            <w:r w:rsidRPr="008A4540">
              <w:rPr>
                <w:rFonts w:ascii="Arial Narrow" w:hAnsi="Arial Narrow" w:cs="Arial"/>
                <w:sz w:val="20"/>
                <w:szCs w:val="20"/>
              </w:rPr>
              <w:t>ART. 261 Nº 2 Código Penal</w:t>
            </w:r>
          </w:p>
        </w:tc>
      </w:tr>
      <w:tr w:rsidRPr="008A4540" w:rsidR="00013106" w:rsidTr="5FFAE9BA" w14:paraId="5A5130BF" w14:textId="77777777">
        <w:trPr>
          <w:trHeight w:val="74"/>
          <w:trPrChange w:author="Maria Jose Uribe Valdes" w:date="2025-04-15T21:07:24.81Z" w16du:dateUtc="2025-04-15T21:07:24.81Z" w:id="1395643524">
            <w:trPr>
              <w:trHeight w:val="74"/>
            </w:trPr>
          </w:trPrChange>
        </w:trPr>
        <w:tc>
          <w:tcPr>
            <w:tcW w:w="3150" w:type="dxa"/>
            <w:tcMar/>
            <w:tcPrChange w:author="Maria Jose Uribe Valdes" w:date="2025-04-15T21:07:29.494Z" w:id="748246863">
              <w:tcPr>
                <w:tcW w:w="2235" w:type="dxa"/>
                <w:tcMar/>
              </w:tcPr>
            </w:tcPrChange>
          </w:tcPr>
          <w:p w:rsidRPr="008A4540" w:rsidR="00013106" w:rsidP="00013106" w:rsidRDefault="00013106" w14:paraId="14A73582" w14:textId="77777777">
            <w:pPr>
              <w:rPr>
                <w:rFonts w:ascii="Arial Narrow" w:hAnsi="Arial Narrow"/>
                <w:sz w:val="20"/>
                <w:szCs w:val="20"/>
              </w:rPr>
            </w:pPr>
          </w:p>
        </w:tc>
        <w:tc>
          <w:tcPr>
            <w:tcW w:w="6172" w:type="dxa"/>
            <w:tcMar/>
            <w:tcPrChange w:author="Maria Jose Uribe Valdes" w:date="2025-04-15T21:07:29.494Z" w:id="1228531129">
              <w:tcPr>
                <w:tcW w:w="7087" w:type="dxa"/>
                <w:tcMar/>
              </w:tcPr>
            </w:tcPrChange>
          </w:tcPr>
          <w:p w:rsidRPr="008A4540" w:rsidR="003E53AB" w:rsidP="0068253B" w:rsidRDefault="003E53AB" w14:paraId="753DAE35" w14:textId="1EE41C2F">
            <w:pPr>
              <w:jc w:val="both"/>
              <w:rPr>
                <w:rFonts w:ascii="Arial Narrow" w:hAnsi="Arial Narrow" w:cs="Arial"/>
                <w:sz w:val="20"/>
                <w:szCs w:val="20"/>
              </w:rPr>
            </w:pPr>
            <w:r w:rsidRPr="008A4540">
              <w:rPr>
                <w:rFonts w:ascii="Arial Narrow" w:hAnsi="Arial Narrow" w:cs="Arial"/>
                <w:sz w:val="20"/>
                <w:szCs w:val="20"/>
              </w:rPr>
              <w:t xml:space="preserve">Acometer o resistir con violencia, usando fuerza o intimidación contra </w:t>
            </w:r>
            <w:proofErr w:type="gramStart"/>
            <w:r w:rsidRPr="008A4540">
              <w:rPr>
                <w:rFonts w:ascii="Arial Narrow" w:hAnsi="Arial Narrow" w:cs="Arial"/>
                <w:sz w:val="20"/>
                <w:szCs w:val="20"/>
              </w:rPr>
              <w:t>autoridad pública</w:t>
            </w:r>
            <w:proofErr w:type="gramEnd"/>
            <w:r w:rsidRPr="008A4540">
              <w:rPr>
                <w:rFonts w:ascii="Arial Narrow" w:hAnsi="Arial Narrow" w:cs="Arial"/>
                <w:sz w:val="20"/>
                <w:szCs w:val="20"/>
              </w:rPr>
              <w:t xml:space="preserve"> o sus agentes.</w:t>
            </w:r>
          </w:p>
        </w:tc>
      </w:tr>
      <w:tr w:rsidRPr="008A4540" w:rsidR="0068253B" w:rsidTr="5FFAE9BA" w14:paraId="5AA9E60B" w14:textId="77777777">
        <w:trPr>
          <w:trHeight w:val="74"/>
          <w:trPrChange w:author="Maria Jose Uribe Valdes" w:date="2025-04-15T21:07:24.811Z" w16du:dateUtc="2025-04-15T21:07:24.811Z" w:id="1219122688">
            <w:trPr>
              <w:trHeight w:val="74"/>
            </w:trPr>
          </w:trPrChange>
        </w:trPr>
        <w:tc>
          <w:tcPr>
            <w:tcW w:w="3150" w:type="dxa"/>
            <w:tcMar/>
            <w:tcPrChange w:author="Maria Jose Uribe Valdes" w:date="2025-04-15T21:07:29.495Z" w:id="1016379855">
              <w:tcPr>
                <w:tcW w:w="2235" w:type="dxa"/>
                <w:tcMar/>
              </w:tcPr>
            </w:tcPrChange>
          </w:tcPr>
          <w:p w:rsidRPr="008A4540" w:rsidR="0068253B" w:rsidP="00013106" w:rsidRDefault="0068253B" w14:paraId="56760FA8" w14:textId="77777777">
            <w:pPr>
              <w:rPr>
                <w:rFonts w:ascii="Arial Narrow" w:hAnsi="Arial Narrow"/>
                <w:sz w:val="20"/>
                <w:szCs w:val="20"/>
              </w:rPr>
            </w:pPr>
          </w:p>
        </w:tc>
        <w:tc>
          <w:tcPr>
            <w:tcW w:w="6172" w:type="dxa"/>
            <w:tcMar/>
            <w:tcPrChange w:author="Maria Jose Uribe Valdes" w:date="2025-04-15T21:07:29.495Z" w:id="2068139303">
              <w:tcPr>
                <w:tcW w:w="7087" w:type="dxa"/>
                <w:tcMar/>
              </w:tcPr>
            </w:tcPrChange>
          </w:tcPr>
          <w:p w:rsidRPr="008A4540" w:rsidR="0068253B" w:rsidP="0068253B" w:rsidRDefault="0068253B" w14:paraId="0A43809E" w14:textId="77777777">
            <w:pPr>
              <w:jc w:val="both"/>
              <w:rPr>
                <w:rFonts w:ascii="Arial Narrow" w:hAnsi="Arial Narrow" w:cs="Arial"/>
                <w:sz w:val="20"/>
                <w:szCs w:val="20"/>
              </w:rPr>
            </w:pPr>
          </w:p>
        </w:tc>
      </w:tr>
      <w:tr w:rsidRPr="008A4540" w:rsidR="00013106" w:rsidTr="5FFAE9BA" w14:paraId="0942AC13" w14:textId="77777777">
        <w:trPr>
          <w:trHeight w:val="74"/>
          <w:trPrChange w:author="Maria Jose Uribe Valdes" w:date="2025-04-15T21:07:24.811Z" w16du:dateUtc="2025-04-15T21:07:24.811Z" w:id="2098124078">
            <w:trPr>
              <w:trHeight w:val="74"/>
            </w:trPr>
          </w:trPrChange>
        </w:trPr>
        <w:tc>
          <w:tcPr>
            <w:tcW w:w="3150" w:type="dxa"/>
            <w:tcMar/>
            <w:tcPrChange w:author="Maria Jose Uribe Valdes" w:date="2025-04-15T21:07:29.495Z" w:id="504345540">
              <w:tcPr>
                <w:tcW w:w="2235" w:type="dxa"/>
                <w:tcMar/>
              </w:tcPr>
            </w:tcPrChange>
          </w:tcPr>
          <w:p w:rsidRPr="008A4540" w:rsidR="00013106" w:rsidP="00013106" w:rsidRDefault="00B34BB6" w14:paraId="77C7F536" w14:textId="77777777">
            <w:pPr>
              <w:rPr>
                <w:rFonts w:ascii="Arial Narrow" w:hAnsi="Arial Narrow"/>
                <w:sz w:val="20"/>
                <w:szCs w:val="20"/>
              </w:rPr>
            </w:pPr>
            <w:r w:rsidRPr="008A4540">
              <w:rPr>
                <w:rFonts w:ascii="Arial Narrow" w:hAnsi="Arial Narrow" w:cs="Arial"/>
                <w:b/>
                <w:bCs/>
                <w:sz w:val="20"/>
                <w:szCs w:val="20"/>
              </w:rPr>
              <w:t>518</w:t>
            </w:r>
          </w:p>
        </w:tc>
        <w:tc>
          <w:tcPr>
            <w:tcW w:w="6172" w:type="dxa"/>
            <w:tcMar/>
            <w:tcPrChange w:author="Maria Jose Uribe Valdes" w:date="2025-04-15T21:07:29.495Z" w:id="581584208">
              <w:tcPr>
                <w:tcW w:w="7087" w:type="dxa"/>
                <w:tcMar/>
              </w:tcPr>
            </w:tcPrChange>
          </w:tcPr>
          <w:p w:rsidRPr="008A4540" w:rsidR="00013106" w:rsidP="00013106" w:rsidRDefault="00B34BB6" w14:paraId="4D17130D" w14:textId="77777777">
            <w:pPr>
              <w:jc w:val="both"/>
              <w:rPr>
                <w:rFonts w:ascii="Arial Narrow" w:hAnsi="Arial Narrow" w:cs="Arial"/>
                <w:sz w:val="20"/>
                <w:szCs w:val="20"/>
              </w:rPr>
            </w:pPr>
            <w:r w:rsidRPr="008A4540">
              <w:rPr>
                <w:rFonts w:ascii="Arial Narrow" w:hAnsi="Arial Narrow" w:cs="Arial"/>
                <w:b/>
                <w:bCs/>
                <w:sz w:val="20"/>
                <w:szCs w:val="20"/>
              </w:rPr>
              <w:t>PORTE DE ARMA CORTANTE O PUNZANTE.</w:t>
            </w:r>
          </w:p>
        </w:tc>
      </w:tr>
      <w:tr w:rsidRPr="008A4540" w:rsidR="00013106" w:rsidTr="5FFAE9BA" w14:paraId="16A3E924" w14:textId="77777777">
        <w:trPr>
          <w:trHeight w:val="74"/>
          <w:trPrChange w:author="Maria Jose Uribe Valdes" w:date="2025-04-15T21:07:24.811Z" w16du:dateUtc="2025-04-15T21:07:24.811Z" w:id="472445872">
            <w:trPr>
              <w:trHeight w:val="74"/>
            </w:trPr>
          </w:trPrChange>
        </w:trPr>
        <w:tc>
          <w:tcPr>
            <w:tcW w:w="3150" w:type="dxa"/>
            <w:tcMar/>
            <w:tcPrChange w:author="Maria Jose Uribe Valdes" w:date="2025-04-15T21:07:29.495Z" w:id="1676180456">
              <w:tcPr>
                <w:tcW w:w="2235" w:type="dxa"/>
                <w:tcMar/>
              </w:tcPr>
            </w:tcPrChange>
          </w:tcPr>
          <w:p w:rsidRPr="008A4540" w:rsidR="00013106" w:rsidP="00013106" w:rsidRDefault="00013106" w14:paraId="5DCFF9EA" w14:textId="77777777">
            <w:pPr>
              <w:rPr>
                <w:rFonts w:ascii="Arial Narrow" w:hAnsi="Arial Narrow"/>
                <w:sz w:val="20"/>
                <w:szCs w:val="20"/>
              </w:rPr>
            </w:pPr>
          </w:p>
        </w:tc>
        <w:tc>
          <w:tcPr>
            <w:tcW w:w="6172" w:type="dxa"/>
            <w:tcMar/>
            <w:tcPrChange w:author="Maria Jose Uribe Valdes" w:date="2025-04-15T21:07:29.495Z" w:id="217730932">
              <w:tcPr>
                <w:tcW w:w="7087" w:type="dxa"/>
                <w:tcMar/>
              </w:tcPr>
            </w:tcPrChange>
          </w:tcPr>
          <w:p w:rsidRPr="008A4540" w:rsidR="00013106" w:rsidP="00013106" w:rsidRDefault="00B34BB6" w14:paraId="0EB37BE0" w14:textId="77777777">
            <w:pPr>
              <w:jc w:val="both"/>
              <w:rPr>
                <w:rFonts w:ascii="Arial Narrow" w:hAnsi="Arial Narrow" w:cs="Arial"/>
                <w:sz w:val="20"/>
                <w:szCs w:val="20"/>
              </w:rPr>
            </w:pPr>
            <w:r w:rsidRPr="008A4540">
              <w:rPr>
                <w:rFonts w:ascii="Arial Narrow" w:hAnsi="Arial Narrow" w:cs="Arial"/>
                <w:sz w:val="20"/>
                <w:szCs w:val="20"/>
              </w:rPr>
              <w:t>ART. 288 BIS</w:t>
            </w:r>
          </w:p>
        </w:tc>
      </w:tr>
      <w:tr w:rsidRPr="008A4540" w:rsidR="00013106" w:rsidTr="5FFAE9BA" w14:paraId="37B2CBE9" w14:textId="77777777">
        <w:trPr>
          <w:trHeight w:val="74"/>
          <w:trPrChange w:author="Maria Jose Uribe Valdes" w:date="2025-04-15T21:07:24.812Z" w16du:dateUtc="2025-04-15T21:07:24.812Z" w:id="1751827152">
            <w:trPr>
              <w:trHeight w:val="74"/>
            </w:trPr>
          </w:trPrChange>
        </w:trPr>
        <w:tc>
          <w:tcPr>
            <w:tcW w:w="3150" w:type="dxa"/>
            <w:tcMar/>
            <w:tcPrChange w:author="Maria Jose Uribe Valdes" w:date="2025-04-15T21:07:29.495Z" w:id="701230840">
              <w:tcPr>
                <w:tcW w:w="2235" w:type="dxa"/>
                <w:tcMar/>
              </w:tcPr>
            </w:tcPrChange>
          </w:tcPr>
          <w:p w:rsidRPr="008A4540" w:rsidR="00013106" w:rsidP="00013106" w:rsidRDefault="00013106" w14:paraId="2933B65D" w14:textId="77777777">
            <w:pPr>
              <w:rPr>
                <w:rFonts w:ascii="Arial Narrow" w:hAnsi="Arial Narrow"/>
                <w:sz w:val="20"/>
                <w:szCs w:val="20"/>
              </w:rPr>
            </w:pPr>
          </w:p>
        </w:tc>
        <w:tc>
          <w:tcPr>
            <w:tcW w:w="6172" w:type="dxa"/>
            <w:tcMar/>
            <w:tcPrChange w:author="Maria Jose Uribe Valdes" w:date="2025-04-15T21:07:29.495Z" w:id="1401308406">
              <w:tcPr>
                <w:tcW w:w="7087" w:type="dxa"/>
                <w:tcMar/>
              </w:tcPr>
            </w:tcPrChange>
          </w:tcPr>
          <w:p w:rsidRPr="008A4540" w:rsidR="00A82445" w:rsidP="0068253B" w:rsidRDefault="00B34BB6" w14:paraId="3AF081DD" w14:textId="42EB1A20">
            <w:pPr>
              <w:jc w:val="both"/>
              <w:rPr>
                <w:rFonts w:ascii="Arial Narrow" w:hAnsi="Arial Narrow" w:cs="Arial"/>
                <w:sz w:val="20"/>
                <w:szCs w:val="20"/>
              </w:rPr>
            </w:pPr>
            <w:r w:rsidRPr="008A4540">
              <w:rPr>
                <w:rFonts w:ascii="Arial Narrow" w:hAnsi="Arial Narrow" w:cs="Arial"/>
                <w:sz w:val="20"/>
                <w:szCs w:val="20"/>
              </w:rPr>
              <w:t>Castiga a quien porta armas cortantes o punzantes en recintos de expendio de bebidas alcohólicas que deben consumirse en el mismo local, así como en espectáculos públicos, establecimientos de enseñanza, vías o espacios públicos en áreas urbanas.</w:t>
            </w:r>
          </w:p>
        </w:tc>
      </w:tr>
      <w:tr w:rsidRPr="008A4540" w:rsidR="0068253B" w:rsidTr="5FFAE9BA" w14:paraId="0E17C8C8" w14:textId="77777777">
        <w:trPr>
          <w:trHeight w:val="74"/>
          <w:trPrChange w:author="Maria Jose Uribe Valdes" w:date="2025-04-15T21:07:24.812Z" w16du:dateUtc="2025-04-15T21:07:24.812Z" w:id="833948768">
            <w:trPr>
              <w:trHeight w:val="74"/>
            </w:trPr>
          </w:trPrChange>
        </w:trPr>
        <w:tc>
          <w:tcPr>
            <w:tcW w:w="3150" w:type="dxa"/>
            <w:tcMar/>
            <w:tcPrChange w:author="Maria Jose Uribe Valdes" w:date="2025-04-15T21:07:29.495Z" w:id="1875049500">
              <w:tcPr>
                <w:tcW w:w="2235" w:type="dxa"/>
                <w:tcMar/>
              </w:tcPr>
            </w:tcPrChange>
          </w:tcPr>
          <w:p w:rsidRPr="008A4540" w:rsidR="0068253B" w:rsidP="00013106" w:rsidRDefault="0068253B" w14:paraId="53D91208" w14:textId="77777777">
            <w:pPr>
              <w:rPr>
                <w:rFonts w:ascii="Arial Narrow" w:hAnsi="Arial Narrow"/>
                <w:sz w:val="20"/>
                <w:szCs w:val="20"/>
              </w:rPr>
            </w:pPr>
          </w:p>
        </w:tc>
        <w:tc>
          <w:tcPr>
            <w:tcW w:w="6172" w:type="dxa"/>
            <w:tcMar/>
            <w:tcPrChange w:author="Maria Jose Uribe Valdes" w:date="2025-04-15T21:07:29.495Z" w:id="1213858450">
              <w:tcPr>
                <w:tcW w:w="7087" w:type="dxa"/>
                <w:tcMar/>
              </w:tcPr>
            </w:tcPrChange>
          </w:tcPr>
          <w:p w:rsidRPr="008A4540" w:rsidR="0068253B" w:rsidP="0068253B" w:rsidRDefault="0068253B" w14:paraId="4995ACEC" w14:textId="77777777">
            <w:pPr>
              <w:jc w:val="both"/>
              <w:rPr>
                <w:rFonts w:ascii="Arial Narrow" w:hAnsi="Arial Narrow" w:cs="Arial"/>
                <w:sz w:val="20"/>
                <w:szCs w:val="20"/>
              </w:rPr>
            </w:pPr>
          </w:p>
        </w:tc>
      </w:tr>
      <w:tr w:rsidRPr="008A4540" w:rsidR="00013106" w:rsidTr="5FFAE9BA" w14:paraId="36E1DC49" w14:textId="77777777">
        <w:trPr>
          <w:trHeight w:val="74"/>
          <w:trPrChange w:author="Maria Jose Uribe Valdes" w:date="2025-04-15T21:07:24.813Z" w16du:dateUtc="2025-04-15T21:07:24.813Z" w:id="656133957">
            <w:trPr>
              <w:trHeight w:val="74"/>
            </w:trPr>
          </w:trPrChange>
        </w:trPr>
        <w:tc>
          <w:tcPr>
            <w:tcW w:w="3150" w:type="dxa"/>
            <w:tcMar/>
            <w:tcPrChange w:author="Maria Jose Uribe Valdes" w:date="2025-04-15T21:07:29.495Z" w:id="157827662">
              <w:tcPr>
                <w:tcW w:w="2235" w:type="dxa"/>
                <w:tcMar/>
              </w:tcPr>
            </w:tcPrChange>
          </w:tcPr>
          <w:p w:rsidRPr="008A4540" w:rsidR="00013106" w:rsidP="00013106" w:rsidRDefault="00A82445" w14:paraId="61456E34" w14:textId="77777777">
            <w:pPr>
              <w:rPr>
                <w:rFonts w:ascii="Arial Narrow" w:hAnsi="Arial Narrow"/>
                <w:sz w:val="20"/>
                <w:szCs w:val="20"/>
              </w:rPr>
            </w:pPr>
            <w:r w:rsidRPr="008A4540">
              <w:rPr>
                <w:rFonts w:ascii="Arial Narrow" w:hAnsi="Arial Narrow" w:cs="Arial"/>
                <w:b/>
                <w:bCs/>
                <w:sz w:val="20"/>
                <w:szCs w:val="20"/>
              </w:rPr>
              <w:t>519</w:t>
            </w:r>
          </w:p>
        </w:tc>
        <w:tc>
          <w:tcPr>
            <w:tcW w:w="6172" w:type="dxa"/>
            <w:tcMar/>
            <w:tcPrChange w:author="Maria Jose Uribe Valdes" w:date="2025-04-15T21:07:29.495Z" w:id="1477239185">
              <w:tcPr>
                <w:tcW w:w="7087" w:type="dxa"/>
                <w:tcMar/>
              </w:tcPr>
            </w:tcPrChange>
          </w:tcPr>
          <w:p w:rsidRPr="008A4540" w:rsidR="00013106" w:rsidP="00013106" w:rsidRDefault="00A82445" w14:paraId="3FA1A273" w14:textId="77777777">
            <w:pPr>
              <w:jc w:val="both"/>
              <w:rPr>
                <w:rFonts w:ascii="Arial Narrow" w:hAnsi="Arial Narrow" w:cs="Arial"/>
                <w:sz w:val="20"/>
                <w:szCs w:val="20"/>
              </w:rPr>
            </w:pPr>
            <w:r w:rsidRPr="008A4540">
              <w:rPr>
                <w:rFonts w:ascii="Arial Narrow" w:hAnsi="Arial Narrow" w:cs="Arial"/>
                <w:b/>
                <w:bCs/>
                <w:sz w:val="20"/>
                <w:szCs w:val="20"/>
              </w:rPr>
              <w:t>FALSA ALARMA DE INCENDIO, EMERGENCIA O CALAMIDAD PÚBLICA.</w:t>
            </w:r>
          </w:p>
        </w:tc>
      </w:tr>
      <w:tr w:rsidRPr="008A4540" w:rsidR="00013106" w:rsidTr="5FFAE9BA" w14:paraId="001B8560" w14:textId="77777777">
        <w:trPr>
          <w:trHeight w:val="74"/>
          <w:trPrChange w:author="Maria Jose Uribe Valdes" w:date="2025-04-15T21:07:24.813Z" w16du:dateUtc="2025-04-15T21:07:24.813Z" w:id="80433458">
            <w:trPr>
              <w:trHeight w:val="74"/>
            </w:trPr>
          </w:trPrChange>
        </w:trPr>
        <w:tc>
          <w:tcPr>
            <w:tcW w:w="3150" w:type="dxa"/>
            <w:tcMar/>
            <w:tcPrChange w:author="Maria Jose Uribe Valdes" w:date="2025-04-15T21:07:29.495Z" w:id="112734031">
              <w:tcPr>
                <w:tcW w:w="2235" w:type="dxa"/>
                <w:tcMar/>
              </w:tcPr>
            </w:tcPrChange>
          </w:tcPr>
          <w:p w:rsidRPr="008A4540" w:rsidR="00013106" w:rsidP="00013106" w:rsidRDefault="00013106" w14:paraId="11CCB371" w14:textId="77777777">
            <w:pPr>
              <w:rPr>
                <w:rFonts w:ascii="Arial Narrow" w:hAnsi="Arial Narrow"/>
                <w:sz w:val="20"/>
                <w:szCs w:val="20"/>
              </w:rPr>
            </w:pPr>
          </w:p>
        </w:tc>
        <w:tc>
          <w:tcPr>
            <w:tcW w:w="6172" w:type="dxa"/>
            <w:tcMar/>
            <w:tcPrChange w:author="Maria Jose Uribe Valdes" w:date="2025-04-15T21:07:29.495Z" w:id="696735552">
              <w:tcPr>
                <w:tcW w:w="7087" w:type="dxa"/>
                <w:tcMar/>
              </w:tcPr>
            </w:tcPrChange>
          </w:tcPr>
          <w:p w:rsidRPr="008A4540" w:rsidR="00013106" w:rsidP="00013106" w:rsidRDefault="00A82445" w14:paraId="750C9E22" w14:textId="77777777">
            <w:pPr>
              <w:jc w:val="both"/>
              <w:rPr>
                <w:rFonts w:ascii="Arial Narrow" w:hAnsi="Arial Narrow" w:cs="Arial"/>
                <w:sz w:val="20"/>
                <w:szCs w:val="20"/>
              </w:rPr>
            </w:pPr>
            <w:r w:rsidRPr="008A4540">
              <w:rPr>
                <w:rFonts w:ascii="Arial Narrow" w:hAnsi="Arial Narrow" w:cs="Arial"/>
                <w:sz w:val="20"/>
                <w:szCs w:val="20"/>
              </w:rPr>
              <w:t>ART. 268 BIS</w:t>
            </w:r>
          </w:p>
        </w:tc>
      </w:tr>
      <w:tr w:rsidRPr="008A4540" w:rsidR="00013106" w:rsidTr="5FFAE9BA" w14:paraId="135ED8C9" w14:textId="77777777">
        <w:trPr>
          <w:trHeight w:val="74"/>
          <w:trPrChange w:author="Maria Jose Uribe Valdes" w:date="2025-04-15T21:07:24.814Z" w16du:dateUtc="2025-04-15T21:07:24.814Z" w:id="1917583443">
            <w:trPr>
              <w:trHeight w:val="74"/>
            </w:trPr>
          </w:trPrChange>
        </w:trPr>
        <w:tc>
          <w:tcPr>
            <w:tcW w:w="3150" w:type="dxa"/>
            <w:tcMar/>
            <w:tcPrChange w:author="Maria Jose Uribe Valdes" w:date="2025-04-15T21:07:29.495Z" w:id="1538282861">
              <w:tcPr>
                <w:tcW w:w="2235" w:type="dxa"/>
                <w:tcMar/>
              </w:tcPr>
            </w:tcPrChange>
          </w:tcPr>
          <w:p w:rsidRPr="008A4540" w:rsidR="00013106" w:rsidP="00013106" w:rsidRDefault="00013106" w14:paraId="3AD873A4" w14:textId="77777777">
            <w:pPr>
              <w:rPr>
                <w:rFonts w:ascii="Arial Narrow" w:hAnsi="Arial Narrow"/>
                <w:sz w:val="20"/>
                <w:szCs w:val="20"/>
              </w:rPr>
            </w:pPr>
          </w:p>
        </w:tc>
        <w:tc>
          <w:tcPr>
            <w:tcW w:w="6172" w:type="dxa"/>
            <w:tcMar/>
            <w:tcPrChange w:author="Maria Jose Uribe Valdes" w:date="2025-04-15T21:07:29.495Z" w:id="1918433552">
              <w:tcPr>
                <w:tcW w:w="7087" w:type="dxa"/>
                <w:tcMar/>
              </w:tcPr>
            </w:tcPrChange>
          </w:tcPr>
          <w:p w:rsidRPr="008A4540" w:rsidR="00A82445" w:rsidP="0068253B" w:rsidRDefault="00A82445" w14:paraId="514D08FE" w14:textId="417E5B7A">
            <w:pPr>
              <w:jc w:val="both"/>
              <w:rPr>
                <w:rFonts w:ascii="Arial Narrow" w:hAnsi="Arial Narrow" w:cs="Arial"/>
                <w:sz w:val="20"/>
                <w:szCs w:val="20"/>
              </w:rPr>
            </w:pPr>
            <w:r w:rsidRPr="008A4540">
              <w:rPr>
                <w:rFonts w:ascii="Arial Narrow" w:hAnsi="Arial Narrow" w:cs="Arial"/>
                <w:sz w:val="20"/>
                <w:szCs w:val="20"/>
              </w:rPr>
              <w:t>Castiga a quien diere falsa alarma de incendio, emergencia o calamidad pública a los Cuerpos de Bomberos u otros servicios de utilidad pública.</w:t>
            </w:r>
          </w:p>
        </w:tc>
      </w:tr>
      <w:tr w:rsidRPr="008A4540" w:rsidR="0068253B" w:rsidTr="5FFAE9BA" w14:paraId="4D5A6D50" w14:textId="77777777">
        <w:trPr>
          <w:trHeight w:val="74"/>
          <w:trPrChange w:author="Maria Jose Uribe Valdes" w:date="2025-04-15T21:07:24.814Z" w16du:dateUtc="2025-04-15T21:07:24.814Z" w:id="67862035">
            <w:trPr>
              <w:trHeight w:val="74"/>
            </w:trPr>
          </w:trPrChange>
        </w:trPr>
        <w:tc>
          <w:tcPr>
            <w:tcW w:w="3150" w:type="dxa"/>
            <w:tcMar/>
            <w:tcPrChange w:author="Maria Jose Uribe Valdes" w:date="2025-04-15T21:07:29.495Z" w:id="717713760">
              <w:tcPr>
                <w:tcW w:w="2235" w:type="dxa"/>
                <w:tcMar/>
              </w:tcPr>
            </w:tcPrChange>
          </w:tcPr>
          <w:p w:rsidRPr="008A4540" w:rsidR="0068253B" w:rsidP="00013106" w:rsidRDefault="0068253B" w14:paraId="029C2424" w14:textId="77777777">
            <w:pPr>
              <w:rPr>
                <w:rFonts w:ascii="Arial Narrow" w:hAnsi="Arial Narrow"/>
                <w:sz w:val="20"/>
                <w:szCs w:val="20"/>
              </w:rPr>
            </w:pPr>
          </w:p>
        </w:tc>
        <w:tc>
          <w:tcPr>
            <w:tcW w:w="6172" w:type="dxa"/>
            <w:tcMar/>
            <w:tcPrChange w:author="Maria Jose Uribe Valdes" w:date="2025-04-15T21:07:29.495Z" w:id="861271333">
              <w:tcPr>
                <w:tcW w:w="7087" w:type="dxa"/>
                <w:tcMar/>
              </w:tcPr>
            </w:tcPrChange>
          </w:tcPr>
          <w:p w:rsidRPr="008A4540" w:rsidR="0068253B" w:rsidP="0068253B" w:rsidRDefault="0068253B" w14:paraId="3B231E9E" w14:textId="77777777">
            <w:pPr>
              <w:jc w:val="both"/>
              <w:rPr>
                <w:rFonts w:ascii="Arial Narrow" w:hAnsi="Arial Narrow" w:cs="Arial"/>
                <w:sz w:val="20"/>
                <w:szCs w:val="20"/>
              </w:rPr>
            </w:pPr>
          </w:p>
        </w:tc>
      </w:tr>
      <w:tr w:rsidRPr="008A4540" w:rsidR="00013106" w:rsidTr="5FFAE9BA" w14:paraId="7A9CE036" w14:textId="77777777">
        <w:trPr>
          <w:trHeight w:val="74"/>
          <w:trPrChange w:author="Maria Jose Uribe Valdes" w:date="2025-04-15T21:07:24.814Z" w16du:dateUtc="2025-04-15T21:07:24.814Z" w:id="1071593155">
            <w:trPr>
              <w:trHeight w:val="74"/>
            </w:trPr>
          </w:trPrChange>
        </w:trPr>
        <w:tc>
          <w:tcPr>
            <w:tcW w:w="3150" w:type="dxa"/>
            <w:tcMar/>
            <w:tcPrChange w:author="Maria Jose Uribe Valdes" w:date="2025-04-15T21:07:29.495Z" w:id="1747598745">
              <w:tcPr>
                <w:tcW w:w="2235" w:type="dxa"/>
                <w:tcMar/>
              </w:tcPr>
            </w:tcPrChange>
          </w:tcPr>
          <w:p w:rsidRPr="008A4540" w:rsidR="00013106" w:rsidP="00013106" w:rsidRDefault="001F31E4" w14:paraId="38AF48B3" w14:textId="77777777">
            <w:pPr>
              <w:rPr>
                <w:rFonts w:ascii="Arial Narrow" w:hAnsi="Arial Narrow"/>
                <w:sz w:val="20"/>
                <w:szCs w:val="20"/>
              </w:rPr>
            </w:pPr>
            <w:r w:rsidRPr="008A4540">
              <w:rPr>
                <w:rFonts w:ascii="Arial Narrow" w:hAnsi="Arial Narrow" w:cs="Arial"/>
                <w:b/>
                <w:bCs/>
                <w:sz w:val="20"/>
                <w:szCs w:val="20"/>
              </w:rPr>
              <w:t>520</w:t>
            </w:r>
          </w:p>
        </w:tc>
        <w:tc>
          <w:tcPr>
            <w:tcW w:w="6172" w:type="dxa"/>
            <w:tcMar/>
            <w:tcPrChange w:author="Maria Jose Uribe Valdes" w:date="2025-04-15T21:07:29.495Z" w:id="1220797037">
              <w:tcPr>
                <w:tcW w:w="7087" w:type="dxa"/>
                <w:tcMar/>
              </w:tcPr>
            </w:tcPrChange>
          </w:tcPr>
          <w:p w:rsidRPr="008A4540" w:rsidR="00013106" w:rsidP="00013106" w:rsidRDefault="001F31E4" w14:paraId="3784BEEA" w14:textId="77777777">
            <w:pPr>
              <w:jc w:val="both"/>
              <w:rPr>
                <w:rFonts w:ascii="Arial Narrow" w:hAnsi="Arial Narrow" w:cs="Arial"/>
                <w:sz w:val="20"/>
                <w:szCs w:val="20"/>
              </w:rPr>
            </w:pPr>
            <w:r w:rsidRPr="008A4540">
              <w:rPr>
                <w:rFonts w:ascii="Arial Narrow" w:hAnsi="Arial Narrow" w:cs="Arial"/>
                <w:b/>
                <w:bCs/>
                <w:sz w:val="20"/>
                <w:szCs w:val="20"/>
              </w:rPr>
              <w:t>OBSTRUCCIÓN A LA INVESTIGACIÓN POR FISCAL O ASISTENTE DEL FISCAL, DEL MINISTERIO PÚBLICO.</w:t>
            </w:r>
          </w:p>
        </w:tc>
      </w:tr>
      <w:tr w:rsidRPr="008A4540" w:rsidR="00013106" w:rsidTr="5FFAE9BA" w14:paraId="2A14EAE7" w14:textId="77777777">
        <w:trPr>
          <w:trHeight w:val="74"/>
          <w:trPrChange w:author="Maria Jose Uribe Valdes" w:date="2025-04-15T21:07:24.815Z" w16du:dateUtc="2025-04-15T21:07:24.815Z" w:id="983442283">
            <w:trPr>
              <w:trHeight w:val="74"/>
            </w:trPr>
          </w:trPrChange>
        </w:trPr>
        <w:tc>
          <w:tcPr>
            <w:tcW w:w="3150" w:type="dxa"/>
            <w:tcMar/>
            <w:tcPrChange w:author="Maria Jose Uribe Valdes" w:date="2025-04-15T21:07:29.496Z" w:id="798961125">
              <w:tcPr>
                <w:tcW w:w="2235" w:type="dxa"/>
                <w:tcMar/>
              </w:tcPr>
            </w:tcPrChange>
          </w:tcPr>
          <w:p w:rsidRPr="008A4540" w:rsidR="00013106" w:rsidP="00013106" w:rsidRDefault="00013106" w14:paraId="6F526336" w14:textId="77777777">
            <w:pPr>
              <w:rPr>
                <w:rFonts w:ascii="Arial Narrow" w:hAnsi="Arial Narrow"/>
                <w:sz w:val="20"/>
                <w:szCs w:val="20"/>
              </w:rPr>
            </w:pPr>
          </w:p>
        </w:tc>
        <w:tc>
          <w:tcPr>
            <w:tcW w:w="6172" w:type="dxa"/>
            <w:tcMar/>
            <w:tcPrChange w:author="Maria Jose Uribe Valdes" w:date="2025-04-15T21:07:29.496Z" w:id="1173933966">
              <w:tcPr>
                <w:tcW w:w="7087" w:type="dxa"/>
                <w:tcMar/>
              </w:tcPr>
            </w:tcPrChange>
          </w:tcPr>
          <w:p w:rsidRPr="008A4540" w:rsidR="00013106" w:rsidP="00013106" w:rsidRDefault="001F31E4" w14:paraId="46B50887" w14:textId="77777777">
            <w:pPr>
              <w:jc w:val="both"/>
              <w:rPr>
                <w:rFonts w:ascii="Arial Narrow" w:hAnsi="Arial Narrow" w:cs="Arial"/>
                <w:sz w:val="20"/>
                <w:szCs w:val="20"/>
              </w:rPr>
            </w:pPr>
            <w:r w:rsidRPr="008A4540">
              <w:rPr>
                <w:rFonts w:ascii="Arial Narrow" w:hAnsi="Arial Narrow" w:cs="Arial"/>
                <w:sz w:val="20"/>
                <w:szCs w:val="20"/>
              </w:rPr>
              <w:t>ART. 269 TER</w:t>
            </w:r>
          </w:p>
        </w:tc>
      </w:tr>
      <w:tr w:rsidRPr="008A4540" w:rsidR="00013106" w:rsidTr="5FFAE9BA" w14:paraId="73AEA884" w14:textId="77777777">
        <w:trPr>
          <w:trHeight w:val="74"/>
          <w:trPrChange w:author="Maria Jose Uribe Valdes" w:date="2025-04-15T21:07:24.815Z" w16du:dateUtc="2025-04-15T21:07:24.815Z" w:id="484135347">
            <w:trPr>
              <w:trHeight w:val="74"/>
            </w:trPr>
          </w:trPrChange>
        </w:trPr>
        <w:tc>
          <w:tcPr>
            <w:tcW w:w="3150" w:type="dxa"/>
            <w:tcMar/>
            <w:tcPrChange w:author="Maria Jose Uribe Valdes" w:date="2025-04-15T21:07:29.496Z" w:id="1604888725">
              <w:tcPr>
                <w:tcW w:w="2235" w:type="dxa"/>
                <w:tcMar/>
              </w:tcPr>
            </w:tcPrChange>
          </w:tcPr>
          <w:p w:rsidRPr="008A4540" w:rsidR="00013106" w:rsidP="00013106" w:rsidRDefault="00013106" w14:paraId="7F845ACF" w14:textId="77777777">
            <w:pPr>
              <w:rPr>
                <w:rFonts w:ascii="Arial Narrow" w:hAnsi="Arial Narrow"/>
                <w:sz w:val="20"/>
                <w:szCs w:val="20"/>
              </w:rPr>
            </w:pPr>
          </w:p>
        </w:tc>
        <w:tc>
          <w:tcPr>
            <w:tcW w:w="6172" w:type="dxa"/>
            <w:tcMar/>
            <w:tcPrChange w:author="Maria Jose Uribe Valdes" w:date="2025-04-15T21:07:29.496Z" w:id="1954544727">
              <w:tcPr>
                <w:tcW w:w="7087" w:type="dxa"/>
                <w:tcMar/>
              </w:tcPr>
            </w:tcPrChange>
          </w:tcPr>
          <w:p w:rsidRPr="008A4540" w:rsidR="001F31E4" w:rsidP="0068253B" w:rsidRDefault="578079DF" w14:paraId="7CE18B6C" w14:textId="235C3FF4">
            <w:pPr>
              <w:jc w:val="both"/>
              <w:rPr>
                <w:rFonts w:ascii="Arial Narrow" w:hAnsi="Arial Narrow" w:cs="Arial"/>
                <w:sz w:val="20"/>
                <w:szCs w:val="20"/>
              </w:rPr>
            </w:pPr>
            <w:r w:rsidRPr="578079DF">
              <w:rPr>
                <w:rFonts w:ascii="Arial Narrow" w:hAnsi="Arial Narrow" w:cs="Arial"/>
                <w:sz w:val="20"/>
                <w:szCs w:val="20"/>
              </w:rPr>
              <w:t>El fiscal del Ministerio Público o el abogado asistente de fiscal, que a sabiendas ocultare, alterare o destruyere cualquier antecedente, objeto o documento o imagen o sonido contenido en sistemas de registro y almacenamiento audiovisual que permita establecer la existencia o inexistencia de un delito, la participación punible en él de alguna persona o su inocencia, o que pueda servir para la determinación de la pena.</w:t>
            </w:r>
          </w:p>
        </w:tc>
      </w:tr>
      <w:tr w:rsidRPr="008A4540" w:rsidR="0068253B" w:rsidTr="5FFAE9BA" w14:paraId="5CD13FA2" w14:textId="77777777">
        <w:trPr>
          <w:trHeight w:val="74"/>
          <w:trPrChange w:author="Maria Jose Uribe Valdes" w:date="2025-04-15T21:07:24.815Z" w16du:dateUtc="2025-04-15T21:07:24.815Z" w:id="746066560">
            <w:trPr>
              <w:trHeight w:val="74"/>
            </w:trPr>
          </w:trPrChange>
        </w:trPr>
        <w:tc>
          <w:tcPr>
            <w:tcW w:w="3150" w:type="dxa"/>
            <w:tcMar/>
            <w:tcPrChange w:author="Maria Jose Uribe Valdes" w:date="2025-04-15T21:07:29.496Z" w:id="534980045">
              <w:tcPr>
                <w:tcW w:w="2235" w:type="dxa"/>
                <w:tcMar/>
              </w:tcPr>
            </w:tcPrChange>
          </w:tcPr>
          <w:p w:rsidRPr="008A4540" w:rsidR="0068253B" w:rsidP="00013106" w:rsidRDefault="0068253B" w14:paraId="22600E1E" w14:textId="77777777">
            <w:pPr>
              <w:rPr>
                <w:rFonts w:ascii="Arial Narrow" w:hAnsi="Arial Narrow"/>
                <w:sz w:val="20"/>
                <w:szCs w:val="20"/>
              </w:rPr>
            </w:pPr>
          </w:p>
        </w:tc>
        <w:tc>
          <w:tcPr>
            <w:tcW w:w="6172" w:type="dxa"/>
            <w:tcMar/>
            <w:tcPrChange w:author="Maria Jose Uribe Valdes" w:date="2025-04-15T21:07:29.496Z" w:id="2113369930">
              <w:tcPr>
                <w:tcW w:w="7087" w:type="dxa"/>
                <w:tcMar/>
              </w:tcPr>
            </w:tcPrChange>
          </w:tcPr>
          <w:p w:rsidRPr="008A4540" w:rsidR="0068253B" w:rsidP="0068253B" w:rsidRDefault="0068253B" w14:paraId="5A0A6BAA" w14:textId="77777777">
            <w:pPr>
              <w:jc w:val="both"/>
              <w:rPr>
                <w:rFonts w:ascii="Arial Narrow" w:hAnsi="Arial Narrow" w:cs="Arial"/>
                <w:sz w:val="20"/>
                <w:szCs w:val="20"/>
              </w:rPr>
            </w:pPr>
          </w:p>
        </w:tc>
      </w:tr>
      <w:tr w:rsidRPr="008A4540" w:rsidR="00013106" w:rsidTr="5FFAE9BA" w14:paraId="12A443A5" w14:textId="77777777">
        <w:trPr>
          <w:trHeight w:val="74"/>
          <w:trPrChange w:author="Maria Jose Uribe Valdes" w:date="2025-04-15T21:07:24.816Z" w16du:dateUtc="2025-04-15T21:07:24.816Z" w:id="471431866">
            <w:trPr>
              <w:trHeight w:val="74"/>
            </w:trPr>
          </w:trPrChange>
        </w:trPr>
        <w:tc>
          <w:tcPr>
            <w:tcW w:w="3150" w:type="dxa"/>
            <w:tcMar/>
            <w:tcPrChange w:author="Maria Jose Uribe Valdes" w:date="2025-04-15T21:07:29.496Z" w:id="1541605806">
              <w:tcPr>
                <w:tcW w:w="2235" w:type="dxa"/>
                <w:tcMar/>
              </w:tcPr>
            </w:tcPrChange>
          </w:tcPr>
          <w:p w:rsidRPr="008A4540" w:rsidR="00013106" w:rsidP="00013106" w:rsidRDefault="00DE29ED" w14:paraId="0E83BA94" w14:textId="77777777">
            <w:pPr>
              <w:rPr>
                <w:rFonts w:ascii="Arial Narrow" w:hAnsi="Arial Narrow"/>
                <w:sz w:val="20"/>
                <w:szCs w:val="20"/>
              </w:rPr>
            </w:pPr>
            <w:r w:rsidRPr="008A4540">
              <w:rPr>
                <w:rFonts w:ascii="Arial Narrow" w:hAnsi="Arial Narrow" w:cs="Arial"/>
                <w:b/>
                <w:bCs/>
                <w:sz w:val="20"/>
                <w:szCs w:val="20"/>
              </w:rPr>
              <w:t>521</w:t>
            </w:r>
          </w:p>
        </w:tc>
        <w:tc>
          <w:tcPr>
            <w:tcW w:w="6172" w:type="dxa"/>
            <w:tcMar/>
            <w:tcPrChange w:author="Maria Jose Uribe Valdes" w:date="2025-04-15T21:07:29.496Z" w:id="1544584431">
              <w:tcPr>
                <w:tcW w:w="7087" w:type="dxa"/>
                <w:tcMar/>
              </w:tcPr>
            </w:tcPrChange>
          </w:tcPr>
          <w:p w:rsidRPr="008A4540" w:rsidR="00013106" w:rsidP="00013106" w:rsidRDefault="00DE29ED" w14:paraId="6E998585" w14:textId="77777777">
            <w:pPr>
              <w:jc w:val="both"/>
              <w:rPr>
                <w:rFonts w:ascii="Arial Narrow" w:hAnsi="Arial Narrow" w:cs="Arial"/>
                <w:sz w:val="20"/>
                <w:szCs w:val="20"/>
              </w:rPr>
            </w:pPr>
            <w:r w:rsidRPr="008A4540">
              <w:rPr>
                <w:rFonts w:ascii="Arial Narrow" w:hAnsi="Arial Narrow" w:cs="Arial"/>
                <w:b/>
                <w:bCs/>
                <w:sz w:val="20"/>
                <w:szCs w:val="20"/>
              </w:rPr>
              <w:t>HOMICIDIO DE FISCALES O DEFENSORES EN EL DESEMPEÑO DE SUS FUNCIONES.</w:t>
            </w:r>
          </w:p>
        </w:tc>
      </w:tr>
      <w:tr w:rsidRPr="008A4540" w:rsidR="00013106" w:rsidTr="5FFAE9BA" w14:paraId="2D937022" w14:textId="77777777">
        <w:trPr>
          <w:trHeight w:val="74"/>
          <w:trPrChange w:author="Maria Jose Uribe Valdes" w:date="2025-04-15T21:07:24.816Z" w16du:dateUtc="2025-04-15T21:07:24.816Z" w:id="919313694">
            <w:trPr>
              <w:trHeight w:val="74"/>
            </w:trPr>
          </w:trPrChange>
        </w:trPr>
        <w:tc>
          <w:tcPr>
            <w:tcW w:w="3150" w:type="dxa"/>
            <w:tcMar/>
            <w:tcPrChange w:author="Maria Jose Uribe Valdes" w:date="2025-04-15T21:07:29.496Z" w:id="1137645459">
              <w:tcPr>
                <w:tcW w:w="2235" w:type="dxa"/>
                <w:tcMar/>
              </w:tcPr>
            </w:tcPrChange>
          </w:tcPr>
          <w:p w:rsidRPr="008A4540" w:rsidR="00013106" w:rsidP="00013106" w:rsidRDefault="00013106" w14:paraId="42C3BC06" w14:textId="77777777">
            <w:pPr>
              <w:rPr>
                <w:rFonts w:ascii="Arial Narrow" w:hAnsi="Arial Narrow"/>
                <w:sz w:val="20"/>
                <w:szCs w:val="20"/>
              </w:rPr>
            </w:pPr>
          </w:p>
        </w:tc>
        <w:tc>
          <w:tcPr>
            <w:tcW w:w="6172" w:type="dxa"/>
            <w:tcMar/>
            <w:tcPrChange w:author="Maria Jose Uribe Valdes" w:date="2025-04-15T21:07:29.496Z" w:id="50062316">
              <w:tcPr>
                <w:tcW w:w="7087" w:type="dxa"/>
                <w:tcMar/>
              </w:tcPr>
            </w:tcPrChange>
          </w:tcPr>
          <w:p w:rsidRPr="008A4540" w:rsidR="00013106" w:rsidP="00013106" w:rsidRDefault="00DE29ED" w14:paraId="6A111D06" w14:textId="77777777">
            <w:pPr>
              <w:jc w:val="both"/>
              <w:rPr>
                <w:rFonts w:ascii="Arial Narrow" w:hAnsi="Arial Narrow" w:cs="Arial"/>
                <w:sz w:val="20"/>
                <w:szCs w:val="20"/>
              </w:rPr>
            </w:pPr>
            <w:r w:rsidRPr="008A4540">
              <w:rPr>
                <w:rFonts w:ascii="Arial Narrow" w:hAnsi="Arial Narrow" w:cs="Arial"/>
                <w:sz w:val="20"/>
                <w:szCs w:val="20"/>
              </w:rPr>
              <w:t>ART. 268 TER</w:t>
            </w:r>
          </w:p>
        </w:tc>
      </w:tr>
      <w:tr w:rsidRPr="008A4540" w:rsidR="00013106" w:rsidTr="5FFAE9BA" w14:paraId="2E74EA3C" w14:textId="77777777">
        <w:trPr>
          <w:trHeight w:val="74"/>
          <w:trPrChange w:author="Maria Jose Uribe Valdes" w:date="2025-04-15T21:07:24.817Z" w16du:dateUtc="2025-04-15T21:07:24.817Z" w:id="1964712919">
            <w:trPr>
              <w:trHeight w:val="74"/>
            </w:trPr>
          </w:trPrChange>
        </w:trPr>
        <w:tc>
          <w:tcPr>
            <w:tcW w:w="3150" w:type="dxa"/>
            <w:tcMar/>
            <w:tcPrChange w:author="Maria Jose Uribe Valdes" w:date="2025-04-15T21:07:29.496Z" w:id="969908368">
              <w:tcPr>
                <w:tcW w:w="2235" w:type="dxa"/>
                <w:tcMar/>
              </w:tcPr>
            </w:tcPrChange>
          </w:tcPr>
          <w:p w:rsidRPr="008A4540" w:rsidR="00013106" w:rsidP="00013106" w:rsidRDefault="00013106" w14:paraId="0C4192FC" w14:textId="77777777">
            <w:pPr>
              <w:rPr>
                <w:rFonts w:ascii="Arial Narrow" w:hAnsi="Arial Narrow"/>
                <w:sz w:val="20"/>
                <w:szCs w:val="20"/>
              </w:rPr>
            </w:pPr>
          </w:p>
        </w:tc>
        <w:tc>
          <w:tcPr>
            <w:tcW w:w="6172" w:type="dxa"/>
            <w:tcMar/>
            <w:tcPrChange w:author="Maria Jose Uribe Valdes" w:date="2025-04-15T21:07:29.496Z" w:id="1278399608">
              <w:tcPr>
                <w:tcW w:w="7087" w:type="dxa"/>
                <w:tcMar/>
              </w:tcPr>
            </w:tcPrChange>
          </w:tcPr>
          <w:p w:rsidRPr="008A4540" w:rsidR="00DE29ED" w:rsidP="0068253B" w:rsidRDefault="00DE29ED" w14:paraId="3F40A7DF" w14:textId="628312C0">
            <w:pPr>
              <w:jc w:val="both"/>
              <w:rPr>
                <w:rFonts w:ascii="Arial Narrow" w:hAnsi="Arial Narrow" w:cs="Arial"/>
                <w:sz w:val="20"/>
                <w:szCs w:val="20"/>
              </w:rPr>
            </w:pPr>
            <w:r w:rsidRPr="008A4540">
              <w:rPr>
                <w:rFonts w:ascii="Arial Narrow" w:hAnsi="Arial Narrow" w:cs="Arial"/>
                <w:sz w:val="20"/>
                <w:szCs w:val="20"/>
              </w:rPr>
              <w:t>Homicidio de fiscales o defensores en el desempeño de sus funciones.</w:t>
            </w:r>
          </w:p>
        </w:tc>
      </w:tr>
      <w:tr w:rsidRPr="008A4540" w:rsidR="0068253B" w:rsidTr="5FFAE9BA" w14:paraId="12F4E411" w14:textId="77777777">
        <w:trPr>
          <w:trHeight w:val="74"/>
          <w:trPrChange w:author="Maria Jose Uribe Valdes" w:date="2025-04-15T21:07:24.817Z" w16du:dateUtc="2025-04-15T21:07:24.817Z" w:id="1268958875">
            <w:trPr>
              <w:trHeight w:val="74"/>
            </w:trPr>
          </w:trPrChange>
        </w:trPr>
        <w:tc>
          <w:tcPr>
            <w:tcW w:w="3150" w:type="dxa"/>
            <w:tcMar/>
            <w:tcPrChange w:author="Maria Jose Uribe Valdes" w:date="2025-04-15T21:07:29.496Z" w:id="301750314">
              <w:tcPr>
                <w:tcW w:w="2235" w:type="dxa"/>
                <w:tcMar/>
              </w:tcPr>
            </w:tcPrChange>
          </w:tcPr>
          <w:p w:rsidRPr="008A4540" w:rsidR="0068253B" w:rsidP="00013106" w:rsidRDefault="0068253B" w14:paraId="0B6C8ED1" w14:textId="77777777">
            <w:pPr>
              <w:rPr>
                <w:rFonts w:ascii="Arial Narrow" w:hAnsi="Arial Narrow"/>
                <w:sz w:val="20"/>
                <w:szCs w:val="20"/>
              </w:rPr>
            </w:pPr>
          </w:p>
        </w:tc>
        <w:tc>
          <w:tcPr>
            <w:tcW w:w="6172" w:type="dxa"/>
            <w:tcMar/>
            <w:tcPrChange w:author="Maria Jose Uribe Valdes" w:date="2025-04-15T21:07:29.496Z" w:id="1307553332">
              <w:tcPr>
                <w:tcW w:w="7087" w:type="dxa"/>
                <w:tcMar/>
              </w:tcPr>
            </w:tcPrChange>
          </w:tcPr>
          <w:p w:rsidRPr="008A4540" w:rsidR="0068253B" w:rsidP="0068253B" w:rsidRDefault="0068253B" w14:paraId="5EAFA25E" w14:textId="77777777">
            <w:pPr>
              <w:jc w:val="both"/>
              <w:rPr>
                <w:rFonts w:ascii="Arial Narrow" w:hAnsi="Arial Narrow" w:cs="Arial"/>
                <w:sz w:val="20"/>
                <w:szCs w:val="20"/>
              </w:rPr>
            </w:pPr>
          </w:p>
        </w:tc>
      </w:tr>
      <w:tr w:rsidRPr="008A4540" w:rsidR="00013106" w:rsidTr="5FFAE9BA" w14:paraId="0B2ABBA7" w14:textId="77777777">
        <w:trPr>
          <w:trHeight w:val="74"/>
          <w:trPrChange w:author="Maria Jose Uribe Valdes" w:date="2025-04-15T21:07:24.817Z" w16du:dateUtc="2025-04-15T21:07:24.817Z" w:id="1579737333">
            <w:trPr>
              <w:trHeight w:val="74"/>
            </w:trPr>
          </w:trPrChange>
        </w:trPr>
        <w:tc>
          <w:tcPr>
            <w:tcW w:w="3150" w:type="dxa"/>
            <w:tcMar/>
            <w:tcPrChange w:author="Maria Jose Uribe Valdes" w:date="2025-04-15T21:07:29.496Z" w:id="1176753555">
              <w:tcPr>
                <w:tcW w:w="2235" w:type="dxa"/>
                <w:tcMar/>
              </w:tcPr>
            </w:tcPrChange>
          </w:tcPr>
          <w:p w:rsidRPr="008A4540" w:rsidR="00013106" w:rsidP="00013106" w:rsidRDefault="004D597A" w14:paraId="564AB991" w14:textId="77777777">
            <w:pPr>
              <w:rPr>
                <w:rFonts w:ascii="Arial Narrow" w:hAnsi="Arial Narrow"/>
                <w:sz w:val="20"/>
                <w:szCs w:val="20"/>
              </w:rPr>
            </w:pPr>
            <w:r w:rsidRPr="008A4540">
              <w:rPr>
                <w:rFonts w:ascii="Arial Narrow" w:hAnsi="Arial Narrow" w:cs="Arial"/>
                <w:b/>
                <w:bCs/>
                <w:sz w:val="20"/>
                <w:szCs w:val="20"/>
              </w:rPr>
              <w:t>522</w:t>
            </w:r>
          </w:p>
        </w:tc>
        <w:tc>
          <w:tcPr>
            <w:tcW w:w="6172" w:type="dxa"/>
            <w:tcMar/>
            <w:tcPrChange w:author="Maria Jose Uribe Valdes" w:date="2025-04-15T21:07:29.497Z" w:id="2119766799">
              <w:tcPr>
                <w:tcW w:w="7087" w:type="dxa"/>
                <w:tcMar/>
              </w:tcPr>
            </w:tcPrChange>
          </w:tcPr>
          <w:p w:rsidRPr="008A4540" w:rsidR="00013106" w:rsidP="00013106" w:rsidRDefault="004D597A" w14:paraId="0BBDCB3E" w14:textId="77777777">
            <w:pPr>
              <w:jc w:val="both"/>
              <w:rPr>
                <w:rFonts w:ascii="Arial Narrow" w:hAnsi="Arial Narrow" w:cs="Arial"/>
                <w:sz w:val="20"/>
                <w:szCs w:val="20"/>
              </w:rPr>
            </w:pPr>
            <w:r w:rsidRPr="008A4540">
              <w:rPr>
                <w:rFonts w:ascii="Arial Narrow" w:hAnsi="Arial Narrow" w:cs="Arial"/>
                <w:b/>
                <w:bCs/>
                <w:sz w:val="20"/>
                <w:szCs w:val="20"/>
              </w:rPr>
              <w:t>MALTRATO DE OBRA A FISCALES O DEFENSORES EN EL DESEMPEÑO DE SUS FUNCIONES, INCLUYE CASTRACIÓN Y MUTILACIÓN.</w:t>
            </w:r>
          </w:p>
        </w:tc>
      </w:tr>
      <w:tr w:rsidRPr="008A4540" w:rsidR="00013106" w:rsidTr="5FFAE9BA" w14:paraId="7D4D48F3" w14:textId="77777777">
        <w:trPr>
          <w:trHeight w:val="74"/>
          <w:trPrChange w:author="Maria Jose Uribe Valdes" w:date="2025-04-15T21:07:24.818Z" w16du:dateUtc="2025-04-15T21:07:24.818Z" w:id="26631048">
            <w:trPr>
              <w:trHeight w:val="74"/>
            </w:trPr>
          </w:trPrChange>
        </w:trPr>
        <w:tc>
          <w:tcPr>
            <w:tcW w:w="3150" w:type="dxa"/>
            <w:tcMar/>
            <w:tcPrChange w:author="Maria Jose Uribe Valdes" w:date="2025-04-15T21:07:29.497Z" w:id="2029835615">
              <w:tcPr>
                <w:tcW w:w="2235" w:type="dxa"/>
                <w:tcMar/>
              </w:tcPr>
            </w:tcPrChange>
          </w:tcPr>
          <w:p w:rsidRPr="008A4540" w:rsidR="00013106" w:rsidP="00013106" w:rsidRDefault="00013106" w14:paraId="016DBD01" w14:textId="77777777">
            <w:pPr>
              <w:rPr>
                <w:rFonts w:ascii="Arial Narrow" w:hAnsi="Arial Narrow"/>
                <w:sz w:val="20"/>
                <w:szCs w:val="20"/>
              </w:rPr>
            </w:pPr>
          </w:p>
        </w:tc>
        <w:tc>
          <w:tcPr>
            <w:tcW w:w="6172" w:type="dxa"/>
            <w:tcMar/>
            <w:tcPrChange w:author="Maria Jose Uribe Valdes" w:date="2025-04-15T21:07:29.497Z" w:id="198024636">
              <w:tcPr>
                <w:tcW w:w="7087" w:type="dxa"/>
                <w:tcMar/>
              </w:tcPr>
            </w:tcPrChange>
          </w:tcPr>
          <w:p w:rsidRPr="008A4540" w:rsidR="00013106" w:rsidP="00013106" w:rsidRDefault="004D597A" w14:paraId="69F87FD7" w14:textId="77777777">
            <w:pPr>
              <w:jc w:val="both"/>
              <w:rPr>
                <w:rFonts w:ascii="Arial Narrow" w:hAnsi="Arial Narrow" w:cs="Arial"/>
                <w:sz w:val="20"/>
                <w:szCs w:val="20"/>
              </w:rPr>
            </w:pPr>
            <w:r w:rsidRPr="008A4540">
              <w:rPr>
                <w:rFonts w:ascii="Arial Narrow" w:hAnsi="Arial Narrow" w:cs="Arial"/>
                <w:sz w:val="20"/>
                <w:szCs w:val="20"/>
              </w:rPr>
              <w:t>ART. 268 QUÁTER</w:t>
            </w:r>
          </w:p>
        </w:tc>
      </w:tr>
      <w:tr w:rsidRPr="008A4540" w:rsidR="00013106" w:rsidTr="5FFAE9BA" w14:paraId="02D348C0" w14:textId="77777777">
        <w:trPr>
          <w:trHeight w:val="74"/>
          <w:trPrChange w:author="Maria Jose Uribe Valdes" w:date="2025-04-15T21:07:24.818Z" w16du:dateUtc="2025-04-15T21:07:24.818Z" w:id="1441103164">
            <w:trPr>
              <w:trHeight w:val="74"/>
            </w:trPr>
          </w:trPrChange>
        </w:trPr>
        <w:tc>
          <w:tcPr>
            <w:tcW w:w="3150" w:type="dxa"/>
            <w:tcMar/>
            <w:tcPrChange w:author="Maria Jose Uribe Valdes" w:date="2025-04-15T21:07:29.497Z" w:id="1606824469">
              <w:tcPr>
                <w:tcW w:w="2235" w:type="dxa"/>
                <w:tcMar/>
              </w:tcPr>
            </w:tcPrChange>
          </w:tcPr>
          <w:p w:rsidRPr="008A4540" w:rsidR="00013106" w:rsidP="00013106" w:rsidRDefault="00013106" w14:paraId="18F48286" w14:textId="77777777">
            <w:pPr>
              <w:rPr>
                <w:rFonts w:ascii="Arial Narrow" w:hAnsi="Arial Narrow"/>
                <w:sz w:val="20"/>
                <w:szCs w:val="20"/>
              </w:rPr>
            </w:pPr>
          </w:p>
        </w:tc>
        <w:tc>
          <w:tcPr>
            <w:tcW w:w="6172" w:type="dxa"/>
            <w:tcMar/>
            <w:tcPrChange w:author="Maria Jose Uribe Valdes" w:date="2025-04-15T21:07:29.497Z" w:id="967334891">
              <w:tcPr>
                <w:tcW w:w="7087" w:type="dxa"/>
                <w:tcMar/>
              </w:tcPr>
            </w:tcPrChange>
          </w:tcPr>
          <w:p w:rsidRPr="008A4540" w:rsidR="004D597A" w:rsidP="0068253B" w:rsidRDefault="004D597A" w14:paraId="6E35037A" w14:textId="57DE1393">
            <w:pPr>
              <w:jc w:val="both"/>
              <w:rPr>
                <w:rFonts w:ascii="Arial Narrow" w:hAnsi="Arial Narrow" w:cs="Arial"/>
                <w:sz w:val="20"/>
                <w:szCs w:val="20"/>
              </w:rPr>
            </w:pPr>
            <w:r w:rsidRPr="008A4540">
              <w:rPr>
                <w:rFonts w:ascii="Arial Narrow" w:hAnsi="Arial Narrow" w:cs="Arial"/>
                <w:sz w:val="20"/>
                <w:szCs w:val="20"/>
              </w:rPr>
              <w:t>Maltrato de obra a fiscales o defensores en el desempeño de sus funciones, incluye castración y mutilación.</w:t>
            </w:r>
          </w:p>
        </w:tc>
      </w:tr>
      <w:tr w:rsidRPr="008A4540" w:rsidR="0068253B" w:rsidTr="5FFAE9BA" w14:paraId="467E87B4" w14:textId="77777777">
        <w:trPr>
          <w:trHeight w:val="74"/>
          <w:trPrChange w:author="Maria Jose Uribe Valdes" w:date="2025-04-15T21:07:24.819Z" w16du:dateUtc="2025-04-15T21:07:24.819Z" w:id="1798581591">
            <w:trPr>
              <w:trHeight w:val="74"/>
            </w:trPr>
          </w:trPrChange>
        </w:trPr>
        <w:tc>
          <w:tcPr>
            <w:tcW w:w="3150" w:type="dxa"/>
            <w:tcMar/>
            <w:tcPrChange w:author="Maria Jose Uribe Valdes" w:date="2025-04-15T21:07:29.497Z" w:id="532317618">
              <w:tcPr>
                <w:tcW w:w="2235" w:type="dxa"/>
                <w:tcMar/>
              </w:tcPr>
            </w:tcPrChange>
          </w:tcPr>
          <w:p w:rsidRPr="008A4540" w:rsidR="0068253B" w:rsidP="00013106" w:rsidRDefault="0068253B" w14:paraId="1036C5AA" w14:textId="77777777">
            <w:pPr>
              <w:rPr>
                <w:rFonts w:ascii="Arial Narrow" w:hAnsi="Arial Narrow"/>
                <w:sz w:val="20"/>
                <w:szCs w:val="20"/>
              </w:rPr>
            </w:pPr>
          </w:p>
        </w:tc>
        <w:tc>
          <w:tcPr>
            <w:tcW w:w="6172" w:type="dxa"/>
            <w:tcMar/>
            <w:tcPrChange w:author="Maria Jose Uribe Valdes" w:date="2025-04-15T21:07:29.497Z" w:id="873601092">
              <w:tcPr>
                <w:tcW w:w="7087" w:type="dxa"/>
                <w:tcMar/>
              </w:tcPr>
            </w:tcPrChange>
          </w:tcPr>
          <w:p w:rsidRPr="008A4540" w:rsidR="0068253B" w:rsidP="0068253B" w:rsidRDefault="0068253B" w14:paraId="2049B3AC" w14:textId="77777777">
            <w:pPr>
              <w:jc w:val="both"/>
              <w:rPr>
                <w:rFonts w:ascii="Arial Narrow" w:hAnsi="Arial Narrow" w:cs="Arial"/>
                <w:sz w:val="20"/>
                <w:szCs w:val="20"/>
              </w:rPr>
            </w:pPr>
          </w:p>
        </w:tc>
      </w:tr>
      <w:tr w:rsidRPr="008A4540" w:rsidR="00013106" w:rsidTr="5FFAE9BA" w14:paraId="0E080C8C" w14:textId="77777777">
        <w:trPr>
          <w:trHeight w:val="74"/>
          <w:trPrChange w:author="Maria Jose Uribe Valdes" w:date="2025-04-15T21:07:24.819Z" w16du:dateUtc="2025-04-15T21:07:24.819Z" w:id="694172734">
            <w:trPr>
              <w:trHeight w:val="74"/>
            </w:trPr>
          </w:trPrChange>
        </w:trPr>
        <w:tc>
          <w:tcPr>
            <w:tcW w:w="3150" w:type="dxa"/>
            <w:tcMar/>
            <w:tcPrChange w:author="Maria Jose Uribe Valdes" w:date="2025-04-15T21:07:29.497Z" w:id="240587255">
              <w:tcPr>
                <w:tcW w:w="2235" w:type="dxa"/>
                <w:tcMar/>
              </w:tcPr>
            </w:tcPrChange>
          </w:tcPr>
          <w:p w:rsidRPr="008A4540" w:rsidR="00013106" w:rsidP="00013106" w:rsidRDefault="00247AA0" w14:paraId="7E9A90BD" w14:textId="77777777">
            <w:pPr>
              <w:rPr>
                <w:rFonts w:ascii="Arial Narrow" w:hAnsi="Arial Narrow"/>
                <w:sz w:val="20"/>
                <w:szCs w:val="20"/>
              </w:rPr>
            </w:pPr>
            <w:r w:rsidRPr="008A4540">
              <w:rPr>
                <w:rFonts w:ascii="Arial Narrow" w:hAnsi="Arial Narrow" w:cs="Arial"/>
                <w:b/>
                <w:bCs/>
                <w:sz w:val="20"/>
                <w:szCs w:val="20"/>
              </w:rPr>
              <w:t>523</w:t>
            </w:r>
          </w:p>
        </w:tc>
        <w:tc>
          <w:tcPr>
            <w:tcW w:w="6172" w:type="dxa"/>
            <w:tcMar/>
            <w:tcPrChange w:author="Maria Jose Uribe Valdes" w:date="2025-04-15T21:07:29.497Z" w:id="1267969460">
              <w:tcPr>
                <w:tcW w:w="7087" w:type="dxa"/>
                <w:tcMar/>
              </w:tcPr>
            </w:tcPrChange>
          </w:tcPr>
          <w:p w:rsidRPr="008A4540" w:rsidR="00013106" w:rsidP="00013106" w:rsidRDefault="00247AA0" w14:paraId="0AAF9C33" w14:textId="77777777">
            <w:pPr>
              <w:jc w:val="both"/>
              <w:rPr>
                <w:rFonts w:ascii="Arial Narrow" w:hAnsi="Arial Narrow" w:cs="Arial"/>
                <w:sz w:val="20"/>
                <w:szCs w:val="20"/>
              </w:rPr>
            </w:pPr>
            <w:r w:rsidRPr="008A4540">
              <w:rPr>
                <w:rFonts w:ascii="Arial Narrow" w:hAnsi="Arial Narrow" w:cs="Arial"/>
                <w:b/>
                <w:bCs/>
                <w:sz w:val="20"/>
                <w:szCs w:val="20"/>
              </w:rPr>
              <w:t>AMENAZA A FISCALES O DEFENSORES EN EL DESEMPEÑO DE SUS FUNCIONES.</w:t>
            </w:r>
          </w:p>
        </w:tc>
      </w:tr>
      <w:tr w:rsidRPr="008A4540" w:rsidR="00013106" w:rsidTr="5FFAE9BA" w14:paraId="3044CEBC" w14:textId="77777777">
        <w:trPr>
          <w:trHeight w:val="74"/>
          <w:trPrChange w:author="Maria Jose Uribe Valdes" w:date="2025-04-15T21:07:24.82Z" w16du:dateUtc="2025-04-15T21:07:24.82Z" w:id="559919560">
            <w:trPr>
              <w:trHeight w:val="74"/>
            </w:trPr>
          </w:trPrChange>
        </w:trPr>
        <w:tc>
          <w:tcPr>
            <w:tcW w:w="3150" w:type="dxa"/>
            <w:tcMar/>
            <w:tcPrChange w:author="Maria Jose Uribe Valdes" w:date="2025-04-15T21:07:29.497Z" w:id="889795393">
              <w:tcPr>
                <w:tcW w:w="2235" w:type="dxa"/>
                <w:tcMar/>
              </w:tcPr>
            </w:tcPrChange>
          </w:tcPr>
          <w:p w:rsidRPr="008A4540" w:rsidR="00013106" w:rsidP="00013106" w:rsidRDefault="00013106" w14:paraId="65D61D4A" w14:textId="77777777">
            <w:pPr>
              <w:rPr>
                <w:rFonts w:ascii="Arial Narrow" w:hAnsi="Arial Narrow"/>
                <w:sz w:val="20"/>
                <w:szCs w:val="20"/>
              </w:rPr>
            </w:pPr>
          </w:p>
        </w:tc>
        <w:tc>
          <w:tcPr>
            <w:tcW w:w="6172" w:type="dxa"/>
            <w:tcMar/>
            <w:tcPrChange w:author="Maria Jose Uribe Valdes" w:date="2025-04-15T21:07:29.497Z" w:id="131082575">
              <w:tcPr>
                <w:tcW w:w="7087" w:type="dxa"/>
                <w:tcMar/>
              </w:tcPr>
            </w:tcPrChange>
          </w:tcPr>
          <w:p w:rsidRPr="008A4540" w:rsidR="00013106" w:rsidP="00013106" w:rsidRDefault="00247AA0" w14:paraId="622E9631" w14:textId="77777777">
            <w:pPr>
              <w:jc w:val="both"/>
              <w:rPr>
                <w:rFonts w:ascii="Arial Narrow" w:hAnsi="Arial Narrow" w:cs="Arial"/>
                <w:sz w:val="20"/>
                <w:szCs w:val="20"/>
              </w:rPr>
            </w:pPr>
            <w:r w:rsidRPr="008A4540">
              <w:rPr>
                <w:rFonts w:ascii="Arial Narrow" w:hAnsi="Arial Narrow" w:cs="Arial"/>
                <w:sz w:val="20"/>
                <w:szCs w:val="20"/>
              </w:rPr>
              <w:t>ART. 268 QUINQUIES</w:t>
            </w:r>
          </w:p>
        </w:tc>
      </w:tr>
      <w:tr w:rsidRPr="008A4540" w:rsidR="00013106" w:rsidTr="5FFAE9BA" w14:paraId="104FD1CD" w14:textId="77777777">
        <w:trPr>
          <w:trHeight w:val="74"/>
          <w:trPrChange w:author="Maria Jose Uribe Valdes" w:date="2025-04-15T21:07:24.82Z" w16du:dateUtc="2025-04-15T21:07:24.82Z" w:id="102650117">
            <w:trPr>
              <w:trHeight w:val="74"/>
            </w:trPr>
          </w:trPrChange>
        </w:trPr>
        <w:tc>
          <w:tcPr>
            <w:tcW w:w="3150" w:type="dxa"/>
            <w:tcMar/>
            <w:tcPrChange w:author="Maria Jose Uribe Valdes" w:date="2025-04-15T21:07:29.497Z" w:id="1553402778">
              <w:tcPr>
                <w:tcW w:w="2235" w:type="dxa"/>
                <w:tcMar/>
              </w:tcPr>
            </w:tcPrChange>
          </w:tcPr>
          <w:p w:rsidRPr="008A4540" w:rsidR="00013106" w:rsidP="00013106" w:rsidRDefault="00013106" w14:paraId="5ABBE294" w14:textId="77777777">
            <w:pPr>
              <w:rPr>
                <w:rFonts w:ascii="Arial Narrow" w:hAnsi="Arial Narrow"/>
                <w:sz w:val="20"/>
                <w:szCs w:val="20"/>
              </w:rPr>
            </w:pPr>
          </w:p>
        </w:tc>
        <w:tc>
          <w:tcPr>
            <w:tcW w:w="6172" w:type="dxa"/>
            <w:tcMar/>
            <w:tcPrChange w:author="Maria Jose Uribe Valdes" w:date="2025-04-15T21:07:29.497Z" w:id="1793442993">
              <w:tcPr>
                <w:tcW w:w="7087" w:type="dxa"/>
                <w:tcMar/>
              </w:tcPr>
            </w:tcPrChange>
          </w:tcPr>
          <w:p w:rsidRPr="008A4540" w:rsidR="00247AA0" w:rsidP="0068253B" w:rsidRDefault="00247AA0" w14:paraId="3D9ECDF4" w14:textId="7F28E365">
            <w:pPr>
              <w:jc w:val="both"/>
              <w:rPr>
                <w:rFonts w:ascii="Arial Narrow" w:hAnsi="Arial Narrow" w:cs="Arial"/>
                <w:sz w:val="20"/>
                <w:szCs w:val="20"/>
              </w:rPr>
            </w:pPr>
            <w:r w:rsidRPr="008A4540">
              <w:rPr>
                <w:rFonts w:ascii="Arial Narrow" w:hAnsi="Arial Narrow" w:cs="Arial"/>
                <w:sz w:val="20"/>
                <w:szCs w:val="20"/>
              </w:rPr>
              <w:t>Amenaza a fiscales o defensores en el desempeño de sus funciones.</w:t>
            </w:r>
          </w:p>
        </w:tc>
      </w:tr>
      <w:tr w:rsidRPr="008A4540" w:rsidR="0068253B" w:rsidTr="5FFAE9BA" w14:paraId="275B5E60" w14:textId="77777777">
        <w:trPr>
          <w:trHeight w:val="74"/>
          <w:trPrChange w:author="Maria Jose Uribe Valdes" w:date="2025-04-15T21:07:24.821Z" w16du:dateUtc="2025-04-15T21:07:24.821Z" w:id="1035299779">
            <w:trPr>
              <w:trHeight w:val="74"/>
            </w:trPr>
          </w:trPrChange>
        </w:trPr>
        <w:tc>
          <w:tcPr>
            <w:tcW w:w="3150" w:type="dxa"/>
            <w:tcMar/>
            <w:tcPrChange w:author="Maria Jose Uribe Valdes" w:date="2025-04-15T21:07:29.497Z" w:id="1183408023">
              <w:tcPr>
                <w:tcW w:w="2235" w:type="dxa"/>
                <w:tcMar/>
              </w:tcPr>
            </w:tcPrChange>
          </w:tcPr>
          <w:p w:rsidRPr="008A4540" w:rsidR="0068253B" w:rsidP="00013106" w:rsidRDefault="0068253B" w14:paraId="11CD289E" w14:textId="77777777">
            <w:pPr>
              <w:rPr>
                <w:rFonts w:ascii="Arial Narrow" w:hAnsi="Arial Narrow"/>
                <w:sz w:val="20"/>
                <w:szCs w:val="20"/>
              </w:rPr>
            </w:pPr>
          </w:p>
        </w:tc>
        <w:tc>
          <w:tcPr>
            <w:tcW w:w="6172" w:type="dxa"/>
            <w:tcMar/>
            <w:tcPrChange w:author="Maria Jose Uribe Valdes" w:date="2025-04-15T21:07:29.497Z" w:id="690602498">
              <w:tcPr>
                <w:tcW w:w="7087" w:type="dxa"/>
                <w:tcMar/>
              </w:tcPr>
            </w:tcPrChange>
          </w:tcPr>
          <w:p w:rsidRPr="008A4540" w:rsidR="0068253B" w:rsidP="0068253B" w:rsidRDefault="0068253B" w14:paraId="069BF039" w14:textId="77777777">
            <w:pPr>
              <w:jc w:val="both"/>
              <w:rPr>
                <w:rFonts w:ascii="Arial Narrow" w:hAnsi="Arial Narrow" w:cs="Arial"/>
                <w:sz w:val="20"/>
                <w:szCs w:val="20"/>
              </w:rPr>
            </w:pPr>
          </w:p>
        </w:tc>
      </w:tr>
      <w:tr w:rsidRPr="008A4540" w:rsidR="00013106" w:rsidTr="5FFAE9BA" w14:paraId="497BD526" w14:textId="77777777">
        <w:trPr>
          <w:trHeight w:val="74"/>
          <w:trPrChange w:author="Maria Jose Uribe Valdes" w:date="2025-04-15T21:07:24.821Z" w16du:dateUtc="2025-04-15T21:07:24.821Z" w:id="626970495">
            <w:trPr>
              <w:trHeight w:val="74"/>
            </w:trPr>
          </w:trPrChange>
        </w:trPr>
        <w:tc>
          <w:tcPr>
            <w:tcW w:w="3150" w:type="dxa"/>
            <w:tcMar/>
            <w:tcPrChange w:author="Maria Jose Uribe Valdes" w:date="2025-04-15T21:07:29.497Z" w:id="613056892">
              <w:tcPr>
                <w:tcW w:w="2235" w:type="dxa"/>
                <w:tcMar/>
              </w:tcPr>
            </w:tcPrChange>
          </w:tcPr>
          <w:p w:rsidRPr="008A4540" w:rsidR="00013106" w:rsidP="00013106" w:rsidRDefault="00746731" w14:paraId="613055E0" w14:textId="77777777">
            <w:pPr>
              <w:rPr>
                <w:rFonts w:ascii="Arial Narrow" w:hAnsi="Arial Narrow"/>
                <w:sz w:val="20"/>
                <w:szCs w:val="20"/>
              </w:rPr>
            </w:pPr>
            <w:r w:rsidRPr="008A4540">
              <w:rPr>
                <w:rFonts w:ascii="Arial Narrow" w:hAnsi="Arial Narrow" w:cs="Arial"/>
                <w:b/>
                <w:bCs/>
                <w:sz w:val="20"/>
                <w:szCs w:val="20"/>
              </w:rPr>
              <w:t>524</w:t>
            </w:r>
          </w:p>
        </w:tc>
        <w:tc>
          <w:tcPr>
            <w:tcW w:w="6172" w:type="dxa"/>
            <w:tcMar/>
            <w:tcPrChange w:author="Maria Jose Uribe Valdes" w:date="2025-04-15T21:07:29.498Z" w:id="814503004">
              <w:tcPr>
                <w:tcW w:w="7087" w:type="dxa"/>
                <w:tcMar/>
              </w:tcPr>
            </w:tcPrChange>
          </w:tcPr>
          <w:p w:rsidRPr="008A4540" w:rsidR="00013106" w:rsidP="00013106" w:rsidRDefault="00F95B4F" w14:paraId="165B5941" w14:textId="77777777">
            <w:pPr>
              <w:jc w:val="both"/>
              <w:rPr>
                <w:rFonts w:ascii="Arial Narrow" w:hAnsi="Arial Narrow" w:cs="Arial"/>
                <w:sz w:val="20"/>
                <w:szCs w:val="20"/>
              </w:rPr>
            </w:pPr>
            <w:r w:rsidRPr="008A4540">
              <w:rPr>
                <w:rFonts w:ascii="Arial Narrow" w:hAnsi="Arial Narrow" w:cs="Arial"/>
                <w:b/>
                <w:bCs/>
                <w:sz w:val="20"/>
                <w:szCs w:val="20"/>
              </w:rPr>
              <w:t>AMENAZAS SIMPLES CONTRA PERSONAS Y PROPIEDADES.</w:t>
            </w:r>
          </w:p>
        </w:tc>
      </w:tr>
      <w:tr w:rsidRPr="008A4540" w:rsidR="00013106" w:rsidTr="5FFAE9BA" w14:paraId="683A0ACE" w14:textId="77777777">
        <w:trPr>
          <w:trHeight w:val="74"/>
          <w:trPrChange w:author="Maria Jose Uribe Valdes" w:date="2025-04-15T21:07:24.821Z" w16du:dateUtc="2025-04-15T21:07:24.821Z" w:id="1174211945">
            <w:trPr>
              <w:trHeight w:val="74"/>
            </w:trPr>
          </w:trPrChange>
        </w:trPr>
        <w:tc>
          <w:tcPr>
            <w:tcW w:w="3150" w:type="dxa"/>
            <w:tcMar/>
            <w:tcPrChange w:author="Maria Jose Uribe Valdes" w:date="2025-04-15T21:07:29.498Z" w:id="501016803">
              <w:tcPr>
                <w:tcW w:w="2235" w:type="dxa"/>
                <w:tcMar/>
              </w:tcPr>
            </w:tcPrChange>
          </w:tcPr>
          <w:p w:rsidRPr="008A4540" w:rsidR="00013106" w:rsidP="00013106" w:rsidRDefault="00013106" w14:paraId="2EACF809" w14:textId="77777777">
            <w:pPr>
              <w:rPr>
                <w:rFonts w:ascii="Arial Narrow" w:hAnsi="Arial Narrow"/>
                <w:sz w:val="20"/>
                <w:szCs w:val="20"/>
              </w:rPr>
            </w:pPr>
          </w:p>
        </w:tc>
        <w:tc>
          <w:tcPr>
            <w:tcW w:w="6172" w:type="dxa"/>
            <w:tcMar/>
            <w:tcPrChange w:author="Maria Jose Uribe Valdes" w:date="2025-04-15T21:07:29.498Z" w:id="1611396980">
              <w:tcPr>
                <w:tcW w:w="7087" w:type="dxa"/>
                <w:tcMar/>
              </w:tcPr>
            </w:tcPrChange>
          </w:tcPr>
          <w:p w:rsidRPr="008A4540" w:rsidR="00013106" w:rsidP="00013106" w:rsidRDefault="00F95B4F" w14:paraId="3CB433F5" w14:textId="77777777">
            <w:pPr>
              <w:jc w:val="both"/>
              <w:rPr>
                <w:rFonts w:ascii="Arial Narrow" w:hAnsi="Arial Narrow" w:cs="Arial"/>
                <w:sz w:val="20"/>
                <w:szCs w:val="20"/>
              </w:rPr>
            </w:pPr>
            <w:r w:rsidRPr="008A4540">
              <w:rPr>
                <w:rFonts w:ascii="Arial Narrow" w:hAnsi="Arial Narrow" w:cs="Arial"/>
                <w:sz w:val="20"/>
                <w:szCs w:val="20"/>
              </w:rPr>
              <w:t>ART. 296 Nº 3</w:t>
            </w:r>
          </w:p>
        </w:tc>
      </w:tr>
      <w:tr w:rsidRPr="008A4540" w:rsidR="00013106" w:rsidTr="5FFAE9BA" w14:paraId="4B19EF8A" w14:textId="77777777">
        <w:trPr>
          <w:trHeight w:val="74"/>
          <w:trPrChange w:author="Maria Jose Uribe Valdes" w:date="2025-04-15T21:07:24.822Z" w16du:dateUtc="2025-04-15T21:07:24.822Z" w:id="379214795">
            <w:trPr>
              <w:trHeight w:val="74"/>
            </w:trPr>
          </w:trPrChange>
        </w:trPr>
        <w:tc>
          <w:tcPr>
            <w:tcW w:w="3150" w:type="dxa"/>
            <w:tcMar/>
            <w:tcPrChange w:author="Maria Jose Uribe Valdes" w:date="2025-04-15T21:07:29.498Z" w:id="377276958">
              <w:tcPr>
                <w:tcW w:w="2235" w:type="dxa"/>
                <w:tcMar/>
              </w:tcPr>
            </w:tcPrChange>
          </w:tcPr>
          <w:p w:rsidRPr="008A4540" w:rsidR="00013106" w:rsidP="00013106" w:rsidRDefault="00013106" w14:paraId="15BD61A5" w14:textId="77777777">
            <w:pPr>
              <w:rPr>
                <w:rFonts w:ascii="Arial Narrow" w:hAnsi="Arial Narrow"/>
                <w:sz w:val="20"/>
                <w:szCs w:val="20"/>
              </w:rPr>
            </w:pPr>
          </w:p>
        </w:tc>
        <w:tc>
          <w:tcPr>
            <w:tcW w:w="6172" w:type="dxa"/>
            <w:tcMar/>
            <w:tcPrChange w:author="Maria Jose Uribe Valdes" w:date="2025-04-15T21:07:29.498Z" w:id="1563055717">
              <w:tcPr>
                <w:tcW w:w="7087" w:type="dxa"/>
                <w:tcMar/>
              </w:tcPr>
            </w:tcPrChange>
          </w:tcPr>
          <w:p w:rsidRPr="008A4540" w:rsidR="0007178F" w:rsidP="0068253B" w:rsidRDefault="00F95B4F" w14:paraId="1D57C47F" w14:textId="77404E08">
            <w:pPr>
              <w:jc w:val="both"/>
              <w:rPr>
                <w:rFonts w:ascii="Arial Narrow" w:hAnsi="Arial Narrow" w:cs="Arial"/>
                <w:sz w:val="20"/>
                <w:szCs w:val="20"/>
              </w:rPr>
            </w:pPr>
            <w:r w:rsidRPr="008A4540">
              <w:rPr>
                <w:rFonts w:ascii="Arial Narrow" w:hAnsi="Arial Narrow" w:cs="Arial"/>
                <w:sz w:val="20"/>
                <w:szCs w:val="20"/>
              </w:rPr>
              <w:t>Aquellas amenazas en las cuales el autor sólo le anuncia un mal, pero no le exige a una cantidad o algún comportamiento en particular.</w:t>
            </w:r>
          </w:p>
        </w:tc>
      </w:tr>
      <w:tr w:rsidRPr="008A4540" w:rsidR="0068253B" w:rsidTr="5FFAE9BA" w14:paraId="0276A48C" w14:textId="77777777">
        <w:trPr>
          <w:trHeight w:val="74"/>
          <w:trPrChange w:author="Maria Jose Uribe Valdes" w:date="2025-04-15T21:07:24.822Z" w16du:dateUtc="2025-04-15T21:07:24.822Z" w:id="1217746013">
            <w:trPr>
              <w:trHeight w:val="74"/>
            </w:trPr>
          </w:trPrChange>
        </w:trPr>
        <w:tc>
          <w:tcPr>
            <w:tcW w:w="3150" w:type="dxa"/>
            <w:tcMar/>
            <w:tcPrChange w:author="Maria Jose Uribe Valdes" w:date="2025-04-15T21:07:29.498Z" w:id="100835933">
              <w:tcPr>
                <w:tcW w:w="2235" w:type="dxa"/>
                <w:tcMar/>
              </w:tcPr>
            </w:tcPrChange>
          </w:tcPr>
          <w:p w:rsidRPr="008A4540" w:rsidR="0068253B" w:rsidP="00013106" w:rsidRDefault="0068253B" w14:paraId="5A226907" w14:textId="77777777">
            <w:pPr>
              <w:rPr>
                <w:rFonts w:ascii="Arial Narrow" w:hAnsi="Arial Narrow"/>
                <w:sz w:val="20"/>
                <w:szCs w:val="20"/>
              </w:rPr>
            </w:pPr>
          </w:p>
        </w:tc>
        <w:tc>
          <w:tcPr>
            <w:tcW w:w="6172" w:type="dxa"/>
            <w:tcMar/>
            <w:tcPrChange w:author="Maria Jose Uribe Valdes" w:date="2025-04-15T21:07:29.498Z" w:id="628210075">
              <w:tcPr>
                <w:tcW w:w="7087" w:type="dxa"/>
                <w:tcMar/>
              </w:tcPr>
            </w:tcPrChange>
          </w:tcPr>
          <w:p w:rsidRPr="008A4540" w:rsidR="0068253B" w:rsidP="0068253B" w:rsidRDefault="0068253B" w14:paraId="752408E8" w14:textId="77777777">
            <w:pPr>
              <w:jc w:val="both"/>
              <w:rPr>
                <w:rFonts w:ascii="Arial Narrow" w:hAnsi="Arial Narrow" w:cs="Arial"/>
                <w:sz w:val="20"/>
                <w:szCs w:val="20"/>
              </w:rPr>
            </w:pPr>
          </w:p>
        </w:tc>
      </w:tr>
      <w:tr w:rsidRPr="008A4540" w:rsidR="001F31E4" w:rsidTr="5FFAE9BA" w14:paraId="67FC4176" w14:textId="77777777">
        <w:trPr>
          <w:trHeight w:val="74"/>
          <w:trPrChange w:author="Maria Jose Uribe Valdes" w:date="2025-04-15T21:07:24.822Z" w16du:dateUtc="2025-04-15T21:07:24.822Z" w:id="603299071">
            <w:trPr>
              <w:trHeight w:val="74"/>
            </w:trPr>
          </w:trPrChange>
        </w:trPr>
        <w:tc>
          <w:tcPr>
            <w:tcW w:w="3150" w:type="dxa"/>
            <w:tcMar/>
            <w:tcPrChange w:author="Maria Jose Uribe Valdes" w:date="2025-04-15T21:07:29.498Z" w:id="308543682">
              <w:tcPr>
                <w:tcW w:w="2235" w:type="dxa"/>
                <w:tcMar/>
              </w:tcPr>
            </w:tcPrChange>
          </w:tcPr>
          <w:p w:rsidRPr="008A4540" w:rsidR="001F31E4" w:rsidP="00013106" w:rsidRDefault="0097749D" w14:paraId="3D074BD6" w14:textId="77777777">
            <w:pPr>
              <w:rPr>
                <w:rFonts w:ascii="Arial Narrow" w:hAnsi="Arial Narrow"/>
                <w:sz w:val="20"/>
                <w:szCs w:val="20"/>
              </w:rPr>
            </w:pPr>
            <w:r w:rsidRPr="008A4540">
              <w:rPr>
                <w:rFonts w:ascii="Arial Narrow" w:hAnsi="Arial Narrow" w:cs="Arial"/>
                <w:b/>
                <w:bCs/>
                <w:sz w:val="20"/>
                <w:szCs w:val="20"/>
              </w:rPr>
              <w:t>525</w:t>
            </w:r>
          </w:p>
        </w:tc>
        <w:tc>
          <w:tcPr>
            <w:tcW w:w="6172" w:type="dxa"/>
            <w:tcMar/>
            <w:tcPrChange w:author="Maria Jose Uribe Valdes" w:date="2025-04-15T21:07:29.498Z" w:id="1546841669">
              <w:tcPr>
                <w:tcW w:w="7087" w:type="dxa"/>
                <w:tcMar/>
              </w:tcPr>
            </w:tcPrChange>
          </w:tcPr>
          <w:p w:rsidRPr="008A4540" w:rsidR="001F31E4" w:rsidP="00013106" w:rsidRDefault="0097749D" w14:paraId="5BF52E40" w14:textId="77777777">
            <w:pPr>
              <w:jc w:val="both"/>
              <w:rPr>
                <w:rFonts w:ascii="Arial Narrow" w:hAnsi="Arial Narrow" w:cs="Arial"/>
                <w:sz w:val="20"/>
                <w:szCs w:val="20"/>
              </w:rPr>
            </w:pPr>
            <w:r w:rsidRPr="008A4540">
              <w:rPr>
                <w:rFonts w:ascii="Arial Narrow" w:hAnsi="Arial Narrow" w:cs="Arial"/>
                <w:b/>
                <w:bCs/>
                <w:sz w:val="20"/>
                <w:szCs w:val="20"/>
              </w:rPr>
              <w:t>AMENAZAS CONDICIONALES CONTRA PERSONAS Y PROPIEDADES.</w:t>
            </w:r>
          </w:p>
        </w:tc>
      </w:tr>
      <w:tr w:rsidRPr="001E788B" w:rsidR="001F31E4" w:rsidTr="5FFAE9BA" w14:paraId="31873E6D" w14:textId="77777777">
        <w:trPr>
          <w:trHeight w:val="74"/>
          <w:trPrChange w:author="Maria Jose Uribe Valdes" w:date="2025-04-15T21:07:24.823Z" w16du:dateUtc="2025-04-15T21:07:24.823Z" w:id="1670097196">
            <w:trPr>
              <w:trHeight w:val="74"/>
            </w:trPr>
          </w:trPrChange>
        </w:trPr>
        <w:tc>
          <w:tcPr>
            <w:tcW w:w="3150" w:type="dxa"/>
            <w:tcMar/>
            <w:tcPrChange w:author="Maria Jose Uribe Valdes" w:date="2025-04-15T21:07:29.498Z" w:id="410491584">
              <w:tcPr>
                <w:tcW w:w="2235" w:type="dxa"/>
                <w:tcMar/>
              </w:tcPr>
            </w:tcPrChange>
          </w:tcPr>
          <w:p w:rsidRPr="008A4540" w:rsidR="001F31E4" w:rsidP="00013106" w:rsidRDefault="001F31E4" w14:paraId="53684181" w14:textId="77777777">
            <w:pPr>
              <w:rPr>
                <w:rFonts w:ascii="Arial Narrow" w:hAnsi="Arial Narrow"/>
                <w:sz w:val="20"/>
                <w:szCs w:val="20"/>
              </w:rPr>
            </w:pPr>
          </w:p>
        </w:tc>
        <w:tc>
          <w:tcPr>
            <w:tcW w:w="6172" w:type="dxa"/>
            <w:tcMar/>
            <w:tcPrChange w:author="Maria Jose Uribe Valdes" w:date="2025-04-15T21:07:29.498Z" w:id="1496321413">
              <w:tcPr>
                <w:tcW w:w="7087" w:type="dxa"/>
                <w:tcMar/>
              </w:tcPr>
            </w:tcPrChange>
          </w:tcPr>
          <w:p w:rsidRPr="008A4540" w:rsidR="001F31E4" w:rsidP="00013106" w:rsidRDefault="0097749D" w14:paraId="61A5D272" w14:textId="77777777">
            <w:pPr>
              <w:jc w:val="both"/>
              <w:rPr>
                <w:rFonts w:ascii="Arial Narrow" w:hAnsi="Arial Narrow" w:cs="Arial"/>
                <w:sz w:val="20"/>
                <w:szCs w:val="20"/>
                <w:lang w:val="en-US"/>
              </w:rPr>
            </w:pPr>
            <w:r w:rsidRPr="008A4540">
              <w:rPr>
                <w:rFonts w:ascii="Arial Narrow" w:hAnsi="Arial Narrow" w:cs="Arial"/>
                <w:sz w:val="20"/>
                <w:szCs w:val="20"/>
                <w:lang w:val="en-US"/>
              </w:rPr>
              <w:t>ART. 296 Nº 1 y 2, ART. 297 CPC</w:t>
            </w:r>
          </w:p>
        </w:tc>
      </w:tr>
      <w:tr w:rsidRPr="008A4540" w:rsidR="001F31E4" w:rsidTr="5FFAE9BA" w14:paraId="21BD403A" w14:textId="77777777">
        <w:trPr>
          <w:trHeight w:val="74"/>
          <w:trPrChange w:author="Maria Jose Uribe Valdes" w:date="2025-04-15T21:07:24.823Z" w16du:dateUtc="2025-04-15T21:07:24.823Z" w:id="751280085">
            <w:trPr>
              <w:trHeight w:val="74"/>
            </w:trPr>
          </w:trPrChange>
        </w:trPr>
        <w:tc>
          <w:tcPr>
            <w:tcW w:w="3150" w:type="dxa"/>
            <w:tcMar/>
            <w:tcPrChange w:author="Maria Jose Uribe Valdes" w:date="2025-04-15T21:07:29.498Z" w:id="2007199241">
              <w:tcPr>
                <w:tcW w:w="2235" w:type="dxa"/>
                <w:tcMar/>
              </w:tcPr>
            </w:tcPrChange>
          </w:tcPr>
          <w:p w:rsidRPr="008A4540" w:rsidR="001F31E4" w:rsidP="00013106" w:rsidRDefault="001F31E4" w14:paraId="2C729B5D" w14:textId="77777777">
            <w:pPr>
              <w:rPr>
                <w:rFonts w:ascii="Arial Narrow" w:hAnsi="Arial Narrow"/>
                <w:sz w:val="20"/>
                <w:szCs w:val="20"/>
                <w:lang w:val="en-US"/>
              </w:rPr>
            </w:pPr>
          </w:p>
        </w:tc>
        <w:tc>
          <w:tcPr>
            <w:tcW w:w="6172" w:type="dxa"/>
            <w:tcMar/>
            <w:tcPrChange w:author="Maria Jose Uribe Valdes" w:date="2025-04-15T21:07:29.498Z" w:id="160378902">
              <w:tcPr>
                <w:tcW w:w="7087" w:type="dxa"/>
                <w:tcMar/>
              </w:tcPr>
            </w:tcPrChange>
          </w:tcPr>
          <w:p w:rsidRPr="008A4540" w:rsidR="0097749D" w:rsidP="0068253B" w:rsidRDefault="0097749D" w14:paraId="12B0BFDD" w14:textId="1C933081">
            <w:pPr>
              <w:jc w:val="both"/>
              <w:rPr>
                <w:rFonts w:ascii="Arial Narrow" w:hAnsi="Arial Narrow" w:cs="Arial"/>
                <w:sz w:val="20"/>
                <w:szCs w:val="20"/>
              </w:rPr>
            </w:pPr>
            <w:r w:rsidRPr="008A4540">
              <w:rPr>
                <w:rFonts w:ascii="Arial Narrow" w:hAnsi="Arial Narrow" w:cs="Arial"/>
                <w:sz w:val="20"/>
                <w:szCs w:val="20"/>
              </w:rPr>
              <w:t>Aquellas amenazas en las cuales el autor le exige a la víctima una cantidad o que realice o tolere cualquier comportamiento.</w:t>
            </w:r>
          </w:p>
        </w:tc>
      </w:tr>
      <w:tr w:rsidRPr="008A4540" w:rsidR="0068253B" w:rsidTr="5FFAE9BA" w14:paraId="084D8124" w14:textId="77777777">
        <w:trPr>
          <w:trHeight w:val="74"/>
          <w:trPrChange w:author="Maria Jose Uribe Valdes" w:date="2025-04-15T21:07:24.824Z" w16du:dateUtc="2025-04-15T21:07:24.824Z" w:id="188854093">
            <w:trPr>
              <w:trHeight w:val="74"/>
            </w:trPr>
          </w:trPrChange>
        </w:trPr>
        <w:tc>
          <w:tcPr>
            <w:tcW w:w="3150" w:type="dxa"/>
            <w:tcMar/>
            <w:tcPrChange w:author="Maria Jose Uribe Valdes" w:date="2025-04-15T21:07:29.498Z" w:id="477056426">
              <w:tcPr>
                <w:tcW w:w="2235" w:type="dxa"/>
                <w:tcMar/>
              </w:tcPr>
            </w:tcPrChange>
          </w:tcPr>
          <w:p w:rsidRPr="008A4540" w:rsidR="0068253B" w:rsidP="00013106" w:rsidRDefault="0068253B" w14:paraId="18429F52" w14:textId="77777777">
            <w:pPr>
              <w:rPr>
                <w:rFonts w:ascii="Arial Narrow" w:hAnsi="Arial Narrow"/>
                <w:sz w:val="20"/>
                <w:szCs w:val="20"/>
              </w:rPr>
            </w:pPr>
          </w:p>
        </w:tc>
        <w:tc>
          <w:tcPr>
            <w:tcW w:w="6172" w:type="dxa"/>
            <w:tcMar/>
            <w:tcPrChange w:author="Maria Jose Uribe Valdes" w:date="2025-04-15T21:07:29.498Z" w:id="715055748">
              <w:tcPr>
                <w:tcW w:w="7087" w:type="dxa"/>
                <w:tcMar/>
              </w:tcPr>
            </w:tcPrChange>
          </w:tcPr>
          <w:p w:rsidRPr="008A4540" w:rsidR="0068253B" w:rsidP="0068253B" w:rsidRDefault="0068253B" w14:paraId="4EE6D385" w14:textId="77777777">
            <w:pPr>
              <w:jc w:val="both"/>
              <w:rPr>
                <w:rFonts w:ascii="Arial Narrow" w:hAnsi="Arial Narrow" w:cs="Arial"/>
                <w:sz w:val="20"/>
                <w:szCs w:val="20"/>
              </w:rPr>
            </w:pPr>
          </w:p>
        </w:tc>
      </w:tr>
      <w:tr w:rsidRPr="008A4540" w:rsidR="001F31E4" w:rsidTr="5FFAE9BA" w14:paraId="696C8A94" w14:textId="77777777">
        <w:trPr>
          <w:trHeight w:val="74"/>
          <w:trPrChange w:author="Maria Jose Uribe Valdes" w:date="2025-04-15T21:07:24.825Z" w16du:dateUtc="2025-04-15T21:07:24.825Z" w:id="865470358">
            <w:trPr>
              <w:trHeight w:val="74"/>
            </w:trPr>
          </w:trPrChange>
        </w:trPr>
        <w:tc>
          <w:tcPr>
            <w:tcW w:w="3150" w:type="dxa"/>
            <w:tcMar/>
            <w:tcPrChange w:author="Maria Jose Uribe Valdes" w:date="2025-04-15T21:07:29.498Z" w:id="262727279">
              <w:tcPr>
                <w:tcW w:w="2235" w:type="dxa"/>
                <w:tcMar/>
              </w:tcPr>
            </w:tcPrChange>
          </w:tcPr>
          <w:p w:rsidRPr="008A4540" w:rsidR="001F31E4" w:rsidP="008033C7" w:rsidRDefault="008033C7" w14:paraId="7455BAB9" w14:textId="77777777">
            <w:pPr>
              <w:jc w:val="both"/>
              <w:rPr>
                <w:rFonts w:ascii="Arial Narrow" w:hAnsi="Arial Narrow"/>
                <w:sz w:val="20"/>
                <w:szCs w:val="20"/>
              </w:rPr>
            </w:pPr>
            <w:r w:rsidRPr="008A4540">
              <w:rPr>
                <w:rFonts w:ascii="Arial Narrow" w:hAnsi="Arial Narrow" w:cs="Arial"/>
                <w:b/>
                <w:bCs/>
                <w:sz w:val="20"/>
                <w:szCs w:val="20"/>
              </w:rPr>
              <w:t>526</w:t>
            </w:r>
          </w:p>
        </w:tc>
        <w:tc>
          <w:tcPr>
            <w:tcW w:w="6172" w:type="dxa"/>
            <w:tcMar/>
            <w:tcPrChange w:author="Maria Jose Uribe Valdes" w:date="2025-04-15T21:07:29.499Z" w:id="463395796">
              <w:tcPr>
                <w:tcW w:w="7087" w:type="dxa"/>
                <w:tcMar/>
              </w:tcPr>
            </w:tcPrChange>
          </w:tcPr>
          <w:p w:rsidRPr="008A4540" w:rsidR="001F31E4" w:rsidP="00013106" w:rsidRDefault="008033C7" w14:paraId="17E93A41" w14:textId="77777777">
            <w:pPr>
              <w:jc w:val="both"/>
              <w:rPr>
                <w:rFonts w:ascii="Arial Narrow" w:hAnsi="Arial Narrow" w:cs="Arial"/>
                <w:sz w:val="20"/>
                <w:szCs w:val="20"/>
              </w:rPr>
            </w:pPr>
            <w:r w:rsidRPr="008A4540">
              <w:rPr>
                <w:rFonts w:ascii="Arial Narrow" w:hAnsi="Arial Narrow" w:cs="Arial"/>
                <w:b/>
                <w:bCs/>
                <w:sz w:val="20"/>
                <w:szCs w:val="20"/>
              </w:rPr>
              <w:t>CONTRA SALUD PÚBLICA.</w:t>
            </w:r>
          </w:p>
        </w:tc>
      </w:tr>
      <w:tr w:rsidRPr="008A4540" w:rsidR="001F31E4" w:rsidTr="5FFAE9BA" w14:paraId="157A1754" w14:textId="77777777">
        <w:trPr>
          <w:trHeight w:val="74"/>
          <w:trPrChange w:author="Maria Jose Uribe Valdes" w:date="2025-04-15T21:07:24.825Z" w16du:dateUtc="2025-04-15T21:07:24.825Z" w:id="1088419023">
            <w:trPr>
              <w:trHeight w:val="74"/>
            </w:trPr>
          </w:trPrChange>
        </w:trPr>
        <w:tc>
          <w:tcPr>
            <w:tcW w:w="3150" w:type="dxa"/>
            <w:tcMar/>
            <w:tcPrChange w:author="Maria Jose Uribe Valdes" w:date="2025-04-15T21:07:29.499Z" w:id="525775571">
              <w:tcPr>
                <w:tcW w:w="2235" w:type="dxa"/>
                <w:tcMar/>
              </w:tcPr>
            </w:tcPrChange>
          </w:tcPr>
          <w:p w:rsidRPr="008A4540" w:rsidR="001F31E4" w:rsidP="00013106" w:rsidRDefault="001F31E4" w14:paraId="040D4E19" w14:textId="77777777">
            <w:pPr>
              <w:rPr>
                <w:rFonts w:ascii="Arial Narrow" w:hAnsi="Arial Narrow"/>
                <w:sz w:val="20"/>
                <w:szCs w:val="20"/>
              </w:rPr>
            </w:pPr>
          </w:p>
        </w:tc>
        <w:tc>
          <w:tcPr>
            <w:tcW w:w="6172" w:type="dxa"/>
            <w:tcMar/>
            <w:tcPrChange w:author="Maria Jose Uribe Valdes" w:date="2025-04-15T21:07:29.499Z" w:id="379209900">
              <w:tcPr>
                <w:tcW w:w="7087" w:type="dxa"/>
                <w:tcMar/>
              </w:tcPr>
            </w:tcPrChange>
          </w:tcPr>
          <w:p w:rsidRPr="008A4540" w:rsidR="001F31E4" w:rsidP="00013106" w:rsidRDefault="008033C7" w14:paraId="0D79D201" w14:textId="77777777">
            <w:pPr>
              <w:jc w:val="both"/>
              <w:rPr>
                <w:rFonts w:ascii="Arial Narrow" w:hAnsi="Arial Narrow" w:cs="Arial"/>
                <w:sz w:val="20"/>
                <w:szCs w:val="20"/>
              </w:rPr>
            </w:pPr>
            <w:r w:rsidRPr="008A4540">
              <w:rPr>
                <w:rFonts w:ascii="Arial Narrow" w:hAnsi="Arial Narrow" w:cs="Arial"/>
                <w:sz w:val="20"/>
                <w:szCs w:val="20"/>
              </w:rPr>
              <w:t>ARTS.313 A Y 313 B</w:t>
            </w:r>
          </w:p>
        </w:tc>
      </w:tr>
      <w:tr w:rsidRPr="008A4540" w:rsidR="001F31E4" w:rsidTr="5FFAE9BA" w14:paraId="08EA939B" w14:textId="77777777">
        <w:trPr>
          <w:trHeight w:val="74"/>
          <w:trPrChange w:author="Maria Jose Uribe Valdes" w:date="2025-04-15T21:07:24.826Z" w16du:dateUtc="2025-04-15T21:07:24.826Z" w:id="2127155228">
            <w:trPr>
              <w:trHeight w:val="74"/>
            </w:trPr>
          </w:trPrChange>
        </w:trPr>
        <w:tc>
          <w:tcPr>
            <w:tcW w:w="3150" w:type="dxa"/>
            <w:tcMar/>
            <w:tcPrChange w:author="Maria Jose Uribe Valdes" w:date="2025-04-15T21:07:29.499Z" w:id="46284862">
              <w:tcPr>
                <w:tcW w:w="2235" w:type="dxa"/>
                <w:tcMar/>
              </w:tcPr>
            </w:tcPrChange>
          </w:tcPr>
          <w:p w:rsidRPr="008A4540" w:rsidR="001F31E4" w:rsidP="00013106" w:rsidRDefault="001F31E4" w14:paraId="07DDB661" w14:textId="77777777">
            <w:pPr>
              <w:rPr>
                <w:rFonts w:ascii="Arial Narrow" w:hAnsi="Arial Narrow"/>
                <w:sz w:val="20"/>
                <w:szCs w:val="20"/>
              </w:rPr>
            </w:pPr>
          </w:p>
        </w:tc>
        <w:tc>
          <w:tcPr>
            <w:tcW w:w="6172" w:type="dxa"/>
            <w:tcMar/>
            <w:tcPrChange w:author="Maria Jose Uribe Valdes" w:date="2025-04-15T21:07:29.499Z" w:id="2087455775">
              <w:tcPr>
                <w:tcW w:w="7087" w:type="dxa"/>
                <w:tcMar/>
              </w:tcPr>
            </w:tcPrChange>
          </w:tcPr>
          <w:p w:rsidRPr="008A4540" w:rsidR="008033C7" w:rsidP="0068253B" w:rsidRDefault="008033C7" w14:paraId="24FC94F0" w14:textId="2060042B">
            <w:pPr>
              <w:jc w:val="both"/>
              <w:rPr>
                <w:rFonts w:ascii="Arial Narrow" w:hAnsi="Arial Narrow" w:cs="Arial"/>
                <w:sz w:val="20"/>
                <w:szCs w:val="20"/>
              </w:rPr>
            </w:pPr>
            <w:r w:rsidRPr="008A4540">
              <w:rPr>
                <w:rFonts w:ascii="Arial Narrow" w:hAnsi="Arial Narrow" w:cs="Arial"/>
                <w:sz w:val="20"/>
                <w:szCs w:val="20"/>
              </w:rPr>
              <w:t>Sanciona al que, careciendo de título profesional competente o de la autorización legalmente exigible para el ejercicio profesional, se atribuya la calidad o ejerciere actos propios de la 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Pr="008A4540" w:rsidR="0068253B" w:rsidTr="5FFAE9BA" w14:paraId="68EF885F" w14:textId="77777777">
        <w:trPr>
          <w:trHeight w:val="74"/>
          <w:trPrChange w:author="Maria Jose Uribe Valdes" w:date="2025-04-15T21:07:24.826Z" w16du:dateUtc="2025-04-15T21:07:24.826Z" w:id="295982460">
            <w:trPr>
              <w:trHeight w:val="74"/>
            </w:trPr>
          </w:trPrChange>
        </w:trPr>
        <w:tc>
          <w:tcPr>
            <w:tcW w:w="3150" w:type="dxa"/>
            <w:tcMar/>
            <w:tcPrChange w:author="Maria Jose Uribe Valdes" w:date="2025-04-15T21:07:29.499Z" w:id="668572387">
              <w:tcPr>
                <w:tcW w:w="2235" w:type="dxa"/>
                <w:tcMar/>
              </w:tcPr>
            </w:tcPrChange>
          </w:tcPr>
          <w:p w:rsidRPr="008A4540" w:rsidR="0068253B" w:rsidP="00013106" w:rsidRDefault="0068253B" w14:paraId="7F0F0EE9" w14:textId="77777777">
            <w:pPr>
              <w:rPr>
                <w:rFonts w:ascii="Arial Narrow" w:hAnsi="Arial Narrow"/>
                <w:sz w:val="20"/>
                <w:szCs w:val="20"/>
              </w:rPr>
            </w:pPr>
          </w:p>
        </w:tc>
        <w:tc>
          <w:tcPr>
            <w:tcW w:w="6172" w:type="dxa"/>
            <w:tcMar/>
            <w:tcPrChange w:author="Maria Jose Uribe Valdes" w:date="2025-04-15T21:07:29.499Z" w:id="1215956">
              <w:tcPr>
                <w:tcW w:w="7087" w:type="dxa"/>
                <w:tcMar/>
              </w:tcPr>
            </w:tcPrChange>
          </w:tcPr>
          <w:p w:rsidRPr="008A4540" w:rsidR="0068253B" w:rsidP="0068253B" w:rsidRDefault="0068253B" w14:paraId="7FBBF694" w14:textId="77777777">
            <w:pPr>
              <w:jc w:val="both"/>
              <w:rPr>
                <w:rFonts w:ascii="Arial Narrow" w:hAnsi="Arial Narrow" w:cs="Arial"/>
                <w:sz w:val="20"/>
                <w:szCs w:val="20"/>
              </w:rPr>
            </w:pPr>
          </w:p>
        </w:tc>
      </w:tr>
      <w:tr w:rsidRPr="008A4540" w:rsidR="001F31E4" w:rsidTr="5FFAE9BA" w14:paraId="314AA8E3" w14:textId="77777777">
        <w:trPr>
          <w:trHeight w:val="74"/>
          <w:trPrChange w:author="Maria Jose Uribe Valdes" w:date="2025-04-15T21:07:24.827Z" w16du:dateUtc="2025-04-15T21:07:24.827Z" w:id="1827385036">
            <w:trPr>
              <w:trHeight w:val="74"/>
            </w:trPr>
          </w:trPrChange>
        </w:trPr>
        <w:tc>
          <w:tcPr>
            <w:tcW w:w="3150" w:type="dxa"/>
            <w:tcMar/>
            <w:tcPrChange w:author="Maria Jose Uribe Valdes" w:date="2025-04-15T21:07:29.499Z" w:id="742148118">
              <w:tcPr>
                <w:tcW w:w="2235" w:type="dxa"/>
                <w:tcMar/>
              </w:tcPr>
            </w:tcPrChange>
          </w:tcPr>
          <w:p w:rsidRPr="008A4540" w:rsidR="001F31E4" w:rsidP="00013106" w:rsidRDefault="00834D71" w14:paraId="2A2D61AC" w14:textId="77777777">
            <w:pPr>
              <w:rPr>
                <w:rFonts w:ascii="Arial Narrow" w:hAnsi="Arial Narrow"/>
                <w:sz w:val="20"/>
                <w:szCs w:val="20"/>
              </w:rPr>
            </w:pPr>
            <w:r w:rsidRPr="008A4540">
              <w:rPr>
                <w:rFonts w:ascii="Arial Narrow" w:hAnsi="Arial Narrow" w:cs="Arial"/>
                <w:b/>
                <w:bCs/>
                <w:sz w:val="20"/>
                <w:szCs w:val="20"/>
                <w:lang w:val="es-ES"/>
              </w:rPr>
              <w:t>527</w:t>
            </w:r>
          </w:p>
        </w:tc>
        <w:tc>
          <w:tcPr>
            <w:tcW w:w="6172" w:type="dxa"/>
            <w:tcMar/>
            <w:tcPrChange w:author="Maria Jose Uribe Valdes" w:date="2025-04-15T21:07:29.499Z" w:id="1850288566">
              <w:tcPr>
                <w:tcW w:w="7087" w:type="dxa"/>
                <w:tcMar/>
              </w:tcPr>
            </w:tcPrChange>
          </w:tcPr>
          <w:p w:rsidRPr="008A4540" w:rsidR="001F31E4" w:rsidP="00013106" w:rsidRDefault="00343ED9" w14:paraId="2A08DE73" w14:textId="77777777">
            <w:pPr>
              <w:jc w:val="both"/>
              <w:rPr>
                <w:rFonts w:ascii="Arial Narrow" w:hAnsi="Arial Narrow" w:cs="Arial"/>
                <w:sz w:val="20"/>
                <w:szCs w:val="20"/>
              </w:rPr>
            </w:pPr>
            <w:r w:rsidRPr="008A4540">
              <w:rPr>
                <w:rFonts w:ascii="Arial Narrow" w:hAnsi="Arial Narrow" w:cs="Arial"/>
                <w:b/>
                <w:bCs/>
                <w:sz w:val="20"/>
                <w:szCs w:val="20"/>
              </w:rPr>
              <w:t>CONTRA SALUD PÚBLICA.</w:t>
            </w:r>
          </w:p>
        </w:tc>
      </w:tr>
      <w:tr w:rsidRPr="008A4540" w:rsidR="00746731" w:rsidTr="5FFAE9BA" w14:paraId="01EA0300" w14:textId="77777777">
        <w:trPr>
          <w:trHeight w:val="74"/>
          <w:trPrChange w:author="Maria Jose Uribe Valdes" w:date="2025-04-15T21:07:24.827Z" w16du:dateUtc="2025-04-15T21:07:24.827Z" w:id="698165130">
            <w:trPr>
              <w:trHeight w:val="74"/>
            </w:trPr>
          </w:trPrChange>
        </w:trPr>
        <w:tc>
          <w:tcPr>
            <w:tcW w:w="3150" w:type="dxa"/>
            <w:tcMar/>
            <w:tcPrChange w:author="Maria Jose Uribe Valdes" w:date="2025-04-15T21:07:29.499Z" w:id="523554431">
              <w:tcPr>
                <w:tcW w:w="2235" w:type="dxa"/>
                <w:tcMar/>
              </w:tcPr>
            </w:tcPrChange>
          </w:tcPr>
          <w:p w:rsidRPr="008A4540" w:rsidR="00746731" w:rsidP="00013106" w:rsidRDefault="00746731" w14:paraId="183DCE68" w14:textId="77777777">
            <w:pPr>
              <w:rPr>
                <w:rFonts w:ascii="Arial Narrow" w:hAnsi="Arial Narrow"/>
                <w:sz w:val="20"/>
                <w:szCs w:val="20"/>
              </w:rPr>
            </w:pPr>
          </w:p>
        </w:tc>
        <w:tc>
          <w:tcPr>
            <w:tcW w:w="6172" w:type="dxa"/>
            <w:tcMar/>
            <w:tcPrChange w:author="Maria Jose Uribe Valdes" w:date="2025-04-15T21:07:29.499Z" w:id="1687991034">
              <w:tcPr>
                <w:tcW w:w="7087" w:type="dxa"/>
                <w:tcMar/>
              </w:tcPr>
            </w:tcPrChange>
          </w:tcPr>
          <w:p w:rsidRPr="008A4540" w:rsidR="00746731" w:rsidP="00013106" w:rsidRDefault="00343ED9" w14:paraId="16241944" w14:textId="57AFF487">
            <w:pPr>
              <w:jc w:val="both"/>
              <w:rPr>
                <w:rFonts w:ascii="Arial Narrow" w:hAnsi="Arial Narrow" w:cs="Arial"/>
                <w:sz w:val="20"/>
                <w:szCs w:val="20"/>
              </w:rPr>
            </w:pPr>
            <w:r w:rsidRPr="008A4540">
              <w:rPr>
                <w:rFonts w:ascii="Arial Narrow" w:hAnsi="Arial Narrow" w:cs="Arial"/>
                <w:sz w:val="20"/>
                <w:szCs w:val="20"/>
              </w:rPr>
              <w:t>ARTS. 313 D AL 3</w:t>
            </w:r>
            <w:r w:rsidRPr="008A4540" w:rsidR="003D5102">
              <w:rPr>
                <w:rFonts w:ascii="Arial Narrow" w:hAnsi="Arial Narrow" w:cs="Arial"/>
                <w:sz w:val="20"/>
                <w:szCs w:val="20"/>
              </w:rPr>
              <w:t>15 y ART. 317</w:t>
            </w:r>
          </w:p>
        </w:tc>
      </w:tr>
      <w:tr w:rsidRPr="008A4540" w:rsidR="00746731" w:rsidTr="5FFAE9BA" w14:paraId="3E100505" w14:textId="77777777">
        <w:trPr>
          <w:trHeight w:val="74"/>
          <w:trPrChange w:author="Maria Jose Uribe Valdes" w:date="2025-04-15T21:07:24.828Z" w16du:dateUtc="2025-04-15T21:07:24.828Z" w:id="1916846918">
            <w:trPr>
              <w:trHeight w:val="74"/>
            </w:trPr>
          </w:trPrChange>
        </w:trPr>
        <w:tc>
          <w:tcPr>
            <w:tcW w:w="3150" w:type="dxa"/>
            <w:tcMar/>
            <w:tcPrChange w:author="Maria Jose Uribe Valdes" w:date="2025-04-15T21:07:29.499Z" w:id="1487248415">
              <w:tcPr>
                <w:tcW w:w="2235" w:type="dxa"/>
                <w:tcMar/>
              </w:tcPr>
            </w:tcPrChange>
          </w:tcPr>
          <w:p w:rsidRPr="008A4540" w:rsidR="00746731" w:rsidP="00013106" w:rsidRDefault="00746731" w14:paraId="0981BA72" w14:textId="77777777">
            <w:pPr>
              <w:rPr>
                <w:rFonts w:ascii="Arial Narrow" w:hAnsi="Arial Narrow"/>
                <w:sz w:val="20"/>
                <w:szCs w:val="20"/>
              </w:rPr>
            </w:pPr>
          </w:p>
        </w:tc>
        <w:tc>
          <w:tcPr>
            <w:tcW w:w="6172" w:type="dxa"/>
            <w:tcMar/>
            <w:tcPrChange w:author="Maria Jose Uribe Valdes" w:date="2025-04-15T21:07:29.499Z" w:id="974351003">
              <w:tcPr>
                <w:tcW w:w="7087" w:type="dxa"/>
                <w:tcMar/>
              </w:tcPr>
            </w:tcPrChange>
          </w:tcPr>
          <w:p w:rsidRPr="008A4540" w:rsidR="00343ED9" w:rsidP="00343ED9" w:rsidRDefault="00343ED9" w14:paraId="50DA57AB" w14:textId="77777777">
            <w:pPr>
              <w:jc w:val="both"/>
              <w:rPr>
                <w:rFonts w:ascii="Arial Narrow" w:hAnsi="Arial Narrow" w:cs="Arial"/>
                <w:sz w:val="20"/>
                <w:szCs w:val="20"/>
              </w:rPr>
            </w:pPr>
            <w:r w:rsidRPr="008A4540">
              <w:rPr>
                <w:rFonts w:ascii="Arial Narrow" w:hAnsi="Arial Narrow" w:cs="Arial"/>
                <w:sz w:val="20"/>
                <w:szCs w:val="20"/>
              </w:rPr>
              <w:t xml:space="preserve">Sanciona al que fabricare o a sabiendas expendiere a cualquier título sustancias medicinales deterioradas o adulteradas en su especie, cantidad, calidad o proporciones, de modo que sean </w:t>
            </w:r>
            <w:r w:rsidRPr="008A4540">
              <w:rPr>
                <w:rFonts w:ascii="Arial Narrow" w:hAnsi="Arial Narrow" w:cs="Arial"/>
                <w:sz w:val="20"/>
                <w:szCs w:val="20"/>
              </w:rPr>
              <w:lastRenderedPageBreak/>
              <w:t>peligrosas para la salud por su nocividad o por el menoscabo de sus propiedades curativas y al que, a cualquier título, expendiere otras sustancias peligrosas para la salud</w:t>
            </w:r>
          </w:p>
          <w:p w:rsidRPr="008A4540" w:rsidR="00343ED9" w:rsidP="00343ED9" w:rsidRDefault="00343ED9" w14:paraId="63622B0E" w14:textId="77777777">
            <w:pPr>
              <w:jc w:val="both"/>
              <w:rPr>
                <w:rFonts w:ascii="Arial Narrow" w:hAnsi="Arial Narrow" w:cs="Arial"/>
                <w:sz w:val="20"/>
                <w:szCs w:val="20"/>
              </w:rPr>
            </w:pPr>
            <w:r w:rsidRPr="008A4540">
              <w:rPr>
                <w:rFonts w:ascii="Arial Narrow" w:hAnsi="Arial Narrow" w:cs="Arial"/>
                <w:sz w:val="20"/>
                <w:szCs w:val="20"/>
              </w:rPr>
              <w:t xml:space="preserve">Sanciona al que envenenare o infectare comestibles, aguas u otras </w:t>
            </w:r>
            <w:proofErr w:type="gramStart"/>
            <w:r w:rsidRPr="008A4540">
              <w:rPr>
                <w:rFonts w:ascii="Arial Narrow" w:hAnsi="Arial Narrow" w:cs="Arial"/>
                <w:sz w:val="20"/>
                <w:szCs w:val="20"/>
              </w:rPr>
              <w:t>bebidas destinados</w:t>
            </w:r>
            <w:proofErr w:type="gramEnd"/>
            <w:r w:rsidRPr="008A4540">
              <w:rPr>
                <w:rFonts w:ascii="Arial Narrow" w:hAnsi="Arial Narrow" w:cs="Arial"/>
                <w:sz w:val="20"/>
                <w:szCs w:val="20"/>
              </w:rPr>
              <w:t xml:space="preserve"> al consumo público, en términos de poder provocar la muerte o grave daño para la salud, y el que a sabiendas los vendiere o distribuyere.</w:t>
            </w:r>
          </w:p>
          <w:p w:rsidRPr="008A4540" w:rsidR="00343ED9" w:rsidP="0068253B" w:rsidRDefault="00343ED9" w14:paraId="34DDDA64" w14:textId="484F810C">
            <w:pPr>
              <w:jc w:val="both"/>
              <w:rPr>
                <w:rFonts w:ascii="Arial Narrow" w:hAnsi="Arial Narrow" w:cs="Arial"/>
                <w:sz w:val="20"/>
                <w:szCs w:val="20"/>
              </w:rPr>
            </w:pPr>
            <w:r w:rsidRPr="008A4540">
              <w:rPr>
                <w:rFonts w:ascii="Arial Narrow" w:hAnsi="Arial Narrow" w:cs="Arial"/>
                <w:sz w:val="20"/>
                <w:szCs w:val="20"/>
              </w:rPr>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Pr="008A4540" w:rsidR="0068253B" w:rsidTr="5FFAE9BA" w14:paraId="194B6EF6" w14:textId="77777777">
        <w:trPr>
          <w:trHeight w:val="74"/>
          <w:trPrChange w:author="Maria Jose Uribe Valdes" w:date="2025-04-15T21:07:24.828Z" w16du:dateUtc="2025-04-15T21:07:24.828Z" w:id="615173330">
            <w:trPr>
              <w:trHeight w:val="74"/>
            </w:trPr>
          </w:trPrChange>
        </w:trPr>
        <w:tc>
          <w:tcPr>
            <w:tcW w:w="3150" w:type="dxa"/>
            <w:tcMar/>
            <w:tcPrChange w:author="Maria Jose Uribe Valdes" w:date="2025-04-15T21:07:29.499Z" w:id="270009700">
              <w:tcPr>
                <w:tcW w:w="2235" w:type="dxa"/>
                <w:tcMar/>
              </w:tcPr>
            </w:tcPrChange>
          </w:tcPr>
          <w:p w:rsidRPr="008A4540" w:rsidR="0068253B" w:rsidP="00013106" w:rsidRDefault="0068253B" w14:paraId="2D5A4AA9" w14:textId="77777777">
            <w:pPr>
              <w:rPr>
                <w:rFonts w:ascii="Arial Narrow" w:hAnsi="Arial Narrow"/>
                <w:sz w:val="20"/>
                <w:szCs w:val="20"/>
              </w:rPr>
            </w:pPr>
          </w:p>
        </w:tc>
        <w:tc>
          <w:tcPr>
            <w:tcW w:w="6172" w:type="dxa"/>
            <w:tcMar/>
            <w:tcPrChange w:author="Maria Jose Uribe Valdes" w:date="2025-04-15T21:07:29.499Z" w:id="1348076656">
              <w:tcPr>
                <w:tcW w:w="7087" w:type="dxa"/>
                <w:tcMar/>
              </w:tcPr>
            </w:tcPrChange>
          </w:tcPr>
          <w:p w:rsidRPr="008A4540" w:rsidR="0068253B" w:rsidP="00343ED9" w:rsidRDefault="0068253B" w14:paraId="7BEEF574" w14:textId="77777777">
            <w:pPr>
              <w:jc w:val="both"/>
              <w:rPr>
                <w:rFonts w:ascii="Arial Narrow" w:hAnsi="Arial Narrow" w:cs="Arial"/>
                <w:sz w:val="20"/>
                <w:szCs w:val="20"/>
              </w:rPr>
            </w:pPr>
          </w:p>
        </w:tc>
      </w:tr>
      <w:tr w:rsidRPr="008A4540" w:rsidR="00746731" w:rsidTr="5FFAE9BA" w14:paraId="47CAD3EC" w14:textId="77777777">
        <w:trPr>
          <w:trHeight w:val="74"/>
          <w:trPrChange w:author="Maria Jose Uribe Valdes" w:date="2025-04-15T21:07:24.829Z" w16du:dateUtc="2025-04-15T21:07:24.829Z" w:id="508023806">
            <w:trPr>
              <w:trHeight w:val="74"/>
            </w:trPr>
          </w:trPrChange>
        </w:trPr>
        <w:tc>
          <w:tcPr>
            <w:tcW w:w="3150" w:type="dxa"/>
            <w:tcMar/>
            <w:tcPrChange w:author="Maria Jose Uribe Valdes" w:date="2025-04-15T21:07:29.5Z" w:id="1339427837">
              <w:tcPr>
                <w:tcW w:w="2235" w:type="dxa"/>
                <w:tcMar/>
              </w:tcPr>
            </w:tcPrChange>
          </w:tcPr>
          <w:p w:rsidRPr="008A4540" w:rsidR="00746731" w:rsidP="00013106" w:rsidRDefault="000E0FCB" w14:paraId="079D70BA" w14:textId="77777777">
            <w:pPr>
              <w:rPr>
                <w:rFonts w:ascii="Arial Narrow" w:hAnsi="Arial Narrow" w:cs="Arial"/>
                <w:b/>
                <w:bCs/>
                <w:sz w:val="20"/>
                <w:szCs w:val="20"/>
                <w:lang w:val="es-ES"/>
              </w:rPr>
            </w:pPr>
            <w:r w:rsidRPr="008A4540">
              <w:rPr>
                <w:rFonts w:ascii="Arial Narrow" w:hAnsi="Arial Narrow" w:cs="Arial"/>
                <w:b/>
                <w:bCs/>
                <w:sz w:val="20"/>
                <w:szCs w:val="20"/>
                <w:lang w:val="es-ES"/>
              </w:rPr>
              <w:t>528</w:t>
            </w:r>
          </w:p>
        </w:tc>
        <w:tc>
          <w:tcPr>
            <w:tcW w:w="6172" w:type="dxa"/>
            <w:tcMar/>
            <w:tcPrChange w:author="Maria Jose Uribe Valdes" w:date="2025-04-15T21:07:29.5Z" w:id="977369749">
              <w:tcPr>
                <w:tcW w:w="7087" w:type="dxa"/>
                <w:tcMar/>
              </w:tcPr>
            </w:tcPrChange>
          </w:tcPr>
          <w:p w:rsidRPr="008A4540" w:rsidR="00746731" w:rsidP="00013106" w:rsidRDefault="000E0FCB" w14:paraId="3DFA563A"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CORRUPCIÓN ENTRE PARTICULARES.</w:t>
            </w:r>
          </w:p>
        </w:tc>
      </w:tr>
      <w:tr w:rsidRPr="001E788B" w:rsidR="00746731" w:rsidTr="5FFAE9BA" w14:paraId="12F63DF6" w14:textId="77777777">
        <w:trPr>
          <w:trHeight w:val="74"/>
          <w:trPrChange w:author="Maria Jose Uribe Valdes" w:date="2025-04-15T21:07:24.829Z" w16du:dateUtc="2025-04-15T21:07:24.829Z" w:id="1285182195">
            <w:trPr>
              <w:trHeight w:val="74"/>
            </w:trPr>
          </w:trPrChange>
        </w:trPr>
        <w:tc>
          <w:tcPr>
            <w:tcW w:w="3150" w:type="dxa"/>
            <w:tcMar/>
            <w:tcPrChange w:author="Maria Jose Uribe Valdes" w:date="2025-04-15T21:07:29.5Z" w:id="623537948">
              <w:tcPr>
                <w:tcW w:w="2235" w:type="dxa"/>
                <w:tcMar/>
              </w:tcPr>
            </w:tcPrChange>
          </w:tcPr>
          <w:p w:rsidRPr="008A4540" w:rsidR="00746731" w:rsidP="00013106" w:rsidRDefault="00746731" w14:paraId="4B30F14E" w14:textId="77777777">
            <w:pPr>
              <w:rPr>
                <w:rFonts w:ascii="Arial Narrow" w:hAnsi="Arial Narrow"/>
                <w:sz w:val="20"/>
                <w:szCs w:val="20"/>
              </w:rPr>
            </w:pPr>
          </w:p>
        </w:tc>
        <w:tc>
          <w:tcPr>
            <w:tcW w:w="6172" w:type="dxa"/>
            <w:tcMar/>
            <w:tcPrChange w:author="Maria Jose Uribe Valdes" w:date="2025-04-15T21:07:29.5Z" w:id="1380144843">
              <w:tcPr>
                <w:tcW w:w="7087" w:type="dxa"/>
                <w:tcMar/>
              </w:tcPr>
            </w:tcPrChange>
          </w:tcPr>
          <w:p w:rsidRPr="008A4540" w:rsidR="00746731" w:rsidP="00013106" w:rsidRDefault="000E0FCB" w14:paraId="2FA61EBE" w14:textId="77777777">
            <w:pPr>
              <w:jc w:val="both"/>
              <w:rPr>
                <w:rFonts w:ascii="Arial Narrow" w:hAnsi="Arial Narrow" w:cs="Arial"/>
                <w:sz w:val="20"/>
                <w:szCs w:val="20"/>
                <w:lang w:val="en-US"/>
              </w:rPr>
            </w:pPr>
            <w:r w:rsidRPr="008A4540">
              <w:rPr>
                <w:rFonts w:ascii="Arial Narrow" w:hAnsi="Arial Narrow" w:cs="Arial"/>
                <w:sz w:val="20"/>
                <w:szCs w:val="20"/>
                <w:lang w:val="en-US"/>
              </w:rPr>
              <w:t>ART. 287 BIS Y 287 TER CP</w:t>
            </w:r>
          </w:p>
        </w:tc>
      </w:tr>
      <w:tr w:rsidRPr="008A4540" w:rsidR="00746731" w:rsidTr="5FFAE9BA" w14:paraId="3112DB37" w14:textId="77777777">
        <w:trPr>
          <w:trHeight w:val="74"/>
          <w:trPrChange w:author="Maria Jose Uribe Valdes" w:date="2025-04-15T21:07:24.83Z" w16du:dateUtc="2025-04-15T21:07:24.83Z" w:id="156130557">
            <w:trPr>
              <w:trHeight w:val="74"/>
            </w:trPr>
          </w:trPrChange>
        </w:trPr>
        <w:tc>
          <w:tcPr>
            <w:tcW w:w="3150" w:type="dxa"/>
            <w:tcMar/>
            <w:tcPrChange w:author="Maria Jose Uribe Valdes" w:date="2025-04-15T21:07:29.5Z" w:id="1618137653">
              <w:tcPr>
                <w:tcW w:w="2235" w:type="dxa"/>
                <w:tcMar/>
              </w:tcPr>
            </w:tcPrChange>
          </w:tcPr>
          <w:p w:rsidRPr="008A4540" w:rsidR="00746731" w:rsidP="00013106" w:rsidRDefault="00746731" w14:paraId="0BB3BF2B" w14:textId="77777777">
            <w:pPr>
              <w:rPr>
                <w:rFonts w:ascii="Arial Narrow" w:hAnsi="Arial Narrow"/>
                <w:sz w:val="20"/>
                <w:szCs w:val="20"/>
                <w:lang w:val="en-US"/>
              </w:rPr>
            </w:pPr>
          </w:p>
        </w:tc>
        <w:tc>
          <w:tcPr>
            <w:tcW w:w="6172" w:type="dxa"/>
            <w:tcMar/>
            <w:tcPrChange w:author="Maria Jose Uribe Valdes" w:date="2025-04-15T21:07:29.5Z" w:id="651560678">
              <w:tcPr>
                <w:tcW w:w="7087" w:type="dxa"/>
                <w:tcMar/>
              </w:tcPr>
            </w:tcPrChange>
          </w:tcPr>
          <w:p w:rsidRPr="008A4540" w:rsidR="0007178F" w:rsidP="00A24014" w:rsidRDefault="00B20B05" w14:paraId="2BD54DB5" w14:textId="0D2092DD">
            <w:pPr>
              <w:jc w:val="both"/>
              <w:rPr>
                <w:rFonts w:ascii="Arial Narrow" w:hAnsi="Arial Narrow" w:cs="Arial"/>
                <w:sz w:val="20"/>
                <w:szCs w:val="20"/>
              </w:rPr>
            </w:pPr>
            <w:r w:rsidRPr="008A4540">
              <w:rPr>
                <w:rFonts w:ascii="Arial Narrow" w:hAnsi="Arial Narrow" w:cs="Arial"/>
                <w:sz w:val="20"/>
                <w:szCs w:val="20"/>
              </w:rPr>
              <w:t>Sanciona al director, administrador, mandatario o empleado de una empresa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director, administrador, mandatario o empleado de una empresa un beneficio económico o de otra naturaleza, para sí o un tercero, para que favorezca o por haber favorecido la contratación con un oferente por sobre otro.</w:t>
            </w:r>
          </w:p>
        </w:tc>
      </w:tr>
      <w:tr w:rsidRPr="008A4540" w:rsidR="0068253B" w:rsidTr="5FFAE9BA" w14:paraId="2CDB240A" w14:textId="77777777">
        <w:trPr>
          <w:trHeight w:val="74"/>
          <w:trPrChange w:author="Maria Jose Uribe Valdes" w:date="2025-04-15T21:07:24.83Z" w16du:dateUtc="2025-04-15T21:07:24.83Z" w:id="1658308420">
            <w:trPr>
              <w:trHeight w:val="74"/>
            </w:trPr>
          </w:trPrChange>
        </w:trPr>
        <w:tc>
          <w:tcPr>
            <w:tcW w:w="3150" w:type="dxa"/>
            <w:tcMar/>
            <w:tcPrChange w:author="Maria Jose Uribe Valdes" w:date="2025-04-15T21:07:29.5Z" w:id="1407637483">
              <w:tcPr>
                <w:tcW w:w="2235" w:type="dxa"/>
                <w:tcMar/>
              </w:tcPr>
            </w:tcPrChange>
          </w:tcPr>
          <w:p w:rsidRPr="008A4540" w:rsidR="0068253B" w:rsidP="00013106" w:rsidRDefault="0068253B" w14:paraId="7CD997F4" w14:textId="7F1A6134">
            <w:pPr>
              <w:rPr>
                <w:rFonts w:ascii="Arial Narrow" w:hAnsi="Arial Narrow"/>
                <w:sz w:val="20"/>
                <w:szCs w:val="20"/>
              </w:rPr>
            </w:pPr>
          </w:p>
        </w:tc>
        <w:tc>
          <w:tcPr>
            <w:tcW w:w="6172" w:type="dxa"/>
            <w:tcMar/>
            <w:tcPrChange w:author="Maria Jose Uribe Valdes" w:date="2025-04-15T21:07:29.5Z" w:id="1847402579">
              <w:tcPr>
                <w:tcW w:w="7087" w:type="dxa"/>
                <w:tcMar/>
              </w:tcPr>
            </w:tcPrChange>
          </w:tcPr>
          <w:p w:rsidRPr="008A4540" w:rsidR="0068253B" w:rsidP="0068253B" w:rsidRDefault="0068253B" w14:paraId="42A7725D" w14:textId="77777777">
            <w:pPr>
              <w:jc w:val="both"/>
              <w:rPr>
                <w:rFonts w:ascii="Arial Narrow" w:hAnsi="Arial Narrow" w:cs="Arial"/>
                <w:sz w:val="20"/>
                <w:szCs w:val="20"/>
              </w:rPr>
            </w:pPr>
          </w:p>
        </w:tc>
      </w:tr>
      <w:tr w:rsidRPr="008A4540" w:rsidR="00746731" w:rsidTr="5FFAE9BA" w14:paraId="2758F94F" w14:textId="77777777">
        <w:trPr>
          <w:trHeight w:val="74"/>
          <w:trPrChange w:author="Maria Jose Uribe Valdes" w:date="2025-04-15T21:07:24.831Z" w16du:dateUtc="2025-04-15T21:07:24.831Z" w:id="1856851959">
            <w:trPr>
              <w:trHeight w:val="74"/>
            </w:trPr>
          </w:trPrChange>
        </w:trPr>
        <w:tc>
          <w:tcPr>
            <w:tcW w:w="3150" w:type="dxa"/>
            <w:tcMar/>
            <w:tcPrChange w:author="Maria Jose Uribe Valdes" w:date="2025-04-15T21:07:29.5Z" w:id="136945106">
              <w:tcPr>
                <w:tcW w:w="2235" w:type="dxa"/>
                <w:tcMar/>
              </w:tcPr>
            </w:tcPrChange>
          </w:tcPr>
          <w:p w:rsidRPr="008A4540" w:rsidR="00746731" w:rsidP="00013106" w:rsidRDefault="0055285D" w14:paraId="3B70AB3E" w14:textId="77777777">
            <w:pPr>
              <w:rPr>
                <w:rFonts w:ascii="Arial Narrow" w:hAnsi="Arial Narrow" w:cs="Arial"/>
                <w:b/>
                <w:bCs/>
                <w:sz w:val="20"/>
                <w:szCs w:val="20"/>
                <w:lang w:val="es-ES"/>
              </w:rPr>
            </w:pPr>
            <w:r w:rsidRPr="008A4540">
              <w:rPr>
                <w:rFonts w:ascii="Arial Narrow" w:hAnsi="Arial Narrow" w:cs="Arial"/>
                <w:b/>
                <w:bCs/>
                <w:sz w:val="20"/>
                <w:szCs w:val="20"/>
                <w:lang w:val="es-ES"/>
              </w:rPr>
              <w:t>529</w:t>
            </w:r>
          </w:p>
        </w:tc>
        <w:tc>
          <w:tcPr>
            <w:tcW w:w="6172" w:type="dxa"/>
            <w:tcMar/>
            <w:tcPrChange w:author="Maria Jose Uribe Valdes" w:date="2025-04-15T21:07:29.5Z" w:id="288326415">
              <w:tcPr>
                <w:tcW w:w="7087" w:type="dxa"/>
                <w:tcMar/>
              </w:tcPr>
            </w:tcPrChange>
          </w:tcPr>
          <w:p w:rsidRPr="008A4540" w:rsidR="00746731" w:rsidP="00013106" w:rsidRDefault="0055285D" w14:paraId="6C663054"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CORRUPCIÓN ENTRE PARTICULARES.COMETIDO POR PERSONAS JURÍDICAS.</w:t>
            </w:r>
          </w:p>
        </w:tc>
      </w:tr>
      <w:tr w:rsidRPr="001E788B" w:rsidR="00746731" w:rsidTr="5FFAE9BA" w14:paraId="037608E7" w14:textId="77777777">
        <w:trPr>
          <w:trHeight w:val="74"/>
          <w:trPrChange w:author="Maria Jose Uribe Valdes" w:date="2025-04-15T21:07:24.831Z" w16du:dateUtc="2025-04-15T21:07:24.831Z" w:id="844842807">
            <w:trPr>
              <w:trHeight w:val="74"/>
            </w:trPr>
          </w:trPrChange>
        </w:trPr>
        <w:tc>
          <w:tcPr>
            <w:tcW w:w="3150" w:type="dxa"/>
            <w:tcMar/>
            <w:tcPrChange w:author="Maria Jose Uribe Valdes" w:date="2025-04-15T21:07:29.501Z" w:id="200384503">
              <w:tcPr>
                <w:tcW w:w="2235" w:type="dxa"/>
                <w:tcMar/>
              </w:tcPr>
            </w:tcPrChange>
          </w:tcPr>
          <w:p w:rsidRPr="008A4540" w:rsidR="00746731" w:rsidP="00013106" w:rsidRDefault="00746731" w14:paraId="1B6109AB" w14:textId="77777777">
            <w:pPr>
              <w:rPr>
                <w:rFonts w:ascii="Arial Narrow" w:hAnsi="Arial Narrow"/>
                <w:sz w:val="20"/>
                <w:szCs w:val="20"/>
              </w:rPr>
            </w:pPr>
          </w:p>
        </w:tc>
        <w:tc>
          <w:tcPr>
            <w:tcW w:w="6172" w:type="dxa"/>
            <w:tcMar/>
            <w:tcPrChange w:author="Maria Jose Uribe Valdes" w:date="2025-04-15T21:07:29.501Z" w:id="1517841520">
              <w:tcPr>
                <w:tcW w:w="7087" w:type="dxa"/>
                <w:tcMar/>
              </w:tcPr>
            </w:tcPrChange>
          </w:tcPr>
          <w:p w:rsidRPr="008A4540" w:rsidR="00746731" w:rsidP="00013106" w:rsidRDefault="0055285D" w14:paraId="74BCA0E9" w14:textId="77777777">
            <w:pPr>
              <w:jc w:val="both"/>
              <w:rPr>
                <w:rFonts w:ascii="Arial Narrow" w:hAnsi="Arial Narrow" w:cs="Arial"/>
                <w:sz w:val="20"/>
                <w:szCs w:val="20"/>
                <w:lang w:val="en-US"/>
              </w:rPr>
            </w:pPr>
            <w:r w:rsidRPr="008A4540">
              <w:rPr>
                <w:rFonts w:ascii="Arial Narrow" w:hAnsi="Arial Narrow" w:cs="Arial"/>
                <w:sz w:val="20"/>
                <w:szCs w:val="20"/>
                <w:lang w:val="en-US"/>
              </w:rPr>
              <w:t>ART. 287 BIS Y 287 TER CP</w:t>
            </w:r>
          </w:p>
        </w:tc>
      </w:tr>
      <w:tr w:rsidRPr="008A4540" w:rsidR="00746731" w:rsidTr="5FFAE9BA" w14:paraId="42322654" w14:textId="77777777">
        <w:trPr>
          <w:trHeight w:val="74"/>
          <w:trPrChange w:author="Maria Jose Uribe Valdes" w:date="2025-04-15T21:07:24.832Z" w16du:dateUtc="2025-04-15T21:07:24.832Z" w:id="1750870993">
            <w:trPr>
              <w:trHeight w:val="74"/>
            </w:trPr>
          </w:trPrChange>
        </w:trPr>
        <w:tc>
          <w:tcPr>
            <w:tcW w:w="3150" w:type="dxa"/>
            <w:tcMar/>
            <w:tcPrChange w:author="Maria Jose Uribe Valdes" w:date="2025-04-15T21:07:29.501Z" w:id="471993013">
              <w:tcPr>
                <w:tcW w:w="2235" w:type="dxa"/>
                <w:tcMar/>
              </w:tcPr>
            </w:tcPrChange>
          </w:tcPr>
          <w:p w:rsidRPr="008A4540" w:rsidR="00746731" w:rsidP="00013106" w:rsidRDefault="00746731" w14:paraId="62403BF1" w14:textId="77777777">
            <w:pPr>
              <w:rPr>
                <w:rFonts w:ascii="Arial Narrow" w:hAnsi="Arial Narrow"/>
                <w:sz w:val="20"/>
                <w:szCs w:val="20"/>
                <w:lang w:val="en-US"/>
              </w:rPr>
            </w:pPr>
          </w:p>
        </w:tc>
        <w:tc>
          <w:tcPr>
            <w:tcW w:w="6172" w:type="dxa"/>
            <w:tcMar/>
            <w:tcPrChange w:author="Maria Jose Uribe Valdes" w:date="2025-04-15T21:07:29.501Z" w:id="817463269">
              <w:tcPr>
                <w:tcW w:w="7087" w:type="dxa"/>
                <w:tcMar/>
              </w:tcPr>
            </w:tcPrChange>
          </w:tcPr>
          <w:p w:rsidRPr="008A4540" w:rsidR="0055285D" w:rsidP="0068253B" w:rsidRDefault="0055285D" w14:paraId="665767B3" w14:textId="6E026DB2">
            <w:pPr>
              <w:jc w:val="both"/>
              <w:rPr>
                <w:rFonts w:ascii="Arial Narrow" w:hAnsi="Arial Narrow" w:cs="Arial"/>
                <w:sz w:val="20"/>
                <w:szCs w:val="20"/>
              </w:rPr>
            </w:pPr>
            <w:r w:rsidRPr="008A4540">
              <w:rPr>
                <w:rFonts w:ascii="Arial Narrow" w:hAnsi="Arial Narrow" w:cs="Arial"/>
                <w:sz w:val="20"/>
                <w:szCs w:val="20"/>
              </w:rPr>
              <w:t>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 1° de la </w:t>
            </w:r>
            <w:r w:rsidRPr="008A4540" w:rsidR="00EF7CF2">
              <w:rPr>
                <w:rFonts w:ascii="Arial Narrow" w:hAnsi="Arial Narrow" w:cs="Arial"/>
                <w:sz w:val="20"/>
                <w:szCs w:val="20"/>
              </w:rPr>
              <w:t>Ley</w:t>
            </w:r>
            <w:r w:rsidRPr="008A4540">
              <w:rPr>
                <w:rFonts w:ascii="Arial Narrow" w:hAnsi="Arial Narrow" w:cs="Arial"/>
                <w:sz w:val="20"/>
                <w:szCs w:val="20"/>
              </w:rPr>
              <w:t xml:space="preserve"> 20.393).</w:t>
            </w:r>
          </w:p>
        </w:tc>
      </w:tr>
      <w:tr w:rsidRPr="008A4540" w:rsidR="0068253B" w:rsidTr="5FFAE9BA" w14:paraId="6A03ACD6" w14:textId="77777777">
        <w:trPr>
          <w:trHeight w:val="74"/>
          <w:trPrChange w:author="Maria Jose Uribe Valdes" w:date="2025-04-15T21:07:24.832Z" w16du:dateUtc="2025-04-15T21:07:24.832Z" w:id="167902568">
            <w:trPr>
              <w:trHeight w:val="74"/>
            </w:trPr>
          </w:trPrChange>
        </w:trPr>
        <w:tc>
          <w:tcPr>
            <w:tcW w:w="3150" w:type="dxa"/>
            <w:tcMar/>
            <w:tcPrChange w:author="Maria Jose Uribe Valdes" w:date="2025-04-15T21:07:29.501Z" w:id="1674005035">
              <w:tcPr>
                <w:tcW w:w="2235" w:type="dxa"/>
                <w:tcMar/>
              </w:tcPr>
            </w:tcPrChange>
          </w:tcPr>
          <w:p w:rsidRPr="008A4540" w:rsidR="0068253B" w:rsidP="00013106" w:rsidRDefault="0068253B" w14:paraId="5262B784" w14:textId="77777777">
            <w:pPr>
              <w:rPr>
                <w:rFonts w:ascii="Arial Narrow" w:hAnsi="Arial Narrow"/>
                <w:sz w:val="20"/>
                <w:szCs w:val="20"/>
              </w:rPr>
            </w:pPr>
          </w:p>
        </w:tc>
        <w:tc>
          <w:tcPr>
            <w:tcW w:w="6172" w:type="dxa"/>
            <w:tcMar/>
            <w:tcPrChange w:author="Maria Jose Uribe Valdes" w:date="2025-04-15T21:07:29.501Z" w:id="1994006727">
              <w:tcPr>
                <w:tcW w:w="7087" w:type="dxa"/>
                <w:tcMar/>
              </w:tcPr>
            </w:tcPrChange>
          </w:tcPr>
          <w:p w:rsidRPr="008A4540" w:rsidR="0068253B" w:rsidP="0068253B" w:rsidRDefault="0068253B" w14:paraId="30272D5A" w14:textId="77777777">
            <w:pPr>
              <w:jc w:val="both"/>
              <w:rPr>
                <w:rFonts w:ascii="Arial Narrow" w:hAnsi="Arial Narrow" w:cs="Arial"/>
                <w:sz w:val="20"/>
                <w:szCs w:val="20"/>
              </w:rPr>
            </w:pPr>
          </w:p>
        </w:tc>
      </w:tr>
      <w:tr w:rsidRPr="008A4540" w:rsidR="00746731" w:rsidTr="5FFAE9BA" w14:paraId="544F9A12" w14:textId="77777777">
        <w:trPr>
          <w:trHeight w:val="74"/>
          <w:trPrChange w:author="Maria Jose Uribe Valdes" w:date="2025-04-15T21:07:24.832Z" w16du:dateUtc="2025-04-15T21:07:24.832Z" w:id="999483955">
            <w:trPr>
              <w:trHeight w:val="74"/>
            </w:trPr>
          </w:trPrChange>
        </w:trPr>
        <w:tc>
          <w:tcPr>
            <w:tcW w:w="3150" w:type="dxa"/>
            <w:tcMar/>
            <w:tcPrChange w:author="Maria Jose Uribe Valdes" w:date="2025-04-15T21:07:29.501Z" w:id="471975251">
              <w:tcPr>
                <w:tcW w:w="2235" w:type="dxa"/>
                <w:tcMar/>
              </w:tcPr>
            </w:tcPrChange>
          </w:tcPr>
          <w:p w:rsidRPr="008A4540" w:rsidR="00746731" w:rsidP="00013106" w:rsidRDefault="00752A59" w14:paraId="18F5385D" w14:textId="77777777">
            <w:pPr>
              <w:rPr>
                <w:rFonts w:ascii="Arial Narrow" w:hAnsi="Arial Narrow" w:cs="Arial"/>
                <w:b/>
                <w:bCs/>
                <w:sz w:val="20"/>
                <w:szCs w:val="20"/>
                <w:lang w:val="es-ES"/>
              </w:rPr>
            </w:pPr>
            <w:r w:rsidRPr="008A4540">
              <w:rPr>
                <w:rFonts w:ascii="Arial Narrow" w:hAnsi="Arial Narrow" w:cs="Arial"/>
                <w:b/>
                <w:bCs/>
                <w:sz w:val="20"/>
                <w:szCs w:val="20"/>
                <w:lang w:val="es-ES"/>
              </w:rPr>
              <w:t>530</w:t>
            </w:r>
          </w:p>
        </w:tc>
        <w:tc>
          <w:tcPr>
            <w:tcW w:w="6172" w:type="dxa"/>
            <w:tcMar/>
            <w:tcPrChange w:author="Maria Jose Uribe Valdes" w:date="2025-04-15T21:07:29.501Z" w:id="1883609011">
              <w:tcPr>
                <w:tcW w:w="7087" w:type="dxa"/>
                <w:tcMar/>
              </w:tcPr>
            </w:tcPrChange>
          </w:tcPr>
          <w:p w:rsidRPr="008A4540" w:rsidR="00746731" w:rsidP="00013106" w:rsidRDefault="00752A59" w14:paraId="12800514"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AMENAZAS CONTRA PROFESIONALES Y FUNCIONARIOS DE SALUD Y MANIPULADORES DE ALIMENTOS.</w:t>
            </w:r>
          </w:p>
        </w:tc>
      </w:tr>
      <w:tr w:rsidRPr="008A4540" w:rsidR="00746731" w:rsidTr="5FFAE9BA" w14:paraId="6F169ABC" w14:textId="77777777">
        <w:trPr>
          <w:trHeight w:val="74"/>
          <w:trPrChange w:author="Maria Jose Uribe Valdes" w:date="2025-04-15T21:07:24.834Z" w16du:dateUtc="2025-04-15T21:07:24.834Z" w:id="1602849586">
            <w:trPr>
              <w:trHeight w:val="74"/>
            </w:trPr>
          </w:trPrChange>
        </w:trPr>
        <w:tc>
          <w:tcPr>
            <w:tcW w:w="3150" w:type="dxa"/>
            <w:tcMar/>
            <w:tcPrChange w:author="Maria Jose Uribe Valdes" w:date="2025-04-15T21:07:29.501Z" w:id="1520908475">
              <w:tcPr>
                <w:tcW w:w="2235" w:type="dxa"/>
                <w:tcMar/>
              </w:tcPr>
            </w:tcPrChange>
          </w:tcPr>
          <w:p w:rsidRPr="008A4540" w:rsidR="00746731" w:rsidP="00013106" w:rsidRDefault="00746731" w14:paraId="0CD67B29" w14:textId="77777777">
            <w:pPr>
              <w:rPr>
                <w:rFonts w:ascii="Arial Narrow" w:hAnsi="Arial Narrow"/>
                <w:sz w:val="20"/>
                <w:szCs w:val="20"/>
              </w:rPr>
            </w:pPr>
          </w:p>
        </w:tc>
        <w:tc>
          <w:tcPr>
            <w:tcW w:w="6172" w:type="dxa"/>
            <w:tcMar/>
            <w:tcPrChange w:author="Maria Jose Uribe Valdes" w:date="2025-04-15T21:07:29.501Z" w:id="1319217052">
              <w:tcPr>
                <w:tcW w:w="7087" w:type="dxa"/>
                <w:tcMar/>
              </w:tcPr>
            </w:tcPrChange>
          </w:tcPr>
          <w:p w:rsidRPr="008A4540" w:rsidR="00746731" w:rsidP="00013106" w:rsidRDefault="00752A59" w14:paraId="1B3F8679" w14:textId="77777777">
            <w:pPr>
              <w:jc w:val="both"/>
              <w:rPr>
                <w:rFonts w:ascii="Arial Narrow" w:hAnsi="Arial Narrow" w:cs="Arial"/>
                <w:sz w:val="20"/>
                <w:szCs w:val="20"/>
              </w:rPr>
            </w:pPr>
            <w:r w:rsidRPr="008A4540">
              <w:rPr>
                <w:rFonts w:ascii="Arial Narrow" w:hAnsi="Arial Narrow" w:cs="Arial"/>
                <w:sz w:val="20"/>
                <w:szCs w:val="20"/>
              </w:rPr>
              <w:t>ART. 297 BIS</w:t>
            </w:r>
          </w:p>
        </w:tc>
      </w:tr>
      <w:tr w:rsidRPr="008A4540" w:rsidR="00746731" w:rsidTr="5FFAE9BA" w14:paraId="69A352F7" w14:textId="77777777">
        <w:trPr>
          <w:trHeight w:val="74"/>
          <w:trPrChange w:author="Maria Jose Uribe Valdes" w:date="2025-04-15T21:07:24.834Z" w16du:dateUtc="2025-04-15T21:07:24.834Z" w:id="720569741">
            <w:trPr>
              <w:trHeight w:val="74"/>
            </w:trPr>
          </w:trPrChange>
        </w:trPr>
        <w:tc>
          <w:tcPr>
            <w:tcW w:w="3150" w:type="dxa"/>
            <w:tcMar/>
            <w:tcPrChange w:author="Maria Jose Uribe Valdes" w:date="2025-04-15T21:07:29.501Z" w:id="2016286719">
              <w:tcPr>
                <w:tcW w:w="2235" w:type="dxa"/>
                <w:tcMar/>
              </w:tcPr>
            </w:tcPrChange>
          </w:tcPr>
          <w:p w:rsidRPr="008A4540" w:rsidR="00746731" w:rsidP="00013106" w:rsidRDefault="00746731" w14:paraId="513B02C6" w14:textId="77777777">
            <w:pPr>
              <w:rPr>
                <w:rFonts w:ascii="Arial Narrow" w:hAnsi="Arial Narrow"/>
                <w:sz w:val="20"/>
                <w:szCs w:val="20"/>
              </w:rPr>
            </w:pPr>
          </w:p>
        </w:tc>
        <w:tc>
          <w:tcPr>
            <w:tcW w:w="6172" w:type="dxa"/>
            <w:tcMar/>
            <w:tcPrChange w:author="Maria Jose Uribe Valdes" w:date="2025-04-15T21:07:29.501Z" w:id="1316293769">
              <w:tcPr>
                <w:tcW w:w="7087" w:type="dxa"/>
                <w:tcMar/>
              </w:tcPr>
            </w:tcPrChange>
          </w:tcPr>
          <w:p w:rsidRPr="008A4540" w:rsidR="00752A59" w:rsidP="0068253B" w:rsidRDefault="00752A59" w14:paraId="2281D3B4" w14:textId="2A0A7119">
            <w:pPr>
              <w:jc w:val="both"/>
              <w:rPr>
                <w:rFonts w:ascii="Arial Narrow" w:hAnsi="Arial Narrow" w:cs="Arial"/>
                <w:sz w:val="20"/>
                <w:szCs w:val="20"/>
              </w:rPr>
            </w:pPr>
            <w:r w:rsidRPr="008A4540">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8A4540" w:rsidR="0068253B" w:rsidTr="5FFAE9BA" w14:paraId="141356F0" w14:textId="77777777">
        <w:trPr>
          <w:trHeight w:val="74"/>
          <w:trPrChange w:author="Maria Jose Uribe Valdes" w:date="2025-04-15T21:07:24.834Z" w16du:dateUtc="2025-04-15T21:07:24.834Z" w:id="1571721147">
            <w:trPr>
              <w:trHeight w:val="74"/>
            </w:trPr>
          </w:trPrChange>
        </w:trPr>
        <w:tc>
          <w:tcPr>
            <w:tcW w:w="3150" w:type="dxa"/>
            <w:tcMar/>
            <w:tcPrChange w:author="Maria Jose Uribe Valdes" w:date="2025-04-15T21:07:29.501Z" w:id="961127363">
              <w:tcPr>
                <w:tcW w:w="2235" w:type="dxa"/>
                <w:tcMar/>
              </w:tcPr>
            </w:tcPrChange>
          </w:tcPr>
          <w:p w:rsidRPr="008A4540" w:rsidR="0068253B" w:rsidP="00013106" w:rsidRDefault="0068253B" w14:paraId="47F87343" w14:textId="77777777">
            <w:pPr>
              <w:rPr>
                <w:rFonts w:ascii="Arial Narrow" w:hAnsi="Arial Narrow"/>
                <w:sz w:val="20"/>
                <w:szCs w:val="20"/>
              </w:rPr>
            </w:pPr>
          </w:p>
        </w:tc>
        <w:tc>
          <w:tcPr>
            <w:tcW w:w="6172" w:type="dxa"/>
            <w:tcMar/>
            <w:tcPrChange w:author="Maria Jose Uribe Valdes" w:date="2025-04-15T21:07:29.501Z" w:id="2138569293">
              <w:tcPr>
                <w:tcW w:w="7087" w:type="dxa"/>
                <w:tcMar/>
              </w:tcPr>
            </w:tcPrChange>
          </w:tcPr>
          <w:p w:rsidRPr="008A4540" w:rsidR="0068253B" w:rsidP="0068253B" w:rsidRDefault="0068253B" w14:paraId="216AAA48" w14:textId="77777777">
            <w:pPr>
              <w:jc w:val="both"/>
              <w:rPr>
                <w:rFonts w:ascii="Arial Narrow" w:hAnsi="Arial Narrow" w:cs="Arial"/>
                <w:sz w:val="20"/>
                <w:szCs w:val="20"/>
              </w:rPr>
            </w:pPr>
          </w:p>
        </w:tc>
      </w:tr>
      <w:tr w:rsidRPr="008A4540" w:rsidR="00746731" w:rsidTr="5FFAE9BA" w14:paraId="60498C80" w14:textId="77777777">
        <w:trPr>
          <w:trHeight w:val="74"/>
          <w:trPrChange w:author="Maria Jose Uribe Valdes" w:date="2025-04-15T21:07:24.835Z" w16du:dateUtc="2025-04-15T21:07:24.835Z" w:id="409196351">
            <w:trPr>
              <w:trHeight w:val="74"/>
            </w:trPr>
          </w:trPrChange>
        </w:trPr>
        <w:tc>
          <w:tcPr>
            <w:tcW w:w="3150" w:type="dxa"/>
            <w:tcMar/>
            <w:tcPrChange w:author="Maria Jose Uribe Valdes" w:date="2025-04-15T21:07:29.501Z" w:id="1216409477">
              <w:tcPr>
                <w:tcW w:w="2235" w:type="dxa"/>
                <w:tcMar/>
              </w:tcPr>
            </w:tcPrChange>
          </w:tcPr>
          <w:p w:rsidRPr="008A4540" w:rsidR="00746731" w:rsidP="00013106" w:rsidRDefault="004D24EA" w14:paraId="39B2BEDF" w14:textId="77777777">
            <w:pPr>
              <w:rPr>
                <w:rFonts w:ascii="Arial Narrow" w:hAnsi="Arial Narrow"/>
                <w:sz w:val="20"/>
                <w:szCs w:val="20"/>
              </w:rPr>
            </w:pPr>
            <w:r w:rsidRPr="008A4540">
              <w:rPr>
                <w:rFonts w:ascii="Arial Narrow" w:hAnsi="Arial Narrow" w:cs="Arial"/>
                <w:b/>
                <w:bCs/>
                <w:sz w:val="20"/>
                <w:szCs w:val="20"/>
              </w:rPr>
              <w:t>531</w:t>
            </w:r>
          </w:p>
        </w:tc>
        <w:tc>
          <w:tcPr>
            <w:tcW w:w="6172" w:type="dxa"/>
            <w:tcMar/>
            <w:tcPrChange w:author="Maria Jose Uribe Valdes" w:date="2025-04-15T21:07:29.501Z" w:id="1101867456">
              <w:tcPr>
                <w:tcW w:w="7087" w:type="dxa"/>
                <w:tcMar/>
              </w:tcPr>
            </w:tcPrChange>
          </w:tcPr>
          <w:p w:rsidRPr="008A4540" w:rsidR="00746731" w:rsidP="00013106" w:rsidRDefault="005B4683" w14:paraId="1951557E" w14:textId="77777777">
            <w:pPr>
              <w:jc w:val="both"/>
              <w:rPr>
                <w:rFonts w:ascii="Arial Narrow" w:hAnsi="Arial Narrow" w:cs="Arial"/>
                <w:sz w:val="20"/>
                <w:szCs w:val="20"/>
              </w:rPr>
            </w:pPr>
            <w:r w:rsidRPr="008A4540">
              <w:rPr>
                <w:rFonts w:ascii="Arial Narrow" w:hAnsi="Arial Narrow" w:cs="Arial"/>
                <w:b/>
                <w:bCs/>
                <w:sz w:val="20"/>
                <w:szCs w:val="20"/>
                <w:lang w:val="es-ES"/>
              </w:rPr>
              <w:t>LESIONES CONTRA PROFESIONALES Y FUNCIONARIOS DE SALUD Y MANIPULADORES DE ALIMENTOS.</w:t>
            </w:r>
          </w:p>
        </w:tc>
      </w:tr>
      <w:tr w:rsidRPr="008A4540" w:rsidR="00232D6D" w:rsidTr="5FFAE9BA" w14:paraId="66479712" w14:textId="77777777">
        <w:trPr>
          <w:trHeight w:val="74"/>
          <w:trPrChange w:author="Maria Jose Uribe Valdes" w:date="2025-04-15T21:07:24.835Z" w16du:dateUtc="2025-04-15T21:07:24.835Z" w:id="670496877">
            <w:trPr>
              <w:trHeight w:val="74"/>
            </w:trPr>
          </w:trPrChange>
        </w:trPr>
        <w:tc>
          <w:tcPr>
            <w:tcW w:w="3150" w:type="dxa"/>
            <w:tcMar/>
            <w:tcPrChange w:author="Maria Jose Uribe Valdes" w:date="2025-04-15T21:07:29.501Z" w:id="1336028202">
              <w:tcPr>
                <w:tcW w:w="2235" w:type="dxa"/>
                <w:tcMar/>
              </w:tcPr>
            </w:tcPrChange>
          </w:tcPr>
          <w:p w:rsidRPr="008A4540" w:rsidR="00232D6D" w:rsidP="00013106" w:rsidRDefault="00232D6D" w14:paraId="00A00084" w14:textId="77777777">
            <w:pPr>
              <w:rPr>
                <w:rFonts w:ascii="Arial Narrow" w:hAnsi="Arial Narrow"/>
                <w:sz w:val="20"/>
                <w:szCs w:val="20"/>
              </w:rPr>
            </w:pPr>
          </w:p>
        </w:tc>
        <w:tc>
          <w:tcPr>
            <w:tcW w:w="6172" w:type="dxa"/>
            <w:tcMar/>
            <w:tcPrChange w:author="Maria Jose Uribe Valdes" w:date="2025-04-15T21:07:29.501Z" w:id="447697037">
              <w:tcPr>
                <w:tcW w:w="7087" w:type="dxa"/>
                <w:tcMar/>
              </w:tcPr>
            </w:tcPrChange>
          </w:tcPr>
          <w:p w:rsidRPr="008A4540" w:rsidR="00232D6D" w:rsidP="00013106" w:rsidRDefault="005B4683" w14:paraId="15407EA7" w14:textId="77777777">
            <w:pPr>
              <w:jc w:val="both"/>
              <w:rPr>
                <w:rFonts w:ascii="Arial Narrow" w:hAnsi="Arial Narrow" w:cs="Arial"/>
                <w:sz w:val="20"/>
                <w:szCs w:val="20"/>
              </w:rPr>
            </w:pPr>
            <w:r w:rsidRPr="008A4540">
              <w:rPr>
                <w:rFonts w:ascii="Arial Narrow" w:hAnsi="Arial Narrow" w:cs="Arial"/>
                <w:sz w:val="20"/>
                <w:szCs w:val="20"/>
              </w:rPr>
              <w:t>ART. 401 BIS</w:t>
            </w:r>
          </w:p>
        </w:tc>
      </w:tr>
      <w:tr w:rsidRPr="008A4540" w:rsidR="00232D6D" w:rsidTr="5FFAE9BA" w14:paraId="63C320FF" w14:textId="77777777">
        <w:trPr>
          <w:trHeight w:val="74"/>
          <w:trPrChange w:author="Maria Jose Uribe Valdes" w:date="2025-04-15T21:07:24.836Z" w16du:dateUtc="2025-04-15T21:07:24.836Z" w:id="765008943">
            <w:trPr>
              <w:trHeight w:val="74"/>
            </w:trPr>
          </w:trPrChange>
        </w:trPr>
        <w:tc>
          <w:tcPr>
            <w:tcW w:w="3150" w:type="dxa"/>
            <w:tcMar/>
            <w:tcPrChange w:author="Maria Jose Uribe Valdes" w:date="2025-04-15T21:07:29.501Z" w:id="376281668">
              <w:tcPr>
                <w:tcW w:w="2235" w:type="dxa"/>
                <w:tcMar/>
              </w:tcPr>
            </w:tcPrChange>
          </w:tcPr>
          <w:p w:rsidRPr="008A4540" w:rsidR="00232D6D" w:rsidP="00013106" w:rsidRDefault="00232D6D" w14:paraId="637B810A" w14:textId="77777777">
            <w:pPr>
              <w:rPr>
                <w:rFonts w:ascii="Arial Narrow" w:hAnsi="Arial Narrow"/>
                <w:sz w:val="20"/>
                <w:szCs w:val="20"/>
              </w:rPr>
            </w:pPr>
          </w:p>
        </w:tc>
        <w:tc>
          <w:tcPr>
            <w:tcW w:w="6172" w:type="dxa"/>
            <w:tcMar/>
            <w:tcPrChange w:author="Maria Jose Uribe Valdes" w:date="2025-04-15T21:07:29.502Z" w:id="1004999666">
              <w:tcPr>
                <w:tcW w:w="7087" w:type="dxa"/>
                <w:tcMar/>
              </w:tcPr>
            </w:tcPrChange>
          </w:tcPr>
          <w:p w:rsidRPr="008A4540" w:rsidR="005B4683" w:rsidP="0068253B" w:rsidRDefault="005B4683" w14:paraId="1C9D90A7" w14:textId="44FAF34E">
            <w:pPr>
              <w:jc w:val="both"/>
              <w:rPr>
                <w:rFonts w:ascii="Arial Narrow" w:hAnsi="Arial Narrow" w:cs="Arial"/>
                <w:sz w:val="20"/>
                <w:szCs w:val="20"/>
              </w:rPr>
            </w:pPr>
            <w:r w:rsidRPr="008A4540">
              <w:rPr>
                <w:rFonts w:ascii="Arial Narrow" w:hAnsi="Arial Narrow" w:cs="Arial"/>
                <w:sz w:val="20"/>
                <w:szCs w:val="20"/>
              </w:rPr>
              <w:t>Sanciona a quien cause lesiones a los profesionales y funcionarios de los establecimientos de salud, públicos o privados, o 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Pr="008A4540" w:rsidR="0068253B" w:rsidTr="5FFAE9BA" w14:paraId="72C74F19" w14:textId="77777777">
        <w:trPr>
          <w:trHeight w:val="74"/>
          <w:trPrChange w:author="Maria Jose Uribe Valdes" w:date="2025-04-15T21:07:24.836Z" w16du:dateUtc="2025-04-15T21:07:24.836Z" w:id="817274156">
            <w:trPr>
              <w:trHeight w:val="74"/>
            </w:trPr>
          </w:trPrChange>
        </w:trPr>
        <w:tc>
          <w:tcPr>
            <w:tcW w:w="3150" w:type="dxa"/>
            <w:tcMar/>
            <w:tcPrChange w:author="Maria Jose Uribe Valdes" w:date="2025-04-15T21:07:29.502Z" w:id="1295709783">
              <w:tcPr>
                <w:tcW w:w="2235" w:type="dxa"/>
                <w:tcMar/>
              </w:tcPr>
            </w:tcPrChange>
          </w:tcPr>
          <w:p w:rsidRPr="008A4540" w:rsidR="0068253B" w:rsidP="00013106" w:rsidRDefault="0068253B" w14:paraId="454B13B7" w14:textId="77777777">
            <w:pPr>
              <w:rPr>
                <w:rFonts w:ascii="Arial Narrow" w:hAnsi="Arial Narrow"/>
                <w:sz w:val="20"/>
                <w:szCs w:val="20"/>
              </w:rPr>
            </w:pPr>
          </w:p>
        </w:tc>
        <w:tc>
          <w:tcPr>
            <w:tcW w:w="6172" w:type="dxa"/>
            <w:tcMar/>
            <w:tcPrChange w:author="Maria Jose Uribe Valdes" w:date="2025-04-15T21:07:29.502Z" w:id="857325484">
              <w:tcPr>
                <w:tcW w:w="7087" w:type="dxa"/>
                <w:tcMar/>
              </w:tcPr>
            </w:tcPrChange>
          </w:tcPr>
          <w:p w:rsidRPr="008A4540" w:rsidR="0068253B" w:rsidP="0068253B" w:rsidRDefault="0068253B" w14:paraId="6C401DE2" w14:textId="77777777">
            <w:pPr>
              <w:jc w:val="both"/>
              <w:rPr>
                <w:rFonts w:ascii="Arial Narrow" w:hAnsi="Arial Narrow" w:cs="Arial"/>
                <w:sz w:val="20"/>
                <w:szCs w:val="20"/>
              </w:rPr>
            </w:pPr>
          </w:p>
        </w:tc>
      </w:tr>
      <w:tr w:rsidRPr="008A4540" w:rsidR="00424114" w:rsidTr="5FFAE9BA" w14:paraId="43CDB2EB" w14:textId="77777777">
        <w:trPr>
          <w:trHeight w:val="74"/>
          <w:trPrChange w:author="Maria Jose Uribe Valdes" w:date="2025-04-15T21:07:24.837Z" w16du:dateUtc="2025-04-15T21:07:24.837Z" w:id="154232534">
            <w:trPr>
              <w:trHeight w:val="74"/>
            </w:trPr>
          </w:trPrChange>
        </w:trPr>
        <w:tc>
          <w:tcPr>
            <w:tcW w:w="3150" w:type="dxa"/>
            <w:tcMar/>
            <w:tcPrChange w:author="Maria Jose Uribe Valdes" w:date="2025-04-15T21:07:29.502Z" w:id="1961302031">
              <w:tcPr>
                <w:tcW w:w="2235" w:type="dxa"/>
                <w:tcMar/>
              </w:tcPr>
            </w:tcPrChange>
          </w:tcPr>
          <w:p w:rsidRPr="008A4540" w:rsidR="00424114" w:rsidP="00013106" w:rsidRDefault="00424114" w14:paraId="26730AAC" w14:textId="02A7319A">
            <w:pPr>
              <w:rPr>
                <w:rFonts w:ascii="Arial Narrow" w:hAnsi="Arial Narrow"/>
                <w:sz w:val="20"/>
                <w:szCs w:val="20"/>
              </w:rPr>
            </w:pPr>
            <w:r w:rsidRPr="008A4540">
              <w:rPr>
                <w:rFonts w:ascii="Arial Narrow" w:hAnsi="Arial Narrow" w:cs="Arial"/>
                <w:b/>
                <w:bCs/>
                <w:sz w:val="20"/>
                <w:szCs w:val="20"/>
              </w:rPr>
              <w:t>532</w:t>
            </w:r>
          </w:p>
        </w:tc>
        <w:tc>
          <w:tcPr>
            <w:tcW w:w="6172" w:type="dxa"/>
            <w:tcMar/>
            <w:tcPrChange w:author="Maria Jose Uribe Valdes" w:date="2025-04-15T21:07:29.502Z" w:id="1542826113">
              <w:tcPr>
                <w:tcW w:w="7087" w:type="dxa"/>
                <w:tcMar/>
              </w:tcPr>
            </w:tcPrChange>
          </w:tcPr>
          <w:p w:rsidRPr="008A4540" w:rsidR="00424114" w:rsidP="005B4683" w:rsidRDefault="00D31DE8" w14:paraId="266D2268" w14:textId="22E0FEC3">
            <w:pPr>
              <w:jc w:val="both"/>
              <w:rPr>
                <w:rFonts w:ascii="Arial Narrow" w:hAnsi="Arial Narrow" w:cs="Arial"/>
                <w:b/>
                <w:sz w:val="20"/>
                <w:szCs w:val="20"/>
              </w:rPr>
            </w:pPr>
            <w:r w:rsidRPr="008A4540">
              <w:rPr>
                <w:rFonts w:ascii="Arial Narrow" w:hAnsi="Arial Narrow" w:cs="Arial"/>
                <w:b/>
                <w:sz w:val="20"/>
                <w:szCs w:val="20"/>
              </w:rPr>
              <w:t>INTERRUMPIR LIBRE CIRCULACIÓN LEY 21.208 INC.1</w:t>
            </w:r>
            <w:r w:rsidRPr="008A4540" w:rsidR="00F44C26">
              <w:rPr>
                <w:rFonts w:ascii="Arial Narrow" w:hAnsi="Arial Narrow" w:cs="Arial"/>
                <w:b/>
                <w:sz w:val="20"/>
                <w:szCs w:val="20"/>
              </w:rPr>
              <w:t>.</w:t>
            </w:r>
          </w:p>
        </w:tc>
      </w:tr>
      <w:tr w:rsidRPr="008A4540" w:rsidR="00EE1061" w:rsidTr="5FFAE9BA" w14:paraId="768A7FA2" w14:textId="77777777">
        <w:trPr>
          <w:trHeight w:val="74"/>
          <w:trPrChange w:author="Maria Jose Uribe Valdes" w:date="2025-04-15T21:07:24.837Z" w16du:dateUtc="2025-04-15T21:07:24.837Z" w:id="1620654820">
            <w:trPr>
              <w:trHeight w:val="74"/>
            </w:trPr>
          </w:trPrChange>
        </w:trPr>
        <w:tc>
          <w:tcPr>
            <w:tcW w:w="3150" w:type="dxa"/>
            <w:tcMar/>
            <w:tcPrChange w:author="Maria Jose Uribe Valdes" w:date="2025-04-15T21:07:29.502Z" w:id="722154291">
              <w:tcPr>
                <w:tcW w:w="2235" w:type="dxa"/>
                <w:tcMar/>
              </w:tcPr>
            </w:tcPrChange>
          </w:tcPr>
          <w:p w:rsidRPr="008A4540" w:rsidR="00EE1061" w:rsidP="00013106" w:rsidRDefault="00EE1061" w14:paraId="2B527BC6" w14:textId="77777777">
            <w:pPr>
              <w:rPr>
                <w:rFonts w:ascii="Arial Narrow" w:hAnsi="Arial Narrow"/>
                <w:sz w:val="20"/>
                <w:szCs w:val="20"/>
              </w:rPr>
            </w:pPr>
          </w:p>
        </w:tc>
        <w:tc>
          <w:tcPr>
            <w:tcW w:w="6172" w:type="dxa"/>
            <w:tcMar/>
            <w:tcPrChange w:author="Maria Jose Uribe Valdes" w:date="2025-04-15T21:07:29.502Z" w:id="788102285">
              <w:tcPr>
                <w:tcW w:w="7087" w:type="dxa"/>
                <w:tcMar/>
              </w:tcPr>
            </w:tcPrChange>
          </w:tcPr>
          <w:p w:rsidRPr="008A4540" w:rsidR="00EE1061" w:rsidP="005B4683" w:rsidRDefault="00EE1061" w14:paraId="16633239" w14:textId="5E92F080">
            <w:pPr>
              <w:jc w:val="both"/>
              <w:rPr>
                <w:rFonts w:ascii="Arial Narrow" w:hAnsi="Arial Narrow" w:cs="Arial"/>
                <w:sz w:val="20"/>
                <w:szCs w:val="20"/>
              </w:rPr>
            </w:pPr>
            <w:r w:rsidRPr="008A4540">
              <w:rPr>
                <w:rFonts w:ascii="Arial Narrow" w:hAnsi="Arial Narrow" w:cs="Arial"/>
                <w:sz w:val="20"/>
                <w:szCs w:val="20"/>
              </w:rPr>
              <w:t>ART. 268 SEPTIES INC 1°</w:t>
            </w:r>
          </w:p>
        </w:tc>
      </w:tr>
      <w:tr w:rsidRPr="008A4540" w:rsidR="00424114" w:rsidTr="5FFAE9BA" w14:paraId="7AF9308D" w14:textId="77777777">
        <w:trPr>
          <w:trHeight w:val="74"/>
          <w:trPrChange w:author="Maria Jose Uribe Valdes" w:date="2025-04-15T21:07:24.837Z" w16du:dateUtc="2025-04-15T21:07:24.837Z" w:id="660091617">
            <w:trPr>
              <w:trHeight w:val="74"/>
            </w:trPr>
          </w:trPrChange>
        </w:trPr>
        <w:tc>
          <w:tcPr>
            <w:tcW w:w="3150" w:type="dxa"/>
            <w:tcMar/>
            <w:tcPrChange w:author="Maria Jose Uribe Valdes" w:date="2025-04-15T21:07:29.502Z" w:id="1789749058">
              <w:tcPr>
                <w:tcW w:w="2235" w:type="dxa"/>
                <w:tcMar/>
              </w:tcPr>
            </w:tcPrChange>
          </w:tcPr>
          <w:p w:rsidRPr="008A4540" w:rsidR="00424114" w:rsidP="00013106" w:rsidRDefault="00424114" w14:paraId="29707645" w14:textId="44C879F9">
            <w:pPr>
              <w:rPr>
                <w:rFonts w:ascii="Arial Narrow" w:hAnsi="Arial Narrow"/>
                <w:sz w:val="20"/>
                <w:szCs w:val="20"/>
              </w:rPr>
            </w:pPr>
          </w:p>
        </w:tc>
        <w:tc>
          <w:tcPr>
            <w:tcW w:w="6172" w:type="dxa"/>
            <w:tcMar/>
            <w:tcPrChange w:author="Maria Jose Uribe Valdes" w:date="2025-04-15T21:07:29.502Z" w:id="883829483">
              <w:tcPr>
                <w:tcW w:w="7087" w:type="dxa"/>
                <w:tcMar/>
              </w:tcPr>
            </w:tcPrChange>
          </w:tcPr>
          <w:p w:rsidRPr="008A4540" w:rsidR="007C3C4B" w:rsidP="0068253B" w:rsidRDefault="00D31DE8" w14:paraId="5A75F9B3" w14:textId="2203A482">
            <w:pPr>
              <w:jc w:val="both"/>
              <w:rPr>
                <w:rFonts w:ascii="Arial Narrow" w:hAnsi="Arial Narrow" w:cs="Arial"/>
                <w:sz w:val="20"/>
                <w:szCs w:val="20"/>
              </w:rPr>
            </w:pPr>
            <w:r w:rsidRPr="008A4540">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Pr="008A4540" w:rsidR="00E700B0" w:rsidTr="5FFAE9BA" w14:paraId="2420DDD3" w14:textId="77777777">
        <w:trPr>
          <w:trHeight w:val="74"/>
          <w:trPrChange w:author="Maria Jose Uribe Valdes" w:date="2025-04-15T21:07:24.838Z" w16du:dateUtc="2025-04-15T21:07:24.838Z" w:id="886223317">
            <w:trPr>
              <w:trHeight w:val="74"/>
            </w:trPr>
          </w:trPrChange>
        </w:trPr>
        <w:tc>
          <w:tcPr>
            <w:tcW w:w="3150" w:type="dxa"/>
            <w:tcMar/>
            <w:tcPrChange w:author="Maria Jose Uribe Valdes" w:date="2025-04-15T21:07:29.502Z" w:id="439991914">
              <w:tcPr>
                <w:tcW w:w="2235" w:type="dxa"/>
                <w:tcMar/>
              </w:tcPr>
            </w:tcPrChange>
          </w:tcPr>
          <w:p w:rsidRPr="008A4540" w:rsidR="00E700B0" w:rsidP="00013106" w:rsidRDefault="00E700B0" w14:paraId="5A6F0C69" w14:textId="77777777">
            <w:pPr>
              <w:rPr>
                <w:rFonts w:ascii="Arial Narrow" w:hAnsi="Arial Narrow" w:cs="Arial"/>
                <w:b/>
                <w:bCs/>
                <w:sz w:val="20"/>
                <w:szCs w:val="20"/>
              </w:rPr>
            </w:pPr>
          </w:p>
        </w:tc>
        <w:tc>
          <w:tcPr>
            <w:tcW w:w="6172" w:type="dxa"/>
            <w:tcMar/>
            <w:tcPrChange w:author="Maria Jose Uribe Valdes" w:date="2025-04-15T21:07:29.502Z" w:id="2145479098">
              <w:tcPr>
                <w:tcW w:w="7087" w:type="dxa"/>
                <w:tcMar/>
              </w:tcPr>
            </w:tcPrChange>
          </w:tcPr>
          <w:p w:rsidRPr="008A4540" w:rsidR="00E700B0" w:rsidP="005B4683" w:rsidRDefault="00E700B0" w14:paraId="713BF487" w14:textId="77777777">
            <w:pPr>
              <w:jc w:val="both"/>
              <w:rPr>
                <w:rFonts w:ascii="Arial Narrow" w:hAnsi="Arial Narrow" w:cs="Arial"/>
                <w:b/>
                <w:sz w:val="20"/>
                <w:szCs w:val="20"/>
              </w:rPr>
            </w:pPr>
          </w:p>
        </w:tc>
      </w:tr>
      <w:tr w:rsidRPr="008A4540" w:rsidR="00424114" w:rsidTr="5FFAE9BA" w14:paraId="7DA04EB8" w14:textId="77777777">
        <w:trPr>
          <w:trHeight w:val="74"/>
          <w:trPrChange w:author="Maria Jose Uribe Valdes" w:date="2025-04-15T21:07:24.838Z" w16du:dateUtc="2025-04-15T21:07:24.838Z" w:id="2102281513">
            <w:trPr>
              <w:trHeight w:val="74"/>
            </w:trPr>
          </w:trPrChange>
        </w:trPr>
        <w:tc>
          <w:tcPr>
            <w:tcW w:w="3150" w:type="dxa"/>
            <w:tcMar/>
            <w:tcPrChange w:author="Maria Jose Uribe Valdes" w:date="2025-04-15T21:07:29.502Z" w:id="850698322">
              <w:tcPr>
                <w:tcW w:w="2235" w:type="dxa"/>
                <w:tcMar/>
              </w:tcPr>
            </w:tcPrChange>
          </w:tcPr>
          <w:p w:rsidRPr="008A4540" w:rsidR="00424114" w:rsidP="00013106" w:rsidRDefault="00424114" w14:paraId="79714298" w14:textId="7908419C">
            <w:pPr>
              <w:rPr>
                <w:rFonts w:ascii="Arial Narrow" w:hAnsi="Arial Narrow"/>
                <w:sz w:val="20"/>
                <w:szCs w:val="20"/>
              </w:rPr>
            </w:pPr>
            <w:r w:rsidRPr="008A4540">
              <w:rPr>
                <w:rFonts w:ascii="Arial Narrow" w:hAnsi="Arial Narrow" w:cs="Arial"/>
                <w:b/>
                <w:bCs/>
                <w:sz w:val="20"/>
                <w:szCs w:val="20"/>
              </w:rPr>
              <w:t>533</w:t>
            </w:r>
          </w:p>
        </w:tc>
        <w:tc>
          <w:tcPr>
            <w:tcW w:w="6172" w:type="dxa"/>
            <w:tcMar/>
            <w:tcPrChange w:author="Maria Jose Uribe Valdes" w:date="2025-04-15T21:07:29.502Z" w:id="1458069894">
              <w:tcPr>
                <w:tcW w:w="7087" w:type="dxa"/>
                <w:tcMar/>
              </w:tcPr>
            </w:tcPrChange>
          </w:tcPr>
          <w:p w:rsidRPr="008A4540" w:rsidR="00424114" w:rsidP="005B4683" w:rsidRDefault="003653E5" w14:paraId="0914CA44" w14:textId="2C9A3EE8">
            <w:pPr>
              <w:jc w:val="both"/>
              <w:rPr>
                <w:rFonts w:ascii="Arial Narrow" w:hAnsi="Arial Narrow" w:cs="Arial"/>
                <w:b/>
                <w:sz w:val="20"/>
                <w:szCs w:val="20"/>
              </w:rPr>
            </w:pPr>
            <w:r w:rsidRPr="008A4540">
              <w:rPr>
                <w:rFonts w:ascii="Arial Narrow" w:hAnsi="Arial Narrow" w:cs="Arial"/>
                <w:b/>
                <w:sz w:val="20"/>
                <w:szCs w:val="20"/>
              </w:rPr>
              <w:t>LANZAR OBJETOS A LA VÍA PÚBLICA CON MUERTE O LESIONES LEY 21.208 INC.2</w:t>
            </w:r>
            <w:r w:rsidRPr="008A4540" w:rsidR="00F44C26">
              <w:rPr>
                <w:rFonts w:ascii="Arial Narrow" w:hAnsi="Arial Narrow" w:cs="Arial"/>
                <w:b/>
                <w:sz w:val="20"/>
                <w:szCs w:val="20"/>
              </w:rPr>
              <w:t>.</w:t>
            </w:r>
          </w:p>
        </w:tc>
      </w:tr>
      <w:tr w:rsidRPr="008A4540" w:rsidR="00EE1061" w:rsidTr="5FFAE9BA" w14:paraId="6C97B2C0" w14:textId="77777777">
        <w:trPr>
          <w:trHeight w:val="74"/>
          <w:trPrChange w:author="Maria Jose Uribe Valdes" w:date="2025-04-15T21:07:24.839Z" w16du:dateUtc="2025-04-15T21:07:24.839Z" w:id="738439945">
            <w:trPr>
              <w:trHeight w:val="74"/>
            </w:trPr>
          </w:trPrChange>
        </w:trPr>
        <w:tc>
          <w:tcPr>
            <w:tcW w:w="3150" w:type="dxa"/>
            <w:tcMar/>
            <w:tcPrChange w:author="Maria Jose Uribe Valdes" w:date="2025-04-15T21:07:29.502Z" w:id="886137497">
              <w:tcPr>
                <w:tcW w:w="2235" w:type="dxa"/>
                <w:tcMar/>
              </w:tcPr>
            </w:tcPrChange>
          </w:tcPr>
          <w:p w:rsidRPr="008A4540" w:rsidR="00EE1061" w:rsidP="00013106" w:rsidRDefault="00EE1061" w14:paraId="57C3FD36" w14:textId="77777777">
            <w:pPr>
              <w:rPr>
                <w:rFonts w:ascii="Arial Narrow" w:hAnsi="Arial Narrow" w:cs="Arial"/>
                <w:b/>
                <w:bCs/>
                <w:sz w:val="20"/>
                <w:szCs w:val="20"/>
              </w:rPr>
            </w:pPr>
          </w:p>
        </w:tc>
        <w:tc>
          <w:tcPr>
            <w:tcW w:w="6172" w:type="dxa"/>
            <w:tcMar/>
            <w:tcPrChange w:author="Maria Jose Uribe Valdes" w:date="2025-04-15T21:07:29.502Z" w:id="1308839818">
              <w:tcPr>
                <w:tcW w:w="7087" w:type="dxa"/>
                <w:tcMar/>
              </w:tcPr>
            </w:tcPrChange>
          </w:tcPr>
          <w:p w:rsidRPr="008A4540" w:rsidR="00EE1061" w:rsidP="005B4683" w:rsidRDefault="00EE1061" w14:paraId="14D5E3FA" w14:textId="6717EC85">
            <w:pPr>
              <w:jc w:val="both"/>
              <w:rPr>
                <w:rFonts w:ascii="Arial Narrow" w:hAnsi="Arial Narrow" w:cs="Arial"/>
                <w:sz w:val="20"/>
                <w:szCs w:val="20"/>
              </w:rPr>
            </w:pPr>
            <w:r w:rsidRPr="008A4540">
              <w:rPr>
                <w:rFonts w:ascii="Arial Narrow" w:hAnsi="Arial Narrow" w:cs="Arial"/>
                <w:sz w:val="20"/>
                <w:szCs w:val="20"/>
              </w:rPr>
              <w:t>ART. 268 SEPTIES INC 2°</w:t>
            </w:r>
          </w:p>
        </w:tc>
      </w:tr>
      <w:tr w:rsidRPr="008A4540" w:rsidR="00424114" w:rsidTr="5FFAE9BA" w14:paraId="50976320" w14:textId="77777777">
        <w:trPr>
          <w:trHeight w:val="74"/>
          <w:trPrChange w:author="Maria Jose Uribe Valdes" w:date="2025-04-15T21:07:24.839Z" w16du:dateUtc="2025-04-15T21:07:24.839Z" w:id="2147198366">
            <w:trPr>
              <w:trHeight w:val="74"/>
            </w:trPr>
          </w:trPrChange>
        </w:trPr>
        <w:tc>
          <w:tcPr>
            <w:tcW w:w="3150" w:type="dxa"/>
            <w:tcMar/>
            <w:tcPrChange w:author="Maria Jose Uribe Valdes" w:date="2025-04-15T21:07:29.502Z" w:id="80280060">
              <w:tcPr>
                <w:tcW w:w="2235" w:type="dxa"/>
                <w:tcMar/>
              </w:tcPr>
            </w:tcPrChange>
          </w:tcPr>
          <w:p w:rsidRPr="008A4540" w:rsidR="00424114" w:rsidP="00013106" w:rsidRDefault="00424114" w14:paraId="7FB65C81" w14:textId="5AC2ABF9">
            <w:pPr>
              <w:rPr>
                <w:rFonts w:ascii="Arial Narrow" w:hAnsi="Arial Narrow" w:cs="Arial"/>
                <w:b/>
                <w:bCs/>
                <w:sz w:val="20"/>
                <w:szCs w:val="20"/>
              </w:rPr>
            </w:pPr>
          </w:p>
        </w:tc>
        <w:tc>
          <w:tcPr>
            <w:tcW w:w="6172" w:type="dxa"/>
            <w:tcMar/>
            <w:tcPrChange w:author="Maria Jose Uribe Valdes" w:date="2025-04-15T21:07:29.502Z" w:id="1842174291">
              <w:tcPr>
                <w:tcW w:w="7087" w:type="dxa"/>
                <w:tcMar/>
              </w:tcPr>
            </w:tcPrChange>
          </w:tcPr>
          <w:p w:rsidRPr="008A4540" w:rsidR="007C3C4B" w:rsidP="0068253B" w:rsidRDefault="007C3C4B" w14:paraId="1207CEDB" w14:textId="23D6AD44">
            <w:pPr>
              <w:jc w:val="both"/>
              <w:rPr>
                <w:rFonts w:ascii="Arial Narrow" w:hAnsi="Arial Narrow" w:cs="Arial"/>
                <w:sz w:val="20"/>
                <w:szCs w:val="20"/>
              </w:rPr>
            </w:pPr>
            <w:r w:rsidRPr="008A4540">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Pr="008A4540" w:rsidR="0068253B" w:rsidTr="5FFAE9BA" w14:paraId="6ADC6334" w14:textId="77777777">
        <w:trPr>
          <w:trHeight w:val="74"/>
          <w:trPrChange w:author="Maria Jose Uribe Valdes" w:date="2025-04-15T21:07:24.84Z" w16du:dateUtc="2025-04-15T21:07:24.84Z" w:id="661955857">
            <w:trPr>
              <w:trHeight w:val="74"/>
            </w:trPr>
          </w:trPrChange>
        </w:trPr>
        <w:tc>
          <w:tcPr>
            <w:tcW w:w="3150" w:type="dxa"/>
            <w:tcMar/>
            <w:tcPrChange w:author="Maria Jose Uribe Valdes" w:date="2025-04-15T21:07:29.502Z" w:id="1367690717">
              <w:tcPr>
                <w:tcW w:w="2235" w:type="dxa"/>
                <w:tcMar/>
              </w:tcPr>
            </w:tcPrChange>
          </w:tcPr>
          <w:p w:rsidRPr="008A4540" w:rsidR="0068253B" w:rsidP="00013106" w:rsidRDefault="0068253B" w14:paraId="4A17B25E" w14:textId="77777777">
            <w:pPr>
              <w:rPr>
                <w:rFonts w:ascii="Arial Narrow" w:hAnsi="Arial Narrow" w:cs="Arial"/>
                <w:b/>
                <w:bCs/>
                <w:sz w:val="20"/>
                <w:szCs w:val="20"/>
              </w:rPr>
            </w:pPr>
          </w:p>
        </w:tc>
        <w:tc>
          <w:tcPr>
            <w:tcW w:w="6172" w:type="dxa"/>
            <w:tcMar/>
            <w:tcPrChange w:author="Maria Jose Uribe Valdes" w:date="2025-04-15T21:07:29.503Z" w:id="708130027">
              <w:tcPr>
                <w:tcW w:w="7087" w:type="dxa"/>
                <w:tcMar/>
              </w:tcPr>
            </w:tcPrChange>
          </w:tcPr>
          <w:p w:rsidRPr="008A4540" w:rsidR="0068253B" w:rsidP="0068253B" w:rsidRDefault="0068253B" w14:paraId="0A228F34" w14:textId="77777777">
            <w:pPr>
              <w:jc w:val="both"/>
              <w:rPr>
                <w:rFonts w:ascii="Arial Narrow" w:hAnsi="Arial Narrow" w:cs="Arial"/>
                <w:sz w:val="20"/>
                <w:szCs w:val="20"/>
              </w:rPr>
            </w:pPr>
          </w:p>
        </w:tc>
      </w:tr>
      <w:tr w:rsidRPr="008A4540" w:rsidR="008856FF" w:rsidTr="5FFAE9BA" w14:paraId="2F53E42B" w14:textId="77777777">
        <w:trPr>
          <w:trHeight w:val="74"/>
          <w:trPrChange w:author="Maria Jose Uribe Valdes" w:date="2025-04-15T21:07:24.84Z" w16du:dateUtc="2025-04-15T21:07:24.84Z" w:id="2136697823">
            <w:trPr>
              <w:trHeight w:val="74"/>
            </w:trPr>
          </w:trPrChange>
        </w:trPr>
        <w:tc>
          <w:tcPr>
            <w:tcW w:w="3150" w:type="dxa"/>
            <w:tcMar/>
            <w:tcPrChange w:author="Maria Jose Uribe Valdes" w:date="2025-04-15T21:07:29.503Z" w:id="23428732">
              <w:tcPr>
                <w:tcW w:w="2235" w:type="dxa"/>
                <w:tcMar/>
              </w:tcPr>
            </w:tcPrChange>
          </w:tcPr>
          <w:p w:rsidRPr="008A4540" w:rsidR="008856FF" w:rsidP="00013106" w:rsidRDefault="008856FF" w14:paraId="4FD5B7AB" w14:textId="77777777">
            <w:pPr>
              <w:rPr>
                <w:rFonts w:ascii="Arial Narrow" w:hAnsi="Arial Narrow" w:cs="Arial"/>
                <w:b/>
                <w:bCs/>
                <w:sz w:val="20"/>
                <w:szCs w:val="20"/>
              </w:rPr>
            </w:pPr>
            <w:r w:rsidRPr="008A4540">
              <w:rPr>
                <w:rFonts w:ascii="Arial Narrow" w:hAnsi="Arial Narrow" w:cs="Arial"/>
                <w:b/>
                <w:bCs/>
                <w:sz w:val="20"/>
                <w:szCs w:val="20"/>
              </w:rPr>
              <w:t>534</w:t>
            </w:r>
          </w:p>
        </w:tc>
        <w:tc>
          <w:tcPr>
            <w:tcW w:w="6172" w:type="dxa"/>
            <w:tcMar/>
            <w:tcPrChange w:author="Maria Jose Uribe Valdes" w:date="2025-04-15T21:07:29.503Z" w:id="1512151321">
              <w:tcPr>
                <w:tcW w:w="7087" w:type="dxa"/>
                <w:tcMar/>
              </w:tcPr>
            </w:tcPrChange>
          </w:tcPr>
          <w:p w:rsidRPr="008A4540" w:rsidR="008856FF" w:rsidP="00013106" w:rsidRDefault="008856FF" w14:paraId="54F3FD93" w14:textId="51D2E67C">
            <w:pPr>
              <w:jc w:val="both"/>
              <w:rPr>
                <w:rFonts w:ascii="Arial Narrow" w:hAnsi="Arial Narrow" w:cs="Arial"/>
                <w:b/>
                <w:bCs/>
                <w:sz w:val="20"/>
                <w:szCs w:val="20"/>
                <w:lang w:val="es-ES"/>
              </w:rPr>
            </w:pPr>
            <w:r w:rsidRPr="008A4540">
              <w:rPr>
                <w:rFonts w:ascii="Arial Narrow" w:hAnsi="Arial Narrow" w:cs="Arial"/>
                <w:b/>
                <w:bCs/>
                <w:sz w:val="20"/>
                <w:szCs w:val="20"/>
                <w:lang w:val="es-ES"/>
              </w:rPr>
              <w:t>DISEMINAR GÉRMENES PARA CAUSAR ENFERMEDAD</w:t>
            </w:r>
            <w:r w:rsidRPr="008A4540" w:rsidR="00F44C26">
              <w:rPr>
                <w:rFonts w:ascii="Arial Narrow" w:hAnsi="Arial Narrow" w:cs="Arial"/>
                <w:b/>
                <w:bCs/>
                <w:sz w:val="20"/>
                <w:szCs w:val="20"/>
                <w:lang w:val="es-ES"/>
              </w:rPr>
              <w:t>.</w:t>
            </w:r>
          </w:p>
        </w:tc>
      </w:tr>
      <w:tr w:rsidRPr="008A4540" w:rsidR="008856FF" w:rsidTr="5FFAE9BA" w14:paraId="470F04F8" w14:textId="77777777">
        <w:trPr>
          <w:trHeight w:val="74"/>
          <w:trPrChange w:author="Maria Jose Uribe Valdes" w:date="2025-04-15T21:07:24.84Z" w16du:dateUtc="2025-04-15T21:07:24.84Z" w:id="1301988756">
            <w:trPr>
              <w:trHeight w:val="74"/>
            </w:trPr>
          </w:trPrChange>
        </w:trPr>
        <w:tc>
          <w:tcPr>
            <w:tcW w:w="3150" w:type="dxa"/>
            <w:tcMar/>
            <w:tcPrChange w:author="Maria Jose Uribe Valdes" w:date="2025-04-15T21:07:29.503Z" w:id="1115554292">
              <w:tcPr>
                <w:tcW w:w="2235" w:type="dxa"/>
                <w:tcMar/>
              </w:tcPr>
            </w:tcPrChange>
          </w:tcPr>
          <w:p w:rsidRPr="008A4540" w:rsidR="008856FF" w:rsidP="00013106" w:rsidRDefault="008856FF" w14:paraId="40651173" w14:textId="77777777">
            <w:pPr>
              <w:rPr>
                <w:rFonts w:ascii="Arial Narrow" w:hAnsi="Arial Narrow" w:cs="Arial"/>
                <w:b/>
                <w:bCs/>
                <w:sz w:val="20"/>
                <w:szCs w:val="20"/>
              </w:rPr>
            </w:pPr>
          </w:p>
        </w:tc>
        <w:tc>
          <w:tcPr>
            <w:tcW w:w="6172" w:type="dxa"/>
            <w:tcMar/>
            <w:tcPrChange w:author="Maria Jose Uribe Valdes" w:date="2025-04-15T21:07:29.503Z" w:id="1971324260">
              <w:tcPr>
                <w:tcW w:w="7087" w:type="dxa"/>
                <w:tcMar/>
              </w:tcPr>
            </w:tcPrChange>
          </w:tcPr>
          <w:p w:rsidRPr="008A4540" w:rsidR="008856FF" w:rsidP="00013106" w:rsidRDefault="008856FF" w14:paraId="005B3BBA"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ART. 316</w:t>
            </w:r>
          </w:p>
        </w:tc>
      </w:tr>
      <w:tr w:rsidRPr="008A4540" w:rsidR="008856FF" w:rsidTr="5FFAE9BA" w14:paraId="4C3808E4" w14:textId="77777777">
        <w:trPr>
          <w:trHeight w:val="74"/>
          <w:trPrChange w:author="Maria Jose Uribe Valdes" w:date="2025-04-15T21:07:24.841Z" w16du:dateUtc="2025-04-15T21:07:24.841Z" w:id="294074089">
            <w:trPr>
              <w:trHeight w:val="74"/>
            </w:trPr>
          </w:trPrChange>
        </w:trPr>
        <w:tc>
          <w:tcPr>
            <w:tcW w:w="3150" w:type="dxa"/>
            <w:tcMar/>
            <w:tcPrChange w:author="Maria Jose Uribe Valdes" w:date="2025-04-15T21:07:29.503Z" w:id="29545894">
              <w:tcPr>
                <w:tcW w:w="2235" w:type="dxa"/>
                <w:tcMar/>
              </w:tcPr>
            </w:tcPrChange>
          </w:tcPr>
          <w:p w:rsidRPr="008A4540" w:rsidR="008856FF" w:rsidP="00013106" w:rsidRDefault="008856FF" w14:paraId="263E72FE" w14:textId="77777777">
            <w:pPr>
              <w:rPr>
                <w:rFonts w:ascii="Arial Narrow" w:hAnsi="Arial Narrow" w:cs="Arial"/>
                <w:bCs/>
                <w:sz w:val="20"/>
                <w:szCs w:val="20"/>
              </w:rPr>
            </w:pPr>
          </w:p>
        </w:tc>
        <w:tc>
          <w:tcPr>
            <w:tcW w:w="6172" w:type="dxa"/>
            <w:tcMar/>
            <w:tcPrChange w:author="Maria Jose Uribe Valdes" w:date="2025-04-15T21:07:29.503Z" w:id="114917164">
              <w:tcPr>
                <w:tcW w:w="7087" w:type="dxa"/>
                <w:tcMar/>
              </w:tcPr>
            </w:tcPrChange>
          </w:tcPr>
          <w:p w:rsidRPr="008A4540" w:rsidR="008856FF" w:rsidP="0068253B" w:rsidRDefault="008856FF" w14:paraId="35BDC4EA" w14:textId="0E328BFD">
            <w:pPr>
              <w:jc w:val="both"/>
              <w:rPr>
                <w:rFonts w:ascii="Arial Narrow" w:hAnsi="Arial Narrow" w:cs="Arial"/>
                <w:bCs/>
                <w:sz w:val="20"/>
                <w:szCs w:val="20"/>
                <w:lang w:val="es-ES"/>
              </w:rPr>
            </w:pPr>
            <w:r w:rsidRPr="008A4540">
              <w:rPr>
                <w:rFonts w:ascii="Arial Narrow" w:hAnsi="Arial Narrow" w:cs="Arial"/>
                <w:bCs/>
                <w:sz w:val="20"/>
                <w:szCs w:val="20"/>
                <w:lang w:val="es-ES"/>
              </w:rPr>
              <w:t>Diseminación de gérmenes patógenos con el propósito de producir enfermedad</w:t>
            </w:r>
            <w:r w:rsidRPr="008A4540" w:rsidR="0068253B">
              <w:rPr>
                <w:rFonts w:ascii="Arial Narrow" w:hAnsi="Arial Narrow" w:cs="Arial"/>
                <w:bCs/>
                <w:sz w:val="20"/>
                <w:szCs w:val="20"/>
                <w:lang w:val="es-ES"/>
              </w:rPr>
              <w:t>.</w:t>
            </w:r>
          </w:p>
        </w:tc>
      </w:tr>
      <w:tr w:rsidRPr="008A4540" w:rsidR="0068253B" w:rsidTr="5FFAE9BA" w14:paraId="6C8278E7" w14:textId="77777777">
        <w:trPr>
          <w:trHeight w:val="74"/>
          <w:trPrChange w:author="Maria Jose Uribe Valdes" w:date="2025-04-15T21:07:24.841Z" w16du:dateUtc="2025-04-15T21:07:24.841Z" w:id="1835973459">
            <w:trPr>
              <w:trHeight w:val="74"/>
            </w:trPr>
          </w:trPrChange>
        </w:trPr>
        <w:tc>
          <w:tcPr>
            <w:tcW w:w="3150" w:type="dxa"/>
            <w:tcMar/>
            <w:tcPrChange w:author="Maria Jose Uribe Valdes" w:date="2025-04-15T21:07:29.503Z" w:id="301664987">
              <w:tcPr>
                <w:tcW w:w="2235" w:type="dxa"/>
                <w:tcMar/>
              </w:tcPr>
            </w:tcPrChange>
          </w:tcPr>
          <w:p w:rsidRPr="008A4540" w:rsidR="0068253B" w:rsidP="00013106" w:rsidRDefault="0068253B" w14:paraId="2D9B749A" w14:textId="77777777">
            <w:pPr>
              <w:rPr>
                <w:rFonts w:ascii="Arial Narrow" w:hAnsi="Arial Narrow" w:cs="Arial"/>
                <w:bCs/>
                <w:sz w:val="20"/>
                <w:szCs w:val="20"/>
              </w:rPr>
            </w:pPr>
          </w:p>
        </w:tc>
        <w:tc>
          <w:tcPr>
            <w:tcW w:w="6172" w:type="dxa"/>
            <w:tcMar/>
            <w:tcPrChange w:author="Maria Jose Uribe Valdes" w:date="2025-04-15T21:07:29.503Z" w:id="190659792">
              <w:tcPr>
                <w:tcW w:w="7087" w:type="dxa"/>
                <w:tcMar/>
              </w:tcPr>
            </w:tcPrChange>
          </w:tcPr>
          <w:p w:rsidRPr="008A4540" w:rsidR="0068253B" w:rsidP="0068253B" w:rsidRDefault="0068253B" w14:paraId="3FD5148F" w14:textId="77777777">
            <w:pPr>
              <w:jc w:val="both"/>
              <w:rPr>
                <w:rFonts w:ascii="Arial Narrow" w:hAnsi="Arial Narrow" w:cs="Arial"/>
                <w:bCs/>
                <w:sz w:val="20"/>
                <w:szCs w:val="20"/>
                <w:lang w:val="es-ES"/>
              </w:rPr>
            </w:pPr>
          </w:p>
        </w:tc>
      </w:tr>
      <w:tr w:rsidRPr="008A4540" w:rsidR="008856FF" w:rsidTr="5FFAE9BA" w14:paraId="7DE2926D" w14:textId="77777777">
        <w:trPr>
          <w:trHeight w:val="74"/>
          <w:trPrChange w:author="Maria Jose Uribe Valdes" w:date="2025-04-15T21:07:24.842Z" w16du:dateUtc="2025-04-15T21:07:24.842Z" w:id="1049686519">
            <w:trPr>
              <w:trHeight w:val="74"/>
            </w:trPr>
          </w:trPrChange>
        </w:trPr>
        <w:tc>
          <w:tcPr>
            <w:tcW w:w="3150" w:type="dxa"/>
            <w:tcMar/>
            <w:tcPrChange w:author="Maria Jose Uribe Valdes" w:date="2025-04-15T21:07:29.503Z" w:id="604337043">
              <w:tcPr>
                <w:tcW w:w="2235" w:type="dxa"/>
                <w:tcMar/>
              </w:tcPr>
            </w:tcPrChange>
          </w:tcPr>
          <w:p w:rsidRPr="008A4540" w:rsidR="008856FF" w:rsidP="00013106" w:rsidRDefault="00766196" w14:paraId="1CBA0266" w14:textId="77777777">
            <w:pPr>
              <w:rPr>
                <w:rFonts w:ascii="Arial Narrow" w:hAnsi="Arial Narrow" w:cs="Arial"/>
                <w:b/>
                <w:bCs/>
                <w:sz w:val="20"/>
                <w:szCs w:val="20"/>
              </w:rPr>
            </w:pPr>
            <w:r w:rsidRPr="008A4540">
              <w:rPr>
                <w:rFonts w:ascii="Arial Narrow" w:hAnsi="Arial Narrow" w:cs="Arial"/>
                <w:b/>
                <w:bCs/>
                <w:sz w:val="20"/>
                <w:szCs w:val="20"/>
              </w:rPr>
              <w:t>535</w:t>
            </w:r>
          </w:p>
        </w:tc>
        <w:tc>
          <w:tcPr>
            <w:tcW w:w="6172" w:type="dxa"/>
            <w:tcMar/>
            <w:tcPrChange w:author="Maria Jose Uribe Valdes" w:date="2025-04-15T21:07:29.503Z" w:id="2112188656">
              <w:tcPr>
                <w:tcW w:w="7087" w:type="dxa"/>
                <w:tcMar/>
              </w:tcPr>
            </w:tcPrChange>
          </w:tcPr>
          <w:p w:rsidRPr="008A4540" w:rsidR="008856FF" w:rsidP="00013106" w:rsidRDefault="008856FF" w14:paraId="26FAC84A" w14:textId="346C095F">
            <w:pPr>
              <w:jc w:val="both"/>
              <w:rPr>
                <w:rFonts w:ascii="Arial Narrow" w:hAnsi="Arial Narrow" w:cs="Arial"/>
                <w:b/>
                <w:bCs/>
                <w:sz w:val="20"/>
                <w:szCs w:val="20"/>
                <w:lang w:val="es-ES"/>
              </w:rPr>
            </w:pPr>
            <w:r w:rsidRPr="008A4540">
              <w:rPr>
                <w:rFonts w:ascii="Arial Narrow" w:hAnsi="Arial Narrow" w:cs="Arial"/>
                <w:b/>
                <w:bCs/>
                <w:sz w:val="20"/>
                <w:szCs w:val="20"/>
                <w:lang w:val="es-ES"/>
              </w:rPr>
              <w:t>INFRINGIR NORMAS HIGIÉNICAS Y DE SALUBRIDAD</w:t>
            </w:r>
            <w:r w:rsidRPr="008A4540" w:rsidR="00F44C26">
              <w:rPr>
                <w:rFonts w:ascii="Arial Narrow" w:hAnsi="Arial Narrow" w:cs="Arial"/>
                <w:b/>
                <w:bCs/>
                <w:sz w:val="20"/>
                <w:szCs w:val="20"/>
                <w:lang w:val="es-ES"/>
              </w:rPr>
              <w:t>.</w:t>
            </w:r>
          </w:p>
        </w:tc>
      </w:tr>
      <w:tr w:rsidRPr="008A4540" w:rsidR="008856FF" w:rsidTr="5FFAE9BA" w14:paraId="4A612DFF" w14:textId="77777777">
        <w:trPr>
          <w:trHeight w:val="74"/>
          <w:trPrChange w:author="Maria Jose Uribe Valdes" w:date="2025-04-15T21:07:24.842Z" w16du:dateUtc="2025-04-15T21:07:24.842Z" w:id="1160774725">
            <w:trPr>
              <w:trHeight w:val="74"/>
            </w:trPr>
          </w:trPrChange>
        </w:trPr>
        <w:tc>
          <w:tcPr>
            <w:tcW w:w="3150" w:type="dxa"/>
            <w:tcMar/>
            <w:tcPrChange w:author="Maria Jose Uribe Valdes" w:date="2025-04-15T21:07:29.503Z" w:id="306901753">
              <w:tcPr>
                <w:tcW w:w="2235" w:type="dxa"/>
                <w:tcMar/>
              </w:tcPr>
            </w:tcPrChange>
          </w:tcPr>
          <w:p w:rsidRPr="008A4540" w:rsidR="008856FF" w:rsidP="00013106" w:rsidRDefault="008856FF" w14:paraId="78184DBD" w14:textId="77777777">
            <w:pPr>
              <w:rPr>
                <w:rFonts w:ascii="Arial Narrow" w:hAnsi="Arial Narrow" w:cs="Arial"/>
                <w:b/>
                <w:bCs/>
                <w:sz w:val="20"/>
                <w:szCs w:val="20"/>
              </w:rPr>
            </w:pPr>
          </w:p>
        </w:tc>
        <w:tc>
          <w:tcPr>
            <w:tcW w:w="6172" w:type="dxa"/>
            <w:tcMar/>
            <w:tcPrChange w:author="Maria Jose Uribe Valdes" w:date="2025-04-15T21:07:29.503Z" w:id="2098800337">
              <w:tcPr>
                <w:tcW w:w="7087" w:type="dxa"/>
                <w:tcMar/>
              </w:tcPr>
            </w:tcPrChange>
          </w:tcPr>
          <w:p w:rsidRPr="008A4540" w:rsidR="008856FF" w:rsidP="00013106" w:rsidRDefault="008856FF" w14:paraId="576B4C76" w14:textId="77777777">
            <w:pPr>
              <w:jc w:val="both"/>
              <w:rPr>
                <w:rFonts w:ascii="Arial Narrow" w:hAnsi="Arial Narrow" w:cs="Arial"/>
                <w:bCs/>
                <w:sz w:val="20"/>
                <w:szCs w:val="20"/>
                <w:lang w:val="es-ES"/>
              </w:rPr>
            </w:pPr>
            <w:r w:rsidRPr="008A4540">
              <w:rPr>
                <w:rFonts w:ascii="Arial Narrow" w:hAnsi="Arial Narrow" w:cs="Arial"/>
                <w:bCs/>
                <w:sz w:val="20"/>
                <w:szCs w:val="20"/>
                <w:lang w:val="es-ES"/>
              </w:rPr>
              <w:t>ART. 318</w:t>
            </w:r>
          </w:p>
        </w:tc>
      </w:tr>
      <w:tr w:rsidRPr="008A4540" w:rsidR="008856FF" w:rsidTr="5FFAE9BA" w14:paraId="04E63448" w14:textId="77777777">
        <w:trPr>
          <w:trHeight w:val="815"/>
          <w:trPrChange w:author="Maria Jose Uribe Valdes" w:date="2025-04-15T21:07:24.843Z" w16du:dateUtc="2025-04-15T21:07:24.843Z" w:id="769169038">
            <w:trPr>
              <w:trHeight w:val="815"/>
            </w:trPr>
          </w:trPrChange>
        </w:trPr>
        <w:tc>
          <w:tcPr>
            <w:tcW w:w="3150" w:type="dxa"/>
            <w:tcMar/>
            <w:tcPrChange w:author="Maria Jose Uribe Valdes" w:date="2025-04-15T21:07:29.503Z" w:id="657895959">
              <w:tcPr>
                <w:tcW w:w="2235" w:type="dxa"/>
                <w:tcMar/>
              </w:tcPr>
            </w:tcPrChange>
          </w:tcPr>
          <w:p w:rsidRPr="008A4540" w:rsidR="002553B2" w:rsidP="000B36A8" w:rsidRDefault="002553B2" w14:paraId="6444D03E" w14:textId="2C41701E">
            <w:pPr>
              <w:rPr>
                <w:rFonts w:ascii="Arial Narrow" w:hAnsi="Arial Narrow" w:cs="Arial"/>
                <w:sz w:val="20"/>
                <w:szCs w:val="20"/>
              </w:rPr>
            </w:pPr>
          </w:p>
        </w:tc>
        <w:tc>
          <w:tcPr>
            <w:tcW w:w="6172" w:type="dxa"/>
            <w:tcMar/>
            <w:tcPrChange w:author="Maria Jose Uribe Valdes" w:date="2025-04-15T21:07:29.503Z" w:id="2048688982">
              <w:tcPr>
                <w:tcW w:w="7087" w:type="dxa"/>
                <w:tcMar/>
              </w:tcPr>
            </w:tcPrChange>
          </w:tcPr>
          <w:p w:rsidRPr="008A4540" w:rsidR="002553B2" w:rsidP="007C3C4B" w:rsidRDefault="00766196" w14:paraId="0E4572F7" w14:textId="4771AA8A">
            <w:pPr>
              <w:spacing w:line="240" w:lineRule="atLeast"/>
              <w:jc w:val="both"/>
              <w:rPr>
                <w:rFonts w:ascii="Arial Narrow" w:hAnsi="Arial Narrow" w:cs="Arial"/>
                <w:bCs/>
                <w:sz w:val="20"/>
                <w:szCs w:val="20"/>
                <w:lang w:val="es-ES"/>
              </w:rPr>
            </w:pPr>
            <w:r w:rsidRPr="008A4540">
              <w:rPr>
                <w:rFonts w:ascii="Arial Narrow" w:hAnsi="Arial Narrow" w:cs="Arial"/>
                <w:bCs/>
                <w:sz w:val="20"/>
                <w:szCs w:val="20"/>
                <w:lang w:val="es-ES"/>
              </w:rPr>
              <w:t xml:space="preserve">Sanciona quien pusiere en peligro la salud </w:t>
            </w:r>
            <w:r w:rsidRPr="008A4540" w:rsidR="000C2349">
              <w:rPr>
                <w:rFonts w:ascii="Arial Narrow" w:hAnsi="Arial Narrow" w:cs="Arial"/>
                <w:bCs/>
                <w:sz w:val="20"/>
                <w:szCs w:val="20"/>
                <w:lang w:val="es-ES"/>
              </w:rPr>
              <w:t xml:space="preserve">pública por infracción </w:t>
            </w:r>
            <w:r w:rsidRPr="008A4540" w:rsidR="00CC7A1A">
              <w:rPr>
                <w:rFonts w:ascii="Arial Narrow" w:hAnsi="Arial Narrow" w:cs="Arial"/>
                <w:bCs/>
                <w:sz w:val="20"/>
                <w:szCs w:val="20"/>
                <w:lang w:val="es-ES"/>
              </w:rPr>
              <w:t xml:space="preserve">de las reglas higiénicas o de </w:t>
            </w:r>
            <w:r w:rsidRPr="008A4540" w:rsidR="000C2349">
              <w:rPr>
                <w:rFonts w:ascii="Arial Narrow" w:hAnsi="Arial Narrow" w:cs="Arial"/>
                <w:bCs/>
                <w:sz w:val="20"/>
                <w:szCs w:val="20"/>
                <w:lang w:val="es-ES"/>
              </w:rPr>
              <w:t xml:space="preserve">salubridad, </w:t>
            </w:r>
            <w:r w:rsidRPr="008A4540">
              <w:rPr>
                <w:rFonts w:ascii="Arial Narrow" w:hAnsi="Arial Narrow" w:cs="Arial"/>
                <w:bCs/>
                <w:sz w:val="20"/>
                <w:szCs w:val="20"/>
                <w:lang w:val="es-ES"/>
              </w:rPr>
              <w:t>debidamente publicadas por la autoridad, en tiempo de</w:t>
            </w:r>
            <w:r w:rsidRPr="008A4540" w:rsidR="000C2349">
              <w:rPr>
                <w:rFonts w:ascii="Arial Narrow" w:hAnsi="Arial Narrow" w:cs="Arial"/>
                <w:bCs/>
                <w:sz w:val="20"/>
                <w:szCs w:val="20"/>
                <w:lang w:val="es-ES"/>
              </w:rPr>
              <w:t xml:space="preserve"> catástrofe, epidemia o contagio.</w:t>
            </w:r>
          </w:p>
        </w:tc>
      </w:tr>
      <w:tr w:rsidRPr="008A4540" w:rsidR="00E700B0" w:rsidTr="5FFAE9BA" w14:paraId="4FF7EF1B" w14:textId="77777777">
        <w:trPr>
          <w:trHeight w:val="74"/>
          <w:trPrChange w:author="Maria Jose Uribe Valdes" w:date="2025-04-15T21:07:24.843Z" w16du:dateUtc="2025-04-15T21:07:24.843Z" w:id="1339495989">
            <w:trPr>
              <w:trHeight w:val="74"/>
            </w:trPr>
          </w:trPrChange>
        </w:trPr>
        <w:tc>
          <w:tcPr>
            <w:tcW w:w="3150" w:type="dxa"/>
            <w:tcMar/>
            <w:tcPrChange w:author="Maria Jose Uribe Valdes" w:date="2025-04-15T21:07:29.503Z" w:id="1039807216">
              <w:tcPr>
                <w:tcW w:w="2235" w:type="dxa"/>
                <w:tcMar/>
              </w:tcPr>
            </w:tcPrChange>
          </w:tcPr>
          <w:p w:rsidRPr="008A4540" w:rsidR="00E700B0" w:rsidP="00C370D6" w:rsidRDefault="00E700B0" w14:paraId="6F7DDBFA" w14:textId="77777777">
            <w:pPr>
              <w:rPr>
                <w:rFonts w:ascii="Arial Narrow" w:hAnsi="Arial Narrow" w:cs="Arial"/>
                <w:b/>
                <w:bCs/>
                <w:sz w:val="20"/>
                <w:szCs w:val="20"/>
              </w:rPr>
            </w:pPr>
          </w:p>
        </w:tc>
        <w:tc>
          <w:tcPr>
            <w:tcW w:w="6172" w:type="dxa"/>
            <w:tcMar/>
            <w:tcPrChange w:author="Maria Jose Uribe Valdes" w:date="2025-04-15T21:07:29.503Z" w:id="945892109">
              <w:tcPr>
                <w:tcW w:w="7087" w:type="dxa"/>
                <w:tcMar/>
              </w:tcPr>
            </w:tcPrChange>
          </w:tcPr>
          <w:p w:rsidRPr="008A4540" w:rsidR="00E700B0" w:rsidP="00C370D6" w:rsidRDefault="00E700B0" w14:paraId="4A6CEE1F" w14:textId="77777777">
            <w:pPr>
              <w:jc w:val="both"/>
              <w:rPr>
                <w:rFonts w:ascii="Arial Narrow" w:hAnsi="Arial Narrow" w:cs="Arial"/>
                <w:b/>
                <w:bCs/>
                <w:sz w:val="20"/>
                <w:szCs w:val="20"/>
                <w:lang w:val="es-ES"/>
              </w:rPr>
            </w:pPr>
          </w:p>
        </w:tc>
      </w:tr>
      <w:tr w:rsidRPr="008A4540" w:rsidR="002553B2" w:rsidTr="5FFAE9BA" w14:paraId="233525AD" w14:textId="77777777">
        <w:trPr>
          <w:trHeight w:val="74"/>
          <w:trPrChange w:author="Maria Jose Uribe Valdes" w:date="2025-04-15T21:07:24.843Z" w16du:dateUtc="2025-04-15T21:07:24.843Z" w:id="361616466">
            <w:trPr>
              <w:trHeight w:val="74"/>
            </w:trPr>
          </w:trPrChange>
        </w:trPr>
        <w:tc>
          <w:tcPr>
            <w:tcW w:w="3150" w:type="dxa"/>
            <w:tcMar/>
            <w:tcPrChange w:author="Maria Jose Uribe Valdes" w:date="2025-04-15T21:07:29.503Z" w:id="1040811019">
              <w:tcPr>
                <w:tcW w:w="2235" w:type="dxa"/>
                <w:tcMar/>
              </w:tcPr>
            </w:tcPrChange>
          </w:tcPr>
          <w:p w:rsidRPr="008A4540" w:rsidR="002553B2" w:rsidP="00C370D6" w:rsidRDefault="00921CB3" w14:paraId="401F2ACD" w14:textId="34D22AD3">
            <w:pPr>
              <w:rPr>
                <w:rFonts w:ascii="Arial Narrow" w:hAnsi="Arial Narrow" w:cs="Arial"/>
                <w:b/>
                <w:bCs/>
                <w:sz w:val="20"/>
                <w:szCs w:val="20"/>
              </w:rPr>
            </w:pPr>
            <w:r w:rsidRPr="008A4540">
              <w:rPr>
                <w:rFonts w:ascii="Arial Narrow" w:hAnsi="Arial Narrow" w:cs="Arial"/>
                <w:b/>
                <w:bCs/>
                <w:sz w:val="20"/>
                <w:szCs w:val="20"/>
              </w:rPr>
              <w:t>536</w:t>
            </w:r>
          </w:p>
        </w:tc>
        <w:tc>
          <w:tcPr>
            <w:tcW w:w="6172" w:type="dxa"/>
            <w:tcMar/>
            <w:tcPrChange w:author="Maria Jose Uribe Valdes" w:date="2025-04-15T21:07:29.503Z" w:id="904399456">
              <w:tcPr>
                <w:tcW w:w="7087" w:type="dxa"/>
                <w:tcMar/>
              </w:tcPr>
            </w:tcPrChange>
          </w:tcPr>
          <w:p w:rsidRPr="008A4540" w:rsidR="002553B2" w:rsidP="00C370D6" w:rsidRDefault="00921CB3" w14:paraId="06B9DBE2" w14:textId="2FB0591B">
            <w:pPr>
              <w:jc w:val="both"/>
              <w:rPr>
                <w:rFonts w:ascii="Arial Narrow" w:hAnsi="Arial Narrow" w:cs="Arial"/>
                <w:b/>
                <w:bCs/>
                <w:sz w:val="20"/>
                <w:szCs w:val="20"/>
                <w:lang w:val="es-ES"/>
              </w:rPr>
            </w:pPr>
            <w:r w:rsidRPr="008A4540">
              <w:rPr>
                <w:rFonts w:ascii="Arial Narrow" w:hAnsi="Arial Narrow" w:cs="Arial"/>
                <w:b/>
                <w:bCs/>
                <w:sz w:val="20"/>
                <w:szCs w:val="20"/>
                <w:lang w:val="es-ES"/>
              </w:rPr>
              <w:t>PROPAGAR CONTAGIO A SABIENDAS</w:t>
            </w:r>
            <w:r w:rsidRPr="008A4540" w:rsidR="00F44C26">
              <w:rPr>
                <w:rFonts w:ascii="Arial Narrow" w:hAnsi="Arial Narrow" w:cs="Arial"/>
                <w:b/>
                <w:bCs/>
                <w:sz w:val="20"/>
                <w:szCs w:val="20"/>
                <w:lang w:val="es-ES"/>
              </w:rPr>
              <w:t>.</w:t>
            </w:r>
          </w:p>
        </w:tc>
      </w:tr>
      <w:tr w:rsidRPr="008A4540" w:rsidR="00D35F87" w:rsidTr="5FFAE9BA" w14:paraId="4AF2ADD2" w14:textId="77777777">
        <w:trPr>
          <w:trHeight w:val="74"/>
          <w:trPrChange w:author="Maria Jose Uribe Valdes" w:date="2025-04-15T21:07:24.844Z" w16du:dateUtc="2025-04-15T21:07:24.844Z" w:id="1747275074">
            <w:trPr>
              <w:trHeight w:val="74"/>
            </w:trPr>
          </w:trPrChange>
        </w:trPr>
        <w:tc>
          <w:tcPr>
            <w:tcW w:w="3150" w:type="dxa"/>
            <w:tcMar/>
            <w:tcPrChange w:author="Maria Jose Uribe Valdes" w:date="2025-04-15T21:07:29.504Z" w:id="289602363">
              <w:tcPr>
                <w:tcW w:w="2235" w:type="dxa"/>
                <w:tcMar/>
              </w:tcPr>
            </w:tcPrChange>
          </w:tcPr>
          <w:p w:rsidRPr="008A4540" w:rsidR="00D35F87" w:rsidP="00C370D6" w:rsidRDefault="00D35F87" w14:paraId="1830AA62" w14:textId="77777777">
            <w:pPr>
              <w:rPr>
                <w:rFonts w:ascii="Arial Narrow" w:hAnsi="Arial Narrow" w:cs="Arial"/>
                <w:b/>
                <w:bCs/>
                <w:sz w:val="20"/>
                <w:szCs w:val="20"/>
              </w:rPr>
            </w:pPr>
          </w:p>
        </w:tc>
        <w:tc>
          <w:tcPr>
            <w:tcW w:w="6172" w:type="dxa"/>
            <w:tcMar/>
            <w:tcPrChange w:author="Maria Jose Uribe Valdes" w:date="2025-04-15T21:07:29.504Z" w:id="1238786177">
              <w:tcPr>
                <w:tcW w:w="7087" w:type="dxa"/>
                <w:tcMar/>
              </w:tcPr>
            </w:tcPrChange>
          </w:tcPr>
          <w:p w:rsidRPr="008A4540" w:rsidR="00D35F87" w:rsidP="00C370D6" w:rsidRDefault="00D35F87" w14:paraId="1E054347" w14:textId="565C2E19">
            <w:pPr>
              <w:jc w:val="both"/>
              <w:rPr>
                <w:rFonts w:ascii="Arial Narrow" w:hAnsi="Arial Narrow" w:cs="Arial"/>
                <w:bCs/>
                <w:sz w:val="20"/>
                <w:szCs w:val="20"/>
                <w:lang w:val="es-ES"/>
              </w:rPr>
            </w:pPr>
            <w:r w:rsidRPr="008A4540">
              <w:rPr>
                <w:rFonts w:ascii="Arial Narrow" w:hAnsi="Arial Narrow" w:cs="Arial"/>
                <w:bCs/>
                <w:sz w:val="20"/>
                <w:szCs w:val="20"/>
                <w:lang w:val="es-ES"/>
              </w:rPr>
              <w:t>ART. 318 BIS LEY 21.240</w:t>
            </w:r>
          </w:p>
        </w:tc>
      </w:tr>
      <w:tr w:rsidRPr="008A4540" w:rsidR="002553B2" w:rsidTr="5FFAE9BA" w14:paraId="31EBCC48" w14:textId="77777777">
        <w:trPr>
          <w:trHeight w:val="74"/>
          <w:trPrChange w:author="Maria Jose Uribe Valdes" w:date="2025-04-15T21:07:24.844Z" w16du:dateUtc="2025-04-15T21:07:24.844Z" w:id="33241897">
            <w:trPr>
              <w:trHeight w:val="74"/>
            </w:trPr>
          </w:trPrChange>
        </w:trPr>
        <w:tc>
          <w:tcPr>
            <w:tcW w:w="3150" w:type="dxa"/>
            <w:tcMar/>
            <w:tcPrChange w:author="Maria Jose Uribe Valdes" w:date="2025-04-15T21:07:29.504Z" w:id="1204436783">
              <w:tcPr>
                <w:tcW w:w="2235" w:type="dxa"/>
                <w:tcMar/>
              </w:tcPr>
            </w:tcPrChange>
          </w:tcPr>
          <w:p w:rsidRPr="008A4540" w:rsidR="002553B2" w:rsidP="00921CB3" w:rsidRDefault="002553B2" w14:paraId="7F6DB4CB" w14:textId="77777777">
            <w:pPr>
              <w:rPr>
                <w:rFonts w:ascii="Arial Narrow" w:hAnsi="Arial Narrow" w:cs="Arial"/>
                <w:sz w:val="20"/>
                <w:szCs w:val="20"/>
              </w:rPr>
            </w:pPr>
          </w:p>
        </w:tc>
        <w:tc>
          <w:tcPr>
            <w:tcW w:w="6172" w:type="dxa"/>
            <w:tcMar/>
            <w:tcPrChange w:author="Maria Jose Uribe Valdes" w:date="2025-04-15T21:07:29.504Z" w:id="1205687693">
              <w:tcPr>
                <w:tcW w:w="7087" w:type="dxa"/>
                <w:tcMar/>
              </w:tcPr>
            </w:tcPrChange>
          </w:tcPr>
          <w:p w:rsidRPr="008A4540" w:rsidR="002553B2" w:rsidP="0068253B" w:rsidRDefault="000320AA" w14:paraId="30B885A5" w14:textId="646536A5">
            <w:pPr>
              <w:spacing w:line="240" w:lineRule="atLeast"/>
              <w:jc w:val="both"/>
              <w:rPr>
                <w:rFonts w:ascii="Arial Narrow" w:hAnsi="Arial Narrow" w:cs="Arial"/>
                <w:bCs/>
                <w:sz w:val="20"/>
                <w:szCs w:val="20"/>
                <w:lang w:val="es-ES"/>
              </w:rPr>
            </w:pPr>
            <w:r w:rsidRPr="008A4540">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Pr="008A4540" w:rsidR="0068253B" w:rsidTr="5FFAE9BA" w14:paraId="52ED56C9" w14:textId="77777777">
        <w:trPr>
          <w:trHeight w:val="74"/>
          <w:trPrChange w:author="Maria Jose Uribe Valdes" w:date="2025-04-15T21:07:24.845Z" w16du:dateUtc="2025-04-15T21:07:24.845Z" w:id="1537944829">
            <w:trPr>
              <w:trHeight w:val="74"/>
            </w:trPr>
          </w:trPrChange>
        </w:trPr>
        <w:tc>
          <w:tcPr>
            <w:tcW w:w="3150" w:type="dxa"/>
            <w:tcMar/>
            <w:tcPrChange w:author="Maria Jose Uribe Valdes" w:date="2025-04-15T21:07:29.504Z" w:id="762669237">
              <w:tcPr>
                <w:tcW w:w="2235" w:type="dxa"/>
                <w:tcMar/>
              </w:tcPr>
            </w:tcPrChange>
          </w:tcPr>
          <w:p w:rsidRPr="008A4540" w:rsidR="0068253B" w:rsidP="00921CB3" w:rsidRDefault="0068253B" w14:paraId="619F8768" w14:textId="77777777">
            <w:pPr>
              <w:rPr>
                <w:rFonts w:ascii="Arial Narrow" w:hAnsi="Arial Narrow" w:cs="Arial"/>
                <w:sz w:val="20"/>
                <w:szCs w:val="20"/>
              </w:rPr>
            </w:pPr>
          </w:p>
        </w:tc>
        <w:tc>
          <w:tcPr>
            <w:tcW w:w="6172" w:type="dxa"/>
            <w:tcMar/>
            <w:tcPrChange w:author="Maria Jose Uribe Valdes" w:date="2025-04-15T21:07:29.504Z" w:id="517470992">
              <w:tcPr>
                <w:tcW w:w="7087" w:type="dxa"/>
                <w:tcMar/>
              </w:tcPr>
            </w:tcPrChange>
          </w:tcPr>
          <w:p w:rsidRPr="008A4540" w:rsidR="0068253B" w:rsidP="0068253B" w:rsidRDefault="0068253B" w14:paraId="401A7AFF" w14:textId="77777777">
            <w:pPr>
              <w:spacing w:line="240" w:lineRule="atLeast"/>
              <w:jc w:val="both"/>
              <w:rPr>
                <w:rFonts w:ascii="Arial Narrow" w:hAnsi="Arial Narrow" w:cs="Arial"/>
                <w:bCs/>
                <w:sz w:val="20"/>
                <w:szCs w:val="20"/>
                <w:lang w:val="es-ES"/>
              </w:rPr>
            </w:pPr>
          </w:p>
        </w:tc>
      </w:tr>
      <w:tr w:rsidRPr="008A4540" w:rsidR="00921CB3" w:rsidTr="5FFAE9BA" w14:paraId="6AC773E0" w14:textId="77777777">
        <w:trPr>
          <w:trHeight w:val="74"/>
          <w:trPrChange w:author="Maria Jose Uribe Valdes" w:date="2025-04-15T21:07:24.845Z" w16du:dateUtc="2025-04-15T21:07:24.845Z" w:id="789467920">
            <w:trPr>
              <w:trHeight w:val="74"/>
            </w:trPr>
          </w:trPrChange>
        </w:trPr>
        <w:tc>
          <w:tcPr>
            <w:tcW w:w="3150" w:type="dxa"/>
            <w:tcMar/>
            <w:tcPrChange w:author="Maria Jose Uribe Valdes" w:date="2025-04-15T21:07:29.504Z" w:id="1834027760">
              <w:tcPr>
                <w:tcW w:w="2235" w:type="dxa"/>
                <w:tcMar/>
              </w:tcPr>
            </w:tcPrChange>
          </w:tcPr>
          <w:p w:rsidRPr="008A4540" w:rsidR="00921CB3" w:rsidP="00C370D6" w:rsidRDefault="00921CB3" w14:paraId="595E590F" w14:textId="064EFD2E">
            <w:pPr>
              <w:rPr>
                <w:rFonts w:ascii="Arial Narrow" w:hAnsi="Arial Narrow" w:cs="Arial"/>
                <w:b/>
                <w:bCs/>
                <w:sz w:val="20"/>
                <w:szCs w:val="20"/>
              </w:rPr>
            </w:pPr>
            <w:r w:rsidRPr="008A4540">
              <w:rPr>
                <w:rFonts w:ascii="Arial Narrow" w:hAnsi="Arial Narrow" w:cs="Arial"/>
                <w:b/>
                <w:bCs/>
                <w:sz w:val="20"/>
                <w:szCs w:val="20"/>
              </w:rPr>
              <w:t>537</w:t>
            </w:r>
          </w:p>
        </w:tc>
        <w:tc>
          <w:tcPr>
            <w:tcW w:w="6172" w:type="dxa"/>
            <w:tcMar/>
            <w:tcPrChange w:author="Maria Jose Uribe Valdes" w:date="2025-04-15T21:07:29.504Z" w:id="669134408">
              <w:tcPr>
                <w:tcW w:w="7087" w:type="dxa"/>
                <w:tcMar/>
              </w:tcPr>
            </w:tcPrChange>
          </w:tcPr>
          <w:p w:rsidRPr="008A4540" w:rsidR="00921CB3" w:rsidP="00C370D6" w:rsidRDefault="00921CB3" w14:paraId="138B8705" w14:textId="1B572140">
            <w:pPr>
              <w:jc w:val="both"/>
              <w:rPr>
                <w:rFonts w:ascii="Arial Narrow" w:hAnsi="Arial Narrow" w:cs="Arial"/>
                <w:b/>
                <w:bCs/>
                <w:sz w:val="20"/>
                <w:szCs w:val="20"/>
                <w:lang w:val="es-ES"/>
              </w:rPr>
            </w:pPr>
            <w:r w:rsidRPr="008A4540">
              <w:rPr>
                <w:rFonts w:ascii="Arial Narrow" w:hAnsi="Arial Narrow" w:cs="Arial"/>
                <w:b/>
                <w:bCs/>
                <w:sz w:val="20"/>
                <w:szCs w:val="20"/>
                <w:lang w:val="es-ES"/>
              </w:rPr>
              <w:t xml:space="preserve">EMPLEADOR QUE ORDENA </w:t>
            </w:r>
            <w:r w:rsidRPr="008A4540" w:rsidR="000320AA">
              <w:rPr>
                <w:rFonts w:ascii="Arial Narrow" w:hAnsi="Arial Narrow" w:cs="Arial"/>
                <w:b/>
                <w:bCs/>
                <w:sz w:val="20"/>
                <w:szCs w:val="20"/>
                <w:lang w:val="es-ES"/>
              </w:rPr>
              <w:t>INFR</w:t>
            </w:r>
            <w:r w:rsidRPr="008A4540">
              <w:rPr>
                <w:rFonts w:ascii="Arial Narrow" w:hAnsi="Arial Narrow" w:cs="Arial"/>
                <w:b/>
                <w:bCs/>
                <w:sz w:val="20"/>
                <w:szCs w:val="20"/>
                <w:lang w:val="es-ES"/>
              </w:rPr>
              <w:t>INGIR</w:t>
            </w:r>
            <w:r w:rsidRPr="008A4540" w:rsidR="000320AA">
              <w:rPr>
                <w:rFonts w:ascii="Arial Narrow" w:hAnsi="Arial Narrow" w:cs="Arial"/>
                <w:b/>
                <w:bCs/>
                <w:sz w:val="20"/>
                <w:szCs w:val="20"/>
                <w:lang w:val="es-ES"/>
              </w:rPr>
              <w:t xml:space="preserve"> CUARENTENA</w:t>
            </w:r>
            <w:r w:rsidRPr="008A4540" w:rsidR="00F44C26">
              <w:rPr>
                <w:rFonts w:ascii="Arial Narrow" w:hAnsi="Arial Narrow" w:cs="Arial"/>
                <w:b/>
                <w:bCs/>
                <w:sz w:val="20"/>
                <w:szCs w:val="20"/>
                <w:lang w:val="es-ES"/>
              </w:rPr>
              <w:t>.</w:t>
            </w:r>
          </w:p>
        </w:tc>
      </w:tr>
      <w:tr w:rsidRPr="008A4540" w:rsidR="00921CB3" w:rsidTr="5FFAE9BA" w14:paraId="18219EC1" w14:textId="77777777">
        <w:trPr>
          <w:trHeight w:val="74"/>
          <w:trPrChange w:author="Maria Jose Uribe Valdes" w:date="2025-04-15T21:07:24.846Z" w16du:dateUtc="2025-04-15T21:07:24.846Z" w:id="317744866">
            <w:trPr>
              <w:trHeight w:val="74"/>
            </w:trPr>
          </w:trPrChange>
        </w:trPr>
        <w:tc>
          <w:tcPr>
            <w:tcW w:w="3150" w:type="dxa"/>
            <w:tcMar/>
            <w:tcPrChange w:author="Maria Jose Uribe Valdes" w:date="2025-04-15T21:07:29.504Z" w:id="1526879529">
              <w:tcPr>
                <w:tcW w:w="2235" w:type="dxa"/>
                <w:tcMar/>
              </w:tcPr>
            </w:tcPrChange>
          </w:tcPr>
          <w:p w:rsidRPr="008A4540" w:rsidR="00921CB3" w:rsidP="00C370D6" w:rsidRDefault="00921CB3" w14:paraId="00B546E6" w14:textId="77777777">
            <w:pPr>
              <w:rPr>
                <w:rFonts w:ascii="Arial Narrow" w:hAnsi="Arial Narrow" w:cs="Arial"/>
                <w:b/>
                <w:bCs/>
                <w:sz w:val="20"/>
                <w:szCs w:val="20"/>
              </w:rPr>
            </w:pPr>
          </w:p>
        </w:tc>
        <w:tc>
          <w:tcPr>
            <w:tcW w:w="6172" w:type="dxa"/>
            <w:tcMar/>
            <w:tcPrChange w:author="Maria Jose Uribe Valdes" w:date="2025-04-15T21:07:29.504Z" w:id="228842874">
              <w:tcPr>
                <w:tcW w:w="7087" w:type="dxa"/>
                <w:tcMar/>
              </w:tcPr>
            </w:tcPrChange>
          </w:tcPr>
          <w:p w:rsidRPr="008A4540" w:rsidR="00921CB3" w:rsidP="00C370D6" w:rsidRDefault="00921CB3" w14:paraId="456D9609" w14:textId="5DB59FEB">
            <w:pPr>
              <w:jc w:val="both"/>
              <w:rPr>
                <w:rFonts w:ascii="Arial Narrow" w:hAnsi="Arial Narrow" w:cs="Arial"/>
                <w:bCs/>
                <w:sz w:val="20"/>
                <w:szCs w:val="20"/>
                <w:lang w:val="es-ES"/>
              </w:rPr>
            </w:pPr>
            <w:r w:rsidRPr="008A4540">
              <w:rPr>
                <w:rFonts w:ascii="Arial Narrow" w:hAnsi="Arial Narrow" w:cs="Arial"/>
                <w:bCs/>
                <w:sz w:val="20"/>
                <w:szCs w:val="20"/>
                <w:lang w:val="es-ES"/>
              </w:rPr>
              <w:t>ART. 318 TER LEY 21.240</w:t>
            </w:r>
          </w:p>
        </w:tc>
      </w:tr>
      <w:tr w:rsidRPr="008A4540" w:rsidR="00921CB3" w:rsidTr="5FFAE9BA" w14:paraId="5445FC2D" w14:textId="77777777">
        <w:trPr>
          <w:trHeight w:val="74"/>
          <w:trPrChange w:author="Maria Jose Uribe Valdes" w:date="2025-04-15T21:07:24.846Z" w16du:dateUtc="2025-04-15T21:07:24.846Z" w:id="26600813">
            <w:trPr>
              <w:trHeight w:val="74"/>
            </w:trPr>
          </w:trPrChange>
        </w:trPr>
        <w:tc>
          <w:tcPr>
            <w:tcW w:w="3150" w:type="dxa"/>
            <w:tcMar/>
            <w:tcPrChange w:author="Maria Jose Uribe Valdes" w:date="2025-04-15T21:07:29.504Z" w:id="679249608">
              <w:tcPr>
                <w:tcW w:w="2235" w:type="dxa"/>
                <w:tcMar/>
              </w:tcPr>
            </w:tcPrChange>
          </w:tcPr>
          <w:p w:rsidRPr="008A4540" w:rsidR="00921CB3" w:rsidP="00C370D6" w:rsidRDefault="00921CB3" w14:paraId="5CD41BFE" w14:textId="77777777">
            <w:pPr>
              <w:rPr>
                <w:rFonts w:ascii="Arial Narrow" w:hAnsi="Arial Narrow" w:cs="Arial"/>
                <w:bCs/>
                <w:sz w:val="20"/>
                <w:szCs w:val="20"/>
              </w:rPr>
            </w:pPr>
          </w:p>
        </w:tc>
        <w:tc>
          <w:tcPr>
            <w:tcW w:w="6172" w:type="dxa"/>
            <w:tcMar/>
            <w:tcPrChange w:author="Maria Jose Uribe Valdes" w:date="2025-04-15T21:07:29.504Z" w:id="962699672">
              <w:tcPr>
                <w:tcW w:w="7087" w:type="dxa"/>
                <w:tcMar/>
              </w:tcPr>
            </w:tcPrChange>
          </w:tcPr>
          <w:p w:rsidRPr="008A4540" w:rsidR="00921CB3" w:rsidP="0068253B" w:rsidRDefault="000320AA" w14:paraId="2B5418BE" w14:textId="7627482A">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Pr="008A4540" w:rsidR="0068253B" w:rsidTr="5FFAE9BA" w14:paraId="090DFE45" w14:textId="77777777">
        <w:trPr>
          <w:trHeight w:val="74"/>
          <w:trPrChange w:author="Maria Jose Uribe Valdes" w:date="2025-04-15T21:07:24.847Z" w16du:dateUtc="2025-04-15T21:07:24.847Z" w:id="1569437609">
            <w:trPr>
              <w:trHeight w:val="74"/>
            </w:trPr>
          </w:trPrChange>
        </w:trPr>
        <w:tc>
          <w:tcPr>
            <w:tcW w:w="3150" w:type="dxa"/>
            <w:tcMar/>
            <w:tcPrChange w:author="Maria Jose Uribe Valdes" w:date="2025-04-15T21:07:29.504Z" w:id="1847899027">
              <w:tcPr>
                <w:tcW w:w="2235" w:type="dxa"/>
                <w:tcMar/>
              </w:tcPr>
            </w:tcPrChange>
          </w:tcPr>
          <w:p w:rsidRPr="008A4540" w:rsidR="0068253B" w:rsidP="00C370D6" w:rsidRDefault="0068253B" w14:paraId="49006C9B" w14:textId="77777777">
            <w:pPr>
              <w:rPr>
                <w:rFonts w:ascii="Arial Narrow" w:hAnsi="Arial Narrow" w:cs="Arial"/>
                <w:bCs/>
                <w:sz w:val="20"/>
                <w:szCs w:val="20"/>
              </w:rPr>
            </w:pPr>
          </w:p>
        </w:tc>
        <w:tc>
          <w:tcPr>
            <w:tcW w:w="6172" w:type="dxa"/>
            <w:tcMar/>
            <w:tcPrChange w:author="Maria Jose Uribe Valdes" w:date="2025-04-15T21:07:29.504Z" w:id="363993676">
              <w:tcPr>
                <w:tcW w:w="7087" w:type="dxa"/>
                <w:tcMar/>
              </w:tcPr>
            </w:tcPrChange>
          </w:tcPr>
          <w:p w:rsidRPr="008A4540" w:rsidR="0068253B" w:rsidP="0068253B" w:rsidRDefault="0068253B" w14:paraId="30535C70" w14:textId="77777777">
            <w:pPr>
              <w:jc w:val="both"/>
              <w:rPr>
                <w:rFonts w:ascii="Arial Narrow" w:hAnsi="Arial Narrow" w:cs="Arial"/>
                <w:bCs/>
                <w:sz w:val="20"/>
                <w:szCs w:val="20"/>
                <w:lang w:val="es-ES"/>
              </w:rPr>
            </w:pPr>
          </w:p>
        </w:tc>
      </w:tr>
      <w:tr w:rsidRPr="008A4540" w:rsidR="00E47278" w:rsidTr="5FFAE9BA" w14:paraId="7C19A368" w14:textId="77777777">
        <w:trPr>
          <w:trHeight w:val="74"/>
          <w:trPrChange w:author="Maria Jose Uribe Valdes" w:date="2025-04-15T21:07:24.847Z" w16du:dateUtc="2025-04-15T21:07:24.847Z" w:id="1814187668">
            <w:trPr>
              <w:trHeight w:val="74"/>
            </w:trPr>
          </w:trPrChange>
        </w:trPr>
        <w:tc>
          <w:tcPr>
            <w:tcW w:w="3150" w:type="dxa"/>
            <w:tcMar/>
            <w:tcPrChange w:author="Maria Jose Uribe Valdes" w:date="2025-04-15T21:07:29.504Z" w:id="1625239775">
              <w:tcPr>
                <w:tcW w:w="2235" w:type="dxa"/>
                <w:tcMar/>
              </w:tcPr>
            </w:tcPrChange>
          </w:tcPr>
          <w:p w:rsidRPr="008A4540" w:rsidR="00E47278" w:rsidP="00C370D6" w:rsidRDefault="00E47278" w14:paraId="6FAE529F" w14:textId="066C329F">
            <w:pPr>
              <w:rPr>
                <w:rFonts w:ascii="Arial Narrow" w:hAnsi="Arial Narrow" w:cs="Arial"/>
                <w:b/>
                <w:bCs/>
                <w:sz w:val="20"/>
                <w:szCs w:val="20"/>
              </w:rPr>
            </w:pPr>
            <w:r w:rsidRPr="008A4540">
              <w:rPr>
                <w:rFonts w:ascii="Arial Narrow" w:hAnsi="Arial Narrow" w:cs="Arial"/>
                <w:b/>
                <w:bCs/>
                <w:sz w:val="20"/>
                <w:szCs w:val="20"/>
              </w:rPr>
              <w:t>538</w:t>
            </w:r>
          </w:p>
        </w:tc>
        <w:tc>
          <w:tcPr>
            <w:tcW w:w="6172" w:type="dxa"/>
            <w:tcMar/>
            <w:tcPrChange w:author="Maria Jose Uribe Valdes" w:date="2025-04-15T21:07:29.504Z" w:id="1656324876">
              <w:tcPr>
                <w:tcW w:w="7087" w:type="dxa"/>
                <w:tcMar/>
              </w:tcPr>
            </w:tcPrChange>
          </w:tcPr>
          <w:p w:rsidRPr="008A4540" w:rsidR="00D00327" w:rsidP="0068253B" w:rsidRDefault="00E47278" w14:paraId="34D39AA5" w14:textId="759CC276">
            <w:pPr>
              <w:jc w:val="both"/>
              <w:rPr>
                <w:rFonts w:ascii="Arial Narrow" w:hAnsi="Arial Narrow" w:cs="Arial"/>
                <w:b/>
                <w:bCs/>
                <w:sz w:val="20"/>
                <w:szCs w:val="20"/>
                <w:lang w:val="es-ES"/>
              </w:rPr>
            </w:pPr>
            <w:r w:rsidRPr="008A4540">
              <w:rPr>
                <w:rFonts w:ascii="Arial Narrow" w:hAnsi="Arial Narrow" w:cs="Arial"/>
                <w:b/>
                <w:bCs/>
                <w:sz w:val="20"/>
                <w:szCs w:val="20"/>
                <w:lang w:val="es-ES"/>
              </w:rPr>
              <w:t>ULTRAJE DE CADÁVER</w:t>
            </w:r>
            <w:r w:rsidRPr="008A4540" w:rsidR="00E700B0">
              <w:rPr>
                <w:rFonts w:ascii="Arial Narrow" w:hAnsi="Arial Narrow" w:cs="Arial"/>
                <w:b/>
                <w:bCs/>
                <w:sz w:val="20"/>
                <w:szCs w:val="20"/>
                <w:lang w:val="es-ES"/>
              </w:rPr>
              <w:t>.</w:t>
            </w:r>
            <w:r w:rsidRPr="008A4540">
              <w:rPr>
                <w:rFonts w:ascii="Arial Narrow" w:hAnsi="Arial Narrow" w:cs="Arial"/>
                <w:b/>
                <w:bCs/>
                <w:sz w:val="20"/>
                <w:szCs w:val="20"/>
                <w:lang w:val="es-ES"/>
              </w:rPr>
              <w:t xml:space="preserve"> </w:t>
            </w:r>
          </w:p>
          <w:p w:rsidRPr="008A4540" w:rsidR="00E47278" w:rsidP="0068253B" w:rsidRDefault="00E47278" w14:paraId="665E60C1" w14:textId="34E0705A">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ART. 322 </w:t>
            </w:r>
            <w:r w:rsidRPr="008A4540" w:rsidR="00D00327">
              <w:rPr>
                <w:rFonts w:ascii="Arial Narrow" w:hAnsi="Arial Narrow" w:cs="Arial"/>
                <w:bCs/>
                <w:sz w:val="20"/>
                <w:szCs w:val="20"/>
                <w:lang w:val="es-ES"/>
              </w:rPr>
              <w:t>BIS</w:t>
            </w:r>
          </w:p>
          <w:p w:rsidRPr="008A4540" w:rsidR="00E47278" w:rsidP="00E47278" w:rsidRDefault="00E47278" w14:paraId="4E356DAF" w14:textId="61312DCC">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El que en menosprecio de la memoria de quien hubiere muerto:  </w:t>
            </w:r>
          </w:p>
          <w:p w:rsidRPr="008A4540" w:rsidR="00E47278" w:rsidP="00E47278" w:rsidRDefault="00E47278" w14:paraId="72BDB1F5" w14:textId="1ECCDA3B">
            <w:pPr>
              <w:jc w:val="both"/>
              <w:rPr>
                <w:rFonts w:ascii="Arial Narrow" w:hAnsi="Arial Narrow" w:cs="Arial"/>
                <w:bCs/>
                <w:sz w:val="20"/>
                <w:szCs w:val="20"/>
                <w:lang w:val="es-ES"/>
              </w:rPr>
            </w:pPr>
            <w:r w:rsidRPr="008A4540">
              <w:rPr>
                <w:rFonts w:ascii="Arial Narrow" w:hAnsi="Arial Narrow" w:cs="Arial"/>
                <w:bCs/>
                <w:sz w:val="20"/>
                <w:szCs w:val="20"/>
                <w:lang w:val="es-ES"/>
              </w:rPr>
              <w:t>1° Exhumare total o parcialmente sus restos humanos;</w:t>
            </w:r>
          </w:p>
          <w:p w:rsidRPr="008A4540" w:rsidR="00E47278" w:rsidP="00E47278" w:rsidRDefault="00E47278" w14:paraId="7260E69B" w14:textId="3BEF07B1">
            <w:pPr>
              <w:jc w:val="both"/>
              <w:rPr>
                <w:rFonts w:ascii="Arial Narrow" w:hAnsi="Arial Narrow" w:cs="Arial"/>
                <w:bCs/>
                <w:sz w:val="20"/>
                <w:szCs w:val="20"/>
                <w:lang w:val="es-ES"/>
              </w:rPr>
            </w:pPr>
            <w:r w:rsidRPr="008A4540">
              <w:rPr>
                <w:rFonts w:ascii="Arial Narrow" w:hAnsi="Arial Narrow" w:cs="Arial"/>
                <w:bCs/>
                <w:sz w:val="20"/>
                <w:szCs w:val="20"/>
                <w:lang w:val="es-ES"/>
              </w:rPr>
              <w:t>2° Sustrajere sus restos humanos de quien los tuviere legítimamente, o</w:t>
            </w:r>
          </w:p>
          <w:p w:rsidRPr="008A4540" w:rsidR="00E47278" w:rsidP="00D00327" w:rsidRDefault="00E47278" w14:paraId="0DA4889D" w14:textId="7D3A241A">
            <w:pPr>
              <w:jc w:val="both"/>
              <w:rPr>
                <w:rFonts w:ascii="Arial Narrow" w:hAnsi="Arial Narrow" w:cs="Arial"/>
                <w:bCs/>
                <w:sz w:val="20"/>
                <w:szCs w:val="20"/>
                <w:lang w:val="es-ES"/>
              </w:rPr>
            </w:pPr>
            <w:r w:rsidRPr="008A4540">
              <w:rPr>
                <w:rFonts w:ascii="Arial Narrow" w:hAnsi="Arial Narrow" w:cs="Arial"/>
                <w:bCs/>
                <w:sz w:val="20"/>
                <w:szCs w:val="20"/>
                <w:lang w:val="es-ES"/>
              </w:rPr>
              <w:t>3° Manipulare sus restos humanos o sus cenizas, o realizare sobre cualquiera de ellos actos que los afectaren considerablemente.</w:t>
            </w:r>
          </w:p>
        </w:tc>
      </w:tr>
      <w:tr w:rsidRPr="008A4540" w:rsidR="00E47278" w:rsidTr="5FFAE9BA" w14:paraId="2623C975" w14:textId="77777777">
        <w:trPr>
          <w:trHeight w:val="74"/>
          <w:trPrChange w:author="Maria Jose Uribe Valdes" w:date="2025-04-15T21:07:24.847Z" w16du:dateUtc="2025-04-15T21:07:24.847Z" w:id="1583855155">
            <w:trPr>
              <w:trHeight w:val="74"/>
            </w:trPr>
          </w:trPrChange>
        </w:trPr>
        <w:tc>
          <w:tcPr>
            <w:tcW w:w="3150" w:type="dxa"/>
            <w:tcMar/>
            <w:tcPrChange w:author="Maria Jose Uribe Valdes" w:date="2025-04-15T21:07:29.504Z" w:id="1662062943">
              <w:tcPr>
                <w:tcW w:w="2235" w:type="dxa"/>
                <w:tcMar/>
              </w:tcPr>
            </w:tcPrChange>
          </w:tcPr>
          <w:p w:rsidRPr="008A4540" w:rsidR="00E47278" w:rsidP="00C370D6" w:rsidRDefault="00E47278" w14:paraId="07364269" w14:textId="77777777">
            <w:pPr>
              <w:rPr>
                <w:rFonts w:ascii="Arial Narrow" w:hAnsi="Arial Narrow" w:cs="Arial"/>
                <w:bCs/>
                <w:sz w:val="20"/>
                <w:szCs w:val="20"/>
              </w:rPr>
            </w:pPr>
          </w:p>
        </w:tc>
        <w:tc>
          <w:tcPr>
            <w:tcW w:w="6172" w:type="dxa"/>
            <w:tcMar/>
            <w:tcPrChange w:author="Maria Jose Uribe Valdes" w:date="2025-04-15T21:07:29.504Z" w:id="1393483593">
              <w:tcPr>
                <w:tcW w:w="7087" w:type="dxa"/>
                <w:tcMar/>
              </w:tcPr>
            </w:tcPrChange>
          </w:tcPr>
          <w:p w:rsidRPr="008A4540" w:rsidR="00E47278" w:rsidP="0068253B" w:rsidRDefault="00E47278" w14:paraId="479E7CBA" w14:textId="77777777">
            <w:pPr>
              <w:jc w:val="both"/>
              <w:rPr>
                <w:rFonts w:ascii="Arial Narrow" w:hAnsi="Arial Narrow" w:cs="Arial"/>
                <w:bCs/>
                <w:sz w:val="20"/>
                <w:szCs w:val="20"/>
                <w:lang w:val="es-ES"/>
              </w:rPr>
            </w:pPr>
          </w:p>
        </w:tc>
      </w:tr>
      <w:tr w:rsidRPr="008A4540" w:rsidR="00D00327" w:rsidTr="5FFAE9BA" w14:paraId="71A2D29C" w14:textId="77777777">
        <w:trPr>
          <w:trHeight w:val="74"/>
          <w:trPrChange w:author="Maria Jose Uribe Valdes" w:date="2025-04-15T21:07:24.848Z" w16du:dateUtc="2025-04-15T21:07:24.848Z" w:id="1052725868">
            <w:trPr>
              <w:trHeight w:val="74"/>
            </w:trPr>
          </w:trPrChange>
        </w:trPr>
        <w:tc>
          <w:tcPr>
            <w:tcW w:w="3150" w:type="dxa"/>
            <w:tcMar/>
            <w:tcPrChange w:author="Maria Jose Uribe Valdes" w:date="2025-04-15T21:07:29.504Z" w:id="1863016820">
              <w:tcPr>
                <w:tcW w:w="2235" w:type="dxa"/>
                <w:tcMar/>
              </w:tcPr>
            </w:tcPrChange>
          </w:tcPr>
          <w:p w:rsidRPr="008A4540" w:rsidR="00D00327" w:rsidP="00C370D6" w:rsidRDefault="00D00327" w14:paraId="3F5F48A9" w14:textId="309517D3">
            <w:pPr>
              <w:rPr>
                <w:rFonts w:ascii="Arial Narrow" w:hAnsi="Arial Narrow" w:cs="Arial"/>
                <w:b/>
                <w:bCs/>
                <w:sz w:val="20"/>
                <w:szCs w:val="20"/>
              </w:rPr>
            </w:pPr>
            <w:r w:rsidRPr="008A4540">
              <w:rPr>
                <w:rFonts w:ascii="Arial Narrow" w:hAnsi="Arial Narrow" w:cs="Arial"/>
                <w:b/>
                <w:bCs/>
                <w:sz w:val="20"/>
                <w:szCs w:val="20"/>
              </w:rPr>
              <w:t>539</w:t>
            </w:r>
          </w:p>
        </w:tc>
        <w:tc>
          <w:tcPr>
            <w:tcW w:w="6172" w:type="dxa"/>
            <w:tcMar/>
            <w:tcPrChange w:author="Maria Jose Uribe Valdes" w:date="2025-04-15T21:07:29.504Z" w:id="1297044378">
              <w:tcPr>
                <w:tcW w:w="7087" w:type="dxa"/>
                <w:tcMar/>
              </w:tcPr>
            </w:tcPrChange>
          </w:tcPr>
          <w:p w:rsidRPr="008A4540" w:rsidR="00D00327" w:rsidP="0068253B" w:rsidRDefault="00D00327" w14:paraId="21430051" w14:textId="19DD190A">
            <w:pPr>
              <w:jc w:val="both"/>
              <w:rPr>
                <w:rFonts w:ascii="Arial Narrow" w:hAnsi="Arial Narrow" w:cs="Arial"/>
                <w:b/>
                <w:bCs/>
                <w:sz w:val="20"/>
                <w:szCs w:val="20"/>
                <w:lang w:val="es-ES"/>
              </w:rPr>
            </w:pPr>
            <w:r w:rsidRPr="008A4540">
              <w:rPr>
                <w:rFonts w:ascii="Arial Narrow" w:hAnsi="Arial Narrow" w:cs="Arial"/>
                <w:b/>
                <w:bCs/>
                <w:sz w:val="20"/>
                <w:szCs w:val="20"/>
                <w:lang w:val="es-ES"/>
              </w:rPr>
              <w:t>ULTRAJE DE SEPULTURA</w:t>
            </w:r>
            <w:r w:rsidRPr="008A4540" w:rsidR="00E700B0">
              <w:rPr>
                <w:rFonts w:ascii="Arial Narrow" w:hAnsi="Arial Narrow" w:cs="Arial"/>
                <w:b/>
                <w:bCs/>
                <w:sz w:val="20"/>
                <w:szCs w:val="20"/>
                <w:lang w:val="es-ES"/>
              </w:rPr>
              <w:t>.</w:t>
            </w:r>
            <w:r w:rsidRPr="008A4540">
              <w:rPr>
                <w:rFonts w:ascii="Arial Narrow" w:hAnsi="Arial Narrow" w:cs="Arial"/>
                <w:b/>
                <w:bCs/>
                <w:sz w:val="20"/>
                <w:szCs w:val="20"/>
                <w:lang w:val="es-ES"/>
              </w:rPr>
              <w:t xml:space="preserve"> </w:t>
            </w:r>
          </w:p>
          <w:p w:rsidRPr="008A4540" w:rsidR="00D00327" w:rsidP="0068253B" w:rsidRDefault="00D00327" w14:paraId="1CA4C651" w14:textId="226FF22D">
            <w:pPr>
              <w:jc w:val="both"/>
              <w:rPr>
                <w:rFonts w:ascii="Arial Narrow" w:hAnsi="Arial Narrow" w:cs="Arial"/>
                <w:bCs/>
                <w:sz w:val="20"/>
                <w:szCs w:val="20"/>
                <w:lang w:val="es-ES"/>
              </w:rPr>
            </w:pPr>
            <w:r w:rsidRPr="008A4540">
              <w:rPr>
                <w:rFonts w:ascii="Arial Narrow" w:hAnsi="Arial Narrow" w:cs="Arial"/>
                <w:bCs/>
                <w:sz w:val="20"/>
                <w:szCs w:val="20"/>
                <w:lang w:val="es-ES"/>
              </w:rPr>
              <w:t>ART. 322 TER</w:t>
            </w:r>
          </w:p>
          <w:p w:rsidRPr="008A4540" w:rsidR="00D00327" w:rsidP="0068253B" w:rsidRDefault="00D00327" w14:paraId="45734174" w14:textId="224CF405">
            <w:pPr>
              <w:jc w:val="both"/>
              <w:rPr>
                <w:rFonts w:ascii="Arial Narrow" w:hAnsi="Arial Narrow" w:cs="Arial"/>
                <w:bCs/>
                <w:sz w:val="20"/>
                <w:szCs w:val="20"/>
                <w:lang w:val="es-ES"/>
              </w:rPr>
            </w:pPr>
            <w:r w:rsidRPr="008A4540">
              <w:rPr>
                <w:rFonts w:ascii="Arial Narrow" w:hAnsi="Arial Narrow" w:cs="Arial"/>
                <w:bCs/>
                <w:sz w:val="20"/>
                <w:szCs w:val="20"/>
                <w:lang w:val="es-ES"/>
              </w:rPr>
              <w:t>El que en menosprecio de la memoria de quien hubiere muerto, profanare su sepultura.</w:t>
            </w:r>
          </w:p>
        </w:tc>
      </w:tr>
      <w:tr w:rsidRPr="008A4540" w:rsidR="00915955" w:rsidTr="5FFAE9BA" w14:paraId="7274DA4C" w14:textId="77777777">
        <w:trPr>
          <w:trHeight w:val="74"/>
          <w:trPrChange w:author="Maria Jose Uribe Valdes" w:date="2025-04-15T21:07:24.848Z" w16du:dateUtc="2025-04-15T21:07:24.848Z" w:id="265728243">
            <w:trPr>
              <w:trHeight w:val="74"/>
            </w:trPr>
          </w:trPrChange>
        </w:trPr>
        <w:tc>
          <w:tcPr>
            <w:tcW w:w="3150" w:type="dxa"/>
            <w:tcMar/>
            <w:tcPrChange w:author="Maria Jose Uribe Valdes" w:date="2025-04-15T21:07:29.505Z" w:id="1755844465">
              <w:tcPr>
                <w:tcW w:w="2235" w:type="dxa"/>
                <w:tcMar/>
              </w:tcPr>
            </w:tcPrChange>
          </w:tcPr>
          <w:p w:rsidRPr="008A4540" w:rsidR="00915955" w:rsidP="00013106" w:rsidRDefault="00915955" w14:paraId="4DFE8190" w14:textId="77777777">
            <w:pPr>
              <w:rPr>
                <w:rFonts w:ascii="Arial Narrow" w:hAnsi="Arial Narrow" w:cs="Arial"/>
                <w:b/>
                <w:bCs/>
                <w:sz w:val="20"/>
                <w:szCs w:val="20"/>
              </w:rPr>
            </w:pPr>
          </w:p>
        </w:tc>
        <w:tc>
          <w:tcPr>
            <w:tcW w:w="6172" w:type="dxa"/>
            <w:tcMar/>
            <w:tcPrChange w:author="Maria Jose Uribe Valdes" w:date="2025-04-15T21:07:29.505Z" w:id="1135433741">
              <w:tcPr>
                <w:tcW w:w="7087" w:type="dxa"/>
                <w:tcMar/>
              </w:tcPr>
            </w:tcPrChange>
          </w:tcPr>
          <w:p w:rsidRPr="008A4540" w:rsidR="00915955" w:rsidP="00013106" w:rsidRDefault="00915955" w14:paraId="37BD4109" w14:textId="77777777">
            <w:pPr>
              <w:jc w:val="both"/>
              <w:rPr>
                <w:rFonts w:ascii="Arial Narrow" w:hAnsi="Arial Narrow" w:cs="Arial"/>
                <w:b/>
                <w:bCs/>
                <w:sz w:val="20"/>
                <w:szCs w:val="20"/>
                <w:lang w:val="es-ES"/>
              </w:rPr>
            </w:pPr>
          </w:p>
        </w:tc>
      </w:tr>
      <w:tr w:rsidRPr="008A4540" w:rsidR="00915955" w:rsidTr="5FFAE9BA" w14:paraId="6CAF8776" w14:textId="77777777">
        <w:trPr>
          <w:trHeight w:val="74"/>
          <w:trPrChange w:author="Maria Jose Uribe Valdes" w:date="2025-04-15T21:07:24.849Z" w16du:dateUtc="2025-04-15T21:07:24.849Z" w:id="144629777">
            <w:trPr>
              <w:trHeight w:val="74"/>
            </w:trPr>
          </w:trPrChange>
        </w:trPr>
        <w:tc>
          <w:tcPr>
            <w:tcW w:w="3150" w:type="dxa"/>
            <w:tcMar/>
            <w:tcPrChange w:author="Maria Jose Uribe Valdes" w:date="2025-04-15T21:07:29.505Z" w:id="888228301">
              <w:tcPr>
                <w:tcW w:w="2235" w:type="dxa"/>
                <w:tcMar/>
              </w:tcPr>
            </w:tcPrChange>
          </w:tcPr>
          <w:p w:rsidRPr="008A4540" w:rsidR="00915955" w:rsidP="00013106" w:rsidRDefault="00915955" w14:paraId="07E78242" w14:textId="50E6218A">
            <w:pPr>
              <w:rPr>
                <w:rFonts w:ascii="Arial Narrow" w:hAnsi="Arial Narrow" w:cs="Arial"/>
                <w:b/>
                <w:bCs/>
                <w:sz w:val="20"/>
                <w:szCs w:val="20"/>
              </w:rPr>
            </w:pPr>
            <w:r w:rsidRPr="008A4540">
              <w:rPr>
                <w:rFonts w:ascii="Arial Narrow" w:hAnsi="Arial Narrow" w:cs="Arial"/>
                <w:b/>
                <w:bCs/>
                <w:sz w:val="20"/>
                <w:szCs w:val="20"/>
              </w:rPr>
              <w:t>540</w:t>
            </w:r>
          </w:p>
        </w:tc>
        <w:tc>
          <w:tcPr>
            <w:tcW w:w="6172" w:type="dxa"/>
            <w:tcMar/>
            <w:tcPrChange w:author="Maria Jose Uribe Valdes" w:date="2025-04-15T21:07:29.505Z" w:id="301313238">
              <w:tcPr>
                <w:tcW w:w="7087" w:type="dxa"/>
                <w:tcMar/>
              </w:tcPr>
            </w:tcPrChange>
          </w:tcPr>
          <w:p w:rsidRPr="008A4540" w:rsidR="00915955" w:rsidP="00013106" w:rsidRDefault="00915955" w14:paraId="2F554E67"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USO INDEBIDO DE FACULTADES ASOCIADAS A LAS TÉCNICAS ESPECIALES DE INVESTIGACIÓN</w:t>
            </w:r>
          </w:p>
          <w:p w:rsidRPr="008A4540" w:rsidR="00915955" w:rsidP="00013106" w:rsidRDefault="00915955" w14:paraId="577CE023" w14:textId="6D411F57">
            <w:pPr>
              <w:jc w:val="both"/>
              <w:rPr>
                <w:rFonts w:ascii="Arial Narrow" w:hAnsi="Arial Narrow" w:cs="Arial"/>
                <w:b/>
                <w:bCs/>
                <w:sz w:val="20"/>
                <w:szCs w:val="20"/>
                <w:lang w:val="es-ES"/>
              </w:rPr>
            </w:pPr>
            <w:r w:rsidRPr="008A4540">
              <w:rPr>
                <w:rFonts w:ascii="Arial Narrow" w:hAnsi="Arial Narrow" w:cs="Arial"/>
                <w:bCs/>
                <w:sz w:val="20"/>
                <w:szCs w:val="20"/>
                <w:lang w:val="es-ES"/>
              </w:rPr>
              <w:t>ART. 226 C Y 226 K</w:t>
            </w:r>
            <w:r w:rsidRPr="008A4540" w:rsidR="00513257">
              <w:rPr>
                <w:rFonts w:ascii="Arial Narrow" w:hAnsi="Arial Narrow" w:cs="Arial"/>
                <w:bCs/>
                <w:sz w:val="20"/>
                <w:szCs w:val="20"/>
                <w:lang w:val="es-ES"/>
              </w:rPr>
              <w:t xml:space="preserve"> CPP</w:t>
            </w:r>
          </w:p>
        </w:tc>
      </w:tr>
      <w:tr w:rsidRPr="008A4540" w:rsidR="00915955" w:rsidTr="5FFAE9BA" w14:paraId="36062874" w14:textId="77777777">
        <w:trPr>
          <w:trHeight w:val="74"/>
          <w:trPrChange w:author="Maria Jose Uribe Valdes" w:date="2025-04-15T21:07:24.849Z" w16du:dateUtc="2025-04-15T21:07:24.849Z" w:id="476526374">
            <w:trPr>
              <w:trHeight w:val="74"/>
            </w:trPr>
          </w:trPrChange>
        </w:trPr>
        <w:tc>
          <w:tcPr>
            <w:tcW w:w="3150" w:type="dxa"/>
            <w:tcMar/>
            <w:tcPrChange w:author="Maria Jose Uribe Valdes" w:date="2025-04-15T21:07:29.505Z" w:id="1755461085">
              <w:tcPr>
                <w:tcW w:w="2235" w:type="dxa"/>
                <w:tcMar/>
              </w:tcPr>
            </w:tcPrChange>
          </w:tcPr>
          <w:p w:rsidRPr="008A4540" w:rsidR="00915955" w:rsidP="00013106" w:rsidRDefault="00915955" w14:paraId="54E706A3" w14:textId="77777777">
            <w:pPr>
              <w:rPr>
                <w:rFonts w:ascii="Arial Narrow" w:hAnsi="Arial Narrow" w:cs="Arial"/>
                <w:b/>
                <w:bCs/>
                <w:sz w:val="20"/>
                <w:szCs w:val="20"/>
              </w:rPr>
            </w:pPr>
          </w:p>
        </w:tc>
        <w:tc>
          <w:tcPr>
            <w:tcW w:w="6172" w:type="dxa"/>
            <w:tcMar/>
            <w:tcPrChange w:author="Maria Jose Uribe Valdes" w:date="2025-04-15T21:07:29.505Z" w:id="215373246">
              <w:tcPr>
                <w:tcW w:w="7087" w:type="dxa"/>
                <w:tcMar/>
              </w:tcPr>
            </w:tcPrChange>
          </w:tcPr>
          <w:p w:rsidRPr="008A4540" w:rsidR="00915955" w:rsidP="00013106" w:rsidRDefault="00915955" w14:paraId="3DF68982" w14:textId="2AD93BA4">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Castiga el uso manifiestamente indebido de las facultades asociadas a la historia ficticia del agente encubierto. Además, sanciona a los funcionarios policiales, agentes encubiertos y reveladores que ejecuten las medidas o actuaciones a que se refieren los artículos 226 B, 226 D y 226 F sin observar el objeto o límites impuestos por la autorización. También se castiga al fiscal que al ejecutar técnicas especiales imparta órdenes que impliquen un abuso en su ejercicio, en atención a lo autorizado por el </w:t>
            </w:r>
            <w:proofErr w:type="gramStart"/>
            <w:r w:rsidRPr="008A4540">
              <w:rPr>
                <w:rFonts w:ascii="Arial Narrow" w:hAnsi="Arial Narrow" w:cs="Arial"/>
                <w:bCs/>
                <w:sz w:val="20"/>
                <w:szCs w:val="20"/>
                <w:lang w:val="es-ES"/>
              </w:rPr>
              <w:t>Fiscal Regional</w:t>
            </w:r>
            <w:proofErr w:type="gramEnd"/>
            <w:r w:rsidRPr="008A4540">
              <w:rPr>
                <w:rFonts w:ascii="Arial Narrow" w:hAnsi="Arial Narrow" w:cs="Arial"/>
                <w:bCs/>
                <w:sz w:val="20"/>
                <w:szCs w:val="20"/>
                <w:lang w:val="es-ES"/>
              </w:rPr>
              <w:t xml:space="preserve"> o en la resolución judicial.</w:t>
            </w:r>
          </w:p>
        </w:tc>
      </w:tr>
      <w:tr w:rsidRPr="008A4540" w:rsidR="00915955" w:rsidTr="5FFAE9BA" w14:paraId="69E82CDC" w14:textId="77777777">
        <w:trPr>
          <w:trHeight w:val="74"/>
          <w:trPrChange w:author="Maria Jose Uribe Valdes" w:date="2025-04-15T21:07:24.85Z" w16du:dateUtc="2025-04-15T21:07:24.85Z" w:id="1355824896">
            <w:trPr>
              <w:trHeight w:val="74"/>
            </w:trPr>
          </w:trPrChange>
        </w:trPr>
        <w:tc>
          <w:tcPr>
            <w:tcW w:w="3150" w:type="dxa"/>
            <w:tcMar/>
            <w:tcPrChange w:author="Maria Jose Uribe Valdes" w:date="2025-04-15T21:07:29.505Z" w:id="276943964">
              <w:tcPr>
                <w:tcW w:w="2235" w:type="dxa"/>
                <w:tcMar/>
              </w:tcPr>
            </w:tcPrChange>
          </w:tcPr>
          <w:p w:rsidRPr="008A4540" w:rsidR="00915955" w:rsidP="00013106" w:rsidRDefault="00915955" w14:paraId="254AB705" w14:textId="77777777">
            <w:pPr>
              <w:rPr>
                <w:rFonts w:ascii="Arial Narrow" w:hAnsi="Arial Narrow" w:cs="Arial"/>
                <w:b/>
                <w:bCs/>
                <w:sz w:val="20"/>
                <w:szCs w:val="20"/>
              </w:rPr>
            </w:pPr>
          </w:p>
        </w:tc>
        <w:tc>
          <w:tcPr>
            <w:tcW w:w="6172" w:type="dxa"/>
            <w:tcMar/>
            <w:tcPrChange w:author="Maria Jose Uribe Valdes" w:date="2025-04-15T21:07:29.505Z" w:id="672637574">
              <w:tcPr>
                <w:tcW w:w="7087" w:type="dxa"/>
                <w:tcMar/>
              </w:tcPr>
            </w:tcPrChange>
          </w:tcPr>
          <w:p w:rsidRPr="008A4540" w:rsidR="00915955" w:rsidP="00013106" w:rsidRDefault="00915955" w14:paraId="3E5BFC3B" w14:textId="77777777">
            <w:pPr>
              <w:jc w:val="both"/>
              <w:rPr>
                <w:rFonts w:ascii="Arial Narrow" w:hAnsi="Arial Narrow" w:cs="Arial"/>
                <w:b/>
                <w:bCs/>
                <w:sz w:val="20"/>
                <w:szCs w:val="20"/>
                <w:lang w:val="es-ES"/>
              </w:rPr>
            </w:pPr>
          </w:p>
        </w:tc>
      </w:tr>
      <w:tr w:rsidRPr="008A4540" w:rsidR="00915955" w:rsidTr="5FFAE9BA" w14:paraId="4954B1E7" w14:textId="77777777">
        <w:trPr>
          <w:trHeight w:val="74"/>
          <w:trPrChange w:author="Maria Jose Uribe Valdes" w:date="2025-04-15T21:07:24.85Z" w16du:dateUtc="2025-04-15T21:07:24.85Z" w:id="2080818608">
            <w:trPr>
              <w:trHeight w:val="74"/>
            </w:trPr>
          </w:trPrChange>
        </w:trPr>
        <w:tc>
          <w:tcPr>
            <w:tcW w:w="3150" w:type="dxa"/>
            <w:tcMar/>
            <w:tcPrChange w:author="Maria Jose Uribe Valdes" w:date="2025-04-15T21:07:29.505Z" w:id="154265978">
              <w:tcPr>
                <w:tcW w:w="2235" w:type="dxa"/>
                <w:tcMar/>
              </w:tcPr>
            </w:tcPrChange>
          </w:tcPr>
          <w:p w:rsidRPr="008A4540" w:rsidR="00915955" w:rsidP="00013106" w:rsidRDefault="00915955" w14:paraId="1ACC7DBB" w14:textId="2DBC854C">
            <w:pPr>
              <w:rPr>
                <w:rFonts w:ascii="Arial Narrow" w:hAnsi="Arial Narrow" w:cs="Arial"/>
                <w:b/>
                <w:bCs/>
                <w:sz w:val="20"/>
                <w:szCs w:val="20"/>
              </w:rPr>
            </w:pPr>
            <w:r w:rsidRPr="008A4540">
              <w:rPr>
                <w:rFonts w:ascii="Arial Narrow" w:hAnsi="Arial Narrow" w:cs="Arial"/>
                <w:b/>
                <w:bCs/>
                <w:sz w:val="20"/>
                <w:szCs w:val="20"/>
              </w:rPr>
              <w:t>541</w:t>
            </w:r>
          </w:p>
        </w:tc>
        <w:tc>
          <w:tcPr>
            <w:tcW w:w="6172" w:type="dxa"/>
            <w:tcMar/>
            <w:tcPrChange w:author="Maria Jose Uribe Valdes" w:date="2025-04-15T21:07:29.505Z" w:id="1256828834">
              <w:tcPr>
                <w:tcW w:w="7087" w:type="dxa"/>
                <w:tcMar/>
              </w:tcPr>
            </w:tcPrChange>
          </w:tcPr>
          <w:p w:rsidRPr="008A4540" w:rsidR="00915955" w:rsidP="00013106" w:rsidRDefault="00915955" w14:paraId="73FCE712"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INFRACCIÓN AL SECRETO Y PROHIBICIÓN DE INFORMACIÓN RELATIVA A TESTIGOS, AGENTES ENCUBIERTOS, REVELADORES E INFORMANTES</w:t>
            </w:r>
          </w:p>
          <w:p w:rsidRPr="008A4540" w:rsidR="00915955" w:rsidP="00013106" w:rsidRDefault="00915955" w14:paraId="32001C91" w14:textId="4FA911AC">
            <w:pPr>
              <w:jc w:val="both"/>
              <w:rPr>
                <w:rFonts w:ascii="Arial Narrow" w:hAnsi="Arial Narrow" w:cs="Arial"/>
                <w:bCs/>
                <w:sz w:val="20"/>
                <w:szCs w:val="20"/>
                <w:lang w:val="es-ES"/>
              </w:rPr>
            </w:pPr>
            <w:r w:rsidRPr="008A4540">
              <w:rPr>
                <w:rFonts w:ascii="Arial Narrow" w:hAnsi="Arial Narrow" w:cs="Arial"/>
                <w:bCs/>
                <w:sz w:val="20"/>
                <w:szCs w:val="20"/>
                <w:lang w:val="es-ES"/>
              </w:rPr>
              <w:t>ART. 226 J, 226 O Y 226 T</w:t>
            </w:r>
            <w:r w:rsidRPr="008A4540" w:rsidR="00513257">
              <w:rPr>
                <w:rFonts w:ascii="Arial Narrow" w:hAnsi="Arial Narrow" w:cs="Arial"/>
                <w:bCs/>
                <w:sz w:val="20"/>
                <w:szCs w:val="20"/>
                <w:lang w:val="es-ES"/>
              </w:rPr>
              <w:t xml:space="preserve"> CPP</w:t>
            </w:r>
          </w:p>
        </w:tc>
      </w:tr>
      <w:tr w:rsidRPr="008A4540" w:rsidR="00915955" w:rsidTr="5FFAE9BA" w14:paraId="4AAC7405" w14:textId="77777777">
        <w:trPr>
          <w:trHeight w:val="74"/>
          <w:trPrChange w:author="Maria Jose Uribe Valdes" w:date="2025-04-15T21:07:24.85Z" w16du:dateUtc="2025-04-15T21:07:24.85Z" w:id="1020714664">
            <w:trPr>
              <w:trHeight w:val="74"/>
            </w:trPr>
          </w:trPrChange>
        </w:trPr>
        <w:tc>
          <w:tcPr>
            <w:tcW w:w="3150" w:type="dxa"/>
            <w:tcMar/>
            <w:tcPrChange w:author="Maria Jose Uribe Valdes" w:date="2025-04-15T21:07:29.505Z" w:id="996731397">
              <w:tcPr>
                <w:tcW w:w="2235" w:type="dxa"/>
                <w:tcMar/>
              </w:tcPr>
            </w:tcPrChange>
          </w:tcPr>
          <w:p w:rsidRPr="008A4540" w:rsidR="00915955" w:rsidP="00013106" w:rsidRDefault="00915955" w14:paraId="39B894B0" w14:textId="77777777">
            <w:pPr>
              <w:rPr>
                <w:rFonts w:ascii="Arial Narrow" w:hAnsi="Arial Narrow" w:cs="Arial"/>
                <w:b/>
                <w:bCs/>
                <w:sz w:val="20"/>
                <w:szCs w:val="20"/>
              </w:rPr>
            </w:pPr>
          </w:p>
        </w:tc>
        <w:tc>
          <w:tcPr>
            <w:tcW w:w="6172" w:type="dxa"/>
            <w:tcMar/>
            <w:tcPrChange w:author="Maria Jose Uribe Valdes" w:date="2025-04-15T21:07:29.505Z" w:id="186221496">
              <w:tcPr>
                <w:tcW w:w="7087" w:type="dxa"/>
                <w:tcMar/>
              </w:tcPr>
            </w:tcPrChange>
          </w:tcPr>
          <w:p w:rsidRPr="008A4540" w:rsidR="00915955" w:rsidP="00013106" w:rsidRDefault="00915955" w14:paraId="792CE725" w14:textId="1A521C40">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de cualquier modo informe, difunda o divulgue información relativa a una investigación amparada por el secreto; al que infringiere la prohibición de revelación de información decretada por el tribunal para la protección de testigos y la violación del secreto de la investigación</w:t>
            </w:r>
          </w:p>
        </w:tc>
      </w:tr>
      <w:tr w:rsidRPr="008A4540" w:rsidR="00D00327" w:rsidTr="5FFAE9BA" w14:paraId="5097E3C5" w14:textId="77777777">
        <w:trPr>
          <w:trHeight w:val="74"/>
          <w:trPrChange w:author="Maria Jose Uribe Valdes" w:date="2025-04-15T21:07:24.851Z" w16du:dateUtc="2025-04-15T21:07:24.851Z" w:id="490786219">
            <w:trPr>
              <w:trHeight w:val="74"/>
            </w:trPr>
          </w:trPrChange>
        </w:trPr>
        <w:tc>
          <w:tcPr>
            <w:tcW w:w="3150" w:type="dxa"/>
            <w:tcMar/>
            <w:tcPrChange w:author="Maria Jose Uribe Valdes" w:date="2025-04-15T21:07:29.505Z" w:id="614272610">
              <w:tcPr>
                <w:tcW w:w="2235" w:type="dxa"/>
                <w:tcMar/>
              </w:tcPr>
            </w:tcPrChange>
          </w:tcPr>
          <w:p w:rsidRPr="008A4540" w:rsidR="00D00327" w:rsidP="00013106" w:rsidRDefault="00D00327" w14:paraId="3C58E496" w14:textId="77777777">
            <w:pPr>
              <w:rPr>
                <w:rFonts w:ascii="Arial Narrow" w:hAnsi="Arial Narrow" w:cs="Arial"/>
                <w:b/>
                <w:bCs/>
                <w:sz w:val="20"/>
                <w:szCs w:val="20"/>
              </w:rPr>
            </w:pPr>
          </w:p>
        </w:tc>
        <w:tc>
          <w:tcPr>
            <w:tcW w:w="6172" w:type="dxa"/>
            <w:tcMar/>
            <w:tcPrChange w:author="Maria Jose Uribe Valdes" w:date="2025-04-15T21:07:29.505Z" w:id="1868379335">
              <w:tcPr>
                <w:tcW w:w="7087" w:type="dxa"/>
                <w:tcMar/>
              </w:tcPr>
            </w:tcPrChange>
          </w:tcPr>
          <w:p w:rsidRPr="008A4540" w:rsidR="00D00327" w:rsidP="00013106" w:rsidRDefault="00D00327" w14:paraId="394614C7" w14:textId="77777777">
            <w:pPr>
              <w:jc w:val="both"/>
              <w:rPr>
                <w:rFonts w:ascii="Arial Narrow" w:hAnsi="Arial Narrow" w:cs="Arial"/>
                <w:b/>
                <w:bCs/>
                <w:sz w:val="20"/>
                <w:szCs w:val="20"/>
                <w:lang w:val="es-ES"/>
              </w:rPr>
            </w:pPr>
          </w:p>
        </w:tc>
      </w:tr>
      <w:tr w:rsidRPr="008A4540" w:rsidR="00273B10" w:rsidTr="5FFAE9BA" w14:paraId="531E4489" w14:textId="77777777">
        <w:trPr>
          <w:trHeight w:val="74"/>
          <w:trPrChange w:author="Maria Jose Uribe Valdes" w:date="2025-04-15T21:07:24.851Z" w16du:dateUtc="2025-04-15T21:07:24.851Z" w:id="670461351">
            <w:trPr>
              <w:trHeight w:val="74"/>
            </w:trPr>
          </w:trPrChange>
        </w:trPr>
        <w:tc>
          <w:tcPr>
            <w:tcW w:w="3150" w:type="dxa"/>
            <w:tcMar/>
            <w:tcPrChange w:author="Maria Jose Uribe Valdes" w:date="2025-04-15T21:07:29.505Z" w:id="1629114301">
              <w:tcPr>
                <w:tcW w:w="2235" w:type="dxa"/>
                <w:tcMar/>
              </w:tcPr>
            </w:tcPrChange>
          </w:tcPr>
          <w:p w:rsidRPr="008A4540" w:rsidR="00273B10" w:rsidP="00013106" w:rsidRDefault="00273B10" w14:paraId="58FBDC9D" w14:textId="6B297714">
            <w:pPr>
              <w:rPr>
                <w:rFonts w:ascii="Arial Narrow" w:hAnsi="Arial Narrow" w:cs="Arial"/>
                <w:b/>
                <w:bCs/>
                <w:sz w:val="20"/>
                <w:szCs w:val="20"/>
              </w:rPr>
            </w:pPr>
            <w:r w:rsidRPr="008A4540">
              <w:rPr>
                <w:rFonts w:ascii="Arial Narrow" w:hAnsi="Arial Narrow" w:cs="Arial"/>
                <w:b/>
                <w:bCs/>
                <w:sz w:val="20"/>
                <w:szCs w:val="20"/>
              </w:rPr>
              <w:t>542</w:t>
            </w:r>
          </w:p>
        </w:tc>
        <w:tc>
          <w:tcPr>
            <w:tcW w:w="6172" w:type="dxa"/>
            <w:tcMar/>
            <w:tcPrChange w:author="Maria Jose Uribe Valdes" w:date="2025-04-15T21:07:29.509Z" w:id="496567901">
              <w:tcPr>
                <w:tcW w:w="7087" w:type="dxa"/>
                <w:tcMar/>
              </w:tcPr>
            </w:tcPrChange>
          </w:tcPr>
          <w:p w:rsidRPr="008A4540" w:rsidR="00273B10" w:rsidP="00273B10" w:rsidRDefault="00273B10" w14:paraId="11FD85ED"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 xml:space="preserve">ASOCIACIÓN DELICTIVA O CRIMINAL MEDIANTE UNA PERSONA JURÍDICA. </w:t>
            </w:r>
          </w:p>
          <w:p w:rsidRPr="008A4540" w:rsidR="00273B10" w:rsidP="00273B10" w:rsidRDefault="00273B10" w14:paraId="514B5C3C" w14:textId="4607971C">
            <w:pPr>
              <w:jc w:val="both"/>
              <w:rPr>
                <w:rFonts w:ascii="Arial Narrow" w:hAnsi="Arial Narrow" w:cs="Arial"/>
                <w:b/>
                <w:bCs/>
                <w:sz w:val="20"/>
                <w:szCs w:val="20"/>
                <w:lang w:val="es-ES"/>
              </w:rPr>
            </w:pPr>
            <w:r w:rsidRPr="008A4540">
              <w:rPr>
                <w:rFonts w:ascii="Arial Narrow" w:hAnsi="Arial Narrow" w:cs="Arial"/>
                <w:bCs/>
                <w:sz w:val="20"/>
                <w:szCs w:val="20"/>
                <w:lang w:val="es-ES"/>
              </w:rPr>
              <w:t>ART. 294 C.P.</w:t>
            </w:r>
          </w:p>
        </w:tc>
      </w:tr>
      <w:tr w:rsidRPr="008A4540" w:rsidR="00273B10" w:rsidTr="5FFAE9BA" w14:paraId="4AA169C9" w14:textId="77777777">
        <w:trPr>
          <w:trHeight w:val="435"/>
          <w:trPrChange w:author="Maria Jose Uribe Valdes" w:date="2025-04-15T20:47:19.12Z" w16du:dateUtc="2025-04-15T20:47:19.12Z" w:id="549185984">
            <w:trPr>
              <w:trHeight w:val="300"/>
            </w:trPr>
          </w:trPrChange>
        </w:trPr>
        <w:tc>
          <w:tcPr>
            <w:tcW w:w="3150" w:type="dxa"/>
            <w:tcMar/>
            <w:tcPrChange w:author="Maria Jose Uribe Valdes" w:date="2025-04-15T21:07:29.509Z" w:id="1124235358">
              <w:tcPr>
                <w:tcW w:w="2235" w:type="dxa"/>
                <w:tcMar/>
              </w:tcPr>
            </w:tcPrChange>
          </w:tcPr>
          <w:p w:rsidRPr="008A4540" w:rsidR="00273B10" w:rsidP="00013106" w:rsidRDefault="00273B10" w14:paraId="2588A838" w14:textId="77777777">
            <w:pPr>
              <w:rPr>
                <w:rFonts w:ascii="Arial Narrow" w:hAnsi="Arial Narrow" w:cs="Arial"/>
                <w:b/>
                <w:bCs/>
                <w:sz w:val="20"/>
                <w:szCs w:val="20"/>
              </w:rPr>
            </w:pPr>
          </w:p>
        </w:tc>
        <w:tc>
          <w:tcPr>
            <w:tcW w:w="6172" w:type="dxa"/>
            <w:tcMar/>
            <w:tcPrChange w:author="Maria Jose Uribe Valdes" w:date="2025-04-15T21:07:29.509Z" w:id="1141036338">
              <w:tcPr>
                <w:tcW w:w="7087" w:type="dxa"/>
                <w:tcMar/>
              </w:tcPr>
            </w:tcPrChange>
          </w:tcPr>
          <w:p w:rsidRPr="008A4540" w:rsidR="00273B10" w:rsidP="00013106" w:rsidRDefault="00273B10" w14:paraId="06AA3434" w14:textId="3F0A0CF2">
            <w:pPr>
              <w:jc w:val="both"/>
              <w:rPr>
                <w:rFonts w:ascii="Arial Narrow" w:hAnsi="Arial Narrow" w:cs="Arial"/>
                <w:bCs/>
                <w:sz w:val="20"/>
                <w:szCs w:val="20"/>
                <w:lang w:val="es-ES"/>
              </w:rPr>
            </w:pPr>
            <w:r w:rsidRPr="008A4540">
              <w:rPr>
                <w:rFonts w:ascii="Arial Narrow" w:hAnsi="Arial Narrow" w:cs="Arial"/>
                <w:bCs/>
                <w:sz w:val="20"/>
                <w:szCs w:val="20"/>
                <w:lang w:val="es-ES"/>
              </w:rPr>
              <w:t>Sanciona a la asociación criminal cuando esta se ha formado a través de una persona jurídica.</w:t>
            </w:r>
          </w:p>
        </w:tc>
      </w:tr>
      <w:tr w:rsidRPr="008A4540" w:rsidR="00273B10" w:rsidTr="5FFAE9BA" w14:paraId="0FC4A6E6" w14:textId="77777777">
        <w:trPr>
          <w:trHeight w:val="74"/>
          <w:trPrChange w:author="Maria Jose Uribe Valdes" w:date="2025-04-15T21:07:24.852Z" w16du:dateUtc="2025-04-15T21:07:24.852Z" w:id="552745526">
            <w:trPr>
              <w:trHeight w:val="74"/>
            </w:trPr>
          </w:trPrChange>
        </w:trPr>
        <w:tc>
          <w:tcPr>
            <w:tcW w:w="3150" w:type="dxa"/>
            <w:tcMar/>
            <w:tcPrChange w:author="Maria Jose Uribe Valdes" w:date="2025-04-15T21:07:29.509Z" w:id="1346996832">
              <w:tcPr>
                <w:tcW w:w="2235" w:type="dxa"/>
                <w:tcMar/>
              </w:tcPr>
            </w:tcPrChange>
          </w:tcPr>
          <w:p w:rsidRPr="008A4540" w:rsidR="00273B10" w:rsidP="00013106" w:rsidRDefault="00273B10" w14:paraId="1FA4BC9C" w14:textId="77777777">
            <w:pPr>
              <w:rPr>
                <w:rFonts w:ascii="Arial Narrow" w:hAnsi="Arial Narrow" w:cs="Arial"/>
                <w:b/>
                <w:bCs/>
                <w:sz w:val="20"/>
                <w:szCs w:val="20"/>
              </w:rPr>
            </w:pPr>
          </w:p>
        </w:tc>
        <w:tc>
          <w:tcPr>
            <w:tcW w:w="6172" w:type="dxa"/>
            <w:tcMar/>
            <w:tcPrChange w:author="Maria Jose Uribe Valdes" w:date="2025-04-15T21:07:29.509Z" w:id="342818691">
              <w:tcPr>
                <w:tcW w:w="7087" w:type="dxa"/>
                <w:tcMar/>
              </w:tcPr>
            </w:tcPrChange>
          </w:tcPr>
          <w:p w:rsidRPr="008A4540" w:rsidR="00273B10" w:rsidP="00013106" w:rsidRDefault="00273B10" w14:paraId="0DE470B6" w14:textId="77777777">
            <w:pPr>
              <w:jc w:val="both"/>
              <w:rPr>
                <w:rFonts w:ascii="Arial Narrow" w:hAnsi="Arial Narrow" w:cs="Arial"/>
                <w:b/>
                <w:bCs/>
                <w:sz w:val="20"/>
                <w:szCs w:val="20"/>
                <w:lang w:val="es-ES"/>
              </w:rPr>
            </w:pPr>
          </w:p>
        </w:tc>
      </w:tr>
      <w:tr w:rsidRPr="008A4540" w:rsidR="00273B10" w:rsidTr="5FFAE9BA" w14:paraId="3B100445" w14:textId="77777777">
        <w:trPr>
          <w:trHeight w:val="74"/>
          <w:trPrChange w:author="Maria Jose Uribe Valdes" w:date="2025-04-15T21:07:24.853Z" w16du:dateUtc="2025-04-15T21:07:24.853Z" w:id="108412304">
            <w:trPr>
              <w:trHeight w:val="74"/>
            </w:trPr>
          </w:trPrChange>
        </w:trPr>
        <w:tc>
          <w:tcPr>
            <w:tcW w:w="3150" w:type="dxa"/>
            <w:tcMar/>
            <w:tcPrChange w:author="Maria Jose Uribe Valdes" w:date="2025-04-15T21:07:29.509Z" w:id="660835333">
              <w:tcPr>
                <w:tcW w:w="2235" w:type="dxa"/>
                <w:tcMar/>
              </w:tcPr>
            </w:tcPrChange>
          </w:tcPr>
          <w:p w:rsidRPr="008A4540" w:rsidR="00273B10" w:rsidP="00013106" w:rsidRDefault="00273B10" w14:paraId="0643828D" w14:textId="22FCC3C4">
            <w:pPr>
              <w:rPr>
                <w:rFonts w:ascii="Arial Narrow" w:hAnsi="Arial Narrow" w:cs="Arial"/>
                <w:b/>
                <w:bCs/>
                <w:sz w:val="20"/>
                <w:szCs w:val="20"/>
              </w:rPr>
            </w:pPr>
            <w:r w:rsidRPr="008A4540">
              <w:rPr>
                <w:rFonts w:ascii="Arial Narrow" w:hAnsi="Arial Narrow" w:cs="Arial"/>
                <w:b/>
                <w:bCs/>
                <w:sz w:val="20"/>
                <w:szCs w:val="20"/>
              </w:rPr>
              <w:t>543</w:t>
            </w:r>
          </w:p>
        </w:tc>
        <w:tc>
          <w:tcPr>
            <w:tcW w:w="6172" w:type="dxa"/>
            <w:tcMar/>
            <w:tcPrChange w:author="Maria Jose Uribe Valdes" w:date="2025-04-15T21:07:29.509Z" w:id="64380084">
              <w:tcPr>
                <w:tcW w:w="7087" w:type="dxa"/>
                <w:tcMar/>
              </w:tcPr>
            </w:tcPrChange>
          </w:tcPr>
          <w:p w:rsidRPr="008A4540" w:rsidR="00273B10" w:rsidP="00273B10" w:rsidRDefault="00273B10" w14:paraId="478B5274"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INCUMPLIMIENTO DE RESERVA REGISTRO DE LLAMADAS.</w:t>
            </w:r>
          </w:p>
          <w:p w:rsidRPr="008A4540" w:rsidR="00273B10" w:rsidP="00273B10" w:rsidRDefault="00273B10" w14:paraId="66F40927" w14:textId="29AEEAE8">
            <w:pPr>
              <w:jc w:val="both"/>
              <w:rPr>
                <w:rFonts w:ascii="Arial Narrow" w:hAnsi="Arial Narrow" w:cs="Arial"/>
                <w:bCs/>
                <w:sz w:val="20"/>
                <w:szCs w:val="20"/>
                <w:lang w:val="es-ES"/>
              </w:rPr>
            </w:pPr>
            <w:r w:rsidRPr="008A4540">
              <w:rPr>
                <w:rFonts w:ascii="Arial Narrow" w:hAnsi="Arial Narrow" w:cs="Arial"/>
                <w:bCs/>
                <w:sz w:val="20"/>
                <w:szCs w:val="20"/>
                <w:lang w:val="es-ES"/>
              </w:rPr>
              <w:t>ART. 218 TER C.P.P.</w:t>
            </w:r>
          </w:p>
        </w:tc>
      </w:tr>
      <w:tr w:rsidRPr="008A4540" w:rsidR="00273B10" w:rsidTr="5FFAE9BA" w14:paraId="6CE012AD" w14:textId="77777777">
        <w:trPr>
          <w:trHeight w:val="74"/>
          <w:trPrChange w:author="Maria Jose Uribe Valdes" w:date="2025-04-15T21:07:24.854Z" w16du:dateUtc="2025-04-15T21:07:24.854Z" w:id="2125092343">
            <w:trPr>
              <w:trHeight w:val="74"/>
            </w:trPr>
          </w:trPrChange>
        </w:trPr>
        <w:tc>
          <w:tcPr>
            <w:tcW w:w="3150" w:type="dxa"/>
            <w:tcMar/>
            <w:tcPrChange w:author="Maria Jose Uribe Valdes" w:date="2025-04-15T21:07:29.509Z" w:id="1691902743">
              <w:tcPr>
                <w:tcW w:w="2235" w:type="dxa"/>
                <w:tcMar/>
              </w:tcPr>
            </w:tcPrChange>
          </w:tcPr>
          <w:p w:rsidRPr="008A4540" w:rsidR="00273B10" w:rsidP="00013106" w:rsidRDefault="00273B10" w14:paraId="7080A281" w14:textId="77777777">
            <w:pPr>
              <w:rPr>
                <w:rFonts w:ascii="Arial Narrow" w:hAnsi="Arial Narrow" w:cs="Arial"/>
                <w:b/>
                <w:bCs/>
                <w:sz w:val="20"/>
                <w:szCs w:val="20"/>
              </w:rPr>
            </w:pPr>
          </w:p>
        </w:tc>
        <w:tc>
          <w:tcPr>
            <w:tcW w:w="6172" w:type="dxa"/>
            <w:tcMar/>
            <w:tcPrChange w:author="Maria Jose Uribe Valdes" w:date="2025-04-15T21:07:29.51Z" w:id="507907695">
              <w:tcPr>
                <w:tcW w:w="7087" w:type="dxa"/>
                <w:tcMar/>
              </w:tcPr>
            </w:tcPrChange>
          </w:tcPr>
          <w:p w:rsidRPr="008A4540" w:rsidR="00273B10" w:rsidP="00013106" w:rsidRDefault="00273B10" w14:paraId="11E72E18" w14:textId="23552617">
            <w:pPr>
              <w:jc w:val="both"/>
              <w:rPr>
                <w:rFonts w:ascii="Arial Narrow" w:hAnsi="Arial Narrow" w:cs="Arial"/>
                <w:bCs/>
                <w:sz w:val="20"/>
                <w:szCs w:val="20"/>
                <w:lang w:val="es-ES"/>
              </w:rPr>
            </w:pPr>
            <w:r w:rsidRPr="008A4540">
              <w:rPr>
                <w:rFonts w:ascii="Arial Narrow" w:hAnsi="Arial Narrow" w:cs="Arial"/>
                <w:bCs/>
                <w:sz w:val="20"/>
                <w:szCs w:val="20"/>
                <w:lang w:val="es-ES"/>
              </w:rPr>
              <w:t>Sanciona el incumplimiento de las obligaciones de mantener con carácter reservado y adoptar las medidas de seguridad correspondientes de los antecedentes a que se refiere el inciso cuarto</w:t>
            </w:r>
          </w:p>
        </w:tc>
      </w:tr>
      <w:tr w:rsidRPr="008A4540" w:rsidR="00273B10" w:rsidTr="5FFAE9BA" w14:paraId="75150300" w14:textId="77777777">
        <w:trPr>
          <w:trHeight w:val="74"/>
          <w:trPrChange w:author="Maria Jose Uribe Valdes" w:date="2025-04-15T21:07:24.854Z" w16du:dateUtc="2025-04-15T21:07:24.854Z" w:id="564008754">
            <w:trPr>
              <w:trHeight w:val="74"/>
            </w:trPr>
          </w:trPrChange>
        </w:trPr>
        <w:tc>
          <w:tcPr>
            <w:tcW w:w="3150" w:type="dxa"/>
            <w:tcMar/>
            <w:tcPrChange w:author="Maria Jose Uribe Valdes" w:date="2025-04-15T21:07:29.51Z" w:id="635505338">
              <w:tcPr>
                <w:tcW w:w="2235" w:type="dxa"/>
                <w:tcMar/>
              </w:tcPr>
            </w:tcPrChange>
          </w:tcPr>
          <w:p w:rsidRPr="008A4540" w:rsidR="00273B10" w:rsidP="00013106" w:rsidRDefault="00273B10" w14:paraId="6B396D62" w14:textId="77777777">
            <w:pPr>
              <w:rPr>
                <w:rFonts w:ascii="Arial Narrow" w:hAnsi="Arial Narrow" w:cs="Arial"/>
                <w:b/>
                <w:bCs/>
                <w:sz w:val="20"/>
                <w:szCs w:val="20"/>
              </w:rPr>
            </w:pPr>
          </w:p>
        </w:tc>
        <w:tc>
          <w:tcPr>
            <w:tcW w:w="6172" w:type="dxa"/>
            <w:tcMar/>
            <w:tcPrChange w:author="Maria Jose Uribe Valdes" w:date="2025-04-15T21:07:29.51Z" w:id="127745503">
              <w:tcPr>
                <w:tcW w:w="7087" w:type="dxa"/>
                <w:tcMar/>
              </w:tcPr>
            </w:tcPrChange>
          </w:tcPr>
          <w:p w:rsidRPr="008A4540" w:rsidR="00273B10" w:rsidP="00013106" w:rsidRDefault="00273B10" w14:paraId="1526303B" w14:textId="77777777">
            <w:pPr>
              <w:jc w:val="both"/>
              <w:rPr>
                <w:rFonts w:ascii="Arial Narrow" w:hAnsi="Arial Narrow" w:cs="Arial"/>
                <w:b/>
                <w:bCs/>
                <w:sz w:val="20"/>
                <w:szCs w:val="20"/>
                <w:lang w:val="es-ES"/>
              </w:rPr>
            </w:pPr>
          </w:p>
        </w:tc>
      </w:tr>
      <w:tr w:rsidRPr="008A4540" w:rsidR="00273B10" w:rsidTr="5FFAE9BA" w14:paraId="6F263503" w14:textId="77777777">
        <w:trPr>
          <w:trHeight w:val="74"/>
          <w:trPrChange w:author="Maria Jose Uribe Valdes" w:date="2025-04-15T21:07:24.855Z" w16du:dateUtc="2025-04-15T21:07:24.855Z" w:id="158671556">
            <w:trPr>
              <w:trHeight w:val="74"/>
            </w:trPr>
          </w:trPrChange>
        </w:trPr>
        <w:tc>
          <w:tcPr>
            <w:tcW w:w="3150" w:type="dxa"/>
            <w:tcMar/>
            <w:tcPrChange w:author="Maria Jose Uribe Valdes" w:date="2025-04-15T21:07:29.51Z" w:id="1850186114">
              <w:tcPr>
                <w:tcW w:w="2235" w:type="dxa"/>
                <w:tcMar/>
              </w:tcPr>
            </w:tcPrChange>
          </w:tcPr>
          <w:p w:rsidRPr="008A4540" w:rsidR="00273B10" w:rsidP="00013106" w:rsidRDefault="00273B10" w14:paraId="21DEBFCB" w14:textId="6268F4C7">
            <w:pPr>
              <w:rPr>
                <w:rFonts w:ascii="Arial Narrow" w:hAnsi="Arial Narrow" w:cs="Arial"/>
                <w:b/>
                <w:bCs/>
                <w:sz w:val="20"/>
                <w:szCs w:val="20"/>
              </w:rPr>
            </w:pPr>
          </w:p>
        </w:tc>
        <w:tc>
          <w:tcPr>
            <w:tcW w:w="6172" w:type="dxa"/>
            <w:tcMar/>
            <w:tcPrChange w:author="Maria Jose Uribe Valdes" w:date="2025-04-15T21:07:29.51Z" w:id="1520977189">
              <w:tcPr>
                <w:tcW w:w="7087" w:type="dxa"/>
                <w:tcMar/>
              </w:tcPr>
            </w:tcPrChange>
          </w:tcPr>
          <w:p w:rsidRPr="008A4540" w:rsidR="00273B10" w:rsidP="00013106" w:rsidRDefault="00F04F8B" w14:paraId="7970958D" w14:textId="00AA8BFA">
            <w:pPr>
              <w:jc w:val="both"/>
              <w:rPr>
                <w:rFonts w:ascii="Arial Narrow" w:hAnsi="Arial Narrow" w:cs="Arial"/>
                <w:bCs/>
                <w:sz w:val="20"/>
                <w:szCs w:val="20"/>
                <w:lang w:val="es-ES"/>
              </w:rPr>
            </w:pPr>
            <w:r>
              <w:rPr>
                <w:rFonts w:ascii="Arial Narrow" w:hAnsi="Arial Narrow" w:cs="Arial"/>
                <w:b/>
                <w:bCs/>
                <w:sz w:val="20"/>
                <w:szCs w:val="20"/>
                <w:lang w:val="es-ES"/>
              </w:rPr>
              <w:t xml:space="preserve"> ELIMINAR (NO VIGENTE)</w:t>
            </w:r>
          </w:p>
        </w:tc>
      </w:tr>
      <w:tr w:rsidRPr="008A4540" w:rsidR="00273B10" w:rsidTr="5FFAE9BA" w14:paraId="734F7B4D" w14:textId="77777777">
        <w:trPr>
          <w:trHeight w:val="74"/>
          <w:trPrChange w:author="Maria Jose Uribe Valdes" w:date="2025-04-15T21:07:24.855Z" w16du:dateUtc="2025-04-15T21:07:24.855Z" w:id="912124512">
            <w:trPr>
              <w:trHeight w:val="74"/>
            </w:trPr>
          </w:trPrChange>
        </w:trPr>
        <w:tc>
          <w:tcPr>
            <w:tcW w:w="3150" w:type="dxa"/>
            <w:tcMar/>
            <w:tcPrChange w:author="Maria Jose Uribe Valdes" w:date="2025-04-15T21:07:29.51Z" w:id="618831168">
              <w:tcPr>
                <w:tcW w:w="2235" w:type="dxa"/>
                <w:tcMar/>
              </w:tcPr>
            </w:tcPrChange>
          </w:tcPr>
          <w:p w:rsidRPr="008A4540" w:rsidR="00273B10" w:rsidP="00013106" w:rsidRDefault="00273B10" w14:paraId="27CC986C" w14:textId="77777777">
            <w:pPr>
              <w:rPr>
                <w:rFonts w:ascii="Arial Narrow" w:hAnsi="Arial Narrow" w:cs="Arial"/>
                <w:b/>
                <w:bCs/>
                <w:sz w:val="20"/>
                <w:szCs w:val="20"/>
              </w:rPr>
            </w:pPr>
          </w:p>
        </w:tc>
        <w:tc>
          <w:tcPr>
            <w:tcW w:w="6172" w:type="dxa"/>
            <w:tcMar/>
            <w:tcPrChange w:author="Maria Jose Uribe Valdes" w:date="2025-04-15T21:07:29.51Z" w:id="266808817">
              <w:tcPr>
                <w:tcW w:w="7087" w:type="dxa"/>
                <w:tcMar/>
              </w:tcPr>
            </w:tcPrChange>
          </w:tcPr>
          <w:p w:rsidRPr="008A4540" w:rsidR="00273B10" w:rsidP="00031C0B" w:rsidRDefault="00273B10" w14:paraId="6F002319" w14:textId="57E42691">
            <w:pPr>
              <w:jc w:val="both"/>
              <w:rPr>
                <w:rFonts w:ascii="Arial Narrow" w:hAnsi="Arial Narrow" w:cs="Arial"/>
                <w:b/>
                <w:bCs/>
                <w:sz w:val="20"/>
                <w:szCs w:val="20"/>
                <w:lang w:val="es-ES"/>
              </w:rPr>
            </w:pPr>
          </w:p>
        </w:tc>
      </w:tr>
      <w:tr w:rsidRPr="008A4540" w:rsidR="00273B10" w:rsidTr="5FFAE9BA" w14:paraId="4ED74443" w14:textId="77777777">
        <w:trPr>
          <w:trHeight w:val="74"/>
          <w:trPrChange w:author="Maria Jose Uribe Valdes" w:date="2025-04-15T21:07:24.856Z" w16du:dateUtc="2025-04-15T21:07:24.856Z" w:id="337132232">
            <w:trPr>
              <w:trHeight w:val="74"/>
            </w:trPr>
          </w:trPrChange>
        </w:trPr>
        <w:tc>
          <w:tcPr>
            <w:tcW w:w="3150" w:type="dxa"/>
            <w:tcMar/>
            <w:tcPrChange w:author="Maria Jose Uribe Valdes" w:date="2025-04-15T21:07:29.51Z" w:id="309029482">
              <w:tcPr>
                <w:tcW w:w="2235" w:type="dxa"/>
                <w:tcMar/>
              </w:tcPr>
            </w:tcPrChange>
          </w:tcPr>
          <w:p w:rsidRPr="008A4540" w:rsidR="00273B10" w:rsidP="00013106" w:rsidRDefault="00273B10" w14:paraId="4B3A37AD" w14:textId="77777777">
            <w:pPr>
              <w:rPr>
                <w:rFonts w:ascii="Arial Narrow" w:hAnsi="Arial Narrow" w:cs="Arial"/>
                <w:b/>
                <w:bCs/>
                <w:sz w:val="20"/>
                <w:szCs w:val="20"/>
              </w:rPr>
            </w:pPr>
          </w:p>
        </w:tc>
        <w:tc>
          <w:tcPr>
            <w:tcW w:w="6172" w:type="dxa"/>
            <w:tcMar/>
            <w:tcPrChange w:author="Maria Jose Uribe Valdes" w:date="2025-04-15T21:07:29.51Z" w:id="1506251175">
              <w:tcPr>
                <w:tcW w:w="7087" w:type="dxa"/>
                <w:tcMar/>
              </w:tcPr>
            </w:tcPrChange>
          </w:tcPr>
          <w:p w:rsidRPr="008A4540" w:rsidR="00273B10" w:rsidP="00013106" w:rsidRDefault="00273B10" w14:paraId="1376C7AF" w14:textId="77777777">
            <w:pPr>
              <w:jc w:val="both"/>
              <w:rPr>
                <w:rFonts w:ascii="Arial Narrow" w:hAnsi="Arial Narrow" w:cs="Arial"/>
                <w:b/>
                <w:bCs/>
                <w:sz w:val="20"/>
                <w:szCs w:val="20"/>
                <w:lang w:val="es-ES"/>
              </w:rPr>
            </w:pPr>
          </w:p>
        </w:tc>
      </w:tr>
      <w:tr w:rsidRPr="008A4540" w:rsidR="00273B10" w:rsidTr="5FFAE9BA" w14:paraId="6C798CE7" w14:textId="77777777">
        <w:trPr>
          <w:trHeight w:val="74"/>
          <w:trPrChange w:author="Maria Jose Uribe Valdes" w:date="2025-04-15T21:07:24.856Z" w16du:dateUtc="2025-04-15T21:07:24.856Z" w:id="1828192286">
            <w:trPr>
              <w:trHeight w:val="74"/>
            </w:trPr>
          </w:trPrChange>
        </w:trPr>
        <w:tc>
          <w:tcPr>
            <w:tcW w:w="3150" w:type="dxa"/>
            <w:tcMar/>
            <w:tcPrChange w:author="Maria Jose Uribe Valdes" w:date="2025-04-15T21:07:29.51Z" w:id="813969014">
              <w:tcPr>
                <w:tcW w:w="2235" w:type="dxa"/>
                <w:tcMar/>
              </w:tcPr>
            </w:tcPrChange>
          </w:tcPr>
          <w:p w:rsidRPr="008A4540" w:rsidR="00273B10" w:rsidP="00013106" w:rsidRDefault="00C13683" w14:paraId="3362A751" w14:textId="37B06871">
            <w:pPr>
              <w:rPr>
                <w:rFonts w:ascii="Arial Narrow" w:hAnsi="Arial Narrow" w:cs="Arial"/>
                <w:b/>
                <w:bCs/>
                <w:sz w:val="20"/>
                <w:szCs w:val="20"/>
              </w:rPr>
            </w:pPr>
            <w:r w:rsidRPr="008A4540">
              <w:rPr>
                <w:rFonts w:ascii="Arial Narrow" w:hAnsi="Arial Narrow" w:cs="Arial"/>
                <w:b/>
                <w:bCs/>
                <w:sz w:val="20"/>
                <w:szCs w:val="20"/>
              </w:rPr>
              <w:t>545</w:t>
            </w:r>
          </w:p>
        </w:tc>
        <w:tc>
          <w:tcPr>
            <w:tcW w:w="6172" w:type="dxa"/>
            <w:tcMar/>
            <w:tcPrChange w:author="Maria Jose Uribe Valdes" w:date="2025-04-15T21:07:29.51Z" w:id="617750763">
              <w:tcPr>
                <w:tcW w:w="7087" w:type="dxa"/>
                <w:tcMar/>
              </w:tcPr>
            </w:tcPrChange>
          </w:tcPr>
          <w:p w:rsidRPr="008A4540" w:rsidR="00C13683" w:rsidP="00013106" w:rsidRDefault="00C13683" w14:paraId="21A8B53D"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PORTAR APARATOS DE COMUNICACIÓN EN RECINTOS PENITENCIARIOS.</w:t>
            </w:r>
          </w:p>
          <w:p w:rsidRPr="008A4540" w:rsidR="00273B10" w:rsidP="00013106" w:rsidRDefault="00C13683" w14:paraId="6AB99442" w14:textId="39822F71">
            <w:pPr>
              <w:jc w:val="both"/>
              <w:rPr>
                <w:rFonts w:ascii="Arial Narrow" w:hAnsi="Arial Narrow" w:cs="Arial"/>
                <w:b/>
                <w:bCs/>
                <w:sz w:val="20"/>
                <w:szCs w:val="20"/>
                <w:lang w:val="es-ES"/>
              </w:rPr>
            </w:pPr>
            <w:r w:rsidRPr="008A4540">
              <w:rPr>
                <w:rFonts w:ascii="Arial Narrow" w:hAnsi="Arial Narrow" w:cs="Arial"/>
                <w:bCs/>
                <w:sz w:val="20"/>
                <w:szCs w:val="20"/>
                <w:lang w:val="es-ES"/>
              </w:rPr>
              <w:t>ART. 304 TER C.P.</w:t>
            </w:r>
          </w:p>
        </w:tc>
      </w:tr>
      <w:tr w:rsidRPr="008A4540" w:rsidR="00C13683" w:rsidTr="5FFAE9BA" w14:paraId="069BD28B" w14:textId="77777777">
        <w:trPr>
          <w:trHeight w:val="74"/>
          <w:trPrChange w:author="Maria Jose Uribe Valdes" w:date="2025-04-15T21:07:24.856Z" w16du:dateUtc="2025-04-15T21:07:24.856Z" w:id="1593486265">
            <w:trPr>
              <w:trHeight w:val="74"/>
            </w:trPr>
          </w:trPrChange>
        </w:trPr>
        <w:tc>
          <w:tcPr>
            <w:tcW w:w="3150" w:type="dxa"/>
            <w:tcMar/>
            <w:tcPrChange w:author="Maria Jose Uribe Valdes" w:date="2025-04-15T21:07:29.51Z" w:id="962653169">
              <w:tcPr>
                <w:tcW w:w="2235" w:type="dxa"/>
                <w:tcMar/>
              </w:tcPr>
            </w:tcPrChange>
          </w:tcPr>
          <w:p w:rsidRPr="008A4540" w:rsidR="00C13683" w:rsidP="00013106" w:rsidRDefault="00C13683" w14:paraId="3BB9B4F0" w14:textId="77777777">
            <w:pPr>
              <w:rPr>
                <w:rFonts w:ascii="Arial Narrow" w:hAnsi="Arial Narrow" w:cs="Arial"/>
                <w:b/>
                <w:bCs/>
                <w:sz w:val="20"/>
                <w:szCs w:val="20"/>
              </w:rPr>
            </w:pPr>
          </w:p>
        </w:tc>
        <w:tc>
          <w:tcPr>
            <w:tcW w:w="6172" w:type="dxa"/>
            <w:tcMar/>
            <w:tcPrChange w:author="Maria Jose Uribe Valdes" w:date="2025-04-15T21:07:29.51Z" w:id="1456327332">
              <w:tcPr>
                <w:tcW w:w="7087" w:type="dxa"/>
                <w:tcMar/>
              </w:tcPr>
            </w:tcPrChange>
          </w:tcPr>
          <w:p w:rsidRPr="008A4540" w:rsidR="00C13683" w:rsidP="00013106" w:rsidRDefault="00C13683" w14:paraId="5E5F3C5E" w14:textId="2BFABA6E">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encontrándose privado de libertad en un establecimiento penitenciario, tuviere en su poder intercomunicadores, teléfonos, partes de ellos, chips telefónicos u otros elementos tecnológicos que permitan comunicarse con el exterior, sin estar legal o reglamentariamente autorizado al efecto.</w:t>
            </w:r>
          </w:p>
        </w:tc>
      </w:tr>
      <w:tr w:rsidRPr="008A4540" w:rsidR="00C13683" w:rsidTr="5FFAE9BA" w14:paraId="5056DC93" w14:textId="77777777">
        <w:trPr>
          <w:trHeight w:val="74"/>
          <w:trPrChange w:author="Maria Jose Uribe Valdes" w:date="2025-04-15T21:07:24.857Z" w16du:dateUtc="2025-04-15T21:07:24.857Z" w:id="1123403472">
            <w:trPr>
              <w:trHeight w:val="74"/>
            </w:trPr>
          </w:trPrChange>
        </w:trPr>
        <w:tc>
          <w:tcPr>
            <w:tcW w:w="3150" w:type="dxa"/>
            <w:tcMar/>
            <w:tcPrChange w:author="Maria Jose Uribe Valdes" w:date="2025-04-15T21:07:29.51Z" w:id="1916775554">
              <w:tcPr>
                <w:tcW w:w="2235" w:type="dxa"/>
                <w:tcMar/>
              </w:tcPr>
            </w:tcPrChange>
          </w:tcPr>
          <w:p w:rsidRPr="008A4540" w:rsidR="00C13683" w:rsidP="00013106" w:rsidRDefault="00C13683" w14:paraId="22E8E3A8" w14:textId="77777777">
            <w:pPr>
              <w:rPr>
                <w:rFonts w:ascii="Arial Narrow" w:hAnsi="Arial Narrow" w:cs="Arial"/>
                <w:b/>
                <w:bCs/>
                <w:sz w:val="20"/>
                <w:szCs w:val="20"/>
              </w:rPr>
            </w:pPr>
          </w:p>
        </w:tc>
        <w:tc>
          <w:tcPr>
            <w:tcW w:w="6172" w:type="dxa"/>
            <w:tcMar/>
            <w:tcPrChange w:author="Maria Jose Uribe Valdes" w:date="2025-04-15T21:07:29.51Z" w:id="2113084797">
              <w:tcPr>
                <w:tcW w:w="7087" w:type="dxa"/>
                <w:tcMar/>
              </w:tcPr>
            </w:tcPrChange>
          </w:tcPr>
          <w:p w:rsidRPr="008A4540" w:rsidR="00C13683" w:rsidP="00013106" w:rsidRDefault="00C13683" w14:paraId="5B72709B" w14:textId="77777777">
            <w:pPr>
              <w:jc w:val="both"/>
              <w:rPr>
                <w:rFonts w:ascii="Arial Narrow" w:hAnsi="Arial Narrow" w:cs="Arial"/>
                <w:b/>
                <w:bCs/>
                <w:sz w:val="20"/>
                <w:szCs w:val="20"/>
                <w:lang w:val="es-ES"/>
              </w:rPr>
            </w:pPr>
          </w:p>
        </w:tc>
      </w:tr>
      <w:tr w:rsidRPr="008A4540" w:rsidR="00C13683" w:rsidTr="5FFAE9BA" w14:paraId="1FCE676D" w14:textId="77777777">
        <w:trPr>
          <w:trHeight w:val="74"/>
          <w:trPrChange w:author="Maria Jose Uribe Valdes" w:date="2025-04-15T21:07:24.857Z" w16du:dateUtc="2025-04-15T21:07:24.857Z" w:id="79802957">
            <w:trPr>
              <w:trHeight w:val="74"/>
            </w:trPr>
          </w:trPrChange>
        </w:trPr>
        <w:tc>
          <w:tcPr>
            <w:tcW w:w="3150" w:type="dxa"/>
            <w:tcMar/>
            <w:tcPrChange w:author="Maria Jose Uribe Valdes" w:date="2025-04-15T21:07:29.51Z" w:id="1430707347">
              <w:tcPr>
                <w:tcW w:w="2235" w:type="dxa"/>
                <w:tcMar/>
              </w:tcPr>
            </w:tcPrChange>
          </w:tcPr>
          <w:p w:rsidRPr="008A4540" w:rsidR="00C13683" w:rsidP="00013106" w:rsidRDefault="00C13683" w14:paraId="579CE271" w14:textId="25F7B5FE">
            <w:pPr>
              <w:rPr>
                <w:rFonts w:ascii="Arial Narrow" w:hAnsi="Arial Narrow" w:cs="Arial"/>
                <w:b/>
                <w:bCs/>
                <w:sz w:val="20"/>
                <w:szCs w:val="20"/>
              </w:rPr>
            </w:pPr>
            <w:r w:rsidRPr="008A4540">
              <w:rPr>
                <w:rFonts w:ascii="Arial Narrow" w:hAnsi="Arial Narrow" w:cs="Arial"/>
                <w:b/>
                <w:bCs/>
                <w:sz w:val="20"/>
                <w:szCs w:val="20"/>
              </w:rPr>
              <w:t>546</w:t>
            </w:r>
          </w:p>
        </w:tc>
        <w:tc>
          <w:tcPr>
            <w:tcW w:w="6172" w:type="dxa"/>
            <w:tcMar/>
            <w:tcPrChange w:author="Maria Jose Uribe Valdes" w:date="2025-04-15T21:07:29.51Z" w:id="80560992">
              <w:tcPr>
                <w:tcW w:w="7087" w:type="dxa"/>
                <w:tcMar/>
              </w:tcPr>
            </w:tcPrChange>
          </w:tcPr>
          <w:p w:rsidRPr="008A4540" w:rsidR="00661191" w:rsidP="00013106" w:rsidRDefault="00661191" w14:paraId="168FDED5"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OMISIÓN DENUNCIA POR FUNCIONARIO PÚBLICO DE TENENCIA ELEMENTOS TECNOLÓGICOS.</w:t>
            </w:r>
          </w:p>
          <w:p w:rsidRPr="008A4540" w:rsidR="00C13683" w:rsidP="00661191" w:rsidRDefault="00661191" w14:paraId="38A7FE2A" w14:textId="3E1DD148">
            <w:pPr>
              <w:jc w:val="both"/>
              <w:rPr>
                <w:rFonts w:ascii="Arial Narrow" w:hAnsi="Arial Narrow" w:cs="Arial"/>
                <w:b/>
                <w:bCs/>
                <w:sz w:val="20"/>
                <w:szCs w:val="20"/>
                <w:lang w:val="es-ES"/>
              </w:rPr>
            </w:pPr>
            <w:r w:rsidRPr="008A4540">
              <w:rPr>
                <w:rFonts w:ascii="Arial Narrow" w:hAnsi="Arial Narrow" w:cs="Arial"/>
                <w:bCs/>
                <w:sz w:val="20"/>
                <w:szCs w:val="20"/>
                <w:lang w:val="es-ES"/>
              </w:rPr>
              <w:t>ART. 304 TER C.P,</w:t>
            </w:r>
          </w:p>
        </w:tc>
      </w:tr>
      <w:tr w:rsidRPr="008A4540" w:rsidR="00661191" w:rsidTr="5FFAE9BA" w14:paraId="65872CFA" w14:textId="77777777">
        <w:trPr>
          <w:trHeight w:val="74"/>
          <w:trPrChange w:author="Maria Jose Uribe Valdes" w:date="2025-04-15T21:07:24.858Z" w16du:dateUtc="2025-04-15T21:07:24.858Z" w:id="1093536302">
            <w:trPr>
              <w:trHeight w:val="74"/>
            </w:trPr>
          </w:trPrChange>
        </w:trPr>
        <w:tc>
          <w:tcPr>
            <w:tcW w:w="3150" w:type="dxa"/>
            <w:tcMar/>
            <w:tcPrChange w:author="Maria Jose Uribe Valdes" w:date="2025-04-15T21:07:29.51Z" w:id="1938429365">
              <w:tcPr>
                <w:tcW w:w="2235" w:type="dxa"/>
                <w:tcMar/>
              </w:tcPr>
            </w:tcPrChange>
          </w:tcPr>
          <w:p w:rsidRPr="008A4540" w:rsidR="00661191" w:rsidP="00013106" w:rsidRDefault="00661191" w14:paraId="63E0AA56" w14:textId="77777777">
            <w:pPr>
              <w:rPr>
                <w:rFonts w:ascii="Arial Narrow" w:hAnsi="Arial Narrow" w:cs="Arial"/>
                <w:b/>
                <w:bCs/>
                <w:sz w:val="20"/>
                <w:szCs w:val="20"/>
              </w:rPr>
            </w:pPr>
          </w:p>
        </w:tc>
        <w:tc>
          <w:tcPr>
            <w:tcW w:w="6172" w:type="dxa"/>
            <w:tcMar/>
            <w:tcPrChange w:author="Maria Jose Uribe Valdes" w:date="2025-04-15T21:07:29.51Z" w:id="1440814193">
              <w:tcPr>
                <w:tcW w:w="7087" w:type="dxa"/>
                <w:tcMar/>
              </w:tcPr>
            </w:tcPrChange>
          </w:tcPr>
          <w:p w:rsidRPr="008A4540" w:rsidR="00661191" w:rsidP="00661191" w:rsidRDefault="00661191" w14:paraId="3CF386CD" w14:textId="77777777">
            <w:pPr>
              <w:jc w:val="both"/>
              <w:rPr>
                <w:rFonts w:ascii="Arial Narrow" w:hAnsi="Arial Narrow" w:cs="Arial"/>
                <w:bCs/>
                <w:sz w:val="20"/>
                <w:szCs w:val="20"/>
                <w:lang w:val="es-ES"/>
              </w:rPr>
            </w:pPr>
          </w:p>
        </w:tc>
      </w:tr>
      <w:tr w:rsidRPr="008A4540" w:rsidR="00C13683" w:rsidTr="5FFAE9BA" w14:paraId="08E08128" w14:textId="77777777">
        <w:trPr>
          <w:trHeight w:val="1200"/>
          <w:trPrChange w:author="Maria Jose Uribe Valdes" w:date="2025-04-15T21:07:29.511Z" w:id="1677536447"/>
        </w:trPr>
        <w:tc>
          <w:tcPr>
            <w:tcW w:w="3150" w:type="dxa"/>
            <w:tcMar/>
            <w:tcPrChange w:author="Maria Jose Uribe Valdes" w:date="2025-04-15T21:07:29.511Z" w:id="67027822">
              <w:tcPr>
                <w:tcMar/>
              </w:tcPr>
            </w:tcPrChange>
          </w:tcPr>
          <w:p w:rsidRPr="008A4540" w:rsidR="00C13683" w:rsidP="00013106" w:rsidRDefault="00C13683" w14:paraId="4C629617" w14:textId="77777777">
            <w:pPr>
              <w:rPr>
                <w:rFonts w:ascii="Arial Narrow" w:hAnsi="Arial Narrow" w:cs="Arial"/>
                <w:b/>
                <w:bCs/>
                <w:sz w:val="20"/>
                <w:szCs w:val="20"/>
              </w:rPr>
            </w:pPr>
          </w:p>
        </w:tc>
        <w:tc>
          <w:tcPr>
            <w:tcW w:w="6172" w:type="dxa"/>
            <w:tcMar/>
            <w:tcPrChange w:author="Maria Jose Uribe Valdes" w:date="2025-04-15T21:07:29.511Z" w:id="809191920">
              <w:tcPr>
                <w:tcMar/>
              </w:tcPr>
            </w:tcPrChange>
          </w:tcPr>
          <w:p w:rsidRPr="008A4540" w:rsidR="00C13683" w:rsidP="00661191" w:rsidRDefault="00661191" w14:paraId="7D24D3DB" w14:textId="1E4A31E5">
            <w:pPr>
              <w:jc w:val="both"/>
              <w:rPr>
                <w:rFonts w:ascii="Arial Narrow" w:hAnsi="Arial Narrow" w:cs="Arial"/>
                <w:bCs/>
                <w:sz w:val="20"/>
                <w:szCs w:val="20"/>
                <w:lang w:val="es-ES"/>
              </w:rPr>
            </w:pPr>
            <w:r w:rsidRPr="008A4540">
              <w:rPr>
                <w:rFonts w:ascii="Arial Narrow" w:hAnsi="Arial Narrow" w:cs="Arial"/>
                <w:bCs/>
                <w:sz w:val="20"/>
                <w:szCs w:val="20"/>
                <w:lang w:val="es-ES"/>
              </w:rPr>
              <w:t>Sanciona al funcionario público que, teniendo conocimiento de la existencia no autorizada al interior de un establecimiento penitenciario de cualquiera de los elementos señalados en el artículo 304 bis (intercomunicadores, teléfonos, partes de ellos, chips telefónicos u otros elementos tecnológicos que permitan comunicarse con el exterior), omitiere denunciar el hecho a la autoridad competente.</w:t>
            </w:r>
          </w:p>
        </w:tc>
      </w:tr>
      <w:tr w:rsidRPr="008A4540" w:rsidR="00661191" w:rsidTr="5FFAE9BA" w14:paraId="0DC1C68B" w14:textId="77777777">
        <w:trPr>
          <w:trHeight w:val="74"/>
        </w:trPr>
        <w:tc>
          <w:tcPr>
            <w:tcW w:w="3150" w:type="dxa"/>
            <w:tcMar/>
          </w:tcPr>
          <w:p w:rsidRPr="008A4540" w:rsidR="00661191" w:rsidP="00013106" w:rsidRDefault="00661191" w14:paraId="4961162D" w14:textId="77777777">
            <w:pPr>
              <w:rPr>
                <w:rFonts w:ascii="Arial Narrow" w:hAnsi="Arial Narrow" w:cs="Arial"/>
                <w:b/>
                <w:bCs/>
                <w:sz w:val="20"/>
                <w:szCs w:val="20"/>
              </w:rPr>
            </w:pPr>
          </w:p>
        </w:tc>
        <w:tc>
          <w:tcPr>
            <w:tcW w:w="6172" w:type="dxa"/>
            <w:tcMar/>
          </w:tcPr>
          <w:p w:rsidRPr="008A4540" w:rsidR="00661191" w:rsidP="00013106" w:rsidRDefault="00661191" w14:paraId="2C9C930B" w14:textId="77777777">
            <w:pPr>
              <w:jc w:val="both"/>
              <w:rPr>
                <w:rFonts w:ascii="Arial Narrow" w:hAnsi="Arial Narrow" w:cs="Arial"/>
                <w:b/>
                <w:bCs/>
                <w:sz w:val="20"/>
                <w:szCs w:val="20"/>
                <w:lang w:val="es-ES"/>
              </w:rPr>
            </w:pPr>
          </w:p>
        </w:tc>
      </w:tr>
      <w:tr w:rsidRPr="008A4540" w:rsidR="00661191" w:rsidTr="5FFAE9BA" w14:paraId="190054D6" w14:textId="77777777">
        <w:trPr>
          <w:trHeight w:val="74"/>
        </w:trPr>
        <w:tc>
          <w:tcPr>
            <w:tcW w:w="3150" w:type="dxa"/>
            <w:tcMar/>
          </w:tcPr>
          <w:p w:rsidRPr="008A4540" w:rsidR="00661191" w:rsidP="00013106" w:rsidRDefault="00661191" w14:paraId="0ACC1820" w14:textId="5DEA8927">
            <w:pPr>
              <w:rPr>
                <w:rFonts w:ascii="Arial Narrow" w:hAnsi="Arial Narrow" w:cs="Arial"/>
                <w:b/>
                <w:bCs/>
                <w:sz w:val="20"/>
                <w:szCs w:val="20"/>
              </w:rPr>
            </w:pPr>
            <w:r w:rsidRPr="008A4540">
              <w:rPr>
                <w:rFonts w:ascii="Arial Narrow" w:hAnsi="Arial Narrow" w:cs="Arial"/>
                <w:b/>
                <w:bCs/>
                <w:sz w:val="20"/>
                <w:szCs w:val="20"/>
              </w:rPr>
              <w:t>547</w:t>
            </w:r>
          </w:p>
        </w:tc>
        <w:tc>
          <w:tcPr>
            <w:tcW w:w="6172" w:type="dxa"/>
            <w:tcMar/>
          </w:tcPr>
          <w:p w:rsidRPr="008A4540" w:rsidR="00661191" w:rsidP="000C42E9" w:rsidRDefault="00661191" w14:paraId="5FAC94D2" w14:textId="77777777">
            <w:pPr>
              <w:jc w:val="both"/>
              <w:rPr>
                <w:rFonts w:ascii="Arial Narrow" w:hAnsi="Arial Narrow" w:cs="Arial"/>
                <w:b/>
                <w:bCs/>
                <w:sz w:val="20"/>
                <w:szCs w:val="20"/>
                <w:lang w:val="es-ES"/>
              </w:rPr>
            </w:pPr>
            <w:r w:rsidRPr="008A4540">
              <w:rPr>
                <w:rFonts w:ascii="Arial Narrow" w:hAnsi="Arial Narrow" w:cs="Arial"/>
                <w:b/>
                <w:bCs/>
                <w:sz w:val="20"/>
                <w:szCs w:val="20"/>
                <w:lang w:val="es-ES"/>
              </w:rPr>
              <w:t>PORTAR INJUSTIFICADAMENTE COMBUSTIBLE EN LUGARES DE USO PÚBLICO.</w:t>
            </w:r>
          </w:p>
          <w:p w:rsidRPr="008A4540" w:rsidR="00661191" w:rsidP="00013106" w:rsidRDefault="00661191" w14:paraId="52C63587" w14:textId="7AD63479">
            <w:pPr>
              <w:jc w:val="both"/>
              <w:rPr>
                <w:rFonts w:ascii="Arial Narrow" w:hAnsi="Arial Narrow" w:cs="Arial"/>
                <w:b/>
                <w:bCs/>
                <w:sz w:val="20"/>
                <w:szCs w:val="20"/>
                <w:lang w:val="es-ES"/>
              </w:rPr>
            </w:pPr>
            <w:r w:rsidRPr="008A4540">
              <w:rPr>
                <w:rFonts w:ascii="Arial Narrow" w:hAnsi="Arial Narrow" w:cs="Arial"/>
                <w:bCs/>
                <w:sz w:val="20"/>
                <w:szCs w:val="20"/>
                <w:lang w:val="es-ES"/>
              </w:rPr>
              <w:t>ART. 288 TER C.P.</w:t>
            </w:r>
          </w:p>
        </w:tc>
      </w:tr>
      <w:tr w:rsidRPr="008A4540" w:rsidR="00661191" w:rsidTr="5FFAE9BA" w14:paraId="1BC550BC" w14:textId="77777777">
        <w:trPr>
          <w:trHeight w:val="74"/>
        </w:trPr>
        <w:tc>
          <w:tcPr>
            <w:tcW w:w="3150" w:type="dxa"/>
            <w:tcMar/>
          </w:tcPr>
          <w:p w:rsidRPr="008A4540" w:rsidR="00661191" w:rsidP="00013106" w:rsidRDefault="00661191" w14:paraId="33B3D07A" w14:textId="77777777">
            <w:pPr>
              <w:rPr>
                <w:rFonts w:ascii="Arial Narrow" w:hAnsi="Arial Narrow" w:cs="Arial"/>
                <w:b/>
                <w:bCs/>
                <w:sz w:val="20"/>
                <w:szCs w:val="20"/>
              </w:rPr>
            </w:pPr>
          </w:p>
        </w:tc>
        <w:tc>
          <w:tcPr>
            <w:tcW w:w="6172" w:type="dxa"/>
            <w:tcMar/>
          </w:tcPr>
          <w:p w:rsidRPr="008A4540" w:rsidR="00661191" w:rsidP="00013106" w:rsidRDefault="00661191" w14:paraId="1451A8CC" w14:textId="06A7ED49">
            <w:pPr>
              <w:jc w:val="both"/>
              <w:rPr>
                <w:rFonts w:ascii="Arial Narrow" w:hAnsi="Arial Narrow" w:cs="Arial"/>
                <w:b/>
                <w:bCs/>
                <w:sz w:val="20"/>
                <w:szCs w:val="20"/>
                <w:lang w:val="es-ES"/>
              </w:rPr>
            </w:pPr>
            <w:r w:rsidRPr="008A4540">
              <w:rPr>
                <w:rFonts w:ascii="Arial Narrow" w:hAnsi="Arial Narrow" w:cs="Arial"/>
                <w:bCs/>
                <w:sz w:val="20"/>
                <w:szCs w:val="20"/>
                <w:lang w:val="es-ES"/>
              </w:rPr>
              <w:t>Sanciona al que, en el contexto de reuniones en lugares de uso público, porte injustificadamente combustible apto para cometer atentados contra las personas o para ocasionar daño en las cosas</w:t>
            </w:r>
          </w:p>
        </w:tc>
      </w:tr>
      <w:tr w:rsidR="578079DF" w:rsidTr="5FFAE9BA" w14:paraId="33936734" w14:textId="77777777">
        <w:trPr>
          <w:trHeight w:val="74"/>
        </w:trPr>
        <w:tc>
          <w:tcPr>
            <w:tcW w:w="3150" w:type="dxa"/>
            <w:tcMar/>
          </w:tcPr>
          <w:p w:rsidR="578079DF" w:rsidP="578079DF" w:rsidRDefault="578079DF" w14:paraId="3B110AA5" w14:textId="386CDE62">
            <w:pPr>
              <w:rPr>
                <w:rFonts w:ascii="Arial Narrow" w:hAnsi="Arial Narrow" w:cs="Arial"/>
                <w:b/>
                <w:bCs/>
                <w:sz w:val="20"/>
                <w:szCs w:val="20"/>
              </w:rPr>
            </w:pPr>
          </w:p>
        </w:tc>
        <w:tc>
          <w:tcPr>
            <w:tcW w:w="6172" w:type="dxa"/>
            <w:tcMar/>
          </w:tcPr>
          <w:p w:rsidR="578079DF" w:rsidP="578079DF" w:rsidRDefault="578079DF" w14:paraId="3959B45C" w14:textId="775E88C6">
            <w:pPr>
              <w:jc w:val="both"/>
              <w:rPr>
                <w:rFonts w:ascii="Arial Narrow" w:hAnsi="Arial Narrow" w:cs="Arial"/>
                <w:b/>
                <w:bCs/>
                <w:sz w:val="20"/>
                <w:szCs w:val="20"/>
                <w:lang w:val="es-ES"/>
              </w:rPr>
            </w:pPr>
          </w:p>
        </w:tc>
      </w:tr>
      <w:tr w:rsidR="578079DF" w:rsidTr="5FFAE9BA" w14:paraId="5AFA5F07" w14:textId="77777777">
        <w:trPr>
          <w:trHeight w:val="74"/>
        </w:trPr>
        <w:tc>
          <w:tcPr>
            <w:tcW w:w="3150" w:type="dxa"/>
            <w:tcMar/>
          </w:tcPr>
          <w:p w:rsidR="578079DF" w:rsidP="578079DF" w:rsidRDefault="578079DF" w14:paraId="5132BA7C" w14:textId="2C182252">
            <w:pPr>
              <w:rPr>
                <w:rFonts w:ascii="Arial Narrow" w:hAnsi="Arial Narrow" w:cs="Arial"/>
                <w:b/>
                <w:bCs/>
                <w:sz w:val="20"/>
                <w:szCs w:val="20"/>
              </w:rPr>
            </w:pPr>
            <w:r w:rsidRPr="578079DF">
              <w:rPr>
                <w:rFonts w:ascii="Arial Narrow" w:hAnsi="Arial Narrow" w:cs="Arial"/>
                <w:b/>
                <w:bCs/>
                <w:sz w:val="20"/>
                <w:szCs w:val="20"/>
              </w:rPr>
              <w:t>548</w:t>
            </w:r>
          </w:p>
        </w:tc>
        <w:tc>
          <w:tcPr>
            <w:tcW w:w="6172" w:type="dxa"/>
            <w:tcMar/>
          </w:tcPr>
          <w:p w:rsidR="00A55134" w:rsidP="578079DF" w:rsidRDefault="578079DF" w14:paraId="1F9B7D4B" w14:textId="065A123F">
            <w:pPr>
              <w:jc w:val="both"/>
              <w:rPr>
                <w:rFonts w:ascii="Arial Narrow" w:hAnsi="Arial Narrow" w:cs="Arial"/>
                <w:b/>
                <w:bCs/>
                <w:sz w:val="20"/>
                <w:szCs w:val="20"/>
                <w:lang w:val="es-ES"/>
              </w:rPr>
            </w:pPr>
            <w:r w:rsidRPr="578079DF">
              <w:rPr>
                <w:rFonts w:ascii="Arial Narrow" w:hAnsi="Arial Narrow" w:cs="Arial"/>
                <w:b/>
                <w:bCs/>
                <w:sz w:val="20"/>
                <w:szCs w:val="20"/>
                <w:lang w:val="es-ES"/>
              </w:rPr>
              <w:t>REGISTRO DE LAS ACTUACIONES POLICIALES</w:t>
            </w:r>
            <w:r w:rsidR="00A55134">
              <w:rPr>
                <w:rFonts w:ascii="Arial Narrow" w:hAnsi="Arial Narrow" w:cs="Arial"/>
                <w:b/>
                <w:bCs/>
                <w:sz w:val="20"/>
                <w:szCs w:val="20"/>
                <w:lang w:val="es-ES"/>
              </w:rPr>
              <w:t>.</w:t>
            </w:r>
          </w:p>
          <w:p w:rsidRPr="00A55134" w:rsidR="578079DF" w:rsidP="578079DF" w:rsidRDefault="578079DF" w14:paraId="3D2E40CC" w14:textId="2B226CC1">
            <w:pPr>
              <w:jc w:val="both"/>
              <w:rPr>
                <w:rFonts w:ascii="Arial Narrow" w:hAnsi="Arial Narrow" w:cs="Arial"/>
                <w:sz w:val="20"/>
                <w:szCs w:val="20"/>
                <w:lang w:val="es-ES"/>
              </w:rPr>
            </w:pPr>
            <w:r w:rsidRPr="00A55134">
              <w:rPr>
                <w:rFonts w:ascii="Arial Narrow" w:hAnsi="Arial Narrow" w:cs="Arial"/>
                <w:sz w:val="20"/>
                <w:szCs w:val="20"/>
                <w:lang w:val="es-ES"/>
              </w:rPr>
              <w:t>ART. 228 BIS C.P</w:t>
            </w:r>
            <w:r w:rsidRPr="00A55134" w:rsidR="00377C2F">
              <w:rPr>
                <w:rFonts w:ascii="Arial Narrow" w:hAnsi="Arial Narrow" w:cs="Arial"/>
                <w:sz w:val="20"/>
                <w:szCs w:val="20"/>
                <w:lang w:val="es-ES"/>
              </w:rPr>
              <w:t>.P</w:t>
            </w:r>
            <w:r w:rsidRPr="00A55134">
              <w:rPr>
                <w:rFonts w:ascii="Arial Narrow" w:hAnsi="Arial Narrow" w:cs="Arial"/>
                <w:sz w:val="20"/>
                <w:szCs w:val="20"/>
                <w:lang w:val="es-ES"/>
              </w:rPr>
              <w:t>.</w:t>
            </w:r>
          </w:p>
        </w:tc>
      </w:tr>
      <w:tr w:rsidR="578079DF" w:rsidTr="5FFAE9BA" w14:paraId="36EB5DC4" w14:textId="77777777">
        <w:trPr>
          <w:trHeight w:val="74"/>
        </w:trPr>
        <w:tc>
          <w:tcPr>
            <w:tcW w:w="3150" w:type="dxa"/>
            <w:tcMar/>
          </w:tcPr>
          <w:p w:rsidR="578079DF" w:rsidP="578079DF" w:rsidRDefault="578079DF" w14:paraId="3815EDC6" w14:textId="7D38B4E7">
            <w:pPr>
              <w:rPr>
                <w:rFonts w:ascii="Arial Narrow" w:hAnsi="Arial Narrow" w:cs="Arial"/>
                <w:b/>
                <w:bCs/>
                <w:sz w:val="20"/>
                <w:szCs w:val="20"/>
              </w:rPr>
            </w:pPr>
          </w:p>
        </w:tc>
        <w:tc>
          <w:tcPr>
            <w:tcW w:w="6172" w:type="dxa"/>
            <w:tcMar/>
          </w:tcPr>
          <w:p w:rsidR="578079DF" w:rsidP="578079DF" w:rsidRDefault="578079DF" w14:paraId="6848E2EF" w14:textId="1620FE69">
            <w:pPr>
              <w:jc w:val="both"/>
              <w:rPr>
                <w:rFonts w:ascii="Arial Narrow" w:hAnsi="Arial Narrow" w:cs="Arial"/>
                <w:sz w:val="20"/>
                <w:szCs w:val="20"/>
                <w:lang w:val="es-ES"/>
              </w:rPr>
            </w:pPr>
            <w:r w:rsidRPr="009A403D">
              <w:rPr>
                <w:rFonts w:ascii="Arial Narrow" w:hAnsi="Arial Narrow" w:cs="Arial"/>
                <w:sz w:val="20"/>
                <w:szCs w:val="20"/>
                <w:lang w:val="es-ES"/>
              </w:rPr>
              <w:t>Serán castigados los funcionarios policiales que modifiquen, oculten, eliminen sin la orden previa del Ministerio Público según lo dispuesto en el inciso cuarto del artículo 228 del CPP, o alteren de cualquier forma los sistemas de registro y almacenamiento audiovisual. Además, serán sancionados, además de las penas que correspondan por los delitos cometidos, con la pena de suspensión del empleo en su grado máximo y multa de quince a veinte unidades tributarias mensuales.</w:t>
            </w:r>
          </w:p>
        </w:tc>
      </w:tr>
      <w:tr w:rsidRPr="008A4540" w:rsidR="00661191" w:rsidTr="5FFAE9BA" w14:paraId="759A7557" w14:textId="77777777">
        <w:trPr>
          <w:trHeight w:val="74"/>
        </w:trPr>
        <w:tc>
          <w:tcPr>
            <w:tcW w:w="3150" w:type="dxa"/>
            <w:tcMar/>
          </w:tcPr>
          <w:p w:rsidRPr="008A4540" w:rsidR="00661191" w:rsidP="00013106" w:rsidRDefault="00661191" w14:paraId="2EA6977F" w14:textId="77777777">
            <w:pPr>
              <w:rPr>
                <w:rFonts w:ascii="Arial Narrow" w:hAnsi="Arial Narrow" w:cs="Arial"/>
                <w:b/>
                <w:bCs/>
                <w:sz w:val="20"/>
                <w:szCs w:val="20"/>
              </w:rPr>
            </w:pPr>
          </w:p>
        </w:tc>
        <w:tc>
          <w:tcPr>
            <w:tcW w:w="6172" w:type="dxa"/>
            <w:tcMar/>
          </w:tcPr>
          <w:p w:rsidRPr="008A4540" w:rsidR="00661191" w:rsidP="00013106" w:rsidRDefault="00661191" w14:paraId="480EA9F2" w14:textId="77777777">
            <w:pPr>
              <w:jc w:val="both"/>
              <w:rPr>
                <w:rFonts w:ascii="Arial Narrow" w:hAnsi="Arial Narrow" w:cs="Arial"/>
                <w:b/>
                <w:bCs/>
                <w:sz w:val="20"/>
                <w:szCs w:val="20"/>
                <w:lang w:val="es-ES"/>
              </w:rPr>
            </w:pPr>
          </w:p>
        </w:tc>
      </w:tr>
      <w:tr w:rsidRPr="008A4540" w:rsidR="00C44361" w:rsidTr="5FFAE9BA" w14:paraId="0E3BD6D2" w14:textId="77777777">
        <w:trPr>
          <w:trHeight w:val="74"/>
        </w:trPr>
        <w:tc>
          <w:tcPr>
            <w:tcW w:w="3150" w:type="dxa"/>
            <w:tcMar/>
          </w:tcPr>
          <w:p w:rsidRPr="008A4540" w:rsidR="00C44361" w:rsidP="00013106" w:rsidRDefault="00C44361" w14:paraId="2B74E41F" w14:textId="3D07311E">
            <w:pPr>
              <w:rPr>
                <w:rFonts w:ascii="Arial Narrow" w:hAnsi="Arial Narrow" w:cs="Arial"/>
                <w:b/>
                <w:bCs/>
                <w:sz w:val="20"/>
                <w:szCs w:val="20"/>
              </w:rPr>
            </w:pPr>
            <w:r>
              <w:rPr>
                <w:rFonts w:ascii="Arial Narrow" w:hAnsi="Arial Narrow" w:cs="Arial"/>
                <w:b/>
                <w:bCs/>
                <w:sz w:val="20"/>
                <w:szCs w:val="20"/>
              </w:rPr>
              <w:t>549</w:t>
            </w:r>
          </w:p>
        </w:tc>
        <w:tc>
          <w:tcPr>
            <w:tcW w:w="6172" w:type="dxa"/>
            <w:tcMar/>
          </w:tcPr>
          <w:p w:rsidR="00C44361" w:rsidP="00013106" w:rsidRDefault="00C44361" w14:paraId="434A160D" w14:textId="77777777">
            <w:pPr>
              <w:jc w:val="both"/>
              <w:rPr>
                <w:rFonts w:ascii="Arial Narrow" w:hAnsi="Arial Narrow" w:cs="Arial"/>
                <w:b/>
                <w:bCs/>
                <w:sz w:val="20"/>
                <w:szCs w:val="20"/>
                <w:lang w:val="es-ES"/>
              </w:rPr>
            </w:pPr>
            <w:r w:rsidRPr="00C44361">
              <w:rPr>
                <w:rFonts w:ascii="Arial Narrow" w:hAnsi="Arial Narrow" w:cs="Arial"/>
                <w:b/>
                <w:bCs/>
                <w:sz w:val="20"/>
                <w:szCs w:val="20"/>
                <w:lang w:val="es-ES"/>
              </w:rPr>
              <w:t>CONTAMINACIÓN GRAVE IMPRUDENTE</w:t>
            </w:r>
          </w:p>
          <w:p w:rsidRPr="00803A0D" w:rsidR="00C44361" w:rsidP="00013106" w:rsidRDefault="00C44361" w14:paraId="3E6044CA" w14:textId="3A139415">
            <w:pPr>
              <w:jc w:val="both"/>
              <w:rPr>
                <w:rFonts w:ascii="Arial Narrow" w:hAnsi="Arial Narrow" w:cs="Arial"/>
                <w:sz w:val="20"/>
                <w:szCs w:val="20"/>
                <w:lang w:val="es-ES"/>
              </w:rPr>
            </w:pPr>
            <w:r w:rsidRPr="00803A0D">
              <w:rPr>
                <w:rFonts w:ascii="Arial Narrow" w:hAnsi="Arial Narrow" w:cs="Arial"/>
                <w:sz w:val="20"/>
                <w:szCs w:val="20"/>
                <w:lang w:val="es-ES"/>
              </w:rPr>
              <w:t>ART. 309</w:t>
            </w:r>
          </w:p>
        </w:tc>
      </w:tr>
      <w:tr w:rsidRPr="008A4540" w:rsidR="00C44361" w:rsidTr="5FFAE9BA" w14:paraId="26653850" w14:textId="77777777">
        <w:trPr>
          <w:trHeight w:val="74"/>
        </w:trPr>
        <w:tc>
          <w:tcPr>
            <w:tcW w:w="3150" w:type="dxa"/>
            <w:tcMar/>
          </w:tcPr>
          <w:p w:rsidRPr="008A4540" w:rsidR="00C44361" w:rsidP="00013106" w:rsidRDefault="00C44361" w14:paraId="09BE41FF" w14:textId="77777777">
            <w:pPr>
              <w:rPr>
                <w:rFonts w:ascii="Arial Narrow" w:hAnsi="Arial Narrow" w:cs="Arial"/>
                <w:b/>
                <w:bCs/>
                <w:sz w:val="20"/>
                <w:szCs w:val="20"/>
              </w:rPr>
            </w:pPr>
          </w:p>
        </w:tc>
        <w:tc>
          <w:tcPr>
            <w:tcW w:w="6172" w:type="dxa"/>
            <w:tcMar/>
          </w:tcPr>
          <w:p w:rsidRPr="00803A0D" w:rsidR="00C44361" w:rsidP="00013106" w:rsidRDefault="00C44361" w14:paraId="62F68550" w14:textId="0B7AF2C5">
            <w:pPr>
              <w:jc w:val="both"/>
              <w:rPr>
                <w:rFonts w:ascii="Arial Narrow" w:hAnsi="Arial Narrow" w:cs="Arial"/>
                <w:sz w:val="20"/>
                <w:szCs w:val="20"/>
                <w:lang w:val="es-ES"/>
              </w:rPr>
            </w:pPr>
            <w:r w:rsidRPr="00803A0D">
              <w:rPr>
                <w:rFonts w:ascii="Arial Narrow" w:hAnsi="Arial Narrow" w:cs="Arial"/>
                <w:sz w:val="20"/>
                <w:szCs w:val="20"/>
                <w:lang w:val="es-ES"/>
              </w:rPr>
              <w:t>Sanciona al que por imprudencia temeraria o por mera imprudencia o negligencia con infracción de los reglamentos incurriere en los hechos señalados en los artículos 305 y siguientes.</w:t>
            </w:r>
          </w:p>
        </w:tc>
      </w:tr>
      <w:tr w:rsidRPr="008A4540" w:rsidR="00C44361" w:rsidTr="5FFAE9BA" w14:paraId="55205B94" w14:textId="77777777">
        <w:trPr>
          <w:trHeight w:val="74"/>
        </w:trPr>
        <w:tc>
          <w:tcPr>
            <w:tcW w:w="3150" w:type="dxa"/>
            <w:tcMar/>
          </w:tcPr>
          <w:p w:rsidRPr="008A4540" w:rsidR="00C44361" w:rsidP="00013106" w:rsidRDefault="00C44361" w14:paraId="3D1B848F" w14:textId="77777777">
            <w:pPr>
              <w:rPr>
                <w:rFonts w:ascii="Arial Narrow" w:hAnsi="Arial Narrow" w:cs="Arial"/>
                <w:b/>
                <w:bCs/>
                <w:sz w:val="20"/>
                <w:szCs w:val="20"/>
              </w:rPr>
            </w:pPr>
          </w:p>
        </w:tc>
        <w:tc>
          <w:tcPr>
            <w:tcW w:w="6172" w:type="dxa"/>
            <w:tcMar/>
          </w:tcPr>
          <w:p w:rsidRPr="00803A0D" w:rsidR="00C44361" w:rsidP="00013106" w:rsidRDefault="00C44361" w14:paraId="63B941DB" w14:textId="77777777">
            <w:pPr>
              <w:jc w:val="both"/>
              <w:rPr>
                <w:rFonts w:ascii="Arial Narrow" w:hAnsi="Arial Narrow" w:cs="Arial"/>
                <w:sz w:val="20"/>
                <w:szCs w:val="20"/>
                <w:lang w:val="es-ES"/>
              </w:rPr>
            </w:pPr>
          </w:p>
        </w:tc>
      </w:tr>
      <w:tr w:rsidRPr="008A4540" w:rsidR="00C44361" w:rsidTr="5FFAE9BA" w14:paraId="78C0897F" w14:textId="77777777">
        <w:trPr>
          <w:trHeight w:val="74"/>
        </w:trPr>
        <w:tc>
          <w:tcPr>
            <w:tcW w:w="3150" w:type="dxa"/>
            <w:tcMar/>
          </w:tcPr>
          <w:p w:rsidRPr="008A4540" w:rsidR="00C44361" w:rsidP="00013106" w:rsidRDefault="00B15859" w14:paraId="5566219E" w14:textId="042E2FFC">
            <w:pPr>
              <w:rPr>
                <w:rFonts w:ascii="Arial Narrow" w:hAnsi="Arial Narrow" w:cs="Arial"/>
                <w:b/>
                <w:bCs/>
                <w:sz w:val="20"/>
                <w:szCs w:val="20"/>
              </w:rPr>
            </w:pPr>
            <w:r w:rsidRPr="00B15859">
              <w:rPr>
                <w:rFonts w:ascii="Arial Narrow" w:hAnsi="Arial Narrow" w:cs="Arial"/>
                <w:b/>
                <w:bCs/>
                <w:sz w:val="20"/>
                <w:szCs w:val="20"/>
              </w:rPr>
              <w:t>551</w:t>
            </w:r>
          </w:p>
        </w:tc>
        <w:tc>
          <w:tcPr>
            <w:tcW w:w="6172" w:type="dxa"/>
            <w:tcMar/>
          </w:tcPr>
          <w:p w:rsidR="00B15859" w:rsidP="00013106" w:rsidRDefault="00B15859" w14:paraId="1886CA58" w14:textId="77777777">
            <w:pPr>
              <w:jc w:val="both"/>
              <w:rPr>
                <w:rFonts w:ascii="Arial Narrow" w:hAnsi="Arial Narrow" w:cs="Arial"/>
                <w:b/>
                <w:bCs/>
                <w:sz w:val="20"/>
                <w:szCs w:val="20"/>
                <w:lang w:val="es-ES"/>
              </w:rPr>
            </w:pPr>
            <w:r w:rsidRPr="00B15859">
              <w:rPr>
                <w:rFonts w:ascii="Arial Narrow" w:hAnsi="Arial Narrow" w:cs="Arial"/>
                <w:b/>
                <w:bCs/>
                <w:sz w:val="20"/>
                <w:szCs w:val="20"/>
                <w:lang w:val="es-ES"/>
              </w:rPr>
              <w:t>DELITOS MEDIOAMBIENTALES DOLOSOS</w:t>
            </w:r>
          </w:p>
          <w:p w:rsidRPr="00803A0D" w:rsidR="00C44361" w:rsidP="00013106" w:rsidRDefault="00B15859" w14:paraId="4A2496F8" w14:textId="747CBD06">
            <w:pPr>
              <w:jc w:val="both"/>
              <w:rPr>
                <w:rFonts w:ascii="Arial Narrow" w:hAnsi="Arial Narrow" w:cs="Arial"/>
                <w:sz w:val="20"/>
                <w:szCs w:val="20"/>
                <w:lang w:val="es-ES"/>
              </w:rPr>
            </w:pPr>
            <w:r w:rsidRPr="00803A0D">
              <w:rPr>
                <w:rFonts w:ascii="Arial Narrow" w:hAnsi="Arial Narrow" w:cs="Arial"/>
                <w:sz w:val="20"/>
                <w:szCs w:val="20"/>
                <w:lang w:val="es-ES"/>
              </w:rPr>
              <w:t>ART. 305, 306, 307, 308 Y 310.</w:t>
            </w:r>
          </w:p>
        </w:tc>
      </w:tr>
      <w:tr w:rsidRPr="008A4540" w:rsidR="00C44361" w:rsidTr="5FFAE9BA" w14:paraId="205937E9" w14:textId="77777777">
        <w:trPr>
          <w:trHeight w:val="74"/>
        </w:trPr>
        <w:tc>
          <w:tcPr>
            <w:tcW w:w="3150" w:type="dxa"/>
            <w:tcMar/>
          </w:tcPr>
          <w:p w:rsidRPr="008A4540" w:rsidR="00C44361" w:rsidP="00013106" w:rsidRDefault="00C44361" w14:paraId="36E899D6" w14:textId="77777777">
            <w:pPr>
              <w:rPr>
                <w:rFonts w:ascii="Arial Narrow" w:hAnsi="Arial Narrow" w:cs="Arial"/>
                <w:b/>
                <w:bCs/>
                <w:sz w:val="20"/>
                <w:szCs w:val="20"/>
              </w:rPr>
            </w:pPr>
          </w:p>
        </w:tc>
        <w:tc>
          <w:tcPr>
            <w:tcW w:w="6172" w:type="dxa"/>
            <w:tcMar/>
          </w:tcPr>
          <w:p w:rsidRPr="00803A0D" w:rsidR="00B15859" w:rsidP="00B15859" w:rsidRDefault="00B15859" w14:paraId="156590DA" w14:textId="6D4EA9D5">
            <w:pPr>
              <w:jc w:val="both"/>
              <w:rPr>
                <w:rFonts w:ascii="Arial Narrow" w:hAnsi="Arial Narrow" w:cs="Arial"/>
                <w:sz w:val="20"/>
                <w:szCs w:val="20"/>
                <w:lang w:val="es-ES"/>
              </w:rPr>
            </w:pPr>
            <w:r w:rsidRPr="00803A0D">
              <w:rPr>
                <w:rFonts w:ascii="Arial Narrow" w:hAnsi="Arial Narrow" w:cs="Arial"/>
                <w:sz w:val="20"/>
                <w:szCs w:val="20"/>
                <w:lang w:val="es-ES"/>
              </w:rPr>
              <w:t>Sanciona al que sin haber sometido su actividad a una evaluación de impacto ambiental a sabiendas de estar obligado a ello:</w:t>
            </w:r>
          </w:p>
          <w:p w:rsidRPr="00803A0D" w:rsidR="00B15859" w:rsidP="00B15859" w:rsidRDefault="00B15859" w14:paraId="7472B5A3" w14:textId="77777777">
            <w:pPr>
              <w:jc w:val="both"/>
              <w:rPr>
                <w:rFonts w:ascii="Arial Narrow" w:hAnsi="Arial Narrow" w:cs="Arial"/>
                <w:sz w:val="20"/>
                <w:szCs w:val="20"/>
                <w:lang w:val="es-ES"/>
              </w:rPr>
            </w:pPr>
            <w:r w:rsidRPr="00803A0D">
              <w:rPr>
                <w:rFonts w:ascii="Arial Narrow" w:hAnsi="Arial Narrow" w:cs="Arial"/>
                <w:sz w:val="20"/>
                <w:szCs w:val="20"/>
                <w:lang w:val="es-ES"/>
              </w:rPr>
              <w:t>1. Vierta sustancias contaminantes en aguas marítimas o continentales.</w:t>
            </w:r>
          </w:p>
          <w:p w:rsidRPr="00803A0D" w:rsidR="00B15859" w:rsidP="00B15859" w:rsidRDefault="00B15859" w14:paraId="6FAF2220" w14:textId="77777777">
            <w:pPr>
              <w:jc w:val="both"/>
              <w:rPr>
                <w:rFonts w:ascii="Arial Narrow" w:hAnsi="Arial Narrow" w:cs="Arial"/>
                <w:sz w:val="20"/>
                <w:szCs w:val="20"/>
                <w:lang w:val="es-ES"/>
              </w:rPr>
            </w:pPr>
            <w:r w:rsidRPr="00803A0D">
              <w:rPr>
                <w:rFonts w:ascii="Arial Narrow" w:hAnsi="Arial Narrow" w:cs="Arial"/>
                <w:sz w:val="20"/>
                <w:szCs w:val="20"/>
                <w:lang w:val="es-ES"/>
              </w:rPr>
              <w:t>2. Extraiga aguas continentales, sean superficiales o subterráneas, o aguas marítimas</w:t>
            </w:r>
          </w:p>
          <w:p w:rsidRPr="00803A0D" w:rsidR="00B15859" w:rsidP="00B15859" w:rsidRDefault="00B15859" w14:paraId="2CBD25D4" w14:textId="77777777">
            <w:pPr>
              <w:jc w:val="both"/>
              <w:rPr>
                <w:rFonts w:ascii="Arial Narrow" w:hAnsi="Arial Narrow" w:cs="Arial"/>
                <w:sz w:val="20"/>
                <w:szCs w:val="20"/>
                <w:lang w:val="es-ES"/>
              </w:rPr>
            </w:pPr>
            <w:r w:rsidRPr="00803A0D">
              <w:rPr>
                <w:rFonts w:ascii="Arial Narrow" w:hAnsi="Arial Narrow" w:cs="Arial"/>
                <w:sz w:val="20"/>
                <w:szCs w:val="20"/>
                <w:lang w:val="es-ES"/>
              </w:rPr>
              <w:t>3. Vierta o deposite sustancias contaminantes en el suelo o subsuelo, continental o marítimo</w:t>
            </w:r>
          </w:p>
          <w:p w:rsidRPr="00803A0D" w:rsidR="00B15859" w:rsidP="00B15859" w:rsidRDefault="00B15859" w14:paraId="6F6107C3" w14:textId="77777777">
            <w:pPr>
              <w:jc w:val="both"/>
              <w:rPr>
                <w:rFonts w:ascii="Arial Narrow" w:hAnsi="Arial Narrow" w:cs="Arial"/>
                <w:sz w:val="20"/>
                <w:szCs w:val="20"/>
                <w:lang w:val="es-ES"/>
              </w:rPr>
            </w:pPr>
            <w:r w:rsidRPr="00803A0D">
              <w:rPr>
                <w:rFonts w:ascii="Arial Narrow" w:hAnsi="Arial Narrow" w:cs="Arial"/>
                <w:sz w:val="20"/>
                <w:szCs w:val="20"/>
                <w:lang w:val="es-ES"/>
              </w:rPr>
              <w:t>4. Vierta tierras u otros sólidos en humedales.</w:t>
            </w:r>
          </w:p>
          <w:p w:rsidRPr="00803A0D" w:rsidR="00B15859" w:rsidP="00B15859" w:rsidRDefault="00B15859" w14:paraId="7873A432" w14:textId="77777777">
            <w:pPr>
              <w:jc w:val="both"/>
              <w:rPr>
                <w:rFonts w:ascii="Arial Narrow" w:hAnsi="Arial Narrow" w:cs="Arial"/>
                <w:sz w:val="20"/>
                <w:szCs w:val="20"/>
                <w:lang w:val="es-ES"/>
              </w:rPr>
            </w:pPr>
            <w:r w:rsidRPr="00803A0D">
              <w:rPr>
                <w:rFonts w:ascii="Arial Narrow" w:hAnsi="Arial Narrow" w:cs="Arial"/>
                <w:sz w:val="20"/>
                <w:szCs w:val="20"/>
                <w:lang w:val="es-ES"/>
              </w:rPr>
              <w:t>5. Extraiga componentes del suelo o subsuelo.</w:t>
            </w:r>
          </w:p>
          <w:p w:rsidRPr="00803A0D" w:rsidR="00B15859" w:rsidP="00B15859" w:rsidRDefault="00B15859" w14:paraId="076F02C9" w14:textId="77777777">
            <w:pPr>
              <w:jc w:val="both"/>
              <w:rPr>
                <w:rFonts w:ascii="Arial Narrow" w:hAnsi="Arial Narrow" w:cs="Arial"/>
                <w:sz w:val="20"/>
                <w:szCs w:val="20"/>
                <w:lang w:val="es-ES"/>
              </w:rPr>
            </w:pPr>
            <w:r w:rsidRPr="00803A0D">
              <w:rPr>
                <w:rFonts w:ascii="Arial Narrow" w:hAnsi="Arial Narrow" w:cs="Arial"/>
                <w:sz w:val="20"/>
                <w:szCs w:val="20"/>
                <w:lang w:val="es-ES"/>
              </w:rPr>
              <w:lastRenderedPageBreak/>
              <w:t xml:space="preserve">6. Libere sustancias contaminantes al aire. </w:t>
            </w:r>
          </w:p>
          <w:p w:rsidRPr="00803A0D" w:rsidR="00B15859" w:rsidP="00B15859" w:rsidRDefault="00B15859" w14:paraId="48CA8CCB" w14:textId="77777777">
            <w:pPr>
              <w:jc w:val="both"/>
              <w:rPr>
                <w:rFonts w:ascii="Arial Narrow" w:hAnsi="Arial Narrow" w:cs="Arial"/>
                <w:sz w:val="20"/>
                <w:szCs w:val="20"/>
                <w:lang w:val="es-ES"/>
              </w:rPr>
            </w:pPr>
          </w:p>
          <w:p w:rsidRPr="00803A0D" w:rsidR="00B15859" w:rsidP="00B15859" w:rsidRDefault="00B15859" w14:paraId="1D88354B" w14:textId="77777777">
            <w:pPr>
              <w:jc w:val="both"/>
              <w:rPr>
                <w:rFonts w:ascii="Arial Narrow" w:hAnsi="Arial Narrow" w:cs="Arial"/>
                <w:sz w:val="20"/>
                <w:szCs w:val="20"/>
                <w:lang w:val="es-ES"/>
              </w:rPr>
            </w:pPr>
            <w:r w:rsidRPr="00803A0D">
              <w:rPr>
                <w:rFonts w:ascii="Arial Narrow" w:hAnsi="Arial Narrow" w:cs="Arial"/>
                <w:sz w:val="20"/>
                <w:szCs w:val="20"/>
                <w:lang w:val="es-ES"/>
              </w:rPr>
              <w:t>Sanciona al que, contando con autorización para verter, liberar o extraer cualquiera de las sustancias o elementos mencionados en los números 1 a 6 anteriores, contravenga una norma de emisión o de calidad ambiental, incumpliendo las medidas establecidas en un plan de prevención, de descontaminación o de manejo ambiental, incumpliendo una resolución de calificación ambiental, o cualquier condición asociada al otorgamiento de la autorización, y siempre que el infractor hubiere sido sancionado administrativamente en, al menos, dos procedimientos sancionatorios distintos, por infracciones graves o gravísimas, dentro de los diez años anteriores al hecho punible y cometidas en relación con una misma unidad sometida a control de la autoridad.</w:t>
            </w:r>
          </w:p>
          <w:p w:rsidRPr="00803A0D" w:rsidR="00B15859" w:rsidP="00B15859" w:rsidRDefault="00B15859" w14:paraId="0D714728" w14:textId="77777777">
            <w:pPr>
              <w:jc w:val="both"/>
              <w:rPr>
                <w:rFonts w:ascii="Arial Narrow" w:hAnsi="Arial Narrow" w:cs="Arial"/>
                <w:sz w:val="20"/>
                <w:szCs w:val="20"/>
                <w:lang w:val="es-ES"/>
              </w:rPr>
            </w:pPr>
          </w:p>
          <w:p w:rsidRPr="00803A0D" w:rsidR="00B15859" w:rsidP="00B15859" w:rsidRDefault="00B15859" w14:paraId="4DC372E4" w14:textId="77777777">
            <w:pPr>
              <w:jc w:val="both"/>
              <w:rPr>
                <w:rFonts w:ascii="Arial Narrow" w:hAnsi="Arial Narrow" w:cs="Arial"/>
                <w:sz w:val="20"/>
                <w:szCs w:val="20"/>
                <w:lang w:val="es-ES"/>
              </w:rPr>
            </w:pPr>
            <w:r w:rsidRPr="00803A0D">
              <w:rPr>
                <w:rFonts w:ascii="Arial Narrow" w:hAnsi="Arial Narrow" w:cs="Arial"/>
                <w:sz w:val="20"/>
                <w:szCs w:val="20"/>
                <w:lang w:val="es-ES"/>
              </w:rPr>
              <w:t>Sanciona al que, contando con autorización para extraer aguas continentales, superficiales o subterráneas, las extraiga infringiendo las reglas de su distribución y aprovechamiento.</w:t>
            </w:r>
          </w:p>
          <w:p w:rsidRPr="00803A0D" w:rsidR="00B15859" w:rsidP="00B15859" w:rsidRDefault="00B15859" w14:paraId="5E1B78DB" w14:textId="77777777">
            <w:pPr>
              <w:jc w:val="both"/>
              <w:rPr>
                <w:rFonts w:ascii="Arial Narrow" w:hAnsi="Arial Narrow" w:cs="Arial"/>
                <w:sz w:val="20"/>
                <w:szCs w:val="20"/>
                <w:lang w:val="es-ES"/>
              </w:rPr>
            </w:pPr>
          </w:p>
          <w:p w:rsidRPr="00803A0D" w:rsidR="00B15859" w:rsidP="00B15859" w:rsidRDefault="00B15859" w14:paraId="5EF85634" w14:textId="77777777">
            <w:pPr>
              <w:jc w:val="both"/>
              <w:rPr>
                <w:rFonts w:ascii="Arial Narrow" w:hAnsi="Arial Narrow" w:cs="Arial"/>
                <w:sz w:val="20"/>
                <w:szCs w:val="20"/>
                <w:lang w:val="es-ES"/>
              </w:rPr>
            </w:pPr>
            <w:r w:rsidRPr="00803A0D">
              <w:rPr>
                <w:rFonts w:ascii="Arial Narrow" w:hAnsi="Arial Narrow" w:cs="Arial"/>
                <w:sz w:val="20"/>
                <w:szCs w:val="20"/>
                <w:lang w:val="es-ES"/>
              </w:rPr>
              <w:t>El que, vertiendo, depositando o liberando sustancias contaminantes, o extrayendo aguas o componentes del suelo o subsuelo, afectare gravemente las aguas marítimas o continentales, superficiales o subterráneas, el suelo o el subsuelo, fuere continental o marítimo, o el aire, o bien la salud animal o vegetal, la existencia de recursos hídricos o el abastecimiento de agua potable, o que afectare gravemente humedales vertiendo en ellos tierras u otros sólidos.</w:t>
            </w:r>
          </w:p>
          <w:p w:rsidRPr="00803A0D" w:rsidR="00B15859" w:rsidP="00B15859" w:rsidRDefault="00B15859" w14:paraId="780FF143" w14:textId="77777777">
            <w:pPr>
              <w:jc w:val="both"/>
              <w:rPr>
                <w:rFonts w:ascii="Arial Narrow" w:hAnsi="Arial Narrow" w:cs="Arial"/>
                <w:sz w:val="20"/>
                <w:szCs w:val="20"/>
                <w:lang w:val="es-ES"/>
              </w:rPr>
            </w:pPr>
          </w:p>
          <w:p w:rsidRPr="008A4540" w:rsidR="00C44361" w:rsidP="00B15859" w:rsidRDefault="00B15859" w14:paraId="14627618" w14:textId="4E9F3C84">
            <w:pPr>
              <w:jc w:val="both"/>
              <w:rPr>
                <w:rFonts w:ascii="Arial Narrow" w:hAnsi="Arial Narrow" w:cs="Arial"/>
                <w:b/>
                <w:bCs/>
                <w:sz w:val="20"/>
                <w:szCs w:val="20"/>
                <w:lang w:val="es-ES"/>
              </w:rPr>
            </w:pPr>
            <w:r w:rsidRPr="00803A0D">
              <w:rPr>
                <w:rFonts w:ascii="Arial Narrow" w:hAnsi="Arial Narrow" w:cs="Arial"/>
                <w:sz w:val="20"/>
                <w:szCs w:val="20"/>
                <w:lang w:val="es-ES"/>
              </w:rPr>
              <w:t>El que afectare gravemente uno o más de los componentes ambientales de una reserva de región virgen, un parque nacional, un monumento natural, una reserva nacional o un humedal de importancia internacional; al que, infringiendo una resolución de calificación ambiental o sin haber sometido su actividad a una evaluación de impacto ambiental estando obligado a ello, afectare gravemente un glaciar.</w:t>
            </w:r>
          </w:p>
        </w:tc>
      </w:tr>
      <w:tr w:rsidRPr="008A4540" w:rsidR="00C44361" w:rsidTr="5FFAE9BA" w14:paraId="1BA573AF" w14:textId="77777777">
        <w:trPr>
          <w:trHeight w:val="74"/>
        </w:trPr>
        <w:tc>
          <w:tcPr>
            <w:tcW w:w="3150" w:type="dxa"/>
            <w:tcMar/>
          </w:tcPr>
          <w:p w:rsidRPr="008A4540" w:rsidR="00C44361" w:rsidP="00013106" w:rsidRDefault="00C44361" w14:paraId="19C29A2C" w14:textId="77777777">
            <w:pPr>
              <w:rPr>
                <w:rFonts w:ascii="Arial Narrow" w:hAnsi="Arial Narrow" w:cs="Arial"/>
                <w:b/>
                <w:bCs/>
                <w:sz w:val="20"/>
                <w:szCs w:val="20"/>
              </w:rPr>
            </w:pPr>
          </w:p>
        </w:tc>
        <w:tc>
          <w:tcPr>
            <w:tcW w:w="6172" w:type="dxa"/>
            <w:tcMar/>
          </w:tcPr>
          <w:p w:rsidRPr="008A4540" w:rsidR="00C44361" w:rsidP="00013106" w:rsidRDefault="00C44361" w14:paraId="59A14A1F" w14:textId="77777777">
            <w:pPr>
              <w:jc w:val="both"/>
              <w:rPr>
                <w:rFonts w:ascii="Arial Narrow" w:hAnsi="Arial Narrow" w:cs="Arial"/>
                <w:b/>
                <w:bCs/>
                <w:sz w:val="20"/>
                <w:szCs w:val="20"/>
                <w:lang w:val="es-ES"/>
              </w:rPr>
            </w:pPr>
          </w:p>
        </w:tc>
      </w:tr>
      <w:tr w:rsidRPr="008A4540" w:rsidR="007D0BCA" w:rsidTr="5FFAE9BA" w14:paraId="4D046FC4" w14:textId="77777777">
        <w:trPr>
          <w:trHeight w:val="74"/>
        </w:trPr>
        <w:tc>
          <w:tcPr>
            <w:tcW w:w="3150" w:type="dxa"/>
            <w:tcMar/>
          </w:tcPr>
          <w:p w:rsidRPr="008A4540" w:rsidR="007D0BCA" w:rsidP="00013106" w:rsidRDefault="007D0BCA" w14:paraId="551EC408" w14:textId="06F63B53">
            <w:pPr>
              <w:rPr>
                <w:rFonts w:ascii="Arial Narrow" w:hAnsi="Arial Narrow" w:cs="Arial"/>
                <w:b/>
                <w:bCs/>
                <w:sz w:val="20"/>
                <w:szCs w:val="20"/>
              </w:rPr>
            </w:pPr>
            <w:r w:rsidRPr="007D0BCA">
              <w:rPr>
                <w:rFonts w:ascii="Arial Narrow" w:hAnsi="Arial Narrow" w:cs="Arial"/>
                <w:b/>
                <w:bCs/>
                <w:sz w:val="20"/>
                <w:szCs w:val="20"/>
              </w:rPr>
              <w:t>597</w:t>
            </w:r>
          </w:p>
        </w:tc>
        <w:tc>
          <w:tcPr>
            <w:tcW w:w="6172" w:type="dxa"/>
            <w:tcMar/>
          </w:tcPr>
          <w:p w:rsidR="00FC0977" w:rsidP="00013106" w:rsidRDefault="00FC0977" w14:paraId="2F484115" w14:textId="77777777">
            <w:pPr>
              <w:jc w:val="both"/>
              <w:rPr>
                <w:rFonts w:ascii="Arial Narrow" w:hAnsi="Arial Narrow" w:cs="Arial"/>
                <w:b/>
                <w:bCs/>
                <w:sz w:val="20"/>
                <w:szCs w:val="20"/>
                <w:lang w:val="es-ES"/>
              </w:rPr>
            </w:pPr>
            <w:r w:rsidRPr="00FC0977">
              <w:rPr>
                <w:rFonts w:ascii="Arial Narrow" w:hAnsi="Arial Narrow" w:cs="Arial"/>
                <w:b/>
                <w:bCs/>
                <w:sz w:val="20"/>
                <w:szCs w:val="20"/>
                <w:lang w:val="es-ES"/>
              </w:rPr>
              <w:t>DECLARACIÓN FALSA DENUNCIANTE ANÓNIMO</w:t>
            </w:r>
          </w:p>
          <w:p w:rsidRPr="00FC0977" w:rsidR="007D0BCA" w:rsidP="00013106" w:rsidRDefault="00FC0977" w14:paraId="1853417F" w14:textId="6A816312">
            <w:pPr>
              <w:jc w:val="both"/>
              <w:rPr>
                <w:rFonts w:ascii="Arial Narrow" w:hAnsi="Arial Narrow" w:cs="Arial"/>
                <w:sz w:val="20"/>
                <w:szCs w:val="20"/>
                <w:lang w:val="es-ES"/>
              </w:rPr>
            </w:pPr>
            <w:r w:rsidRPr="00FC0977">
              <w:rPr>
                <w:rFonts w:ascii="Arial Narrow" w:hAnsi="Arial Narrow" w:cs="Arial"/>
                <w:sz w:val="20"/>
                <w:szCs w:val="20"/>
                <w:lang w:val="es-ES"/>
              </w:rPr>
              <w:t>ART. 100 QUÁTER CÓDIGO TRIBUTARIO</w:t>
            </w:r>
          </w:p>
        </w:tc>
      </w:tr>
      <w:tr w:rsidRPr="008A4540" w:rsidR="007D0BCA" w:rsidTr="5FFAE9BA" w14:paraId="3C3CA162" w14:textId="77777777">
        <w:trPr>
          <w:trHeight w:val="74"/>
        </w:trPr>
        <w:tc>
          <w:tcPr>
            <w:tcW w:w="3150" w:type="dxa"/>
            <w:tcMar/>
          </w:tcPr>
          <w:p w:rsidRPr="008A4540" w:rsidR="007D0BCA" w:rsidP="00013106" w:rsidRDefault="007D0BCA" w14:paraId="1C567E23" w14:textId="77777777">
            <w:pPr>
              <w:rPr>
                <w:rFonts w:ascii="Arial Narrow" w:hAnsi="Arial Narrow" w:cs="Arial"/>
                <w:b/>
                <w:bCs/>
                <w:sz w:val="20"/>
                <w:szCs w:val="20"/>
              </w:rPr>
            </w:pPr>
          </w:p>
        </w:tc>
        <w:tc>
          <w:tcPr>
            <w:tcW w:w="6172" w:type="dxa"/>
            <w:tcMar/>
          </w:tcPr>
          <w:p w:rsidRPr="007D0BCA" w:rsidR="007D0BCA" w:rsidP="00013106" w:rsidRDefault="007D0BCA" w14:paraId="3D31D81D" w14:textId="40A3A9F3">
            <w:pPr>
              <w:jc w:val="both"/>
              <w:rPr>
                <w:rFonts w:ascii="Arial Narrow" w:hAnsi="Arial Narrow" w:cs="Arial"/>
                <w:sz w:val="20"/>
                <w:szCs w:val="20"/>
                <w:lang w:val="es-ES"/>
              </w:rPr>
            </w:pPr>
            <w:r w:rsidRPr="007D0BCA">
              <w:rPr>
                <w:rFonts w:ascii="Arial Narrow" w:hAnsi="Arial Narrow" w:cs="Arial"/>
                <w:sz w:val="20"/>
                <w:szCs w:val="20"/>
                <w:lang w:val="es-ES"/>
              </w:rPr>
              <w:t>Quien solicite que se le otorgue la calidad de denunciante anónimo aportando antecedentes falsos o fraudulentos</w:t>
            </w:r>
            <w:r w:rsidR="00FC0977">
              <w:rPr>
                <w:rFonts w:ascii="Arial Narrow" w:hAnsi="Arial Narrow" w:cs="Arial"/>
                <w:sz w:val="20"/>
                <w:szCs w:val="20"/>
                <w:lang w:val="es-ES"/>
              </w:rPr>
              <w:t>.</w:t>
            </w:r>
          </w:p>
        </w:tc>
      </w:tr>
      <w:tr w:rsidRPr="008A4540" w:rsidR="007D0BCA" w:rsidTr="5FFAE9BA" w14:paraId="5D166F6B" w14:textId="77777777">
        <w:trPr>
          <w:trHeight w:val="74"/>
        </w:trPr>
        <w:tc>
          <w:tcPr>
            <w:tcW w:w="3150" w:type="dxa"/>
            <w:tcMar/>
          </w:tcPr>
          <w:p w:rsidRPr="008A4540" w:rsidR="007D0BCA" w:rsidP="00013106" w:rsidRDefault="007D0BCA" w14:paraId="0344E017" w14:textId="77777777">
            <w:pPr>
              <w:rPr>
                <w:rFonts w:ascii="Arial Narrow" w:hAnsi="Arial Narrow" w:cs="Arial"/>
                <w:b/>
                <w:bCs/>
                <w:sz w:val="20"/>
                <w:szCs w:val="20"/>
              </w:rPr>
            </w:pPr>
          </w:p>
        </w:tc>
        <w:tc>
          <w:tcPr>
            <w:tcW w:w="6172" w:type="dxa"/>
            <w:tcMar/>
          </w:tcPr>
          <w:p w:rsidRPr="007D0BCA" w:rsidR="007D0BCA" w:rsidP="00013106" w:rsidRDefault="007D0BCA" w14:paraId="04557281" w14:textId="77777777">
            <w:pPr>
              <w:jc w:val="both"/>
              <w:rPr>
                <w:rFonts w:ascii="Arial Narrow" w:hAnsi="Arial Narrow" w:cs="Arial"/>
                <w:sz w:val="20"/>
                <w:szCs w:val="20"/>
                <w:lang w:val="es-ES"/>
              </w:rPr>
            </w:pPr>
          </w:p>
        </w:tc>
      </w:tr>
      <w:tr w:rsidRPr="008A4540" w:rsidR="00661191" w:rsidTr="5FFAE9BA" w14:paraId="4938C113" w14:textId="77777777">
        <w:trPr>
          <w:trHeight w:val="74"/>
        </w:trPr>
        <w:tc>
          <w:tcPr>
            <w:tcW w:w="3150" w:type="dxa"/>
            <w:tcMar/>
          </w:tcPr>
          <w:p w:rsidRPr="008A4540" w:rsidR="00661191" w:rsidP="00013106" w:rsidRDefault="00661191" w14:paraId="0E706B3A" w14:textId="77777777">
            <w:pPr>
              <w:rPr>
                <w:rFonts w:ascii="Arial Narrow" w:hAnsi="Arial Narrow"/>
                <w:sz w:val="20"/>
                <w:szCs w:val="20"/>
              </w:rPr>
            </w:pPr>
            <w:r w:rsidRPr="008A4540">
              <w:rPr>
                <w:rFonts w:ascii="Arial Narrow" w:hAnsi="Arial Narrow" w:cs="Arial"/>
                <w:b/>
                <w:bCs/>
                <w:sz w:val="20"/>
                <w:szCs w:val="20"/>
              </w:rPr>
              <w:t>599</w:t>
            </w:r>
          </w:p>
        </w:tc>
        <w:tc>
          <w:tcPr>
            <w:tcW w:w="6172" w:type="dxa"/>
            <w:tcMar/>
          </w:tcPr>
          <w:p w:rsidRPr="008A4540" w:rsidR="00661191" w:rsidP="00013106" w:rsidRDefault="00661191" w14:paraId="09CE44F9" w14:textId="77777777">
            <w:pPr>
              <w:jc w:val="both"/>
              <w:rPr>
                <w:rFonts w:ascii="Arial Narrow" w:hAnsi="Arial Narrow" w:cs="Arial"/>
                <w:sz w:val="20"/>
                <w:szCs w:val="20"/>
              </w:rPr>
            </w:pPr>
            <w:r w:rsidRPr="008A4540">
              <w:rPr>
                <w:rFonts w:ascii="Arial Narrow" w:hAnsi="Arial Narrow" w:cs="Arial"/>
                <w:b/>
                <w:bCs/>
                <w:sz w:val="20"/>
                <w:szCs w:val="20"/>
                <w:lang w:val="es-ES"/>
              </w:rPr>
              <w:t>OTROS DELITOS CONTRA EL ORDEN Y LA SEGURIDAD PÚBLICOS COMETIDOS POR PARTICULARES.</w:t>
            </w:r>
          </w:p>
        </w:tc>
      </w:tr>
      <w:tr w:rsidRPr="008A4540" w:rsidR="00661191" w:rsidTr="5FFAE9BA" w14:paraId="7456C401" w14:textId="77777777">
        <w:trPr>
          <w:trHeight w:val="74"/>
        </w:trPr>
        <w:tc>
          <w:tcPr>
            <w:tcW w:w="3150" w:type="dxa"/>
            <w:tcMar/>
          </w:tcPr>
          <w:p w:rsidRPr="008A4540" w:rsidR="00661191" w:rsidP="00013106" w:rsidRDefault="00661191" w14:paraId="2153CDB8" w14:textId="77777777">
            <w:pPr>
              <w:rPr>
                <w:rFonts w:ascii="Arial Narrow" w:hAnsi="Arial Narrow" w:cs="Arial"/>
                <w:b/>
                <w:bCs/>
                <w:sz w:val="20"/>
                <w:szCs w:val="20"/>
              </w:rPr>
            </w:pPr>
          </w:p>
        </w:tc>
        <w:tc>
          <w:tcPr>
            <w:tcW w:w="6172" w:type="dxa"/>
            <w:tcMar/>
          </w:tcPr>
          <w:p w:rsidRPr="008A4540" w:rsidR="00661191" w:rsidP="00013106" w:rsidRDefault="00661191" w14:paraId="2707E130" w14:textId="77777777">
            <w:pPr>
              <w:jc w:val="both"/>
              <w:rPr>
                <w:rFonts w:ascii="Arial Narrow" w:hAnsi="Arial Narrow" w:cs="Arial"/>
                <w:b/>
                <w:bCs/>
                <w:sz w:val="20"/>
                <w:szCs w:val="20"/>
                <w:lang w:val="es-ES"/>
              </w:rPr>
            </w:pPr>
          </w:p>
        </w:tc>
      </w:tr>
      <w:tr w:rsidRPr="008A4540" w:rsidR="00661191" w:rsidTr="5FFAE9BA" w14:paraId="41297A46" w14:textId="77777777">
        <w:trPr>
          <w:trHeight w:val="74"/>
        </w:trPr>
        <w:tc>
          <w:tcPr>
            <w:tcW w:w="3150" w:type="dxa"/>
            <w:tcMar/>
          </w:tcPr>
          <w:p w:rsidRPr="008A4540" w:rsidR="00661191" w:rsidP="00013106" w:rsidRDefault="00661191" w14:paraId="470530DF" w14:textId="77777777">
            <w:pPr>
              <w:rPr>
                <w:rFonts w:ascii="Arial Narrow" w:hAnsi="Arial Narrow" w:cs="Arial"/>
                <w:b/>
                <w:bCs/>
                <w:sz w:val="20"/>
                <w:szCs w:val="20"/>
              </w:rPr>
            </w:pPr>
          </w:p>
        </w:tc>
        <w:tc>
          <w:tcPr>
            <w:tcW w:w="6172" w:type="dxa"/>
            <w:tcMar/>
          </w:tcPr>
          <w:p w:rsidRPr="008A4540" w:rsidR="00661191" w:rsidP="00013106" w:rsidRDefault="00661191" w14:paraId="2D30B8AC" w14:textId="77777777">
            <w:pPr>
              <w:jc w:val="both"/>
              <w:rPr>
                <w:rFonts w:ascii="Arial Narrow" w:hAnsi="Arial Narrow" w:cs="Arial"/>
                <w:b/>
                <w:bCs/>
                <w:sz w:val="20"/>
                <w:szCs w:val="20"/>
                <w:lang w:val="es-ES"/>
              </w:rPr>
            </w:pPr>
          </w:p>
        </w:tc>
      </w:tr>
      <w:tr w:rsidRPr="008A4540" w:rsidR="00661191" w:rsidTr="5FFAE9BA" w14:paraId="4E98D786" w14:textId="77777777">
        <w:trPr>
          <w:trHeight w:val="698"/>
        </w:trPr>
        <w:tc>
          <w:tcPr>
            <w:tcW w:w="9322" w:type="dxa"/>
            <w:gridSpan w:val="2"/>
            <w:shd w:val="clear" w:color="auto" w:fill="BFBFBF" w:themeFill="background1" w:themeFillShade="BF"/>
            <w:tcMar/>
          </w:tcPr>
          <w:p w:rsidRPr="008A4540" w:rsidR="00661191" w:rsidP="00013106" w:rsidRDefault="00661191" w14:paraId="3FAA44D6"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CONTRA ORDEN DE LAS FAMILIAS, CONTRA LA MORALIDAD PÚBLICA Y CONTRA LA INTEGRIDAD SEXUAL</w:t>
            </w:r>
          </w:p>
          <w:p w:rsidRPr="008A4540" w:rsidR="00661191" w:rsidP="00013106" w:rsidRDefault="00661191" w14:paraId="12E0A14E" w14:textId="77777777">
            <w:pPr>
              <w:jc w:val="both"/>
              <w:rPr>
                <w:rFonts w:ascii="Arial Narrow" w:hAnsi="Arial Narrow" w:cs="Arial"/>
                <w:sz w:val="20"/>
                <w:szCs w:val="20"/>
              </w:rPr>
            </w:pPr>
            <w:r w:rsidRPr="008A4540">
              <w:rPr>
                <w:rFonts w:ascii="Arial Narrow" w:hAnsi="Arial Narrow" w:cs="Arial"/>
                <w:b/>
                <w:bCs/>
                <w:sz w:val="20"/>
                <w:szCs w:val="20"/>
              </w:rPr>
              <w:t>Libro II Título VII</w:t>
            </w:r>
          </w:p>
        </w:tc>
      </w:tr>
      <w:tr w:rsidRPr="008A4540" w:rsidR="00661191" w:rsidTr="5FFAE9BA" w14:paraId="7FB642F3" w14:textId="77777777">
        <w:trPr>
          <w:trHeight w:val="74"/>
        </w:trPr>
        <w:tc>
          <w:tcPr>
            <w:tcW w:w="3150" w:type="dxa"/>
            <w:tcMar/>
          </w:tcPr>
          <w:p w:rsidRPr="008A4540" w:rsidR="00661191" w:rsidP="00013106" w:rsidRDefault="00661191" w14:paraId="58910446" w14:textId="77777777">
            <w:pPr>
              <w:rPr>
                <w:rFonts w:ascii="Arial Narrow" w:hAnsi="Arial Narrow"/>
                <w:sz w:val="20"/>
                <w:szCs w:val="20"/>
              </w:rPr>
            </w:pPr>
          </w:p>
        </w:tc>
        <w:tc>
          <w:tcPr>
            <w:tcW w:w="6172" w:type="dxa"/>
            <w:tcMar/>
          </w:tcPr>
          <w:p w:rsidRPr="008A4540" w:rsidR="00661191" w:rsidP="00013106" w:rsidRDefault="00661191" w14:paraId="4E5DCE0A" w14:textId="77777777">
            <w:pPr>
              <w:jc w:val="both"/>
              <w:rPr>
                <w:rFonts w:ascii="Arial Narrow" w:hAnsi="Arial Narrow" w:cs="Arial"/>
                <w:sz w:val="20"/>
                <w:szCs w:val="20"/>
              </w:rPr>
            </w:pPr>
          </w:p>
        </w:tc>
      </w:tr>
      <w:tr w:rsidRPr="008A4540" w:rsidR="00661191" w:rsidTr="5FFAE9BA" w14:paraId="4CB24F34" w14:textId="77777777">
        <w:trPr>
          <w:trHeight w:val="74"/>
        </w:trPr>
        <w:tc>
          <w:tcPr>
            <w:tcW w:w="3150" w:type="dxa"/>
            <w:tcMar/>
          </w:tcPr>
          <w:p w:rsidRPr="008A4540" w:rsidR="00661191" w:rsidP="00EC170C" w:rsidRDefault="00661191" w14:paraId="0E336502" w14:textId="77777777">
            <w:pPr>
              <w:jc w:val="both"/>
              <w:rPr>
                <w:rFonts w:ascii="Arial Narrow" w:hAnsi="Arial Narrow"/>
                <w:sz w:val="20"/>
                <w:szCs w:val="20"/>
              </w:rPr>
            </w:pPr>
            <w:r w:rsidRPr="008A4540">
              <w:rPr>
                <w:rFonts w:ascii="Arial Narrow" w:hAnsi="Arial Narrow" w:cs="Arial"/>
                <w:sz w:val="20"/>
                <w:szCs w:val="20"/>
              </w:rPr>
              <w:t>Códigos que comprende</w:t>
            </w:r>
          </w:p>
        </w:tc>
        <w:tc>
          <w:tcPr>
            <w:tcW w:w="6172" w:type="dxa"/>
            <w:tcMar/>
          </w:tcPr>
          <w:p w:rsidRPr="008A4540" w:rsidR="00661191" w:rsidP="00013106" w:rsidRDefault="00661191" w14:paraId="64B6B399" w14:textId="3494A644">
            <w:pPr>
              <w:jc w:val="both"/>
              <w:rPr>
                <w:rFonts w:ascii="Arial Narrow" w:hAnsi="Arial Narrow" w:cs="Arial"/>
                <w:sz w:val="20"/>
                <w:szCs w:val="20"/>
              </w:rPr>
            </w:pPr>
            <w:r w:rsidRPr="008A4540">
              <w:rPr>
                <w:rFonts w:ascii="Arial Narrow" w:hAnsi="Arial Narrow" w:cs="Arial"/>
                <w:sz w:val="20"/>
                <w:szCs w:val="20"/>
              </w:rPr>
              <w:t>(00601-00699)</w:t>
            </w:r>
          </w:p>
          <w:p w:rsidRPr="008A4540" w:rsidR="00661191" w:rsidP="00013106" w:rsidRDefault="00661191" w14:paraId="5014E56C" w14:textId="77777777">
            <w:pPr>
              <w:jc w:val="both"/>
              <w:rPr>
                <w:rFonts w:ascii="Arial Narrow" w:hAnsi="Arial Narrow" w:cs="Arial"/>
                <w:sz w:val="20"/>
                <w:szCs w:val="20"/>
              </w:rPr>
            </w:pPr>
          </w:p>
        </w:tc>
      </w:tr>
      <w:tr w:rsidRPr="008A4540" w:rsidR="00661191" w:rsidTr="5FFAE9BA" w14:paraId="54437B23" w14:textId="77777777">
        <w:trPr>
          <w:trHeight w:val="74"/>
        </w:trPr>
        <w:tc>
          <w:tcPr>
            <w:tcW w:w="3150" w:type="dxa"/>
            <w:tcMar/>
          </w:tcPr>
          <w:p w:rsidRPr="008A4540" w:rsidR="00661191" w:rsidP="00EC170C" w:rsidRDefault="00661191" w14:paraId="6F95581A" w14:textId="77777777">
            <w:pPr>
              <w:jc w:val="both"/>
              <w:rPr>
                <w:rFonts w:ascii="Arial Narrow" w:hAnsi="Arial Narrow"/>
                <w:sz w:val="20"/>
                <w:szCs w:val="20"/>
              </w:rPr>
            </w:pPr>
            <w:r w:rsidRPr="008A4540">
              <w:rPr>
                <w:rFonts w:ascii="Arial Narrow" w:hAnsi="Arial Narrow" w:cs="Arial"/>
                <w:sz w:val="20"/>
                <w:szCs w:val="20"/>
              </w:rPr>
              <w:t>Artículos del Código Penal</w:t>
            </w:r>
            <w:r w:rsidRPr="008A4540">
              <w:rPr>
                <w:rFonts w:ascii="Arial Narrow" w:hAnsi="Arial Narrow"/>
                <w:sz w:val="20"/>
                <w:szCs w:val="20"/>
              </w:rPr>
              <w:t xml:space="preserve">                    </w:t>
            </w:r>
          </w:p>
        </w:tc>
        <w:tc>
          <w:tcPr>
            <w:tcW w:w="6172" w:type="dxa"/>
            <w:tcMar/>
          </w:tcPr>
          <w:p w:rsidRPr="008A4540" w:rsidR="00661191" w:rsidP="00013106" w:rsidRDefault="00661191" w14:paraId="4F61D1F5" w14:textId="77777777">
            <w:pPr>
              <w:jc w:val="both"/>
              <w:rPr>
                <w:rFonts w:ascii="Arial Narrow" w:hAnsi="Arial Narrow" w:cs="Arial"/>
                <w:sz w:val="20"/>
                <w:szCs w:val="20"/>
              </w:rPr>
            </w:pPr>
            <w:r w:rsidRPr="008A4540">
              <w:rPr>
                <w:rFonts w:ascii="Arial Narrow" w:hAnsi="Arial Narrow" w:cs="Arial"/>
                <w:sz w:val="20"/>
                <w:szCs w:val="20"/>
              </w:rPr>
              <w:t>Art. 342 al 390</w:t>
            </w:r>
          </w:p>
          <w:p w:rsidRPr="008A4540" w:rsidR="00661191" w:rsidP="00013106" w:rsidRDefault="00661191" w14:paraId="76C08F39" w14:textId="77777777">
            <w:pPr>
              <w:jc w:val="both"/>
              <w:rPr>
                <w:rFonts w:ascii="Arial Narrow" w:hAnsi="Arial Narrow" w:cs="Arial"/>
                <w:sz w:val="20"/>
                <w:szCs w:val="20"/>
              </w:rPr>
            </w:pPr>
          </w:p>
        </w:tc>
      </w:tr>
      <w:tr w:rsidRPr="008A4540" w:rsidR="00661191" w:rsidTr="5FFAE9BA" w14:paraId="4B6CF56E" w14:textId="77777777">
        <w:trPr>
          <w:trHeight w:val="74"/>
        </w:trPr>
        <w:tc>
          <w:tcPr>
            <w:tcW w:w="3150" w:type="dxa"/>
            <w:tcMar/>
          </w:tcPr>
          <w:p w:rsidRPr="008A4540" w:rsidR="00661191" w:rsidP="00013106" w:rsidRDefault="00661191" w14:paraId="3BD7CA40" w14:textId="77777777">
            <w:pPr>
              <w:rPr>
                <w:rFonts w:ascii="Arial Narrow" w:hAnsi="Arial Narrow"/>
                <w:sz w:val="20"/>
                <w:szCs w:val="20"/>
              </w:rPr>
            </w:pPr>
            <w:r w:rsidRPr="008A4540">
              <w:rPr>
                <w:rFonts w:ascii="Arial Narrow" w:hAnsi="Arial Narrow" w:cs="Arial"/>
                <w:b/>
                <w:bCs/>
                <w:sz w:val="20"/>
                <w:szCs w:val="20"/>
              </w:rPr>
              <w:t>602</w:t>
            </w:r>
          </w:p>
        </w:tc>
        <w:tc>
          <w:tcPr>
            <w:tcW w:w="6172" w:type="dxa"/>
            <w:tcMar/>
          </w:tcPr>
          <w:p w:rsidRPr="008A4540" w:rsidR="00661191" w:rsidP="00013106" w:rsidRDefault="00661191" w14:paraId="6076DF9A" w14:textId="77777777">
            <w:pPr>
              <w:jc w:val="both"/>
              <w:rPr>
                <w:rFonts w:ascii="Arial Narrow" w:hAnsi="Arial Narrow" w:cs="Arial"/>
                <w:sz w:val="20"/>
                <w:szCs w:val="20"/>
              </w:rPr>
            </w:pPr>
            <w:r w:rsidRPr="008A4540">
              <w:rPr>
                <w:rFonts w:ascii="Arial Narrow" w:hAnsi="Arial Narrow" w:cs="Arial"/>
                <w:b/>
                <w:bCs/>
                <w:sz w:val="20"/>
                <w:szCs w:val="20"/>
                <w:lang w:val="es-ES"/>
              </w:rPr>
              <w:t>ABANDONO DE NIÑOS.</w:t>
            </w:r>
          </w:p>
        </w:tc>
      </w:tr>
      <w:tr w:rsidRPr="008A4540" w:rsidR="00661191" w:rsidTr="5FFAE9BA" w14:paraId="1991641A" w14:textId="77777777">
        <w:trPr>
          <w:trHeight w:val="74"/>
        </w:trPr>
        <w:tc>
          <w:tcPr>
            <w:tcW w:w="3150" w:type="dxa"/>
            <w:tcMar/>
          </w:tcPr>
          <w:p w:rsidRPr="008A4540" w:rsidR="00661191" w:rsidP="00013106" w:rsidRDefault="00661191" w14:paraId="2E1058AD" w14:textId="77777777">
            <w:pPr>
              <w:rPr>
                <w:rFonts w:ascii="Arial Narrow" w:hAnsi="Arial Narrow"/>
                <w:sz w:val="20"/>
                <w:szCs w:val="20"/>
              </w:rPr>
            </w:pPr>
          </w:p>
        </w:tc>
        <w:tc>
          <w:tcPr>
            <w:tcW w:w="6172" w:type="dxa"/>
            <w:tcMar/>
          </w:tcPr>
          <w:p w:rsidRPr="008A4540" w:rsidR="00661191" w:rsidP="00013106" w:rsidRDefault="00661191" w14:paraId="4426A4E9" w14:textId="77777777">
            <w:pPr>
              <w:jc w:val="both"/>
              <w:rPr>
                <w:rFonts w:ascii="Arial Narrow" w:hAnsi="Arial Narrow" w:cs="Arial"/>
                <w:sz w:val="20"/>
                <w:szCs w:val="20"/>
              </w:rPr>
            </w:pPr>
            <w:r w:rsidRPr="008A4540">
              <w:rPr>
                <w:rFonts w:ascii="Arial Narrow" w:hAnsi="Arial Narrow" w:cs="Arial"/>
                <w:sz w:val="20"/>
                <w:szCs w:val="20"/>
              </w:rPr>
              <w:t>ARTS. 346 al 351</w:t>
            </w:r>
          </w:p>
        </w:tc>
      </w:tr>
      <w:tr w:rsidRPr="008A4540" w:rsidR="00661191" w:rsidTr="5FFAE9BA" w14:paraId="6B79D633" w14:textId="77777777">
        <w:trPr>
          <w:trHeight w:val="74"/>
        </w:trPr>
        <w:tc>
          <w:tcPr>
            <w:tcW w:w="3150" w:type="dxa"/>
            <w:tcMar/>
          </w:tcPr>
          <w:p w:rsidRPr="008A4540" w:rsidR="00661191" w:rsidP="00013106" w:rsidRDefault="00661191" w14:paraId="79B9EAAC" w14:textId="77777777">
            <w:pPr>
              <w:rPr>
                <w:rFonts w:ascii="Arial Narrow" w:hAnsi="Arial Narrow"/>
                <w:sz w:val="20"/>
                <w:szCs w:val="20"/>
              </w:rPr>
            </w:pPr>
          </w:p>
        </w:tc>
        <w:tc>
          <w:tcPr>
            <w:tcW w:w="6172" w:type="dxa"/>
            <w:tcMar/>
          </w:tcPr>
          <w:p w:rsidRPr="008A4540" w:rsidR="00661191" w:rsidP="0068253B" w:rsidRDefault="00661191" w14:paraId="208D6574" w14:textId="0062003E">
            <w:pPr>
              <w:jc w:val="both"/>
              <w:rPr>
                <w:rFonts w:ascii="Arial Narrow" w:hAnsi="Arial Narrow" w:cs="Arial"/>
                <w:sz w:val="20"/>
                <w:szCs w:val="20"/>
              </w:rPr>
            </w:pPr>
            <w:r w:rsidRPr="008A4540">
              <w:rPr>
                <w:rFonts w:ascii="Arial Narrow" w:hAnsi="Arial Narrow" w:cs="Arial"/>
                <w:sz w:val="20"/>
                <w:szCs w:val="20"/>
              </w:rPr>
              <w:t>Dejar a un menor sin la asistencia ni el socorro correspondiente.</w:t>
            </w:r>
          </w:p>
        </w:tc>
      </w:tr>
      <w:tr w:rsidRPr="008A4540" w:rsidR="00661191" w:rsidTr="5FFAE9BA" w14:paraId="70237034" w14:textId="77777777">
        <w:trPr>
          <w:trHeight w:val="74"/>
        </w:trPr>
        <w:tc>
          <w:tcPr>
            <w:tcW w:w="3150" w:type="dxa"/>
            <w:tcMar/>
          </w:tcPr>
          <w:p w:rsidRPr="008A4540" w:rsidR="00661191" w:rsidP="00013106" w:rsidRDefault="00661191" w14:paraId="458C504C" w14:textId="77777777">
            <w:pPr>
              <w:rPr>
                <w:rFonts w:ascii="Arial Narrow" w:hAnsi="Arial Narrow"/>
                <w:sz w:val="20"/>
                <w:szCs w:val="20"/>
              </w:rPr>
            </w:pPr>
          </w:p>
        </w:tc>
        <w:tc>
          <w:tcPr>
            <w:tcW w:w="6172" w:type="dxa"/>
            <w:tcMar/>
          </w:tcPr>
          <w:p w:rsidRPr="008A4540" w:rsidR="00661191" w:rsidP="0068253B" w:rsidRDefault="00661191" w14:paraId="32F15A56" w14:textId="77777777">
            <w:pPr>
              <w:jc w:val="both"/>
              <w:rPr>
                <w:rFonts w:ascii="Arial Narrow" w:hAnsi="Arial Narrow" w:cs="Arial"/>
                <w:sz w:val="20"/>
                <w:szCs w:val="20"/>
              </w:rPr>
            </w:pPr>
          </w:p>
        </w:tc>
      </w:tr>
      <w:tr w:rsidRPr="008A4540" w:rsidR="00661191" w:rsidTr="5FFAE9BA" w14:paraId="5CFA769A" w14:textId="77777777">
        <w:trPr>
          <w:trHeight w:val="74"/>
        </w:trPr>
        <w:tc>
          <w:tcPr>
            <w:tcW w:w="3150" w:type="dxa"/>
            <w:tcMar/>
          </w:tcPr>
          <w:p w:rsidRPr="008A4540" w:rsidR="00661191" w:rsidP="00013106" w:rsidRDefault="00661191" w14:paraId="3C1B522C" w14:textId="77777777">
            <w:pPr>
              <w:rPr>
                <w:rFonts w:ascii="Arial Narrow" w:hAnsi="Arial Narrow" w:cs="Arial"/>
                <w:b/>
                <w:bCs/>
                <w:sz w:val="20"/>
                <w:szCs w:val="20"/>
              </w:rPr>
            </w:pPr>
            <w:r w:rsidRPr="008A4540">
              <w:rPr>
                <w:rFonts w:ascii="Arial Narrow" w:hAnsi="Arial Narrow" w:cs="Arial"/>
                <w:b/>
                <w:bCs/>
                <w:sz w:val="20"/>
                <w:szCs w:val="20"/>
              </w:rPr>
              <w:t>603</w:t>
            </w:r>
          </w:p>
        </w:tc>
        <w:tc>
          <w:tcPr>
            <w:tcW w:w="6172" w:type="dxa"/>
            <w:tcMar/>
          </w:tcPr>
          <w:p w:rsidRPr="008A4540" w:rsidR="00661191" w:rsidP="00013106" w:rsidRDefault="00661191" w14:paraId="7F2C2E55" w14:textId="77777777">
            <w:pPr>
              <w:jc w:val="both"/>
              <w:rPr>
                <w:rFonts w:ascii="Arial Narrow" w:hAnsi="Arial Narrow" w:cs="Arial"/>
                <w:b/>
                <w:bCs/>
                <w:sz w:val="20"/>
                <w:szCs w:val="20"/>
              </w:rPr>
            </w:pPr>
            <w:r w:rsidRPr="008A4540">
              <w:rPr>
                <w:rFonts w:ascii="Arial Narrow" w:hAnsi="Arial Narrow" w:cs="Arial"/>
                <w:b/>
                <w:bCs/>
                <w:sz w:val="20"/>
                <w:szCs w:val="20"/>
              </w:rPr>
              <w:t>ABANDONO DE CONYUGE O PARIENTES ENFERMOS.</w:t>
            </w:r>
          </w:p>
        </w:tc>
      </w:tr>
      <w:tr w:rsidRPr="008A4540" w:rsidR="00661191" w:rsidTr="5FFAE9BA" w14:paraId="1ED87053" w14:textId="77777777">
        <w:trPr>
          <w:trHeight w:val="74"/>
        </w:trPr>
        <w:tc>
          <w:tcPr>
            <w:tcW w:w="3150" w:type="dxa"/>
            <w:tcMar/>
          </w:tcPr>
          <w:p w:rsidRPr="008A4540" w:rsidR="00661191" w:rsidP="00013106" w:rsidRDefault="00661191" w14:paraId="0FA4D860" w14:textId="77777777">
            <w:pPr>
              <w:rPr>
                <w:rFonts w:ascii="Arial Narrow" w:hAnsi="Arial Narrow"/>
                <w:sz w:val="20"/>
                <w:szCs w:val="20"/>
              </w:rPr>
            </w:pPr>
          </w:p>
        </w:tc>
        <w:tc>
          <w:tcPr>
            <w:tcW w:w="6172" w:type="dxa"/>
            <w:tcMar/>
          </w:tcPr>
          <w:p w:rsidRPr="008A4540" w:rsidR="00661191" w:rsidP="00013106" w:rsidRDefault="00661191" w14:paraId="420D99F7" w14:textId="77777777">
            <w:pPr>
              <w:jc w:val="both"/>
              <w:rPr>
                <w:rFonts w:ascii="Arial Narrow" w:hAnsi="Arial Narrow" w:cs="Arial"/>
                <w:sz w:val="20"/>
                <w:szCs w:val="20"/>
              </w:rPr>
            </w:pPr>
            <w:r w:rsidRPr="008A4540">
              <w:rPr>
                <w:rFonts w:ascii="Arial Narrow" w:hAnsi="Arial Narrow" w:cs="Arial"/>
                <w:sz w:val="20"/>
                <w:szCs w:val="20"/>
              </w:rPr>
              <w:t>ART. 352</w:t>
            </w:r>
          </w:p>
        </w:tc>
      </w:tr>
      <w:tr w:rsidRPr="008A4540" w:rsidR="00661191" w:rsidTr="5FFAE9BA" w14:paraId="698C38B1" w14:textId="77777777">
        <w:trPr>
          <w:trHeight w:val="74"/>
        </w:trPr>
        <w:tc>
          <w:tcPr>
            <w:tcW w:w="3150" w:type="dxa"/>
            <w:tcMar/>
          </w:tcPr>
          <w:p w:rsidRPr="008A4540" w:rsidR="00661191" w:rsidP="00013106" w:rsidRDefault="00661191" w14:paraId="7059E097" w14:textId="77777777">
            <w:pPr>
              <w:rPr>
                <w:rFonts w:ascii="Arial Narrow" w:hAnsi="Arial Narrow"/>
                <w:sz w:val="20"/>
                <w:szCs w:val="20"/>
              </w:rPr>
            </w:pPr>
          </w:p>
        </w:tc>
        <w:tc>
          <w:tcPr>
            <w:tcW w:w="6172" w:type="dxa"/>
            <w:tcMar/>
          </w:tcPr>
          <w:p w:rsidRPr="008A4540" w:rsidR="00661191" w:rsidP="0068253B" w:rsidRDefault="00661191" w14:paraId="6D4E2271" w14:textId="1A94685D">
            <w:pPr>
              <w:jc w:val="both"/>
              <w:rPr>
                <w:rFonts w:ascii="Arial Narrow" w:hAnsi="Arial Narrow" w:cs="Arial"/>
                <w:sz w:val="20"/>
                <w:szCs w:val="20"/>
              </w:rPr>
            </w:pPr>
            <w:r w:rsidRPr="008A4540">
              <w:rPr>
                <w:rFonts w:ascii="Arial Narrow" w:hAnsi="Arial Narrow" w:cs="Arial"/>
                <w:sz w:val="20"/>
                <w:szCs w:val="20"/>
              </w:rPr>
              <w:t>Dejar sin asistencia al cónyuge o parientes con problemas para valerse por sí mismos (enfermo o imposibilitado).</w:t>
            </w:r>
          </w:p>
        </w:tc>
      </w:tr>
      <w:tr w:rsidRPr="008A4540" w:rsidR="00661191" w:rsidTr="5FFAE9BA" w14:paraId="184DEADB" w14:textId="77777777">
        <w:trPr>
          <w:trHeight w:val="74"/>
        </w:trPr>
        <w:tc>
          <w:tcPr>
            <w:tcW w:w="3150" w:type="dxa"/>
            <w:tcMar/>
          </w:tcPr>
          <w:p w:rsidRPr="008A4540" w:rsidR="00661191" w:rsidP="00013106" w:rsidRDefault="00661191" w14:paraId="25C67A45" w14:textId="77777777">
            <w:pPr>
              <w:rPr>
                <w:rFonts w:ascii="Arial Narrow" w:hAnsi="Arial Narrow"/>
                <w:sz w:val="20"/>
                <w:szCs w:val="20"/>
              </w:rPr>
            </w:pPr>
          </w:p>
        </w:tc>
        <w:tc>
          <w:tcPr>
            <w:tcW w:w="6172" w:type="dxa"/>
            <w:tcMar/>
          </w:tcPr>
          <w:p w:rsidRPr="008A4540" w:rsidR="00661191" w:rsidP="0068253B" w:rsidRDefault="00661191" w14:paraId="4A4D7352" w14:textId="77777777">
            <w:pPr>
              <w:jc w:val="both"/>
              <w:rPr>
                <w:rFonts w:ascii="Arial Narrow" w:hAnsi="Arial Narrow" w:cs="Arial"/>
                <w:sz w:val="20"/>
                <w:szCs w:val="20"/>
              </w:rPr>
            </w:pPr>
          </w:p>
        </w:tc>
      </w:tr>
      <w:tr w:rsidRPr="008A4540" w:rsidR="00661191" w:rsidTr="5FFAE9BA" w14:paraId="6F6408D6" w14:textId="77777777">
        <w:trPr>
          <w:trHeight w:val="74"/>
        </w:trPr>
        <w:tc>
          <w:tcPr>
            <w:tcW w:w="3150" w:type="dxa"/>
            <w:tcMar/>
          </w:tcPr>
          <w:p w:rsidRPr="008A4540" w:rsidR="00661191" w:rsidP="00013106" w:rsidRDefault="00661191" w14:paraId="4367D104" w14:textId="77777777">
            <w:pPr>
              <w:rPr>
                <w:rFonts w:ascii="Arial Narrow" w:hAnsi="Arial Narrow"/>
                <w:sz w:val="20"/>
                <w:szCs w:val="20"/>
              </w:rPr>
            </w:pPr>
            <w:r w:rsidRPr="008A4540">
              <w:rPr>
                <w:rFonts w:ascii="Arial Narrow" w:hAnsi="Arial Narrow" w:cs="Arial"/>
                <w:b/>
                <w:bCs/>
                <w:sz w:val="20"/>
                <w:szCs w:val="20"/>
              </w:rPr>
              <w:t>604</w:t>
            </w:r>
          </w:p>
        </w:tc>
        <w:tc>
          <w:tcPr>
            <w:tcW w:w="6172" w:type="dxa"/>
            <w:tcMar/>
          </w:tcPr>
          <w:p w:rsidRPr="008A4540" w:rsidR="00661191" w:rsidP="00013106" w:rsidRDefault="00661191" w14:paraId="00CA63D1" w14:textId="77777777">
            <w:pPr>
              <w:jc w:val="both"/>
              <w:rPr>
                <w:rFonts w:ascii="Arial Narrow" w:hAnsi="Arial Narrow" w:cs="Arial"/>
                <w:sz w:val="20"/>
                <w:szCs w:val="20"/>
              </w:rPr>
            </w:pPr>
            <w:r w:rsidRPr="008A4540">
              <w:rPr>
                <w:rFonts w:ascii="Arial Narrow" w:hAnsi="Arial Narrow" w:cs="Arial"/>
                <w:b/>
                <w:bCs/>
                <w:sz w:val="20"/>
                <w:szCs w:val="20"/>
              </w:rPr>
              <w:t>USURPACIÓN DE ESTADO CIVIL.</w:t>
            </w:r>
          </w:p>
        </w:tc>
      </w:tr>
      <w:tr w:rsidRPr="008A4540" w:rsidR="00661191" w:rsidTr="5FFAE9BA" w14:paraId="226D4F6F" w14:textId="77777777">
        <w:trPr>
          <w:trHeight w:val="74"/>
        </w:trPr>
        <w:tc>
          <w:tcPr>
            <w:tcW w:w="3150" w:type="dxa"/>
            <w:tcMar/>
          </w:tcPr>
          <w:p w:rsidRPr="008A4540" w:rsidR="00661191" w:rsidP="00013106" w:rsidRDefault="00661191" w14:paraId="6BB3F79F" w14:textId="77777777">
            <w:pPr>
              <w:rPr>
                <w:rFonts w:ascii="Arial Narrow" w:hAnsi="Arial Narrow"/>
                <w:sz w:val="20"/>
                <w:szCs w:val="20"/>
              </w:rPr>
            </w:pPr>
          </w:p>
        </w:tc>
        <w:tc>
          <w:tcPr>
            <w:tcW w:w="6172" w:type="dxa"/>
            <w:tcMar/>
          </w:tcPr>
          <w:p w:rsidRPr="008A4540" w:rsidR="00661191" w:rsidP="00013106" w:rsidRDefault="00661191" w14:paraId="722F7A22" w14:textId="77777777">
            <w:pPr>
              <w:jc w:val="both"/>
              <w:rPr>
                <w:rFonts w:ascii="Arial Narrow" w:hAnsi="Arial Narrow" w:cs="Arial"/>
                <w:sz w:val="20"/>
                <w:szCs w:val="20"/>
              </w:rPr>
            </w:pPr>
            <w:r w:rsidRPr="008A4540">
              <w:rPr>
                <w:rFonts w:ascii="Arial Narrow" w:hAnsi="Arial Narrow" w:cs="Arial"/>
                <w:sz w:val="20"/>
                <w:szCs w:val="20"/>
              </w:rPr>
              <w:t>ART. 354</w:t>
            </w:r>
          </w:p>
        </w:tc>
      </w:tr>
      <w:tr w:rsidRPr="008A4540" w:rsidR="00661191" w:rsidTr="5FFAE9BA" w14:paraId="4E233354" w14:textId="77777777">
        <w:trPr>
          <w:trHeight w:val="74"/>
        </w:trPr>
        <w:tc>
          <w:tcPr>
            <w:tcW w:w="3150" w:type="dxa"/>
            <w:tcMar/>
          </w:tcPr>
          <w:p w:rsidRPr="008A4540" w:rsidR="00661191" w:rsidP="00013106" w:rsidRDefault="00661191" w14:paraId="568D0A26" w14:textId="77777777">
            <w:pPr>
              <w:rPr>
                <w:rFonts w:ascii="Arial Narrow" w:hAnsi="Arial Narrow"/>
                <w:sz w:val="20"/>
                <w:szCs w:val="20"/>
              </w:rPr>
            </w:pPr>
          </w:p>
        </w:tc>
        <w:tc>
          <w:tcPr>
            <w:tcW w:w="6172" w:type="dxa"/>
            <w:tcMar/>
          </w:tcPr>
          <w:p w:rsidRPr="008A4540" w:rsidR="00661191" w:rsidP="0068253B" w:rsidRDefault="00661191" w14:paraId="3CF640DD" w14:textId="003793C7">
            <w:pPr>
              <w:jc w:val="both"/>
              <w:rPr>
                <w:rFonts w:ascii="Arial Narrow" w:hAnsi="Arial Narrow" w:cs="Arial"/>
                <w:sz w:val="20"/>
                <w:szCs w:val="20"/>
              </w:rPr>
            </w:pPr>
            <w:r w:rsidRPr="008A4540">
              <w:rPr>
                <w:rFonts w:ascii="Arial Narrow" w:hAnsi="Arial Narrow" w:cs="Arial"/>
                <w:sz w:val="20"/>
                <w:szCs w:val="20"/>
              </w:rPr>
              <w:t>Apoderarse del estado civil ajeno. Implica no sólo el uso de nombre de otra persona, sino que la realización de todos sus actos sociales y jurídicos.</w:t>
            </w:r>
          </w:p>
        </w:tc>
      </w:tr>
      <w:tr w:rsidRPr="008A4540" w:rsidR="00661191" w:rsidTr="5FFAE9BA" w14:paraId="200AD755" w14:textId="77777777">
        <w:trPr>
          <w:trHeight w:val="74"/>
        </w:trPr>
        <w:tc>
          <w:tcPr>
            <w:tcW w:w="3150" w:type="dxa"/>
            <w:tcMar/>
          </w:tcPr>
          <w:p w:rsidRPr="008A4540" w:rsidR="00661191" w:rsidP="00013106" w:rsidRDefault="00661191" w14:paraId="21DA37B6" w14:textId="77777777">
            <w:pPr>
              <w:rPr>
                <w:rFonts w:ascii="Arial Narrow" w:hAnsi="Arial Narrow"/>
                <w:sz w:val="20"/>
                <w:szCs w:val="20"/>
              </w:rPr>
            </w:pPr>
          </w:p>
        </w:tc>
        <w:tc>
          <w:tcPr>
            <w:tcW w:w="6172" w:type="dxa"/>
            <w:tcMar/>
          </w:tcPr>
          <w:p w:rsidRPr="008A4540" w:rsidR="00661191" w:rsidP="0068253B" w:rsidRDefault="00661191" w14:paraId="4B97F7D1" w14:textId="77777777">
            <w:pPr>
              <w:jc w:val="both"/>
              <w:rPr>
                <w:rFonts w:ascii="Arial Narrow" w:hAnsi="Arial Narrow" w:cs="Arial"/>
                <w:sz w:val="20"/>
                <w:szCs w:val="20"/>
              </w:rPr>
            </w:pPr>
          </w:p>
        </w:tc>
      </w:tr>
      <w:tr w:rsidRPr="008A4540" w:rsidR="00661191" w:rsidTr="5FFAE9BA" w14:paraId="5002473F" w14:textId="77777777">
        <w:trPr>
          <w:trHeight w:val="74"/>
        </w:trPr>
        <w:tc>
          <w:tcPr>
            <w:tcW w:w="3150" w:type="dxa"/>
            <w:tcMar/>
          </w:tcPr>
          <w:p w:rsidRPr="008A4540" w:rsidR="00661191" w:rsidP="00013106" w:rsidRDefault="00661191" w14:paraId="3774FD93" w14:textId="77777777">
            <w:pPr>
              <w:rPr>
                <w:rFonts w:ascii="Arial Narrow" w:hAnsi="Arial Narrow"/>
                <w:sz w:val="20"/>
                <w:szCs w:val="20"/>
              </w:rPr>
            </w:pPr>
            <w:r w:rsidRPr="008A4540">
              <w:rPr>
                <w:rFonts w:ascii="Arial Narrow" w:hAnsi="Arial Narrow" w:cs="Arial"/>
                <w:b/>
                <w:bCs/>
                <w:sz w:val="20"/>
                <w:szCs w:val="20"/>
              </w:rPr>
              <w:t>605</w:t>
            </w:r>
          </w:p>
        </w:tc>
        <w:tc>
          <w:tcPr>
            <w:tcW w:w="6172" w:type="dxa"/>
            <w:tcMar/>
          </w:tcPr>
          <w:p w:rsidRPr="008A4540" w:rsidR="00661191" w:rsidP="00013106" w:rsidRDefault="00661191" w14:paraId="1E30C500" w14:textId="77777777">
            <w:pPr>
              <w:jc w:val="both"/>
              <w:rPr>
                <w:rFonts w:ascii="Arial Narrow" w:hAnsi="Arial Narrow" w:cs="Arial"/>
                <w:sz w:val="20"/>
                <w:szCs w:val="20"/>
              </w:rPr>
            </w:pPr>
            <w:r w:rsidRPr="008A4540">
              <w:rPr>
                <w:rFonts w:ascii="Arial Narrow" w:hAnsi="Arial Narrow" w:cs="Arial"/>
                <w:b/>
                <w:bCs/>
                <w:sz w:val="20"/>
                <w:szCs w:val="20"/>
              </w:rPr>
              <w:t>INDUCIR A UN MENOR A ABANDONAR EL HOGAR.</w:t>
            </w:r>
          </w:p>
        </w:tc>
      </w:tr>
      <w:tr w:rsidRPr="008A4540" w:rsidR="00661191" w:rsidTr="5FFAE9BA" w14:paraId="4E4D797D" w14:textId="77777777">
        <w:trPr>
          <w:trHeight w:val="74"/>
        </w:trPr>
        <w:tc>
          <w:tcPr>
            <w:tcW w:w="3150" w:type="dxa"/>
            <w:tcMar/>
          </w:tcPr>
          <w:p w:rsidRPr="008A4540" w:rsidR="00661191" w:rsidP="00013106" w:rsidRDefault="00661191" w14:paraId="02742936" w14:textId="77777777">
            <w:pPr>
              <w:rPr>
                <w:rFonts w:ascii="Arial Narrow" w:hAnsi="Arial Narrow"/>
                <w:sz w:val="20"/>
                <w:szCs w:val="20"/>
              </w:rPr>
            </w:pPr>
          </w:p>
        </w:tc>
        <w:tc>
          <w:tcPr>
            <w:tcW w:w="6172" w:type="dxa"/>
            <w:tcMar/>
          </w:tcPr>
          <w:p w:rsidRPr="008A4540" w:rsidR="00661191" w:rsidP="00013106" w:rsidRDefault="00661191" w14:paraId="3D5DB09E" w14:textId="77777777">
            <w:pPr>
              <w:jc w:val="both"/>
              <w:rPr>
                <w:rFonts w:ascii="Arial Narrow" w:hAnsi="Arial Narrow" w:cs="Arial"/>
                <w:sz w:val="20"/>
                <w:szCs w:val="20"/>
              </w:rPr>
            </w:pPr>
            <w:r w:rsidRPr="008A4540">
              <w:rPr>
                <w:rFonts w:ascii="Arial Narrow" w:hAnsi="Arial Narrow" w:cs="Arial"/>
                <w:sz w:val="20"/>
                <w:szCs w:val="20"/>
              </w:rPr>
              <w:t>ART. 357</w:t>
            </w:r>
          </w:p>
        </w:tc>
      </w:tr>
      <w:tr w:rsidRPr="008A4540" w:rsidR="00661191" w:rsidTr="5FFAE9BA" w14:paraId="32099DD2" w14:textId="77777777">
        <w:trPr>
          <w:trHeight w:val="74"/>
        </w:trPr>
        <w:tc>
          <w:tcPr>
            <w:tcW w:w="3150" w:type="dxa"/>
            <w:tcMar/>
          </w:tcPr>
          <w:p w:rsidRPr="008A4540" w:rsidR="00661191" w:rsidP="00013106" w:rsidRDefault="00661191" w14:paraId="0D3A83F5" w14:textId="77777777">
            <w:pPr>
              <w:rPr>
                <w:rFonts w:ascii="Arial Narrow" w:hAnsi="Arial Narrow"/>
                <w:sz w:val="20"/>
                <w:szCs w:val="20"/>
              </w:rPr>
            </w:pPr>
          </w:p>
        </w:tc>
        <w:tc>
          <w:tcPr>
            <w:tcW w:w="6172" w:type="dxa"/>
            <w:tcMar/>
          </w:tcPr>
          <w:p w:rsidRPr="008A4540" w:rsidR="00661191" w:rsidP="0068253B" w:rsidRDefault="00661191" w14:paraId="27819A4F" w14:textId="5AF39984">
            <w:pPr>
              <w:jc w:val="both"/>
              <w:rPr>
                <w:rFonts w:ascii="Arial Narrow" w:hAnsi="Arial Narrow" w:cs="Arial"/>
                <w:sz w:val="20"/>
                <w:szCs w:val="20"/>
              </w:rPr>
            </w:pPr>
            <w:r w:rsidRPr="008A4540">
              <w:rPr>
                <w:rFonts w:ascii="Arial Narrow" w:hAnsi="Arial Narrow" w:cs="Arial"/>
                <w:sz w:val="20"/>
                <w:szCs w:val="20"/>
              </w:rPr>
              <w:t>Persuadir a un menor de edad, pero mayor de 10 años a que abandone la casa de sus padres, guardadores o encargados de su persona.</w:t>
            </w:r>
          </w:p>
        </w:tc>
      </w:tr>
      <w:tr w:rsidRPr="008A4540" w:rsidR="00661191" w:rsidTr="5FFAE9BA" w14:paraId="31843192" w14:textId="77777777">
        <w:trPr>
          <w:trHeight w:val="74"/>
        </w:trPr>
        <w:tc>
          <w:tcPr>
            <w:tcW w:w="3150" w:type="dxa"/>
            <w:tcMar/>
          </w:tcPr>
          <w:p w:rsidRPr="008A4540" w:rsidR="00661191" w:rsidP="00013106" w:rsidRDefault="00661191" w14:paraId="712642B3" w14:textId="77777777">
            <w:pPr>
              <w:rPr>
                <w:rFonts w:ascii="Arial Narrow" w:hAnsi="Arial Narrow"/>
                <w:sz w:val="20"/>
                <w:szCs w:val="20"/>
              </w:rPr>
            </w:pPr>
          </w:p>
        </w:tc>
        <w:tc>
          <w:tcPr>
            <w:tcW w:w="6172" w:type="dxa"/>
            <w:tcMar/>
          </w:tcPr>
          <w:p w:rsidRPr="008A4540" w:rsidR="00661191" w:rsidP="0068253B" w:rsidRDefault="00661191" w14:paraId="63D9B1BB" w14:textId="77777777">
            <w:pPr>
              <w:jc w:val="both"/>
              <w:rPr>
                <w:rFonts w:ascii="Arial Narrow" w:hAnsi="Arial Narrow" w:cs="Arial"/>
                <w:sz w:val="20"/>
                <w:szCs w:val="20"/>
              </w:rPr>
            </w:pPr>
          </w:p>
        </w:tc>
      </w:tr>
      <w:tr w:rsidRPr="008A4540" w:rsidR="00661191" w:rsidTr="5FFAE9BA" w14:paraId="774F7B85" w14:textId="77777777">
        <w:trPr>
          <w:trHeight w:val="74"/>
        </w:trPr>
        <w:tc>
          <w:tcPr>
            <w:tcW w:w="3150" w:type="dxa"/>
            <w:tcMar/>
          </w:tcPr>
          <w:p w:rsidRPr="008A4540" w:rsidR="00661191" w:rsidP="00013106" w:rsidRDefault="00661191" w14:paraId="35F841F4" w14:textId="77777777">
            <w:pPr>
              <w:rPr>
                <w:rFonts w:ascii="Arial Narrow" w:hAnsi="Arial Narrow" w:cs="Arial"/>
                <w:b/>
                <w:bCs/>
                <w:sz w:val="20"/>
                <w:szCs w:val="20"/>
              </w:rPr>
            </w:pPr>
            <w:r w:rsidRPr="008A4540">
              <w:rPr>
                <w:rFonts w:ascii="Arial Narrow" w:hAnsi="Arial Narrow" w:cs="Arial"/>
                <w:b/>
                <w:bCs/>
                <w:sz w:val="20"/>
                <w:szCs w:val="20"/>
              </w:rPr>
              <w:t>608</w:t>
            </w:r>
          </w:p>
        </w:tc>
        <w:tc>
          <w:tcPr>
            <w:tcW w:w="6172" w:type="dxa"/>
            <w:tcMar/>
          </w:tcPr>
          <w:p w:rsidRPr="008A4540" w:rsidR="00661191" w:rsidP="00013106" w:rsidRDefault="00661191" w14:paraId="1006FE1E" w14:textId="77777777">
            <w:pPr>
              <w:jc w:val="both"/>
              <w:rPr>
                <w:rFonts w:ascii="Arial Narrow" w:hAnsi="Arial Narrow" w:cs="Arial"/>
                <w:b/>
                <w:bCs/>
                <w:sz w:val="20"/>
                <w:szCs w:val="20"/>
              </w:rPr>
            </w:pPr>
            <w:r w:rsidRPr="008A4540">
              <w:rPr>
                <w:rFonts w:ascii="Arial Narrow" w:hAnsi="Arial Narrow" w:cs="Arial"/>
                <w:b/>
                <w:bCs/>
                <w:sz w:val="20"/>
                <w:szCs w:val="20"/>
              </w:rPr>
              <w:t>ESTUPRO.</w:t>
            </w:r>
          </w:p>
        </w:tc>
      </w:tr>
      <w:tr w:rsidRPr="008A4540" w:rsidR="00661191" w:rsidTr="5FFAE9BA" w14:paraId="026ABDFF" w14:textId="77777777">
        <w:trPr>
          <w:trHeight w:val="74"/>
        </w:trPr>
        <w:tc>
          <w:tcPr>
            <w:tcW w:w="3150" w:type="dxa"/>
            <w:tcMar/>
          </w:tcPr>
          <w:p w:rsidRPr="008A4540" w:rsidR="00661191" w:rsidP="00013106" w:rsidRDefault="00661191" w14:paraId="3F42871E" w14:textId="77777777">
            <w:pPr>
              <w:rPr>
                <w:rFonts w:ascii="Arial Narrow" w:hAnsi="Arial Narrow"/>
                <w:sz w:val="20"/>
                <w:szCs w:val="20"/>
              </w:rPr>
            </w:pPr>
          </w:p>
        </w:tc>
        <w:tc>
          <w:tcPr>
            <w:tcW w:w="6172" w:type="dxa"/>
            <w:tcMar/>
          </w:tcPr>
          <w:p w:rsidRPr="008A4540" w:rsidR="00661191" w:rsidP="00013106" w:rsidRDefault="00661191" w14:paraId="76464FA7" w14:textId="77777777">
            <w:pPr>
              <w:jc w:val="both"/>
              <w:rPr>
                <w:rFonts w:ascii="Arial Narrow" w:hAnsi="Arial Narrow" w:cs="Arial"/>
                <w:sz w:val="20"/>
                <w:szCs w:val="20"/>
              </w:rPr>
            </w:pPr>
            <w:r w:rsidRPr="008A4540">
              <w:rPr>
                <w:rFonts w:ascii="Arial Narrow" w:hAnsi="Arial Narrow" w:cs="Arial"/>
                <w:sz w:val="20"/>
                <w:szCs w:val="20"/>
              </w:rPr>
              <w:t>ART. 363</w:t>
            </w:r>
          </w:p>
        </w:tc>
      </w:tr>
      <w:tr w:rsidRPr="008A4540" w:rsidR="00661191" w:rsidTr="5FFAE9BA" w14:paraId="143824C2" w14:textId="77777777">
        <w:trPr>
          <w:trHeight w:val="74"/>
        </w:trPr>
        <w:tc>
          <w:tcPr>
            <w:tcW w:w="3150" w:type="dxa"/>
            <w:tcMar/>
          </w:tcPr>
          <w:p w:rsidRPr="008A4540" w:rsidR="00661191" w:rsidP="00013106" w:rsidRDefault="00661191" w14:paraId="54078AB8" w14:textId="77777777">
            <w:pPr>
              <w:rPr>
                <w:rFonts w:ascii="Arial Narrow" w:hAnsi="Arial Narrow"/>
                <w:sz w:val="20"/>
                <w:szCs w:val="20"/>
              </w:rPr>
            </w:pPr>
          </w:p>
        </w:tc>
        <w:tc>
          <w:tcPr>
            <w:tcW w:w="6172" w:type="dxa"/>
            <w:tcMar/>
          </w:tcPr>
          <w:p w:rsidRPr="008A4540" w:rsidR="00661191" w:rsidP="0068253B" w:rsidRDefault="00661191" w14:paraId="7C383AE4" w14:textId="376E7153">
            <w:pPr>
              <w:jc w:val="both"/>
              <w:rPr>
                <w:rFonts w:ascii="Arial Narrow" w:hAnsi="Arial Narrow" w:cs="Arial"/>
                <w:sz w:val="20"/>
                <w:szCs w:val="20"/>
              </w:rPr>
            </w:pPr>
            <w:r w:rsidRPr="008A4540">
              <w:rPr>
                <w:rFonts w:ascii="Arial Narrow" w:hAnsi="Arial Narrow" w:cs="Arial"/>
                <w:sz w:val="20"/>
                <w:szCs w:val="20"/>
              </w:rPr>
              <w:t>Acceder carnalmente, por vía vaginal, anal o bucal a una persona menor de edad,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Pr="008A4540" w:rsidR="00661191" w:rsidTr="5FFAE9BA" w14:paraId="362A519E" w14:textId="77777777">
        <w:trPr>
          <w:trHeight w:val="74"/>
        </w:trPr>
        <w:tc>
          <w:tcPr>
            <w:tcW w:w="3150" w:type="dxa"/>
            <w:tcMar/>
          </w:tcPr>
          <w:p w:rsidRPr="008A4540" w:rsidR="00661191" w:rsidP="00013106" w:rsidRDefault="00661191" w14:paraId="6F365DF6" w14:textId="77777777">
            <w:pPr>
              <w:rPr>
                <w:rFonts w:ascii="Arial Narrow" w:hAnsi="Arial Narrow"/>
                <w:sz w:val="20"/>
                <w:szCs w:val="20"/>
              </w:rPr>
            </w:pPr>
          </w:p>
        </w:tc>
        <w:tc>
          <w:tcPr>
            <w:tcW w:w="6172" w:type="dxa"/>
            <w:tcMar/>
          </w:tcPr>
          <w:p w:rsidRPr="008A4540" w:rsidR="00661191" w:rsidP="0068253B" w:rsidRDefault="00661191" w14:paraId="13BF8A53" w14:textId="77777777">
            <w:pPr>
              <w:jc w:val="both"/>
              <w:rPr>
                <w:rFonts w:ascii="Arial Narrow" w:hAnsi="Arial Narrow" w:cs="Arial"/>
                <w:sz w:val="20"/>
                <w:szCs w:val="20"/>
              </w:rPr>
            </w:pPr>
          </w:p>
        </w:tc>
      </w:tr>
      <w:tr w:rsidRPr="008A4540" w:rsidR="00661191" w:rsidTr="5FFAE9BA" w14:paraId="1A3D94F4" w14:textId="77777777">
        <w:trPr>
          <w:trHeight w:val="74"/>
        </w:trPr>
        <w:tc>
          <w:tcPr>
            <w:tcW w:w="3150" w:type="dxa"/>
            <w:tcMar/>
          </w:tcPr>
          <w:p w:rsidRPr="008A4540" w:rsidR="00661191" w:rsidP="00013106" w:rsidRDefault="00661191" w14:paraId="48E6D78E" w14:textId="77777777">
            <w:pPr>
              <w:rPr>
                <w:rFonts w:ascii="Arial Narrow" w:hAnsi="Arial Narrow" w:cs="Arial"/>
                <w:b/>
                <w:bCs/>
                <w:sz w:val="20"/>
                <w:szCs w:val="20"/>
              </w:rPr>
            </w:pPr>
            <w:r w:rsidRPr="008A4540">
              <w:rPr>
                <w:rFonts w:ascii="Arial Narrow" w:hAnsi="Arial Narrow" w:cs="Arial"/>
                <w:b/>
                <w:bCs/>
                <w:sz w:val="20"/>
                <w:szCs w:val="20"/>
              </w:rPr>
              <w:t>609</w:t>
            </w:r>
          </w:p>
        </w:tc>
        <w:tc>
          <w:tcPr>
            <w:tcW w:w="6172" w:type="dxa"/>
            <w:tcMar/>
          </w:tcPr>
          <w:p w:rsidRPr="008A4540" w:rsidR="00661191" w:rsidP="00013106" w:rsidRDefault="00661191" w14:paraId="5AE83B73" w14:textId="77777777">
            <w:pPr>
              <w:jc w:val="both"/>
              <w:rPr>
                <w:rFonts w:ascii="Arial Narrow" w:hAnsi="Arial Narrow" w:cs="Arial"/>
                <w:b/>
                <w:bCs/>
                <w:sz w:val="20"/>
                <w:szCs w:val="20"/>
              </w:rPr>
            </w:pPr>
            <w:r w:rsidRPr="008A4540">
              <w:rPr>
                <w:rFonts w:ascii="Arial Narrow" w:hAnsi="Arial Narrow" w:cs="Arial"/>
                <w:b/>
                <w:bCs/>
                <w:sz w:val="20"/>
                <w:szCs w:val="20"/>
              </w:rPr>
              <w:t>INCESTO.</w:t>
            </w:r>
          </w:p>
        </w:tc>
      </w:tr>
      <w:tr w:rsidRPr="008A4540" w:rsidR="00661191" w:rsidTr="5FFAE9BA" w14:paraId="6E328EE3" w14:textId="77777777">
        <w:trPr>
          <w:trHeight w:val="74"/>
        </w:trPr>
        <w:tc>
          <w:tcPr>
            <w:tcW w:w="3150" w:type="dxa"/>
            <w:tcMar/>
          </w:tcPr>
          <w:p w:rsidRPr="008A4540" w:rsidR="00661191" w:rsidP="00013106" w:rsidRDefault="00661191" w14:paraId="478816E1" w14:textId="77777777">
            <w:pPr>
              <w:rPr>
                <w:rFonts w:ascii="Arial Narrow" w:hAnsi="Arial Narrow"/>
                <w:sz w:val="20"/>
                <w:szCs w:val="20"/>
              </w:rPr>
            </w:pPr>
          </w:p>
        </w:tc>
        <w:tc>
          <w:tcPr>
            <w:tcW w:w="6172" w:type="dxa"/>
            <w:tcMar/>
          </w:tcPr>
          <w:p w:rsidRPr="008A4540" w:rsidR="00661191" w:rsidP="00013106" w:rsidRDefault="00661191" w14:paraId="4AE27F18" w14:textId="77777777">
            <w:pPr>
              <w:jc w:val="both"/>
              <w:rPr>
                <w:rFonts w:ascii="Arial Narrow" w:hAnsi="Arial Narrow" w:cs="Arial"/>
                <w:sz w:val="20"/>
                <w:szCs w:val="20"/>
              </w:rPr>
            </w:pPr>
            <w:r w:rsidRPr="008A4540">
              <w:rPr>
                <w:rFonts w:ascii="Arial Narrow" w:hAnsi="Arial Narrow" w:cs="Arial"/>
                <w:sz w:val="20"/>
                <w:szCs w:val="20"/>
              </w:rPr>
              <w:t>ART. 375</w:t>
            </w:r>
          </w:p>
        </w:tc>
      </w:tr>
      <w:tr w:rsidRPr="008A4540" w:rsidR="00661191" w:rsidTr="5FFAE9BA" w14:paraId="73887B7E" w14:textId="77777777">
        <w:trPr>
          <w:trHeight w:val="74"/>
        </w:trPr>
        <w:tc>
          <w:tcPr>
            <w:tcW w:w="3150" w:type="dxa"/>
            <w:tcMar/>
          </w:tcPr>
          <w:p w:rsidRPr="008A4540" w:rsidR="00661191" w:rsidP="00013106" w:rsidRDefault="00661191" w14:paraId="24A08C22" w14:textId="77777777">
            <w:pPr>
              <w:rPr>
                <w:rFonts w:ascii="Arial Narrow" w:hAnsi="Arial Narrow"/>
                <w:sz w:val="20"/>
                <w:szCs w:val="20"/>
              </w:rPr>
            </w:pPr>
          </w:p>
        </w:tc>
        <w:tc>
          <w:tcPr>
            <w:tcW w:w="6172" w:type="dxa"/>
            <w:tcMar/>
          </w:tcPr>
          <w:p w:rsidRPr="008A4540" w:rsidR="00661191" w:rsidP="0068253B" w:rsidRDefault="00661191" w14:paraId="5559DD37" w14:textId="1089EE79">
            <w:pPr>
              <w:jc w:val="both"/>
              <w:rPr>
                <w:rFonts w:ascii="Arial Narrow" w:hAnsi="Arial Narrow" w:cs="Arial"/>
                <w:sz w:val="20"/>
                <w:szCs w:val="20"/>
              </w:rPr>
            </w:pPr>
            <w:r w:rsidRPr="008A4540">
              <w:rPr>
                <w:rFonts w:ascii="Arial Narrow" w:hAnsi="Arial Narrow" w:cs="Arial"/>
                <w:sz w:val="20"/>
                <w:szCs w:val="20"/>
              </w:rPr>
              <w:t>El que conociendo las relaciones que lo ligan comete incesto con un ascendiente o descendente por consanguinidad o con un hermano consanguíneo.</w:t>
            </w:r>
          </w:p>
        </w:tc>
      </w:tr>
      <w:tr w:rsidRPr="008A4540" w:rsidR="00661191" w:rsidTr="5FFAE9BA" w14:paraId="34269D8E" w14:textId="77777777">
        <w:trPr>
          <w:trHeight w:val="74"/>
        </w:trPr>
        <w:tc>
          <w:tcPr>
            <w:tcW w:w="3150" w:type="dxa"/>
            <w:tcMar/>
          </w:tcPr>
          <w:p w:rsidRPr="008A4540" w:rsidR="00661191" w:rsidP="00013106" w:rsidRDefault="00661191" w14:paraId="1C01892E" w14:textId="77777777">
            <w:pPr>
              <w:rPr>
                <w:rFonts w:ascii="Arial Narrow" w:hAnsi="Arial Narrow"/>
                <w:sz w:val="20"/>
                <w:szCs w:val="20"/>
              </w:rPr>
            </w:pPr>
          </w:p>
        </w:tc>
        <w:tc>
          <w:tcPr>
            <w:tcW w:w="6172" w:type="dxa"/>
            <w:tcMar/>
          </w:tcPr>
          <w:p w:rsidRPr="008A4540" w:rsidR="00661191" w:rsidP="0068253B" w:rsidRDefault="00661191" w14:paraId="01F8782A" w14:textId="77777777">
            <w:pPr>
              <w:jc w:val="both"/>
              <w:rPr>
                <w:rFonts w:ascii="Arial Narrow" w:hAnsi="Arial Narrow" w:cs="Arial"/>
                <w:sz w:val="20"/>
                <w:szCs w:val="20"/>
              </w:rPr>
            </w:pPr>
          </w:p>
        </w:tc>
      </w:tr>
      <w:tr w:rsidRPr="008A4540" w:rsidR="00661191" w:rsidTr="5FFAE9BA" w14:paraId="5EB677A0" w14:textId="77777777">
        <w:trPr>
          <w:trHeight w:val="74"/>
        </w:trPr>
        <w:tc>
          <w:tcPr>
            <w:tcW w:w="3150" w:type="dxa"/>
            <w:tcMar/>
          </w:tcPr>
          <w:p w:rsidRPr="008A4540" w:rsidR="00661191" w:rsidP="00013106" w:rsidRDefault="00661191" w14:paraId="55F67BEB" w14:textId="77777777">
            <w:pPr>
              <w:rPr>
                <w:rFonts w:ascii="Arial Narrow" w:hAnsi="Arial Narrow" w:cs="Arial"/>
                <w:b/>
                <w:bCs/>
                <w:sz w:val="20"/>
                <w:szCs w:val="20"/>
              </w:rPr>
            </w:pPr>
            <w:r w:rsidRPr="008A4540">
              <w:rPr>
                <w:rFonts w:ascii="Arial Narrow" w:hAnsi="Arial Narrow" w:cs="Arial"/>
                <w:b/>
                <w:bCs/>
                <w:sz w:val="20"/>
                <w:szCs w:val="20"/>
              </w:rPr>
              <w:t>610</w:t>
            </w:r>
          </w:p>
        </w:tc>
        <w:tc>
          <w:tcPr>
            <w:tcW w:w="6172" w:type="dxa"/>
            <w:tcMar/>
          </w:tcPr>
          <w:p w:rsidRPr="008A4540" w:rsidR="00661191" w:rsidP="000358AB" w:rsidRDefault="00661191" w14:paraId="6BFCDCFB" w14:textId="7D21D8EF">
            <w:pPr>
              <w:jc w:val="both"/>
              <w:rPr>
                <w:rFonts w:ascii="Arial Narrow" w:hAnsi="Arial Narrow" w:cs="Arial"/>
                <w:b/>
                <w:bCs/>
                <w:sz w:val="20"/>
                <w:szCs w:val="20"/>
              </w:rPr>
            </w:pPr>
            <w:r w:rsidRPr="008A4540">
              <w:rPr>
                <w:rFonts w:ascii="Arial Narrow" w:hAnsi="Arial Narrow" w:cs="Arial"/>
                <w:b/>
                <w:bCs/>
                <w:sz w:val="20"/>
                <w:szCs w:val="20"/>
              </w:rPr>
              <w:t xml:space="preserve">PROMOVER O FACILITAR LA EXPLOTACIÓN SEXUAL DE MENOR DE 18 </w:t>
            </w:r>
            <w:proofErr w:type="gramStart"/>
            <w:r w:rsidRPr="008A4540">
              <w:rPr>
                <w:rFonts w:ascii="Arial Narrow" w:hAnsi="Arial Narrow" w:cs="Arial"/>
                <w:b/>
                <w:bCs/>
                <w:sz w:val="20"/>
                <w:szCs w:val="20"/>
              </w:rPr>
              <w:t>AÑOS..</w:t>
            </w:r>
            <w:proofErr w:type="gramEnd"/>
          </w:p>
        </w:tc>
      </w:tr>
      <w:tr w:rsidRPr="008A4540" w:rsidR="00661191" w:rsidTr="5FFAE9BA" w14:paraId="7A92D642" w14:textId="77777777">
        <w:trPr>
          <w:trHeight w:val="74"/>
        </w:trPr>
        <w:tc>
          <w:tcPr>
            <w:tcW w:w="3150" w:type="dxa"/>
            <w:tcMar/>
          </w:tcPr>
          <w:p w:rsidRPr="008A4540" w:rsidR="00661191" w:rsidP="00013106" w:rsidRDefault="00661191" w14:paraId="19182B71" w14:textId="77777777">
            <w:pPr>
              <w:rPr>
                <w:rFonts w:ascii="Arial Narrow" w:hAnsi="Arial Narrow"/>
                <w:sz w:val="20"/>
                <w:szCs w:val="20"/>
              </w:rPr>
            </w:pPr>
          </w:p>
        </w:tc>
        <w:tc>
          <w:tcPr>
            <w:tcW w:w="6172" w:type="dxa"/>
            <w:tcMar/>
          </w:tcPr>
          <w:p w:rsidRPr="008A4540" w:rsidR="00661191" w:rsidP="00013106" w:rsidRDefault="00661191" w14:paraId="4F473A42" w14:textId="67649E5F">
            <w:pPr>
              <w:jc w:val="both"/>
              <w:rPr>
                <w:rFonts w:ascii="Arial Narrow" w:hAnsi="Arial Narrow" w:cs="Arial"/>
                <w:sz w:val="20"/>
                <w:szCs w:val="20"/>
              </w:rPr>
            </w:pPr>
            <w:r w:rsidRPr="008A4540">
              <w:rPr>
                <w:rFonts w:ascii="Arial Narrow" w:hAnsi="Arial Narrow" w:cs="Arial"/>
                <w:sz w:val="20"/>
                <w:szCs w:val="20"/>
              </w:rPr>
              <w:t>ART. 367</w:t>
            </w:r>
          </w:p>
        </w:tc>
      </w:tr>
      <w:tr w:rsidRPr="008A4540" w:rsidR="00661191" w:rsidTr="5FFAE9BA" w14:paraId="1E4C8433" w14:textId="77777777">
        <w:trPr>
          <w:trHeight w:val="74"/>
        </w:trPr>
        <w:tc>
          <w:tcPr>
            <w:tcW w:w="3150" w:type="dxa"/>
            <w:tcMar/>
          </w:tcPr>
          <w:p w:rsidRPr="008A4540" w:rsidR="00661191" w:rsidP="00013106" w:rsidRDefault="00661191" w14:paraId="6E328B79" w14:textId="77777777">
            <w:pPr>
              <w:rPr>
                <w:rFonts w:ascii="Arial Narrow" w:hAnsi="Arial Narrow"/>
                <w:sz w:val="20"/>
                <w:szCs w:val="20"/>
              </w:rPr>
            </w:pPr>
          </w:p>
        </w:tc>
        <w:tc>
          <w:tcPr>
            <w:tcW w:w="6172" w:type="dxa"/>
            <w:tcMar/>
          </w:tcPr>
          <w:p w:rsidRPr="008A4540" w:rsidR="00661191" w:rsidP="00A94B50" w:rsidRDefault="00661191" w14:paraId="241D9792" w14:textId="1AE8EB58">
            <w:pPr>
              <w:jc w:val="both"/>
              <w:rPr>
                <w:rFonts w:ascii="Arial Narrow" w:hAnsi="Arial Narrow" w:cs="Arial"/>
                <w:sz w:val="20"/>
                <w:szCs w:val="20"/>
              </w:rPr>
            </w:pPr>
            <w:r w:rsidRPr="008A4540">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Pr="008A4540" w:rsidR="00661191" w:rsidTr="5FFAE9BA" w14:paraId="70FF14F1" w14:textId="77777777">
        <w:trPr>
          <w:trHeight w:val="74"/>
        </w:trPr>
        <w:tc>
          <w:tcPr>
            <w:tcW w:w="3150" w:type="dxa"/>
            <w:tcMar/>
          </w:tcPr>
          <w:p w:rsidRPr="008A4540" w:rsidR="00661191" w:rsidP="00013106" w:rsidRDefault="00661191" w14:paraId="29988D32" w14:textId="77777777">
            <w:pPr>
              <w:rPr>
                <w:rFonts w:ascii="Arial Narrow" w:hAnsi="Arial Narrow"/>
                <w:sz w:val="20"/>
                <w:szCs w:val="20"/>
              </w:rPr>
            </w:pPr>
          </w:p>
        </w:tc>
        <w:tc>
          <w:tcPr>
            <w:tcW w:w="6172" w:type="dxa"/>
            <w:tcMar/>
          </w:tcPr>
          <w:p w:rsidRPr="008A4540" w:rsidR="00661191" w:rsidP="0068253B" w:rsidRDefault="00661191" w14:paraId="5C6D87C9" w14:textId="77777777">
            <w:pPr>
              <w:jc w:val="both"/>
              <w:rPr>
                <w:rFonts w:ascii="Arial Narrow" w:hAnsi="Arial Narrow" w:cs="Arial"/>
                <w:sz w:val="20"/>
                <w:szCs w:val="20"/>
              </w:rPr>
            </w:pPr>
          </w:p>
        </w:tc>
      </w:tr>
      <w:tr w:rsidRPr="008A4540" w:rsidR="00661191" w:rsidTr="5FFAE9BA" w14:paraId="4B0B9F90" w14:textId="77777777">
        <w:trPr>
          <w:trHeight w:val="74"/>
        </w:trPr>
        <w:tc>
          <w:tcPr>
            <w:tcW w:w="3150" w:type="dxa"/>
            <w:tcMar/>
          </w:tcPr>
          <w:p w:rsidRPr="008A4540" w:rsidR="00661191" w:rsidP="00013106" w:rsidRDefault="00661191" w14:paraId="1EDB0ECC" w14:textId="77777777">
            <w:pPr>
              <w:rPr>
                <w:rFonts w:ascii="Arial Narrow" w:hAnsi="Arial Narrow"/>
                <w:sz w:val="20"/>
                <w:szCs w:val="20"/>
              </w:rPr>
            </w:pPr>
            <w:r w:rsidRPr="008A4540">
              <w:rPr>
                <w:rFonts w:ascii="Arial Narrow" w:hAnsi="Arial Narrow" w:cs="Arial"/>
                <w:b/>
                <w:bCs/>
                <w:sz w:val="20"/>
                <w:szCs w:val="20"/>
              </w:rPr>
              <w:t>615</w:t>
            </w:r>
          </w:p>
        </w:tc>
        <w:tc>
          <w:tcPr>
            <w:tcW w:w="6172" w:type="dxa"/>
            <w:tcMar/>
          </w:tcPr>
          <w:p w:rsidRPr="008A4540" w:rsidR="00661191" w:rsidP="00013106" w:rsidRDefault="00661191" w14:paraId="54D35909" w14:textId="77777777">
            <w:pPr>
              <w:jc w:val="both"/>
              <w:rPr>
                <w:rFonts w:ascii="Arial Narrow" w:hAnsi="Arial Narrow" w:cs="Arial"/>
                <w:sz w:val="20"/>
                <w:szCs w:val="20"/>
              </w:rPr>
            </w:pPr>
            <w:r w:rsidRPr="008A4540">
              <w:rPr>
                <w:rFonts w:ascii="Arial Narrow" w:hAnsi="Arial Narrow" w:cs="Arial"/>
                <w:b/>
                <w:bCs/>
                <w:sz w:val="20"/>
                <w:szCs w:val="20"/>
              </w:rPr>
              <w:t>ULTRAJE PÚBLICO A LAS BUENAS COSTUMBRES.</w:t>
            </w:r>
          </w:p>
        </w:tc>
      </w:tr>
      <w:tr w:rsidRPr="008A4540" w:rsidR="00661191" w:rsidTr="5FFAE9BA" w14:paraId="571ED39D" w14:textId="77777777">
        <w:trPr>
          <w:trHeight w:val="74"/>
        </w:trPr>
        <w:tc>
          <w:tcPr>
            <w:tcW w:w="3150" w:type="dxa"/>
            <w:tcMar/>
          </w:tcPr>
          <w:p w:rsidRPr="008A4540" w:rsidR="00661191" w:rsidP="00013106" w:rsidRDefault="00661191" w14:paraId="17F5235E" w14:textId="77777777">
            <w:pPr>
              <w:rPr>
                <w:rFonts w:ascii="Arial Narrow" w:hAnsi="Arial Narrow"/>
                <w:sz w:val="20"/>
                <w:szCs w:val="20"/>
              </w:rPr>
            </w:pPr>
          </w:p>
        </w:tc>
        <w:tc>
          <w:tcPr>
            <w:tcW w:w="6172" w:type="dxa"/>
            <w:tcMar/>
          </w:tcPr>
          <w:p w:rsidRPr="008A4540" w:rsidR="00661191" w:rsidP="00013106" w:rsidRDefault="00661191" w14:paraId="325A8EA3" w14:textId="77777777">
            <w:pPr>
              <w:jc w:val="both"/>
              <w:rPr>
                <w:rFonts w:ascii="Arial Narrow" w:hAnsi="Arial Narrow" w:cs="Arial"/>
                <w:sz w:val="20"/>
                <w:szCs w:val="20"/>
              </w:rPr>
            </w:pPr>
            <w:r w:rsidRPr="008A4540">
              <w:rPr>
                <w:rFonts w:ascii="Arial Narrow" w:hAnsi="Arial Narrow" w:cs="Arial"/>
                <w:sz w:val="20"/>
                <w:szCs w:val="20"/>
              </w:rPr>
              <w:t>ART. 373</w:t>
            </w:r>
          </w:p>
        </w:tc>
      </w:tr>
      <w:tr w:rsidRPr="008A4540" w:rsidR="00661191" w:rsidTr="5FFAE9BA" w14:paraId="610D68C8" w14:textId="77777777">
        <w:trPr>
          <w:trHeight w:val="74"/>
        </w:trPr>
        <w:tc>
          <w:tcPr>
            <w:tcW w:w="3150" w:type="dxa"/>
            <w:tcMar/>
          </w:tcPr>
          <w:p w:rsidRPr="008A4540" w:rsidR="00661191" w:rsidP="00013106" w:rsidRDefault="00661191" w14:paraId="54A9040D" w14:textId="77777777">
            <w:pPr>
              <w:rPr>
                <w:rFonts w:ascii="Arial Narrow" w:hAnsi="Arial Narrow"/>
                <w:sz w:val="20"/>
                <w:szCs w:val="20"/>
              </w:rPr>
            </w:pPr>
          </w:p>
        </w:tc>
        <w:tc>
          <w:tcPr>
            <w:tcW w:w="6172" w:type="dxa"/>
            <w:tcMar/>
          </w:tcPr>
          <w:p w:rsidRPr="008A4540" w:rsidR="00661191" w:rsidP="0068253B" w:rsidRDefault="00661191" w14:paraId="61750353" w14:textId="65CEEABB">
            <w:pPr>
              <w:jc w:val="both"/>
              <w:rPr>
                <w:rFonts w:ascii="Arial Narrow" w:hAnsi="Arial Narrow" w:cs="Arial"/>
                <w:sz w:val="20"/>
                <w:szCs w:val="20"/>
              </w:rPr>
            </w:pPr>
            <w:r w:rsidRPr="008A4540">
              <w:rPr>
                <w:rFonts w:ascii="Arial Narrow" w:hAnsi="Arial Narrow" w:cs="Arial"/>
                <w:sz w:val="20"/>
                <w:szCs w:val="20"/>
              </w:rPr>
              <w:t>Ofender el pudor o las buenas costumbres con hechos de grave escándalo o trascendencia no comprendidos en otros artículos del C.P.</w:t>
            </w:r>
          </w:p>
        </w:tc>
      </w:tr>
      <w:tr w:rsidRPr="008A4540" w:rsidR="00661191" w:rsidTr="5FFAE9BA" w14:paraId="7AC8BEA4" w14:textId="77777777">
        <w:trPr>
          <w:trHeight w:val="74"/>
        </w:trPr>
        <w:tc>
          <w:tcPr>
            <w:tcW w:w="3150" w:type="dxa"/>
            <w:tcMar/>
          </w:tcPr>
          <w:p w:rsidRPr="008A4540" w:rsidR="00661191" w:rsidP="00013106" w:rsidRDefault="00661191" w14:paraId="6EFAC510" w14:textId="77777777">
            <w:pPr>
              <w:rPr>
                <w:rFonts w:ascii="Arial Narrow" w:hAnsi="Arial Narrow"/>
                <w:sz w:val="20"/>
                <w:szCs w:val="20"/>
              </w:rPr>
            </w:pPr>
          </w:p>
        </w:tc>
        <w:tc>
          <w:tcPr>
            <w:tcW w:w="6172" w:type="dxa"/>
            <w:tcMar/>
          </w:tcPr>
          <w:p w:rsidRPr="008A4540" w:rsidR="00661191" w:rsidP="0068253B" w:rsidRDefault="00661191" w14:paraId="2566FB70" w14:textId="77777777">
            <w:pPr>
              <w:jc w:val="both"/>
              <w:rPr>
                <w:rFonts w:ascii="Arial Narrow" w:hAnsi="Arial Narrow" w:cs="Arial"/>
                <w:sz w:val="20"/>
                <w:szCs w:val="20"/>
              </w:rPr>
            </w:pPr>
          </w:p>
        </w:tc>
      </w:tr>
      <w:tr w:rsidRPr="008A4540" w:rsidR="00661191" w:rsidTr="5FFAE9BA" w14:paraId="5F9125A6" w14:textId="77777777">
        <w:trPr>
          <w:trHeight w:val="74"/>
        </w:trPr>
        <w:tc>
          <w:tcPr>
            <w:tcW w:w="3150" w:type="dxa"/>
            <w:tcMar/>
          </w:tcPr>
          <w:p w:rsidRPr="008A4540" w:rsidR="00661191" w:rsidP="00013106" w:rsidRDefault="00661191" w14:paraId="5A79B47E" w14:textId="77777777">
            <w:pPr>
              <w:rPr>
                <w:rFonts w:ascii="Arial Narrow" w:hAnsi="Arial Narrow"/>
                <w:sz w:val="20"/>
                <w:szCs w:val="20"/>
              </w:rPr>
            </w:pPr>
            <w:r w:rsidRPr="008A4540">
              <w:rPr>
                <w:rFonts w:ascii="Arial Narrow" w:hAnsi="Arial Narrow" w:cs="Arial"/>
                <w:b/>
                <w:bCs/>
                <w:sz w:val="20"/>
                <w:szCs w:val="20"/>
              </w:rPr>
              <w:t>617</w:t>
            </w:r>
          </w:p>
        </w:tc>
        <w:tc>
          <w:tcPr>
            <w:tcW w:w="6172" w:type="dxa"/>
            <w:tcMar/>
          </w:tcPr>
          <w:p w:rsidRPr="008A4540" w:rsidR="00661191" w:rsidP="00013106" w:rsidRDefault="00661191" w14:paraId="0A0E3EF0" w14:textId="77777777">
            <w:pPr>
              <w:jc w:val="both"/>
              <w:rPr>
                <w:rFonts w:ascii="Arial Narrow" w:hAnsi="Arial Narrow" w:cs="Arial"/>
                <w:sz w:val="20"/>
                <w:szCs w:val="20"/>
              </w:rPr>
            </w:pPr>
            <w:r w:rsidRPr="008A4540">
              <w:rPr>
                <w:rFonts w:ascii="Arial Narrow" w:hAnsi="Arial Narrow" w:cs="Arial"/>
                <w:b/>
                <w:bCs/>
                <w:sz w:val="20"/>
                <w:szCs w:val="20"/>
              </w:rPr>
              <w:t>BIGAMIA.</w:t>
            </w:r>
          </w:p>
        </w:tc>
      </w:tr>
      <w:tr w:rsidRPr="008A4540" w:rsidR="00661191" w:rsidTr="5FFAE9BA" w14:paraId="5153F11D" w14:textId="77777777">
        <w:trPr>
          <w:trHeight w:val="74"/>
        </w:trPr>
        <w:tc>
          <w:tcPr>
            <w:tcW w:w="3150" w:type="dxa"/>
            <w:tcMar/>
          </w:tcPr>
          <w:p w:rsidRPr="008A4540" w:rsidR="00661191" w:rsidP="00013106" w:rsidRDefault="00661191" w14:paraId="5E5E2E70" w14:textId="77777777">
            <w:pPr>
              <w:rPr>
                <w:rFonts w:ascii="Arial Narrow" w:hAnsi="Arial Narrow"/>
                <w:sz w:val="20"/>
                <w:szCs w:val="20"/>
              </w:rPr>
            </w:pPr>
          </w:p>
        </w:tc>
        <w:tc>
          <w:tcPr>
            <w:tcW w:w="6172" w:type="dxa"/>
            <w:tcMar/>
          </w:tcPr>
          <w:p w:rsidRPr="008A4540" w:rsidR="00661191" w:rsidP="00013106" w:rsidRDefault="00661191" w14:paraId="5E28766C" w14:textId="77777777">
            <w:pPr>
              <w:jc w:val="both"/>
              <w:rPr>
                <w:rFonts w:ascii="Arial Narrow" w:hAnsi="Arial Narrow" w:cs="Arial"/>
                <w:sz w:val="20"/>
                <w:szCs w:val="20"/>
              </w:rPr>
            </w:pPr>
            <w:r w:rsidRPr="008A4540">
              <w:rPr>
                <w:rFonts w:ascii="Arial Narrow" w:hAnsi="Arial Narrow" w:cs="Arial"/>
                <w:sz w:val="20"/>
                <w:szCs w:val="20"/>
              </w:rPr>
              <w:t>ART. 382</w:t>
            </w:r>
          </w:p>
        </w:tc>
      </w:tr>
      <w:tr w:rsidRPr="008A4540" w:rsidR="00661191" w:rsidTr="5FFAE9BA" w14:paraId="73DD55A7" w14:textId="77777777">
        <w:trPr>
          <w:trHeight w:val="74"/>
        </w:trPr>
        <w:tc>
          <w:tcPr>
            <w:tcW w:w="3150" w:type="dxa"/>
            <w:tcMar/>
          </w:tcPr>
          <w:p w:rsidRPr="008A4540" w:rsidR="00661191" w:rsidP="00013106" w:rsidRDefault="00661191" w14:paraId="1C55C43F" w14:textId="77777777">
            <w:pPr>
              <w:rPr>
                <w:rFonts w:ascii="Arial Narrow" w:hAnsi="Arial Narrow"/>
                <w:sz w:val="20"/>
                <w:szCs w:val="20"/>
              </w:rPr>
            </w:pPr>
          </w:p>
        </w:tc>
        <w:tc>
          <w:tcPr>
            <w:tcW w:w="6172" w:type="dxa"/>
            <w:tcMar/>
          </w:tcPr>
          <w:p w:rsidRPr="008A4540" w:rsidR="00661191" w:rsidP="0068253B" w:rsidRDefault="00661191" w14:paraId="0BF29225" w14:textId="02469A4F">
            <w:pPr>
              <w:jc w:val="both"/>
              <w:rPr>
                <w:rFonts w:ascii="Arial Narrow" w:hAnsi="Arial Narrow" w:cs="Arial"/>
                <w:sz w:val="20"/>
                <w:szCs w:val="20"/>
              </w:rPr>
            </w:pPr>
            <w:r w:rsidRPr="008A4540">
              <w:rPr>
                <w:rFonts w:ascii="Arial Narrow" w:hAnsi="Arial Narrow" w:cs="Arial"/>
                <w:sz w:val="20"/>
                <w:szCs w:val="20"/>
              </w:rPr>
              <w:t>Contraer matrimonio estando válidamente casado.</w:t>
            </w:r>
          </w:p>
        </w:tc>
      </w:tr>
      <w:tr w:rsidRPr="008A4540" w:rsidR="00661191" w:rsidTr="5FFAE9BA" w14:paraId="6615B2AD" w14:textId="77777777">
        <w:trPr>
          <w:trHeight w:val="74"/>
        </w:trPr>
        <w:tc>
          <w:tcPr>
            <w:tcW w:w="3150" w:type="dxa"/>
            <w:tcMar/>
          </w:tcPr>
          <w:p w:rsidRPr="008A4540" w:rsidR="00661191" w:rsidP="00013106" w:rsidRDefault="00661191" w14:paraId="1D2D98B6" w14:textId="77777777">
            <w:pPr>
              <w:rPr>
                <w:rFonts w:ascii="Arial Narrow" w:hAnsi="Arial Narrow"/>
                <w:sz w:val="20"/>
                <w:szCs w:val="20"/>
              </w:rPr>
            </w:pPr>
          </w:p>
        </w:tc>
        <w:tc>
          <w:tcPr>
            <w:tcW w:w="6172" w:type="dxa"/>
            <w:tcMar/>
          </w:tcPr>
          <w:p w:rsidRPr="008A4540" w:rsidR="00661191" w:rsidP="0068253B" w:rsidRDefault="00661191" w14:paraId="79484F43" w14:textId="77777777">
            <w:pPr>
              <w:jc w:val="both"/>
              <w:rPr>
                <w:rFonts w:ascii="Arial Narrow" w:hAnsi="Arial Narrow" w:cs="Arial"/>
                <w:sz w:val="20"/>
                <w:szCs w:val="20"/>
              </w:rPr>
            </w:pPr>
          </w:p>
        </w:tc>
      </w:tr>
      <w:tr w:rsidRPr="008A4540" w:rsidR="00661191" w:rsidTr="5FFAE9BA" w14:paraId="48D582A9" w14:textId="77777777">
        <w:trPr>
          <w:trHeight w:val="74"/>
        </w:trPr>
        <w:tc>
          <w:tcPr>
            <w:tcW w:w="3150" w:type="dxa"/>
            <w:tcMar/>
          </w:tcPr>
          <w:p w:rsidRPr="008A4540" w:rsidR="00661191" w:rsidP="00013106" w:rsidRDefault="00661191" w14:paraId="0D2BDB10" w14:textId="77777777">
            <w:pPr>
              <w:rPr>
                <w:rFonts w:ascii="Arial Narrow" w:hAnsi="Arial Narrow"/>
                <w:sz w:val="20"/>
                <w:szCs w:val="20"/>
              </w:rPr>
            </w:pPr>
            <w:r w:rsidRPr="008A4540">
              <w:rPr>
                <w:rFonts w:ascii="Arial Narrow" w:hAnsi="Arial Narrow" w:cs="Arial"/>
                <w:b/>
                <w:bCs/>
                <w:sz w:val="20"/>
                <w:szCs w:val="20"/>
              </w:rPr>
              <w:t>619</w:t>
            </w:r>
          </w:p>
        </w:tc>
        <w:tc>
          <w:tcPr>
            <w:tcW w:w="6172" w:type="dxa"/>
            <w:tcMar/>
          </w:tcPr>
          <w:p w:rsidRPr="008A4540" w:rsidR="00661191" w:rsidP="0065006C" w:rsidRDefault="00661191" w14:paraId="667F9DCC" w14:textId="0F17799D">
            <w:pPr>
              <w:jc w:val="both"/>
              <w:rPr>
                <w:rFonts w:ascii="Arial Narrow" w:hAnsi="Arial Narrow" w:cs="Arial"/>
                <w:sz w:val="20"/>
                <w:szCs w:val="20"/>
              </w:rPr>
            </w:pPr>
            <w:r w:rsidRPr="008A4540">
              <w:rPr>
                <w:rFonts w:ascii="Arial Narrow" w:hAnsi="Arial Narrow" w:cs="Arial"/>
                <w:b/>
                <w:bCs/>
                <w:sz w:val="20"/>
                <w:szCs w:val="20"/>
              </w:rPr>
              <w:t>ABUSO SEXUAL SIN CONTACTO CORPORAL DE MAYOR DE 14 AÑOS Y MENOR DE 18 AÑOS.</w:t>
            </w:r>
          </w:p>
        </w:tc>
      </w:tr>
      <w:tr w:rsidRPr="008A4540" w:rsidR="00661191" w:rsidTr="5FFAE9BA" w14:paraId="298CB174" w14:textId="77777777">
        <w:trPr>
          <w:trHeight w:val="74"/>
        </w:trPr>
        <w:tc>
          <w:tcPr>
            <w:tcW w:w="3150" w:type="dxa"/>
            <w:tcMar/>
          </w:tcPr>
          <w:p w:rsidRPr="008A4540" w:rsidR="00661191" w:rsidP="00013106" w:rsidRDefault="00661191" w14:paraId="42026848" w14:textId="77777777">
            <w:pPr>
              <w:rPr>
                <w:rFonts w:ascii="Arial Narrow" w:hAnsi="Arial Narrow"/>
                <w:sz w:val="20"/>
                <w:szCs w:val="20"/>
              </w:rPr>
            </w:pPr>
          </w:p>
        </w:tc>
        <w:tc>
          <w:tcPr>
            <w:tcW w:w="6172" w:type="dxa"/>
            <w:tcMar/>
          </w:tcPr>
          <w:p w:rsidRPr="008A4540" w:rsidR="00661191" w:rsidP="00013106" w:rsidRDefault="00661191" w14:paraId="716778A8" w14:textId="2AF110E5">
            <w:pPr>
              <w:jc w:val="both"/>
              <w:rPr>
                <w:rFonts w:ascii="Arial Narrow" w:hAnsi="Arial Narrow" w:cs="Arial"/>
                <w:sz w:val="20"/>
                <w:szCs w:val="20"/>
              </w:rPr>
            </w:pPr>
            <w:r w:rsidRPr="008A4540">
              <w:rPr>
                <w:rFonts w:ascii="Arial Narrow" w:hAnsi="Arial Narrow" w:cs="Arial"/>
                <w:bCs/>
                <w:sz w:val="20"/>
                <w:szCs w:val="20"/>
              </w:rPr>
              <w:t>ART. 366 QUÁTER INC. 4°</w:t>
            </w:r>
          </w:p>
        </w:tc>
      </w:tr>
      <w:tr w:rsidRPr="008A4540" w:rsidR="00661191" w:rsidTr="5FFAE9BA" w14:paraId="5D7D557D" w14:textId="77777777">
        <w:trPr>
          <w:trHeight w:val="74"/>
        </w:trPr>
        <w:tc>
          <w:tcPr>
            <w:tcW w:w="3150" w:type="dxa"/>
            <w:tcMar/>
          </w:tcPr>
          <w:p w:rsidRPr="008A4540" w:rsidR="00661191" w:rsidP="00013106" w:rsidRDefault="00661191" w14:paraId="158082B0" w14:textId="77777777">
            <w:pPr>
              <w:rPr>
                <w:rFonts w:ascii="Arial Narrow" w:hAnsi="Arial Narrow"/>
                <w:sz w:val="20"/>
                <w:szCs w:val="20"/>
              </w:rPr>
            </w:pPr>
          </w:p>
        </w:tc>
        <w:tc>
          <w:tcPr>
            <w:tcW w:w="6172" w:type="dxa"/>
            <w:tcMar/>
          </w:tcPr>
          <w:p w:rsidRPr="008A4540" w:rsidR="00661191" w:rsidP="0068253B" w:rsidRDefault="00661191" w14:paraId="428AAF8C" w14:textId="69748211">
            <w:pPr>
              <w:jc w:val="both"/>
              <w:rPr>
                <w:rFonts w:ascii="Arial Narrow" w:hAnsi="Arial Narrow" w:cs="Arial"/>
                <w:sz w:val="20"/>
                <w:szCs w:val="20"/>
              </w:rPr>
            </w:pPr>
            <w:r w:rsidRPr="008A4540">
              <w:rPr>
                <w:rFonts w:ascii="Arial Narrow" w:hAnsi="Arial Narrow" w:cs="Arial"/>
                <w:sz w:val="20"/>
                <w:szCs w:val="20"/>
              </w:rPr>
              <w:t>El que sin realizar una acción sexual, para procurar su excitación sexual o la excitación sexual de otro, realice acciones de significación sexual ante una persona menor de edad pero mayor de 14 años,  la hiciere ver o escuchar material pornográfico, presenciar espectáculos del mismo carácter o determine a una persona mayor de 14 años y menor de 18 años a realizar acciones de significación sexual delante suyo o de otro, concurriendo cualquiera de las circunstancias del numeral 1°del artículo 361 o de las enumeradas en el artículo 363; o mediante amenazas en los términos del artículo 296 y 297; o  "cometido a distancia, mediante cualquier medio electrónico"; o falseando su identidad o edad.</w:t>
            </w:r>
          </w:p>
        </w:tc>
      </w:tr>
      <w:tr w:rsidRPr="008A4540" w:rsidR="00661191" w:rsidTr="5FFAE9BA" w14:paraId="65362A4F" w14:textId="77777777">
        <w:trPr>
          <w:trHeight w:val="74"/>
        </w:trPr>
        <w:tc>
          <w:tcPr>
            <w:tcW w:w="3150" w:type="dxa"/>
            <w:tcMar/>
          </w:tcPr>
          <w:p w:rsidRPr="008A4540" w:rsidR="00661191" w:rsidP="00013106" w:rsidRDefault="00661191" w14:paraId="7BB59E13" w14:textId="77777777">
            <w:pPr>
              <w:rPr>
                <w:rFonts w:ascii="Arial Narrow" w:hAnsi="Arial Narrow"/>
                <w:sz w:val="20"/>
                <w:szCs w:val="20"/>
              </w:rPr>
            </w:pPr>
          </w:p>
        </w:tc>
        <w:tc>
          <w:tcPr>
            <w:tcW w:w="6172" w:type="dxa"/>
            <w:tcMar/>
          </w:tcPr>
          <w:p w:rsidRPr="008A4540" w:rsidR="00661191" w:rsidP="0068253B" w:rsidRDefault="00661191" w14:paraId="017E4BFF" w14:textId="77777777">
            <w:pPr>
              <w:jc w:val="both"/>
              <w:rPr>
                <w:rFonts w:ascii="Arial Narrow" w:hAnsi="Arial Narrow" w:cs="Arial"/>
                <w:sz w:val="20"/>
                <w:szCs w:val="20"/>
              </w:rPr>
            </w:pPr>
          </w:p>
        </w:tc>
      </w:tr>
      <w:tr w:rsidRPr="008A4540" w:rsidR="00661191" w:rsidTr="5FFAE9BA" w14:paraId="5DBCF8D3" w14:textId="77777777">
        <w:trPr>
          <w:trHeight w:val="137"/>
        </w:trPr>
        <w:tc>
          <w:tcPr>
            <w:tcW w:w="3150" w:type="dxa"/>
            <w:tcMar/>
          </w:tcPr>
          <w:p w:rsidRPr="008A4540" w:rsidR="00661191" w:rsidP="00013106" w:rsidRDefault="00661191" w14:paraId="2C458F20" w14:textId="77777777">
            <w:pPr>
              <w:rPr>
                <w:rFonts w:ascii="Arial Narrow" w:hAnsi="Arial Narrow"/>
                <w:sz w:val="20"/>
                <w:szCs w:val="20"/>
              </w:rPr>
            </w:pPr>
            <w:r w:rsidRPr="008A4540">
              <w:rPr>
                <w:rFonts w:ascii="Arial Narrow" w:hAnsi="Arial Narrow" w:cs="Arial"/>
                <w:b/>
                <w:bCs/>
                <w:sz w:val="20"/>
                <w:szCs w:val="20"/>
              </w:rPr>
              <w:t>620</w:t>
            </w:r>
          </w:p>
        </w:tc>
        <w:tc>
          <w:tcPr>
            <w:tcW w:w="6172" w:type="dxa"/>
            <w:tcMar/>
          </w:tcPr>
          <w:p w:rsidRPr="008A4540" w:rsidR="00661191" w:rsidP="00B87FD5" w:rsidRDefault="00661191" w14:paraId="03909BFD" w14:textId="77777777">
            <w:pPr>
              <w:jc w:val="both"/>
              <w:rPr>
                <w:rFonts w:ascii="Arial Narrow" w:hAnsi="Arial Narrow" w:cs="Arial"/>
                <w:sz w:val="20"/>
                <w:szCs w:val="20"/>
              </w:rPr>
            </w:pPr>
            <w:r w:rsidRPr="008A4540">
              <w:rPr>
                <w:rFonts w:ascii="Arial Narrow" w:hAnsi="Arial Narrow" w:cs="Arial"/>
                <w:b/>
                <w:bCs/>
                <w:sz w:val="20"/>
                <w:szCs w:val="20"/>
              </w:rPr>
              <w:t>ABUSO SEXUAL SIN CONTACTO CORPORAL DE MENOR 14 AÑOS.</w:t>
            </w:r>
          </w:p>
        </w:tc>
      </w:tr>
      <w:tr w:rsidRPr="008A4540" w:rsidR="00661191" w:rsidTr="5FFAE9BA" w14:paraId="60A03331" w14:textId="77777777">
        <w:trPr>
          <w:trHeight w:val="74"/>
        </w:trPr>
        <w:tc>
          <w:tcPr>
            <w:tcW w:w="3150" w:type="dxa"/>
            <w:tcMar/>
          </w:tcPr>
          <w:p w:rsidRPr="008A4540" w:rsidR="00661191" w:rsidP="00013106" w:rsidRDefault="00661191" w14:paraId="35A28E2B" w14:textId="77777777">
            <w:pPr>
              <w:rPr>
                <w:rFonts w:ascii="Arial Narrow" w:hAnsi="Arial Narrow"/>
                <w:sz w:val="20"/>
                <w:szCs w:val="20"/>
              </w:rPr>
            </w:pPr>
          </w:p>
        </w:tc>
        <w:tc>
          <w:tcPr>
            <w:tcW w:w="6172" w:type="dxa"/>
            <w:tcMar/>
          </w:tcPr>
          <w:p w:rsidRPr="008A4540" w:rsidR="00661191" w:rsidP="00D358CF" w:rsidRDefault="00661191" w14:paraId="3834E775" w14:textId="1F8E2368">
            <w:pPr>
              <w:jc w:val="both"/>
              <w:rPr>
                <w:rFonts w:ascii="Arial Narrow" w:hAnsi="Arial Narrow" w:cs="Arial"/>
                <w:sz w:val="20"/>
                <w:szCs w:val="20"/>
              </w:rPr>
            </w:pPr>
            <w:r w:rsidRPr="008A4540">
              <w:rPr>
                <w:rFonts w:ascii="Arial Narrow" w:hAnsi="Arial Narrow" w:cs="Arial"/>
                <w:sz w:val="20"/>
                <w:szCs w:val="20"/>
              </w:rPr>
              <w:t xml:space="preserve">ART. 366 </w:t>
            </w:r>
            <w:proofErr w:type="gramStart"/>
            <w:r w:rsidRPr="008A4540">
              <w:rPr>
                <w:rFonts w:ascii="Arial Narrow" w:hAnsi="Arial Narrow" w:cs="Arial"/>
                <w:sz w:val="20"/>
                <w:szCs w:val="20"/>
              </w:rPr>
              <w:t>QUÁTER  INC.</w:t>
            </w:r>
            <w:proofErr w:type="gramEnd"/>
            <w:r w:rsidRPr="008A4540">
              <w:rPr>
                <w:rFonts w:ascii="Arial Narrow" w:hAnsi="Arial Narrow" w:cs="Arial"/>
                <w:sz w:val="20"/>
                <w:szCs w:val="20"/>
              </w:rPr>
              <w:t>1°, 2° y 3°</w:t>
            </w:r>
          </w:p>
        </w:tc>
      </w:tr>
      <w:tr w:rsidRPr="008A4540" w:rsidR="00661191" w:rsidTr="5FFAE9BA" w14:paraId="100C3FC4" w14:textId="77777777">
        <w:trPr>
          <w:trHeight w:val="74"/>
        </w:trPr>
        <w:tc>
          <w:tcPr>
            <w:tcW w:w="3150" w:type="dxa"/>
            <w:tcMar/>
          </w:tcPr>
          <w:p w:rsidRPr="008A4540" w:rsidR="00661191" w:rsidP="00013106" w:rsidRDefault="00661191" w14:paraId="7CD8C7C6" w14:textId="77777777">
            <w:pPr>
              <w:rPr>
                <w:rFonts w:ascii="Arial Narrow" w:hAnsi="Arial Narrow"/>
                <w:sz w:val="20"/>
                <w:szCs w:val="20"/>
              </w:rPr>
            </w:pPr>
          </w:p>
        </w:tc>
        <w:tc>
          <w:tcPr>
            <w:tcW w:w="6172" w:type="dxa"/>
            <w:tcMar/>
          </w:tcPr>
          <w:p w:rsidRPr="008A4540" w:rsidR="00661191" w:rsidP="0068253B" w:rsidRDefault="00661191" w14:paraId="563A278D" w14:textId="6A020D23">
            <w:pPr>
              <w:jc w:val="both"/>
              <w:rPr>
                <w:rFonts w:ascii="Arial Narrow" w:hAnsi="Arial Narrow" w:cs="Arial"/>
                <w:sz w:val="20"/>
                <w:szCs w:val="20"/>
              </w:rPr>
            </w:pPr>
            <w:r w:rsidRPr="008A4540">
              <w:rPr>
                <w:rFonts w:ascii="Arial Narrow" w:hAnsi="Arial Narrow" w:cs="Arial"/>
                <w:sz w:val="20"/>
                <w:szCs w:val="20"/>
              </w:rPr>
              <w:t>El que sin realizar una acción sexual para procurar su excitación sexual o la excitación sexual de otro realice acciones de significación sexual ante una persona menor de 14 años, la hiciere ver o escuchar material pornográfico, presenciar espectáculos del mismo carácter o determina a una persona menor de 14 años a realizar acciones de significación sexual delante suyo o de otro; o cometido a distancia mediante cualquier medio electrónico; o falseando su identidad o edad.</w:t>
            </w:r>
          </w:p>
        </w:tc>
      </w:tr>
      <w:tr w:rsidRPr="008A4540" w:rsidR="00661191" w:rsidTr="5FFAE9BA" w14:paraId="1D48BFE6" w14:textId="77777777">
        <w:trPr>
          <w:trHeight w:val="74"/>
        </w:trPr>
        <w:tc>
          <w:tcPr>
            <w:tcW w:w="3150" w:type="dxa"/>
            <w:tcMar/>
          </w:tcPr>
          <w:p w:rsidRPr="008A4540" w:rsidR="00661191" w:rsidP="00013106" w:rsidRDefault="00661191" w14:paraId="485949A0" w14:textId="77777777">
            <w:pPr>
              <w:rPr>
                <w:rFonts w:ascii="Arial Narrow" w:hAnsi="Arial Narrow"/>
                <w:sz w:val="20"/>
                <w:szCs w:val="20"/>
              </w:rPr>
            </w:pPr>
          </w:p>
        </w:tc>
        <w:tc>
          <w:tcPr>
            <w:tcW w:w="6172" w:type="dxa"/>
            <w:tcMar/>
          </w:tcPr>
          <w:p w:rsidRPr="008A4540" w:rsidR="00661191" w:rsidP="0068253B" w:rsidRDefault="00661191" w14:paraId="246A4E40" w14:textId="77777777">
            <w:pPr>
              <w:jc w:val="both"/>
              <w:rPr>
                <w:rFonts w:ascii="Arial Narrow" w:hAnsi="Arial Narrow" w:cs="Arial"/>
                <w:sz w:val="20"/>
                <w:szCs w:val="20"/>
              </w:rPr>
            </w:pPr>
          </w:p>
        </w:tc>
      </w:tr>
      <w:tr w:rsidRPr="008A4540" w:rsidR="00661191" w:rsidTr="5FFAE9BA" w14:paraId="2E95EF77" w14:textId="77777777">
        <w:trPr>
          <w:trHeight w:val="74"/>
        </w:trPr>
        <w:tc>
          <w:tcPr>
            <w:tcW w:w="3150" w:type="dxa"/>
            <w:tcMar/>
          </w:tcPr>
          <w:p w:rsidRPr="008A4540" w:rsidR="00661191" w:rsidP="00013106" w:rsidRDefault="00661191" w14:paraId="40F6F920" w14:textId="77777777">
            <w:pPr>
              <w:rPr>
                <w:rFonts w:ascii="Arial Narrow" w:hAnsi="Arial Narrow"/>
                <w:sz w:val="20"/>
                <w:szCs w:val="20"/>
              </w:rPr>
            </w:pPr>
            <w:r w:rsidRPr="008A4540">
              <w:rPr>
                <w:rFonts w:ascii="Arial Narrow" w:hAnsi="Arial Narrow" w:cs="Arial"/>
                <w:b/>
                <w:bCs/>
                <w:sz w:val="20"/>
                <w:szCs w:val="20"/>
              </w:rPr>
              <w:lastRenderedPageBreak/>
              <w:t>621</w:t>
            </w:r>
          </w:p>
        </w:tc>
        <w:tc>
          <w:tcPr>
            <w:tcW w:w="6172" w:type="dxa"/>
            <w:tcMar/>
          </w:tcPr>
          <w:p w:rsidRPr="008A4540" w:rsidR="00661191" w:rsidP="00013106" w:rsidRDefault="00661191" w14:paraId="5DC01FEF" w14:textId="77777777">
            <w:pPr>
              <w:jc w:val="both"/>
              <w:rPr>
                <w:rFonts w:ascii="Arial Narrow" w:hAnsi="Arial Narrow" w:cs="Arial"/>
                <w:sz w:val="20"/>
                <w:szCs w:val="20"/>
              </w:rPr>
            </w:pPr>
            <w:r w:rsidRPr="008A4540">
              <w:rPr>
                <w:rFonts w:ascii="Arial Narrow" w:hAnsi="Arial Narrow" w:cs="Arial"/>
                <w:b/>
                <w:bCs/>
                <w:sz w:val="20"/>
                <w:szCs w:val="20"/>
              </w:rPr>
              <w:t>VIOLACIÓN DE MENOR DE 14 AÑOS.</w:t>
            </w:r>
          </w:p>
        </w:tc>
      </w:tr>
      <w:tr w:rsidRPr="008A4540" w:rsidR="00661191" w:rsidTr="5FFAE9BA" w14:paraId="0B0D34CA" w14:textId="77777777">
        <w:trPr>
          <w:trHeight w:val="74"/>
        </w:trPr>
        <w:tc>
          <w:tcPr>
            <w:tcW w:w="3150" w:type="dxa"/>
            <w:tcMar/>
          </w:tcPr>
          <w:p w:rsidRPr="008A4540" w:rsidR="00661191" w:rsidP="00013106" w:rsidRDefault="00661191" w14:paraId="49106153" w14:textId="77777777">
            <w:pPr>
              <w:rPr>
                <w:rFonts w:ascii="Arial Narrow" w:hAnsi="Arial Narrow"/>
                <w:sz w:val="20"/>
                <w:szCs w:val="20"/>
              </w:rPr>
            </w:pPr>
          </w:p>
        </w:tc>
        <w:tc>
          <w:tcPr>
            <w:tcW w:w="6172" w:type="dxa"/>
            <w:tcMar/>
          </w:tcPr>
          <w:p w:rsidRPr="008A4540" w:rsidR="00661191" w:rsidP="00013106" w:rsidRDefault="00661191" w14:paraId="147296BB" w14:textId="77777777">
            <w:pPr>
              <w:jc w:val="both"/>
              <w:rPr>
                <w:rFonts w:ascii="Arial Narrow" w:hAnsi="Arial Narrow" w:cs="Arial"/>
                <w:sz w:val="20"/>
                <w:szCs w:val="20"/>
              </w:rPr>
            </w:pPr>
            <w:r w:rsidRPr="008A4540">
              <w:rPr>
                <w:rFonts w:ascii="Arial Narrow" w:hAnsi="Arial Narrow" w:cs="Arial"/>
                <w:sz w:val="20"/>
                <w:szCs w:val="20"/>
              </w:rPr>
              <w:t>ART. 362 del Código Penal.</w:t>
            </w:r>
          </w:p>
        </w:tc>
      </w:tr>
      <w:tr w:rsidRPr="008A4540" w:rsidR="00661191" w:rsidTr="5FFAE9BA" w14:paraId="090C5882" w14:textId="77777777">
        <w:trPr>
          <w:trHeight w:val="74"/>
        </w:trPr>
        <w:tc>
          <w:tcPr>
            <w:tcW w:w="3150" w:type="dxa"/>
            <w:tcMar/>
          </w:tcPr>
          <w:p w:rsidRPr="008A4540" w:rsidR="00661191" w:rsidP="00013106" w:rsidRDefault="00661191" w14:paraId="14AEED59" w14:textId="77777777">
            <w:pPr>
              <w:rPr>
                <w:rFonts w:ascii="Arial Narrow" w:hAnsi="Arial Narrow"/>
                <w:sz w:val="20"/>
                <w:szCs w:val="20"/>
              </w:rPr>
            </w:pPr>
          </w:p>
        </w:tc>
        <w:tc>
          <w:tcPr>
            <w:tcW w:w="6172" w:type="dxa"/>
            <w:tcMar/>
          </w:tcPr>
          <w:p w:rsidRPr="008A4540" w:rsidR="00661191" w:rsidP="0068253B" w:rsidRDefault="00661191" w14:paraId="04D5618F" w14:textId="0AF69B72">
            <w:pPr>
              <w:jc w:val="both"/>
              <w:rPr>
                <w:rFonts w:ascii="Arial Narrow" w:hAnsi="Arial Narrow" w:cs="Arial"/>
                <w:sz w:val="20"/>
                <w:szCs w:val="20"/>
              </w:rPr>
            </w:pPr>
            <w:r w:rsidRPr="008A4540">
              <w:rPr>
                <w:rFonts w:ascii="Arial Narrow" w:hAnsi="Arial Narrow" w:cs="Arial"/>
                <w:sz w:val="20"/>
                <w:szCs w:val="20"/>
              </w:rPr>
              <w:t>Acceder carnalmente vía vaginal, anal o bucal a una persona menor de 14 años, aunque no concurra ninguna de las circunstancias de la violación.</w:t>
            </w:r>
          </w:p>
        </w:tc>
      </w:tr>
      <w:tr w:rsidRPr="008A4540" w:rsidR="00661191" w:rsidTr="5FFAE9BA" w14:paraId="44DC1AD0" w14:textId="77777777">
        <w:trPr>
          <w:trHeight w:val="74"/>
        </w:trPr>
        <w:tc>
          <w:tcPr>
            <w:tcW w:w="3150" w:type="dxa"/>
            <w:tcMar/>
          </w:tcPr>
          <w:p w:rsidRPr="008A4540" w:rsidR="00661191" w:rsidP="00013106" w:rsidRDefault="00661191" w14:paraId="6AE8560D" w14:textId="77777777">
            <w:pPr>
              <w:rPr>
                <w:rFonts w:ascii="Arial Narrow" w:hAnsi="Arial Narrow"/>
                <w:sz w:val="20"/>
                <w:szCs w:val="20"/>
              </w:rPr>
            </w:pPr>
          </w:p>
        </w:tc>
        <w:tc>
          <w:tcPr>
            <w:tcW w:w="6172" w:type="dxa"/>
            <w:tcMar/>
          </w:tcPr>
          <w:p w:rsidRPr="008A4540" w:rsidR="00661191" w:rsidP="0068253B" w:rsidRDefault="00661191" w14:paraId="6E3A1247" w14:textId="77777777">
            <w:pPr>
              <w:jc w:val="both"/>
              <w:rPr>
                <w:rFonts w:ascii="Arial Narrow" w:hAnsi="Arial Narrow" w:cs="Arial"/>
                <w:sz w:val="20"/>
                <w:szCs w:val="20"/>
              </w:rPr>
            </w:pPr>
          </w:p>
        </w:tc>
      </w:tr>
      <w:tr w:rsidRPr="008A4540" w:rsidR="00661191" w:rsidTr="5FFAE9BA" w14:paraId="187A7BB7" w14:textId="77777777">
        <w:trPr>
          <w:trHeight w:val="74"/>
        </w:trPr>
        <w:tc>
          <w:tcPr>
            <w:tcW w:w="3150" w:type="dxa"/>
            <w:tcMar/>
          </w:tcPr>
          <w:p w:rsidRPr="008A4540" w:rsidR="00661191" w:rsidP="00013106" w:rsidRDefault="00661191" w14:paraId="39AC377D" w14:textId="77777777">
            <w:pPr>
              <w:rPr>
                <w:rFonts w:ascii="Arial Narrow" w:hAnsi="Arial Narrow"/>
                <w:sz w:val="20"/>
                <w:szCs w:val="20"/>
              </w:rPr>
            </w:pPr>
            <w:r w:rsidRPr="008A4540">
              <w:rPr>
                <w:rFonts w:ascii="Arial Narrow" w:hAnsi="Arial Narrow" w:cs="Arial"/>
                <w:b/>
                <w:bCs/>
                <w:sz w:val="20"/>
                <w:szCs w:val="20"/>
              </w:rPr>
              <w:t>623</w:t>
            </w:r>
          </w:p>
        </w:tc>
        <w:tc>
          <w:tcPr>
            <w:tcW w:w="6172" w:type="dxa"/>
            <w:tcMar/>
          </w:tcPr>
          <w:p w:rsidRPr="008A4540" w:rsidR="00661191" w:rsidP="00042DAA" w:rsidRDefault="00661191" w14:paraId="1ED97C19" w14:textId="77777777">
            <w:pPr>
              <w:jc w:val="both"/>
              <w:rPr>
                <w:rFonts w:ascii="Arial Narrow" w:hAnsi="Arial Narrow" w:cs="Arial"/>
                <w:sz w:val="20"/>
                <w:szCs w:val="20"/>
              </w:rPr>
            </w:pPr>
            <w:r w:rsidRPr="008A4540">
              <w:rPr>
                <w:rFonts w:ascii="Arial Narrow" w:hAnsi="Arial Narrow" w:cs="Arial"/>
                <w:b/>
                <w:bCs/>
                <w:sz w:val="20"/>
                <w:szCs w:val="20"/>
              </w:rPr>
              <w:t>ABUSO SEXUAL CON CONTACTO CORPORAL DE MENOR DE 14 AÑOS.</w:t>
            </w:r>
          </w:p>
        </w:tc>
      </w:tr>
      <w:tr w:rsidRPr="008A4540" w:rsidR="00661191" w:rsidTr="5FFAE9BA" w14:paraId="09FA84B1" w14:textId="77777777">
        <w:trPr>
          <w:trHeight w:val="74"/>
        </w:trPr>
        <w:tc>
          <w:tcPr>
            <w:tcW w:w="3150" w:type="dxa"/>
            <w:tcMar/>
          </w:tcPr>
          <w:p w:rsidRPr="008A4540" w:rsidR="00661191" w:rsidP="00013106" w:rsidRDefault="00661191" w14:paraId="2DE8CA89" w14:textId="77777777">
            <w:pPr>
              <w:rPr>
                <w:rFonts w:ascii="Arial Narrow" w:hAnsi="Arial Narrow"/>
                <w:sz w:val="20"/>
                <w:szCs w:val="20"/>
              </w:rPr>
            </w:pPr>
          </w:p>
        </w:tc>
        <w:tc>
          <w:tcPr>
            <w:tcW w:w="6172" w:type="dxa"/>
            <w:tcMar/>
          </w:tcPr>
          <w:p w:rsidRPr="008A4540" w:rsidR="00661191" w:rsidP="00013106" w:rsidRDefault="00661191" w14:paraId="56AEC64E" w14:textId="77777777">
            <w:pPr>
              <w:jc w:val="both"/>
              <w:rPr>
                <w:rFonts w:ascii="Arial Narrow" w:hAnsi="Arial Narrow" w:cs="Arial"/>
                <w:sz w:val="20"/>
                <w:szCs w:val="20"/>
              </w:rPr>
            </w:pPr>
            <w:r w:rsidRPr="008A4540">
              <w:rPr>
                <w:rFonts w:ascii="Arial Narrow" w:hAnsi="Arial Narrow" w:cs="Arial"/>
                <w:sz w:val="20"/>
                <w:szCs w:val="20"/>
              </w:rPr>
              <w:t>ART. 366 BIS</w:t>
            </w:r>
          </w:p>
        </w:tc>
      </w:tr>
      <w:tr w:rsidRPr="008A4540" w:rsidR="00661191" w:rsidTr="5FFAE9BA" w14:paraId="3337050F" w14:textId="77777777">
        <w:trPr>
          <w:trHeight w:val="74"/>
        </w:trPr>
        <w:tc>
          <w:tcPr>
            <w:tcW w:w="3150" w:type="dxa"/>
            <w:tcMar/>
          </w:tcPr>
          <w:p w:rsidRPr="008A4540" w:rsidR="00661191" w:rsidP="00013106" w:rsidRDefault="00661191" w14:paraId="6AC1326B" w14:textId="77777777">
            <w:pPr>
              <w:rPr>
                <w:rFonts w:ascii="Arial Narrow" w:hAnsi="Arial Narrow"/>
                <w:sz w:val="20"/>
                <w:szCs w:val="20"/>
              </w:rPr>
            </w:pPr>
          </w:p>
        </w:tc>
        <w:tc>
          <w:tcPr>
            <w:tcW w:w="6172" w:type="dxa"/>
            <w:tcMar/>
          </w:tcPr>
          <w:p w:rsidRPr="008A4540" w:rsidR="00661191" w:rsidP="0068253B" w:rsidRDefault="00661191" w14:paraId="05D40E58" w14:textId="4AFD827E">
            <w:pPr>
              <w:jc w:val="both"/>
              <w:rPr>
                <w:rFonts w:ascii="Arial Narrow" w:hAnsi="Arial Narrow" w:cs="Arial"/>
                <w:sz w:val="20"/>
                <w:szCs w:val="20"/>
              </w:rPr>
            </w:pPr>
            <w:r w:rsidRPr="008A4540">
              <w:rPr>
                <w:rFonts w:ascii="Arial Narrow" w:hAnsi="Arial Narrow" w:cs="Arial"/>
                <w:sz w:val="20"/>
                <w:szCs w:val="20"/>
              </w:rPr>
              <w:t>El 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8A4540" w:rsidR="00661191" w:rsidTr="5FFAE9BA" w14:paraId="061A3B68" w14:textId="77777777">
        <w:trPr>
          <w:trHeight w:val="74"/>
        </w:trPr>
        <w:tc>
          <w:tcPr>
            <w:tcW w:w="3150" w:type="dxa"/>
            <w:tcMar/>
          </w:tcPr>
          <w:p w:rsidRPr="008A4540" w:rsidR="00661191" w:rsidP="00013106" w:rsidRDefault="00661191" w14:paraId="786C66B1" w14:textId="77777777">
            <w:pPr>
              <w:rPr>
                <w:rFonts w:ascii="Arial Narrow" w:hAnsi="Arial Narrow"/>
                <w:sz w:val="20"/>
                <w:szCs w:val="20"/>
              </w:rPr>
            </w:pPr>
          </w:p>
        </w:tc>
        <w:tc>
          <w:tcPr>
            <w:tcW w:w="6172" w:type="dxa"/>
            <w:tcMar/>
          </w:tcPr>
          <w:p w:rsidRPr="008A4540" w:rsidR="00661191" w:rsidP="0068253B" w:rsidRDefault="00661191" w14:paraId="71AC9D44" w14:textId="77777777">
            <w:pPr>
              <w:jc w:val="both"/>
              <w:rPr>
                <w:rFonts w:ascii="Arial Narrow" w:hAnsi="Arial Narrow" w:cs="Arial"/>
                <w:sz w:val="20"/>
                <w:szCs w:val="20"/>
              </w:rPr>
            </w:pPr>
          </w:p>
        </w:tc>
      </w:tr>
      <w:tr w:rsidRPr="008A4540" w:rsidR="00661191" w:rsidTr="5FFAE9BA" w14:paraId="394BBA42" w14:textId="77777777">
        <w:trPr>
          <w:trHeight w:val="74"/>
        </w:trPr>
        <w:tc>
          <w:tcPr>
            <w:tcW w:w="3150" w:type="dxa"/>
            <w:tcMar/>
          </w:tcPr>
          <w:p w:rsidRPr="008A4540" w:rsidR="00661191" w:rsidP="00013106" w:rsidRDefault="00661191" w14:paraId="60C9E80A" w14:textId="77777777">
            <w:pPr>
              <w:rPr>
                <w:rFonts w:ascii="Arial Narrow" w:hAnsi="Arial Narrow"/>
                <w:sz w:val="20"/>
                <w:szCs w:val="20"/>
              </w:rPr>
            </w:pPr>
            <w:r w:rsidRPr="008A4540">
              <w:rPr>
                <w:rFonts w:ascii="Arial Narrow" w:hAnsi="Arial Narrow" w:cs="Arial"/>
                <w:b/>
                <w:sz w:val="20"/>
                <w:szCs w:val="20"/>
              </w:rPr>
              <w:t>624</w:t>
            </w:r>
          </w:p>
        </w:tc>
        <w:tc>
          <w:tcPr>
            <w:tcW w:w="6172" w:type="dxa"/>
            <w:tcMar/>
          </w:tcPr>
          <w:p w:rsidRPr="008A4540" w:rsidR="00661191" w:rsidP="00013106" w:rsidRDefault="00661191" w14:paraId="3CD7AE6F" w14:textId="77777777">
            <w:pPr>
              <w:jc w:val="both"/>
              <w:rPr>
                <w:rFonts w:ascii="Arial Narrow" w:hAnsi="Arial Narrow" w:cs="Arial"/>
                <w:b/>
                <w:sz w:val="20"/>
                <w:szCs w:val="20"/>
              </w:rPr>
            </w:pPr>
            <w:r w:rsidRPr="008A4540">
              <w:rPr>
                <w:rFonts w:ascii="Arial Narrow" w:hAnsi="Arial Narrow" w:cs="Arial"/>
                <w:b/>
                <w:sz w:val="20"/>
                <w:szCs w:val="20"/>
              </w:rPr>
              <w:t>ABORTO CONSENTIDO POR CAUSALES NO REGULADAS.</w:t>
            </w:r>
          </w:p>
        </w:tc>
      </w:tr>
      <w:tr w:rsidRPr="008A4540" w:rsidR="00661191" w:rsidTr="5FFAE9BA" w14:paraId="4CA85C52" w14:textId="77777777">
        <w:trPr>
          <w:trHeight w:val="74"/>
        </w:trPr>
        <w:tc>
          <w:tcPr>
            <w:tcW w:w="3150" w:type="dxa"/>
            <w:tcMar/>
          </w:tcPr>
          <w:p w:rsidRPr="008A4540" w:rsidR="00661191" w:rsidP="00013106" w:rsidRDefault="00661191" w14:paraId="293538F7" w14:textId="77777777">
            <w:pPr>
              <w:rPr>
                <w:rFonts w:ascii="Arial Narrow" w:hAnsi="Arial Narrow"/>
                <w:sz w:val="20"/>
                <w:szCs w:val="20"/>
              </w:rPr>
            </w:pPr>
          </w:p>
        </w:tc>
        <w:tc>
          <w:tcPr>
            <w:tcW w:w="6172" w:type="dxa"/>
            <w:tcMar/>
          </w:tcPr>
          <w:p w:rsidRPr="008A4540" w:rsidR="00661191" w:rsidP="00013106" w:rsidRDefault="00661191" w14:paraId="79D71E0A" w14:textId="77777777">
            <w:pPr>
              <w:jc w:val="both"/>
              <w:rPr>
                <w:rFonts w:ascii="Arial Narrow" w:hAnsi="Arial Narrow" w:cs="Arial"/>
                <w:sz w:val="20"/>
                <w:szCs w:val="20"/>
              </w:rPr>
            </w:pPr>
            <w:r w:rsidRPr="008A4540">
              <w:rPr>
                <w:rFonts w:ascii="Arial Narrow" w:hAnsi="Arial Narrow" w:cs="Arial"/>
                <w:sz w:val="20"/>
                <w:szCs w:val="20"/>
              </w:rPr>
              <w:t xml:space="preserve">ARTS.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y 344</w:t>
            </w:r>
          </w:p>
        </w:tc>
      </w:tr>
      <w:tr w:rsidRPr="008A4540" w:rsidR="00661191" w:rsidTr="5FFAE9BA" w14:paraId="62C37449" w14:textId="77777777">
        <w:trPr>
          <w:trHeight w:val="74"/>
        </w:trPr>
        <w:tc>
          <w:tcPr>
            <w:tcW w:w="3150" w:type="dxa"/>
            <w:tcMar/>
          </w:tcPr>
          <w:p w:rsidRPr="008A4540" w:rsidR="00661191" w:rsidP="00013106" w:rsidRDefault="00661191" w14:paraId="71EA84D6" w14:textId="77777777">
            <w:pPr>
              <w:rPr>
                <w:rFonts w:ascii="Arial Narrow" w:hAnsi="Arial Narrow"/>
                <w:sz w:val="20"/>
                <w:szCs w:val="20"/>
              </w:rPr>
            </w:pPr>
          </w:p>
        </w:tc>
        <w:tc>
          <w:tcPr>
            <w:tcW w:w="6172" w:type="dxa"/>
            <w:tcMar/>
          </w:tcPr>
          <w:p w:rsidRPr="008A4540" w:rsidR="00661191" w:rsidP="0068253B" w:rsidRDefault="00661191" w14:paraId="398C9F2E" w14:textId="3765C871">
            <w:pPr>
              <w:jc w:val="both"/>
              <w:rPr>
                <w:rFonts w:ascii="Arial Narrow" w:hAnsi="Arial Narrow" w:cs="Arial"/>
                <w:sz w:val="20"/>
                <w:szCs w:val="20"/>
              </w:rPr>
            </w:pPr>
            <w:r w:rsidRPr="008A4540">
              <w:rPr>
                <w:rFonts w:ascii="Arial Narrow" w:hAnsi="Arial Narrow" w:cs="Arial"/>
                <w:sz w:val="20"/>
                <w:szCs w:val="20"/>
              </w:rPr>
              <w:t xml:space="preserve">Castiga al que, fuera de los casos permitidos por la Ley, maliciosamente causare un aborto con consentimiento de la mujer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del Código Penal) y a la mujer que, fuera de los casos permitidos por la Ley, causare su aborto o consiente que otra persona se lo cause (344 del Código Penal).</w:t>
            </w:r>
          </w:p>
        </w:tc>
      </w:tr>
      <w:tr w:rsidRPr="008A4540" w:rsidR="00661191" w:rsidTr="5FFAE9BA" w14:paraId="6EFC75E5" w14:textId="77777777">
        <w:trPr>
          <w:trHeight w:val="74"/>
        </w:trPr>
        <w:tc>
          <w:tcPr>
            <w:tcW w:w="3150" w:type="dxa"/>
            <w:tcMar/>
          </w:tcPr>
          <w:p w:rsidRPr="008A4540" w:rsidR="00661191" w:rsidP="00013106" w:rsidRDefault="00661191" w14:paraId="21E710B0" w14:textId="77777777">
            <w:pPr>
              <w:rPr>
                <w:rFonts w:ascii="Arial Narrow" w:hAnsi="Arial Narrow"/>
                <w:sz w:val="20"/>
                <w:szCs w:val="20"/>
              </w:rPr>
            </w:pPr>
          </w:p>
        </w:tc>
        <w:tc>
          <w:tcPr>
            <w:tcW w:w="6172" w:type="dxa"/>
            <w:tcMar/>
          </w:tcPr>
          <w:p w:rsidRPr="008A4540" w:rsidR="00661191" w:rsidP="0068253B" w:rsidRDefault="00661191" w14:paraId="38780249" w14:textId="77777777">
            <w:pPr>
              <w:jc w:val="both"/>
              <w:rPr>
                <w:rFonts w:ascii="Arial Narrow" w:hAnsi="Arial Narrow" w:cs="Arial"/>
                <w:sz w:val="20"/>
                <w:szCs w:val="20"/>
              </w:rPr>
            </w:pPr>
          </w:p>
        </w:tc>
      </w:tr>
      <w:tr w:rsidRPr="008A4540" w:rsidR="00661191" w:rsidTr="5FFAE9BA" w14:paraId="1CA87778" w14:textId="77777777">
        <w:trPr>
          <w:trHeight w:val="74"/>
        </w:trPr>
        <w:tc>
          <w:tcPr>
            <w:tcW w:w="3150" w:type="dxa"/>
            <w:tcMar/>
          </w:tcPr>
          <w:p w:rsidRPr="008A4540" w:rsidR="00661191" w:rsidP="00013106" w:rsidRDefault="00661191" w14:paraId="7F5106C8" w14:textId="77777777">
            <w:pPr>
              <w:rPr>
                <w:rFonts w:ascii="Arial Narrow" w:hAnsi="Arial Narrow"/>
                <w:sz w:val="20"/>
                <w:szCs w:val="20"/>
              </w:rPr>
            </w:pPr>
            <w:r w:rsidRPr="008A4540">
              <w:rPr>
                <w:rFonts w:ascii="Arial Narrow" w:hAnsi="Arial Narrow" w:cs="Arial"/>
                <w:b/>
                <w:bCs/>
                <w:sz w:val="20"/>
                <w:szCs w:val="20"/>
              </w:rPr>
              <w:t>625</w:t>
            </w:r>
          </w:p>
        </w:tc>
        <w:tc>
          <w:tcPr>
            <w:tcW w:w="6172" w:type="dxa"/>
            <w:tcMar/>
          </w:tcPr>
          <w:p w:rsidRPr="008A4540" w:rsidR="00661191" w:rsidP="00013106" w:rsidRDefault="00661191" w14:paraId="627E26EF" w14:textId="77777777">
            <w:pPr>
              <w:jc w:val="both"/>
              <w:rPr>
                <w:rFonts w:ascii="Arial Narrow" w:hAnsi="Arial Narrow" w:cs="Arial"/>
                <w:sz w:val="20"/>
                <w:szCs w:val="20"/>
              </w:rPr>
            </w:pPr>
            <w:r w:rsidRPr="008A4540">
              <w:rPr>
                <w:rFonts w:ascii="Arial Narrow" w:hAnsi="Arial Narrow" w:cs="Arial"/>
                <w:b/>
                <w:sz w:val="20"/>
                <w:szCs w:val="20"/>
              </w:rPr>
              <w:t>ABORTO SIN CONSENTIMIENTO.</w:t>
            </w:r>
          </w:p>
        </w:tc>
      </w:tr>
      <w:tr w:rsidRPr="008A4540" w:rsidR="00661191" w:rsidTr="5FFAE9BA" w14:paraId="3B1563AD" w14:textId="77777777">
        <w:trPr>
          <w:trHeight w:val="74"/>
        </w:trPr>
        <w:tc>
          <w:tcPr>
            <w:tcW w:w="3150" w:type="dxa"/>
            <w:tcMar/>
          </w:tcPr>
          <w:p w:rsidRPr="008A4540" w:rsidR="00661191" w:rsidP="00013106" w:rsidRDefault="00661191" w14:paraId="05FBE581" w14:textId="77777777">
            <w:pPr>
              <w:rPr>
                <w:rFonts w:ascii="Arial Narrow" w:hAnsi="Arial Narrow"/>
                <w:sz w:val="20"/>
                <w:szCs w:val="20"/>
              </w:rPr>
            </w:pPr>
          </w:p>
        </w:tc>
        <w:tc>
          <w:tcPr>
            <w:tcW w:w="6172" w:type="dxa"/>
            <w:tcMar/>
          </w:tcPr>
          <w:p w:rsidRPr="008A4540" w:rsidR="00661191" w:rsidP="00013106" w:rsidRDefault="00661191" w14:paraId="2BA02E1A" w14:textId="77777777">
            <w:pPr>
              <w:jc w:val="both"/>
              <w:rPr>
                <w:rFonts w:ascii="Arial Narrow" w:hAnsi="Arial Narrow" w:cs="Arial"/>
                <w:sz w:val="20"/>
                <w:szCs w:val="20"/>
              </w:rPr>
            </w:pPr>
            <w:r w:rsidRPr="008A4540">
              <w:rPr>
                <w:rFonts w:ascii="Arial Narrow" w:hAnsi="Arial Narrow" w:cs="Arial"/>
                <w:sz w:val="20"/>
                <w:szCs w:val="20"/>
              </w:rPr>
              <w:t xml:space="preserve">ARTS.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 y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Pr="008A4540" w:rsidR="00661191" w:rsidTr="5FFAE9BA" w14:paraId="0F03BA96" w14:textId="77777777">
        <w:trPr>
          <w:trHeight w:val="74"/>
        </w:trPr>
        <w:tc>
          <w:tcPr>
            <w:tcW w:w="3150" w:type="dxa"/>
            <w:tcMar/>
          </w:tcPr>
          <w:p w:rsidRPr="008A4540" w:rsidR="00661191" w:rsidP="00013106" w:rsidRDefault="00661191" w14:paraId="3E9DC195" w14:textId="77777777">
            <w:pPr>
              <w:rPr>
                <w:rFonts w:ascii="Arial Narrow" w:hAnsi="Arial Narrow"/>
                <w:sz w:val="20"/>
                <w:szCs w:val="20"/>
              </w:rPr>
            </w:pPr>
          </w:p>
        </w:tc>
        <w:tc>
          <w:tcPr>
            <w:tcW w:w="6172" w:type="dxa"/>
            <w:tcMar/>
          </w:tcPr>
          <w:p w:rsidRPr="008A4540" w:rsidR="00661191" w:rsidP="00013106" w:rsidRDefault="00661191" w14:paraId="5156EE60" w14:textId="065713DB">
            <w:pPr>
              <w:jc w:val="both"/>
              <w:rPr>
                <w:rFonts w:ascii="Arial Narrow" w:hAnsi="Arial Narrow" w:cs="Arial"/>
                <w:sz w:val="20"/>
                <w:szCs w:val="20"/>
              </w:rPr>
            </w:pPr>
            <w:r w:rsidRPr="008A4540">
              <w:rPr>
                <w:rFonts w:ascii="Arial Narrow" w:hAnsi="Arial Narrow" w:cs="Arial"/>
                <w:sz w:val="20"/>
                <w:szCs w:val="20"/>
              </w:rPr>
              <w:t xml:space="preserve">Penaliza a quien causa maliciosamente un aborto sin consentimiento de la mujer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 del Código Penal) y al que maliciosamente cause un aborto ejerciendo violencia en la persona de la mujer embarazada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 del Código Penal).</w:t>
            </w:r>
          </w:p>
        </w:tc>
      </w:tr>
      <w:tr w:rsidRPr="008A4540" w:rsidR="00661191" w:rsidTr="5FFAE9BA" w14:paraId="40009677" w14:textId="77777777">
        <w:trPr>
          <w:trHeight w:val="74"/>
        </w:trPr>
        <w:tc>
          <w:tcPr>
            <w:tcW w:w="3150" w:type="dxa"/>
            <w:tcMar/>
          </w:tcPr>
          <w:p w:rsidRPr="008A4540" w:rsidR="00661191" w:rsidP="00013106" w:rsidRDefault="00661191" w14:paraId="1D19BA93" w14:textId="77777777">
            <w:pPr>
              <w:rPr>
                <w:rFonts w:ascii="Arial Narrow" w:hAnsi="Arial Narrow"/>
                <w:sz w:val="20"/>
                <w:szCs w:val="20"/>
              </w:rPr>
            </w:pPr>
          </w:p>
        </w:tc>
        <w:tc>
          <w:tcPr>
            <w:tcW w:w="6172" w:type="dxa"/>
            <w:tcMar/>
          </w:tcPr>
          <w:p w:rsidRPr="008A4540" w:rsidR="00661191" w:rsidP="00013106" w:rsidRDefault="00661191" w14:paraId="7F176813" w14:textId="77777777">
            <w:pPr>
              <w:jc w:val="both"/>
              <w:rPr>
                <w:rFonts w:ascii="Arial Narrow" w:hAnsi="Arial Narrow" w:cs="Arial"/>
                <w:sz w:val="20"/>
                <w:szCs w:val="20"/>
              </w:rPr>
            </w:pPr>
            <w:r w:rsidRPr="008A4540">
              <w:rPr>
                <w:rFonts w:ascii="Arial Narrow" w:hAnsi="Arial Narrow" w:cs="Arial"/>
                <w:sz w:val="20"/>
                <w:szCs w:val="20"/>
              </w:rPr>
              <w:t>ART. 343</w:t>
            </w:r>
          </w:p>
        </w:tc>
      </w:tr>
      <w:tr w:rsidRPr="008A4540" w:rsidR="00661191" w:rsidTr="5FFAE9BA" w14:paraId="309E8C8C" w14:textId="77777777">
        <w:trPr>
          <w:trHeight w:val="74"/>
        </w:trPr>
        <w:tc>
          <w:tcPr>
            <w:tcW w:w="3150" w:type="dxa"/>
            <w:tcMar/>
          </w:tcPr>
          <w:p w:rsidRPr="008A4540" w:rsidR="00661191" w:rsidP="00013106" w:rsidRDefault="00661191" w14:paraId="71992CEB" w14:textId="77777777">
            <w:pPr>
              <w:rPr>
                <w:rFonts w:ascii="Arial Narrow" w:hAnsi="Arial Narrow"/>
                <w:sz w:val="20"/>
                <w:szCs w:val="20"/>
              </w:rPr>
            </w:pPr>
          </w:p>
        </w:tc>
        <w:tc>
          <w:tcPr>
            <w:tcW w:w="6172" w:type="dxa"/>
            <w:tcMar/>
          </w:tcPr>
          <w:p w:rsidRPr="008A4540" w:rsidR="00661191" w:rsidP="0068253B" w:rsidRDefault="00661191" w14:paraId="3B40663A" w14:textId="6643C80D">
            <w:pPr>
              <w:jc w:val="both"/>
              <w:rPr>
                <w:rFonts w:ascii="Arial Narrow" w:hAnsi="Arial Narrow" w:cs="Arial"/>
                <w:sz w:val="20"/>
                <w:szCs w:val="20"/>
              </w:rPr>
            </w:pPr>
            <w:r w:rsidRPr="008A4540">
              <w:rPr>
                <w:rFonts w:ascii="Arial Narrow" w:hAnsi="Arial Narrow" w:cs="Arial"/>
                <w:sz w:val="20"/>
                <w:szCs w:val="20"/>
              </w:rPr>
              <w:t>Sanciona al que con violencias causare un aborto, aún sin propósito, con tal que el estado de embarazo sea notorio.</w:t>
            </w:r>
          </w:p>
        </w:tc>
      </w:tr>
      <w:tr w:rsidRPr="008A4540" w:rsidR="00661191" w:rsidTr="5FFAE9BA" w14:paraId="7DCEAEC9" w14:textId="77777777">
        <w:trPr>
          <w:trHeight w:val="74"/>
        </w:trPr>
        <w:tc>
          <w:tcPr>
            <w:tcW w:w="3150" w:type="dxa"/>
            <w:tcMar/>
          </w:tcPr>
          <w:p w:rsidRPr="008A4540" w:rsidR="00661191" w:rsidP="00013106" w:rsidRDefault="00661191" w14:paraId="1E416D7C" w14:textId="77777777">
            <w:pPr>
              <w:rPr>
                <w:rFonts w:ascii="Arial Narrow" w:hAnsi="Arial Narrow"/>
                <w:sz w:val="20"/>
                <w:szCs w:val="20"/>
              </w:rPr>
            </w:pPr>
          </w:p>
        </w:tc>
        <w:tc>
          <w:tcPr>
            <w:tcW w:w="6172" w:type="dxa"/>
            <w:tcMar/>
          </w:tcPr>
          <w:p w:rsidRPr="008A4540" w:rsidR="00661191" w:rsidP="0068253B" w:rsidRDefault="00661191" w14:paraId="4F11ED70" w14:textId="77777777">
            <w:pPr>
              <w:jc w:val="both"/>
              <w:rPr>
                <w:rFonts w:ascii="Arial Narrow" w:hAnsi="Arial Narrow" w:cs="Arial"/>
                <w:sz w:val="20"/>
                <w:szCs w:val="20"/>
              </w:rPr>
            </w:pPr>
          </w:p>
        </w:tc>
      </w:tr>
      <w:tr w:rsidRPr="008A4540" w:rsidR="00661191" w:rsidTr="5FFAE9BA" w14:paraId="04978EB3" w14:textId="77777777">
        <w:trPr>
          <w:trHeight w:val="74"/>
        </w:trPr>
        <w:tc>
          <w:tcPr>
            <w:tcW w:w="3150" w:type="dxa"/>
            <w:tcMar/>
          </w:tcPr>
          <w:p w:rsidRPr="008A4540" w:rsidR="00661191" w:rsidP="00013106" w:rsidRDefault="00661191" w14:paraId="4D82A9A8" w14:textId="77777777">
            <w:pPr>
              <w:rPr>
                <w:rFonts w:ascii="Arial Narrow" w:hAnsi="Arial Narrow" w:cs="Arial"/>
                <w:b/>
                <w:bCs/>
                <w:sz w:val="20"/>
                <w:szCs w:val="20"/>
              </w:rPr>
            </w:pPr>
            <w:r w:rsidRPr="008A4540">
              <w:rPr>
                <w:rFonts w:ascii="Arial Narrow" w:hAnsi="Arial Narrow" w:cs="Arial"/>
                <w:b/>
                <w:bCs/>
                <w:sz w:val="20"/>
                <w:szCs w:val="20"/>
              </w:rPr>
              <w:t>628</w:t>
            </w:r>
          </w:p>
        </w:tc>
        <w:tc>
          <w:tcPr>
            <w:tcW w:w="6172" w:type="dxa"/>
            <w:tcMar/>
          </w:tcPr>
          <w:p w:rsidRPr="008A4540" w:rsidR="00661191" w:rsidP="00013106" w:rsidRDefault="00661191" w14:paraId="28B360DC" w14:textId="42B0CD95">
            <w:pPr>
              <w:jc w:val="both"/>
              <w:rPr>
                <w:rFonts w:ascii="Arial Narrow" w:hAnsi="Arial Narrow" w:cs="Arial"/>
                <w:b/>
                <w:bCs/>
                <w:sz w:val="20"/>
                <w:szCs w:val="20"/>
              </w:rPr>
            </w:pPr>
            <w:r w:rsidRPr="008A4540">
              <w:rPr>
                <w:rFonts w:ascii="Arial Narrow" w:hAnsi="Arial Narrow" w:cs="Arial"/>
                <w:b/>
                <w:bCs/>
                <w:sz w:val="20"/>
                <w:szCs w:val="20"/>
              </w:rPr>
              <w:t>VIOLACIÓN CON HOMICIDIO O FEMICIDIO.</w:t>
            </w:r>
          </w:p>
        </w:tc>
      </w:tr>
      <w:tr w:rsidRPr="008A4540" w:rsidR="00661191" w:rsidTr="5FFAE9BA" w14:paraId="103A6D84" w14:textId="77777777">
        <w:trPr>
          <w:trHeight w:val="74"/>
        </w:trPr>
        <w:tc>
          <w:tcPr>
            <w:tcW w:w="3150" w:type="dxa"/>
            <w:tcMar/>
          </w:tcPr>
          <w:p w:rsidRPr="008A4540" w:rsidR="00661191" w:rsidP="00013106" w:rsidRDefault="00661191" w14:paraId="454A1409" w14:textId="77777777">
            <w:pPr>
              <w:rPr>
                <w:rFonts w:ascii="Arial Narrow" w:hAnsi="Arial Narrow"/>
                <w:sz w:val="20"/>
                <w:szCs w:val="20"/>
              </w:rPr>
            </w:pPr>
          </w:p>
        </w:tc>
        <w:tc>
          <w:tcPr>
            <w:tcW w:w="6172" w:type="dxa"/>
            <w:tcMar/>
          </w:tcPr>
          <w:p w:rsidRPr="008A4540" w:rsidR="00661191" w:rsidP="00013106" w:rsidRDefault="00661191" w14:paraId="45EF8126" w14:textId="77777777">
            <w:pPr>
              <w:jc w:val="both"/>
              <w:rPr>
                <w:rFonts w:ascii="Arial Narrow" w:hAnsi="Arial Narrow" w:cs="Arial"/>
                <w:sz w:val="20"/>
                <w:szCs w:val="20"/>
              </w:rPr>
            </w:pPr>
            <w:r w:rsidRPr="008A4540">
              <w:rPr>
                <w:rFonts w:ascii="Arial Narrow" w:hAnsi="Arial Narrow" w:cs="Arial"/>
                <w:sz w:val="20"/>
                <w:szCs w:val="20"/>
              </w:rPr>
              <w:t>ART. 372 BIS</w:t>
            </w:r>
          </w:p>
        </w:tc>
      </w:tr>
      <w:tr w:rsidRPr="008A4540" w:rsidR="00661191" w:rsidTr="5FFAE9BA" w14:paraId="6E14CF76" w14:textId="77777777">
        <w:trPr>
          <w:trHeight w:val="74"/>
        </w:trPr>
        <w:tc>
          <w:tcPr>
            <w:tcW w:w="3150" w:type="dxa"/>
            <w:tcMar/>
          </w:tcPr>
          <w:p w:rsidRPr="008A4540" w:rsidR="00661191" w:rsidP="00013106" w:rsidRDefault="00661191" w14:paraId="2C882B35" w14:textId="77777777">
            <w:pPr>
              <w:rPr>
                <w:rFonts w:ascii="Arial Narrow" w:hAnsi="Arial Narrow"/>
                <w:sz w:val="20"/>
                <w:szCs w:val="20"/>
              </w:rPr>
            </w:pPr>
          </w:p>
        </w:tc>
        <w:tc>
          <w:tcPr>
            <w:tcW w:w="6172" w:type="dxa"/>
            <w:tcMar/>
          </w:tcPr>
          <w:p w:rsidRPr="008A4540" w:rsidR="00661191" w:rsidP="0068253B" w:rsidRDefault="00661191" w14:paraId="1B718C01" w14:textId="7D1451B2">
            <w:pPr>
              <w:jc w:val="both"/>
              <w:rPr>
                <w:rFonts w:ascii="Arial Narrow" w:hAnsi="Arial Narrow" w:cs="Arial"/>
                <w:sz w:val="20"/>
                <w:szCs w:val="20"/>
              </w:rPr>
            </w:pPr>
            <w:r w:rsidRPr="008A4540">
              <w:rPr>
                <w:rFonts w:ascii="Arial Narrow" w:hAnsi="Arial Narrow" w:cs="Arial"/>
                <w:sz w:val="20"/>
                <w:szCs w:val="20"/>
              </w:rPr>
              <w:t xml:space="preserve">Castiga a quien, con ocasión de violación, cometiere además homicidio en la persona de la víctima. Si el autor del delito de Violación es un hombre y la víctima una mujer, el delito tendrá el nombre de violación con femicidio. </w:t>
            </w:r>
          </w:p>
        </w:tc>
      </w:tr>
      <w:tr w:rsidRPr="008A4540" w:rsidR="00661191" w:rsidTr="5FFAE9BA" w14:paraId="3608C9FD" w14:textId="77777777">
        <w:trPr>
          <w:trHeight w:val="74"/>
        </w:trPr>
        <w:tc>
          <w:tcPr>
            <w:tcW w:w="3150" w:type="dxa"/>
            <w:tcMar/>
          </w:tcPr>
          <w:p w:rsidRPr="008A4540" w:rsidR="00661191" w:rsidP="00013106" w:rsidRDefault="00661191" w14:paraId="7922940D" w14:textId="77777777">
            <w:pPr>
              <w:rPr>
                <w:rFonts w:ascii="Arial Narrow" w:hAnsi="Arial Narrow"/>
                <w:sz w:val="20"/>
                <w:szCs w:val="20"/>
              </w:rPr>
            </w:pPr>
          </w:p>
        </w:tc>
        <w:tc>
          <w:tcPr>
            <w:tcW w:w="6172" w:type="dxa"/>
            <w:tcMar/>
          </w:tcPr>
          <w:p w:rsidRPr="008A4540" w:rsidR="00661191" w:rsidP="0068253B" w:rsidRDefault="00661191" w14:paraId="3E96B0C8" w14:textId="77777777">
            <w:pPr>
              <w:jc w:val="both"/>
              <w:rPr>
                <w:rFonts w:ascii="Arial Narrow" w:hAnsi="Arial Narrow" w:cs="Arial"/>
                <w:sz w:val="20"/>
                <w:szCs w:val="20"/>
              </w:rPr>
            </w:pPr>
          </w:p>
        </w:tc>
      </w:tr>
      <w:tr w:rsidRPr="008A4540" w:rsidR="00661191" w:rsidTr="5FFAE9BA" w14:paraId="052F4764" w14:textId="77777777">
        <w:trPr>
          <w:trHeight w:val="74"/>
        </w:trPr>
        <w:tc>
          <w:tcPr>
            <w:tcW w:w="3150" w:type="dxa"/>
            <w:tcMar/>
          </w:tcPr>
          <w:p w:rsidRPr="008A4540" w:rsidR="00661191" w:rsidP="00013106" w:rsidRDefault="00661191" w14:paraId="1BD9A118" w14:textId="77777777">
            <w:pPr>
              <w:rPr>
                <w:rFonts w:ascii="Arial Narrow" w:hAnsi="Arial Narrow"/>
                <w:sz w:val="20"/>
                <w:szCs w:val="20"/>
              </w:rPr>
            </w:pPr>
            <w:r w:rsidRPr="008A4540">
              <w:rPr>
                <w:rFonts w:ascii="Arial Narrow" w:hAnsi="Arial Narrow" w:cs="Arial"/>
                <w:b/>
                <w:bCs/>
                <w:sz w:val="20"/>
                <w:szCs w:val="20"/>
              </w:rPr>
              <w:t>632</w:t>
            </w:r>
          </w:p>
        </w:tc>
        <w:tc>
          <w:tcPr>
            <w:tcW w:w="6172" w:type="dxa"/>
            <w:tcMar/>
          </w:tcPr>
          <w:p w:rsidRPr="008A4540" w:rsidR="00661191" w:rsidP="003C2D55" w:rsidRDefault="00661191" w14:paraId="0705D0FE" w14:textId="36F63CFA">
            <w:pPr>
              <w:jc w:val="both"/>
              <w:rPr>
                <w:rFonts w:ascii="Arial Narrow" w:hAnsi="Arial Narrow" w:cs="Arial"/>
                <w:sz w:val="20"/>
                <w:szCs w:val="20"/>
              </w:rPr>
            </w:pPr>
            <w:r w:rsidRPr="008A4540">
              <w:rPr>
                <w:rFonts w:ascii="Arial Narrow" w:hAnsi="Arial Narrow" w:cs="Arial"/>
                <w:b/>
                <w:bCs/>
                <w:sz w:val="20"/>
                <w:szCs w:val="20"/>
              </w:rPr>
              <w:t>OBTENCIÓN DE LA REALIZACIÓN DE UNA ACCIÓN SEXUAL POR PARTE DE MENOR DE 18 AÑOS</w:t>
            </w:r>
          </w:p>
        </w:tc>
      </w:tr>
      <w:tr w:rsidRPr="008A4540" w:rsidR="00661191" w:rsidTr="5FFAE9BA" w14:paraId="50982CE5" w14:textId="77777777">
        <w:trPr>
          <w:trHeight w:val="74"/>
        </w:trPr>
        <w:tc>
          <w:tcPr>
            <w:tcW w:w="3150" w:type="dxa"/>
            <w:tcMar/>
          </w:tcPr>
          <w:p w:rsidRPr="008A4540" w:rsidR="00661191" w:rsidP="00013106" w:rsidRDefault="00661191" w14:paraId="01D273C4" w14:textId="77777777">
            <w:pPr>
              <w:rPr>
                <w:rFonts w:ascii="Arial Narrow" w:hAnsi="Arial Narrow"/>
                <w:sz w:val="20"/>
                <w:szCs w:val="20"/>
              </w:rPr>
            </w:pPr>
          </w:p>
        </w:tc>
        <w:tc>
          <w:tcPr>
            <w:tcW w:w="6172" w:type="dxa"/>
            <w:tcMar/>
          </w:tcPr>
          <w:p w:rsidRPr="008A4540" w:rsidR="00661191" w:rsidP="00013106" w:rsidRDefault="00661191" w14:paraId="01AFCEAB" w14:textId="77777777">
            <w:pPr>
              <w:jc w:val="both"/>
              <w:rPr>
                <w:rFonts w:ascii="Arial Narrow" w:hAnsi="Arial Narrow" w:cs="Arial"/>
                <w:sz w:val="20"/>
                <w:szCs w:val="20"/>
              </w:rPr>
            </w:pPr>
            <w:r w:rsidRPr="008A4540">
              <w:rPr>
                <w:rFonts w:ascii="Arial Narrow" w:hAnsi="Arial Narrow" w:cs="Arial"/>
                <w:sz w:val="20"/>
                <w:szCs w:val="20"/>
              </w:rPr>
              <w:t>ART. 367 TER</w:t>
            </w:r>
          </w:p>
        </w:tc>
      </w:tr>
      <w:tr w:rsidRPr="008A4540" w:rsidR="00661191" w:rsidTr="5FFAE9BA" w14:paraId="1837CD0C" w14:textId="77777777">
        <w:trPr>
          <w:trHeight w:val="74"/>
        </w:trPr>
        <w:tc>
          <w:tcPr>
            <w:tcW w:w="3150" w:type="dxa"/>
            <w:tcMar/>
          </w:tcPr>
          <w:p w:rsidRPr="008A4540" w:rsidR="00661191" w:rsidP="00013106" w:rsidRDefault="00661191" w14:paraId="78FF358F" w14:textId="77777777">
            <w:pPr>
              <w:rPr>
                <w:rFonts w:ascii="Arial Narrow" w:hAnsi="Arial Narrow"/>
                <w:sz w:val="20"/>
                <w:szCs w:val="20"/>
              </w:rPr>
            </w:pPr>
          </w:p>
        </w:tc>
        <w:tc>
          <w:tcPr>
            <w:tcW w:w="6172" w:type="dxa"/>
            <w:tcMar/>
          </w:tcPr>
          <w:p w:rsidRPr="008A4540" w:rsidR="00661191" w:rsidP="0068253B" w:rsidRDefault="00661191" w14:paraId="076A6881" w14:textId="61B5F774">
            <w:pPr>
              <w:jc w:val="both"/>
              <w:rPr>
                <w:rFonts w:ascii="Arial Narrow" w:hAnsi="Arial Narrow" w:cs="Arial"/>
                <w:sz w:val="20"/>
                <w:szCs w:val="20"/>
              </w:rPr>
            </w:pPr>
            <w:r w:rsidRPr="008A4540">
              <w:rPr>
                <w:rFonts w:ascii="Arial Narrow" w:hAnsi="Arial Narrow" w:cs="Arial"/>
                <w:sz w:val="20"/>
                <w:szCs w:val="20"/>
              </w:rPr>
              <w:t xml:space="preserve">Se refiere al que a cambio de dinero u otras prestaciones de cualquier naturaleza, obtuviere servicios sexuales por parte de personas mayores de catorce pero menores de dieciocho </w:t>
            </w:r>
            <w:proofErr w:type="gramStart"/>
            <w:r w:rsidRPr="008A4540">
              <w:rPr>
                <w:rFonts w:ascii="Arial Narrow" w:hAnsi="Arial Narrow" w:cs="Arial"/>
                <w:sz w:val="20"/>
                <w:szCs w:val="20"/>
              </w:rPr>
              <w:t>años de edad</w:t>
            </w:r>
            <w:proofErr w:type="gramEnd"/>
            <w:r w:rsidRPr="008A4540">
              <w:rPr>
                <w:rFonts w:ascii="Arial Narrow" w:hAnsi="Arial Narrow" w:cs="Arial"/>
                <w:sz w:val="20"/>
                <w:szCs w:val="20"/>
              </w:rPr>
              <w:t xml:space="preserve"> sin que medien las circunstancias de los delitos de violación o estupro.</w:t>
            </w:r>
          </w:p>
        </w:tc>
      </w:tr>
      <w:tr w:rsidRPr="008A4540" w:rsidR="00661191" w:rsidTr="5FFAE9BA" w14:paraId="082579B4" w14:textId="77777777">
        <w:trPr>
          <w:trHeight w:val="74"/>
        </w:trPr>
        <w:tc>
          <w:tcPr>
            <w:tcW w:w="3150" w:type="dxa"/>
            <w:tcMar/>
          </w:tcPr>
          <w:p w:rsidRPr="008A4540" w:rsidR="00661191" w:rsidP="00013106" w:rsidRDefault="00661191" w14:paraId="698E6524" w14:textId="77777777">
            <w:pPr>
              <w:rPr>
                <w:rFonts w:ascii="Arial Narrow" w:hAnsi="Arial Narrow"/>
                <w:sz w:val="20"/>
                <w:szCs w:val="20"/>
              </w:rPr>
            </w:pPr>
          </w:p>
        </w:tc>
        <w:tc>
          <w:tcPr>
            <w:tcW w:w="6172" w:type="dxa"/>
            <w:tcMar/>
          </w:tcPr>
          <w:p w:rsidRPr="008A4540" w:rsidR="00661191" w:rsidP="0068253B" w:rsidRDefault="00661191" w14:paraId="16CB165C" w14:textId="77777777">
            <w:pPr>
              <w:jc w:val="both"/>
              <w:rPr>
                <w:rFonts w:ascii="Arial Narrow" w:hAnsi="Arial Narrow" w:cs="Arial"/>
                <w:sz w:val="20"/>
                <w:szCs w:val="20"/>
              </w:rPr>
            </w:pPr>
          </w:p>
        </w:tc>
      </w:tr>
      <w:tr w:rsidRPr="008A4540" w:rsidR="00661191" w:rsidTr="5FFAE9BA" w14:paraId="249F7C61" w14:textId="77777777">
        <w:trPr>
          <w:trHeight w:val="74"/>
        </w:trPr>
        <w:tc>
          <w:tcPr>
            <w:tcW w:w="3150" w:type="dxa"/>
            <w:tcMar/>
          </w:tcPr>
          <w:p w:rsidRPr="008A4540" w:rsidR="00661191" w:rsidP="007A506E" w:rsidRDefault="00661191" w14:paraId="2FC1F0F8" w14:textId="77777777">
            <w:pPr>
              <w:spacing w:line="240" w:lineRule="atLeast"/>
              <w:rPr>
                <w:rFonts w:ascii="Arial Narrow" w:hAnsi="Arial Narrow" w:cs="Arial"/>
                <w:b/>
                <w:bCs/>
                <w:sz w:val="20"/>
                <w:szCs w:val="20"/>
              </w:rPr>
            </w:pPr>
            <w:r w:rsidRPr="008A4540">
              <w:rPr>
                <w:rFonts w:ascii="Arial Narrow" w:hAnsi="Arial Narrow" w:cs="Arial"/>
                <w:b/>
                <w:bCs/>
                <w:sz w:val="20"/>
                <w:szCs w:val="20"/>
              </w:rPr>
              <w:t>633</w:t>
            </w:r>
          </w:p>
        </w:tc>
        <w:tc>
          <w:tcPr>
            <w:tcW w:w="6172" w:type="dxa"/>
            <w:tcMar/>
          </w:tcPr>
          <w:p w:rsidRPr="008A4540" w:rsidR="00661191" w:rsidP="007A506E" w:rsidRDefault="00661191" w14:paraId="3E4628FE" w14:textId="77777777">
            <w:pPr>
              <w:jc w:val="both"/>
              <w:rPr>
                <w:rFonts w:ascii="Arial Narrow" w:hAnsi="Arial Narrow" w:cs="Arial"/>
                <w:sz w:val="20"/>
                <w:szCs w:val="20"/>
              </w:rPr>
            </w:pPr>
            <w:r w:rsidRPr="008A4540">
              <w:rPr>
                <w:rFonts w:ascii="Arial Narrow" w:hAnsi="Arial Narrow" w:cs="Arial"/>
                <w:b/>
                <w:bCs/>
                <w:sz w:val="20"/>
                <w:szCs w:val="20"/>
              </w:rPr>
              <w:t>ABUSO SEXUAL CALIFICADO (CON INTRODUCCIÓN DE OBJETOS O USO DE ANIMALES).</w:t>
            </w:r>
          </w:p>
        </w:tc>
      </w:tr>
      <w:tr w:rsidRPr="008A4540" w:rsidR="00661191" w:rsidTr="5FFAE9BA" w14:paraId="4C2F09F2" w14:textId="77777777">
        <w:trPr>
          <w:trHeight w:val="74"/>
        </w:trPr>
        <w:tc>
          <w:tcPr>
            <w:tcW w:w="3150" w:type="dxa"/>
            <w:tcMar/>
          </w:tcPr>
          <w:p w:rsidRPr="008A4540" w:rsidR="00661191" w:rsidP="007A506E" w:rsidRDefault="00661191" w14:paraId="1573627E" w14:textId="77777777">
            <w:pPr>
              <w:rPr>
                <w:rFonts w:ascii="Arial Narrow" w:hAnsi="Arial Narrow"/>
                <w:sz w:val="20"/>
                <w:szCs w:val="20"/>
              </w:rPr>
            </w:pPr>
          </w:p>
        </w:tc>
        <w:tc>
          <w:tcPr>
            <w:tcW w:w="6172" w:type="dxa"/>
            <w:tcMar/>
          </w:tcPr>
          <w:p w:rsidRPr="008A4540" w:rsidR="00661191" w:rsidP="007A506E" w:rsidRDefault="00661191" w14:paraId="069639AB" w14:textId="77777777">
            <w:pPr>
              <w:jc w:val="both"/>
              <w:rPr>
                <w:rFonts w:ascii="Arial Narrow" w:hAnsi="Arial Narrow" w:cs="Arial"/>
                <w:sz w:val="20"/>
                <w:szCs w:val="20"/>
              </w:rPr>
            </w:pPr>
            <w:r w:rsidRPr="008A4540">
              <w:rPr>
                <w:rFonts w:ascii="Arial Narrow" w:hAnsi="Arial Narrow" w:cs="Arial"/>
                <w:sz w:val="20"/>
                <w:szCs w:val="20"/>
              </w:rPr>
              <w:t>ART. 365 BIS</w:t>
            </w:r>
          </w:p>
        </w:tc>
      </w:tr>
      <w:tr w:rsidRPr="008A4540" w:rsidR="00661191" w:rsidTr="5FFAE9BA" w14:paraId="6E1F073F" w14:textId="77777777">
        <w:trPr>
          <w:trHeight w:val="74"/>
        </w:trPr>
        <w:tc>
          <w:tcPr>
            <w:tcW w:w="3150" w:type="dxa"/>
            <w:tcMar/>
          </w:tcPr>
          <w:p w:rsidRPr="008A4540" w:rsidR="00661191" w:rsidP="007A506E" w:rsidRDefault="00661191" w14:paraId="439D64ED" w14:textId="77777777">
            <w:pPr>
              <w:rPr>
                <w:rFonts w:ascii="Arial Narrow" w:hAnsi="Arial Narrow"/>
                <w:sz w:val="20"/>
                <w:szCs w:val="20"/>
              </w:rPr>
            </w:pPr>
          </w:p>
        </w:tc>
        <w:tc>
          <w:tcPr>
            <w:tcW w:w="6172" w:type="dxa"/>
            <w:tcMar/>
          </w:tcPr>
          <w:p w:rsidRPr="008A4540" w:rsidR="00661191" w:rsidP="0068253B" w:rsidRDefault="00661191" w14:paraId="0F48923E" w14:textId="20BA9D4C">
            <w:pPr>
              <w:jc w:val="both"/>
              <w:rPr>
                <w:rFonts w:ascii="Arial Narrow" w:hAnsi="Arial Narrow" w:cs="Arial"/>
                <w:sz w:val="20"/>
                <w:szCs w:val="20"/>
              </w:rPr>
            </w:pPr>
            <w:r w:rsidRPr="008A4540">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Pr="008A4540" w:rsidR="00661191" w:rsidTr="5FFAE9BA" w14:paraId="5B88E63C" w14:textId="77777777">
        <w:trPr>
          <w:trHeight w:val="74"/>
        </w:trPr>
        <w:tc>
          <w:tcPr>
            <w:tcW w:w="3150" w:type="dxa"/>
            <w:tcMar/>
          </w:tcPr>
          <w:p w:rsidRPr="008A4540" w:rsidR="00661191" w:rsidP="007A506E" w:rsidRDefault="00661191" w14:paraId="5112B891" w14:textId="77777777">
            <w:pPr>
              <w:rPr>
                <w:rFonts w:ascii="Arial Narrow" w:hAnsi="Arial Narrow"/>
                <w:sz w:val="20"/>
                <w:szCs w:val="20"/>
              </w:rPr>
            </w:pPr>
          </w:p>
        </w:tc>
        <w:tc>
          <w:tcPr>
            <w:tcW w:w="6172" w:type="dxa"/>
            <w:tcMar/>
          </w:tcPr>
          <w:p w:rsidRPr="008A4540" w:rsidR="00661191" w:rsidP="0068253B" w:rsidRDefault="00661191" w14:paraId="563F756E" w14:textId="77777777">
            <w:pPr>
              <w:jc w:val="both"/>
              <w:rPr>
                <w:rFonts w:ascii="Arial Narrow" w:hAnsi="Arial Narrow" w:cs="Arial"/>
                <w:sz w:val="20"/>
                <w:szCs w:val="20"/>
              </w:rPr>
            </w:pPr>
          </w:p>
        </w:tc>
      </w:tr>
      <w:tr w:rsidRPr="008A4540" w:rsidR="00661191" w:rsidTr="5FFAE9BA" w14:paraId="320D4193" w14:textId="77777777">
        <w:trPr>
          <w:trHeight w:val="74"/>
        </w:trPr>
        <w:tc>
          <w:tcPr>
            <w:tcW w:w="3150" w:type="dxa"/>
            <w:tcMar/>
          </w:tcPr>
          <w:p w:rsidRPr="008A4540" w:rsidR="00661191" w:rsidP="007A506E" w:rsidRDefault="00661191" w14:paraId="3765FAF7" w14:textId="77777777">
            <w:pPr>
              <w:rPr>
                <w:rFonts w:ascii="Arial Narrow" w:hAnsi="Arial Narrow"/>
                <w:sz w:val="20"/>
                <w:szCs w:val="20"/>
              </w:rPr>
            </w:pPr>
            <w:r w:rsidRPr="008A4540">
              <w:rPr>
                <w:rFonts w:ascii="Arial Narrow" w:hAnsi="Arial Narrow" w:cs="Arial"/>
                <w:b/>
                <w:bCs/>
                <w:sz w:val="20"/>
                <w:szCs w:val="20"/>
              </w:rPr>
              <w:t>634</w:t>
            </w:r>
          </w:p>
        </w:tc>
        <w:tc>
          <w:tcPr>
            <w:tcW w:w="6172" w:type="dxa"/>
            <w:tcMar/>
          </w:tcPr>
          <w:p w:rsidRPr="008A4540" w:rsidR="00661191" w:rsidP="007A506E" w:rsidRDefault="00661191" w14:paraId="5E59B1F7" w14:textId="77777777">
            <w:pPr>
              <w:jc w:val="both"/>
              <w:rPr>
                <w:rFonts w:ascii="Arial Narrow" w:hAnsi="Arial Narrow" w:cs="Arial"/>
                <w:sz w:val="20"/>
                <w:szCs w:val="20"/>
              </w:rPr>
            </w:pPr>
            <w:r w:rsidRPr="008A4540">
              <w:rPr>
                <w:rFonts w:ascii="Arial Narrow" w:hAnsi="Arial Narrow" w:cs="Arial"/>
                <w:b/>
                <w:bCs/>
                <w:sz w:val="20"/>
                <w:szCs w:val="20"/>
              </w:rPr>
              <w:t>ABUSO SEXUAL DE MAYOR DE 14 Y MENOR DE 18 AÑOS CON CIRCUNSTANCIA DE ESTUPRO.</w:t>
            </w:r>
          </w:p>
        </w:tc>
      </w:tr>
      <w:tr w:rsidRPr="008A4540" w:rsidR="00661191" w:rsidTr="5FFAE9BA" w14:paraId="7C8B4EB3" w14:textId="77777777">
        <w:trPr>
          <w:trHeight w:val="74"/>
        </w:trPr>
        <w:tc>
          <w:tcPr>
            <w:tcW w:w="3150" w:type="dxa"/>
            <w:tcMar/>
          </w:tcPr>
          <w:p w:rsidRPr="008A4540" w:rsidR="00661191" w:rsidP="007A506E" w:rsidRDefault="00661191" w14:paraId="41996D02" w14:textId="77777777">
            <w:pPr>
              <w:rPr>
                <w:rFonts w:ascii="Arial Narrow" w:hAnsi="Arial Narrow"/>
                <w:sz w:val="20"/>
                <w:szCs w:val="20"/>
              </w:rPr>
            </w:pPr>
          </w:p>
        </w:tc>
        <w:tc>
          <w:tcPr>
            <w:tcW w:w="6172" w:type="dxa"/>
            <w:tcMar/>
          </w:tcPr>
          <w:p w:rsidRPr="008A4540" w:rsidR="00661191" w:rsidP="009B79C7" w:rsidRDefault="00661191" w14:paraId="35F7BFF1" w14:textId="21DD7992">
            <w:pPr>
              <w:jc w:val="both"/>
              <w:rPr>
                <w:rFonts w:ascii="Arial Narrow" w:hAnsi="Arial Narrow" w:cs="Arial"/>
                <w:sz w:val="20"/>
                <w:szCs w:val="20"/>
              </w:rPr>
            </w:pPr>
            <w:r w:rsidRPr="008A4540">
              <w:rPr>
                <w:rFonts w:ascii="Arial Narrow" w:hAnsi="Arial Narrow" w:cs="Arial"/>
                <w:sz w:val="20"/>
                <w:szCs w:val="20"/>
              </w:rPr>
              <w:t>ART. 366. Inc. 2°</w:t>
            </w:r>
          </w:p>
        </w:tc>
      </w:tr>
      <w:tr w:rsidRPr="008A4540" w:rsidR="00661191" w:rsidTr="5FFAE9BA" w14:paraId="3CFFEE96" w14:textId="77777777">
        <w:trPr>
          <w:trHeight w:val="74"/>
        </w:trPr>
        <w:tc>
          <w:tcPr>
            <w:tcW w:w="3150" w:type="dxa"/>
            <w:tcMar/>
          </w:tcPr>
          <w:p w:rsidRPr="008A4540" w:rsidR="00661191" w:rsidP="007A506E" w:rsidRDefault="00661191" w14:paraId="0757142E" w14:textId="77777777">
            <w:pPr>
              <w:rPr>
                <w:rFonts w:ascii="Arial Narrow" w:hAnsi="Arial Narrow"/>
                <w:sz w:val="20"/>
                <w:szCs w:val="20"/>
              </w:rPr>
            </w:pPr>
          </w:p>
        </w:tc>
        <w:tc>
          <w:tcPr>
            <w:tcW w:w="6172" w:type="dxa"/>
            <w:tcMar/>
          </w:tcPr>
          <w:p w:rsidRPr="008A4540" w:rsidR="00661191" w:rsidP="007A506E" w:rsidRDefault="00661191" w14:paraId="32ADD299" w14:textId="77777777">
            <w:pPr>
              <w:jc w:val="both"/>
              <w:rPr>
                <w:rFonts w:ascii="Arial Narrow" w:hAnsi="Arial Narrow" w:cs="Arial"/>
                <w:sz w:val="20"/>
                <w:szCs w:val="20"/>
              </w:rPr>
            </w:pPr>
            <w:r w:rsidRPr="008A4540">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rsidRPr="008A4540" w:rsidR="00661191" w:rsidP="0068253B" w:rsidRDefault="00661191" w14:paraId="1080EC8F" w14:textId="2DF56D81">
            <w:pPr>
              <w:spacing w:line="240" w:lineRule="atLeast"/>
              <w:jc w:val="both"/>
              <w:rPr>
                <w:rFonts w:ascii="Arial Narrow" w:hAnsi="Arial Narrow" w:cs="Arial"/>
                <w:sz w:val="20"/>
                <w:szCs w:val="20"/>
              </w:rPr>
            </w:pPr>
            <w:r w:rsidRPr="008A4540">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8A4540" w:rsidR="00661191" w:rsidTr="5FFAE9BA" w14:paraId="49EA3215" w14:textId="77777777">
        <w:trPr>
          <w:trHeight w:val="74"/>
        </w:trPr>
        <w:tc>
          <w:tcPr>
            <w:tcW w:w="3150" w:type="dxa"/>
            <w:tcMar/>
          </w:tcPr>
          <w:p w:rsidRPr="008A4540" w:rsidR="00661191" w:rsidP="007A506E" w:rsidRDefault="00661191" w14:paraId="37057513" w14:textId="77777777">
            <w:pPr>
              <w:rPr>
                <w:rFonts w:ascii="Arial Narrow" w:hAnsi="Arial Narrow"/>
                <w:sz w:val="20"/>
                <w:szCs w:val="20"/>
              </w:rPr>
            </w:pPr>
          </w:p>
        </w:tc>
        <w:tc>
          <w:tcPr>
            <w:tcW w:w="6172" w:type="dxa"/>
            <w:tcMar/>
          </w:tcPr>
          <w:p w:rsidRPr="008A4540" w:rsidR="00661191" w:rsidP="007A506E" w:rsidRDefault="00661191" w14:paraId="67693384" w14:textId="77777777">
            <w:pPr>
              <w:jc w:val="both"/>
              <w:rPr>
                <w:rFonts w:ascii="Arial Narrow" w:hAnsi="Arial Narrow" w:cs="Arial"/>
                <w:sz w:val="20"/>
                <w:szCs w:val="20"/>
              </w:rPr>
            </w:pPr>
          </w:p>
        </w:tc>
      </w:tr>
      <w:tr w:rsidRPr="008A4540" w:rsidR="00661191" w:rsidTr="5FFAE9BA" w14:paraId="7C447529" w14:textId="77777777">
        <w:trPr>
          <w:trHeight w:val="74"/>
        </w:trPr>
        <w:tc>
          <w:tcPr>
            <w:tcW w:w="3150" w:type="dxa"/>
            <w:tcMar/>
          </w:tcPr>
          <w:p w:rsidRPr="008A4540" w:rsidR="00661191" w:rsidP="007A506E" w:rsidRDefault="00661191" w14:paraId="4170B2A7" w14:textId="77777777">
            <w:pPr>
              <w:rPr>
                <w:rFonts w:ascii="Arial Narrow" w:hAnsi="Arial Narrow"/>
                <w:sz w:val="20"/>
                <w:szCs w:val="20"/>
              </w:rPr>
            </w:pPr>
            <w:r w:rsidRPr="008A4540">
              <w:rPr>
                <w:rFonts w:ascii="Arial Narrow" w:hAnsi="Arial Narrow" w:cs="Arial"/>
                <w:b/>
                <w:bCs/>
                <w:sz w:val="20"/>
                <w:szCs w:val="20"/>
              </w:rPr>
              <w:t>635</w:t>
            </w:r>
          </w:p>
        </w:tc>
        <w:tc>
          <w:tcPr>
            <w:tcW w:w="6172" w:type="dxa"/>
            <w:tcMar/>
          </w:tcPr>
          <w:p w:rsidRPr="008A4540" w:rsidR="00661191" w:rsidP="007A506E" w:rsidRDefault="00661191" w14:paraId="1B82996C" w14:textId="77777777">
            <w:pPr>
              <w:jc w:val="both"/>
              <w:rPr>
                <w:rFonts w:ascii="Arial Narrow" w:hAnsi="Arial Narrow" w:cs="Arial"/>
                <w:b/>
                <w:sz w:val="20"/>
                <w:szCs w:val="20"/>
              </w:rPr>
            </w:pPr>
            <w:r w:rsidRPr="008A4540">
              <w:rPr>
                <w:rFonts w:ascii="Arial Narrow" w:hAnsi="Arial Narrow" w:cs="Arial"/>
                <w:b/>
                <w:sz w:val="20"/>
                <w:szCs w:val="20"/>
              </w:rPr>
              <w:t>ABUSO SEXUAL DE MAYOR DE 14 (CON CIRCUNSTANCIAS DE VIOLACIÓN).</w:t>
            </w:r>
          </w:p>
        </w:tc>
      </w:tr>
      <w:tr w:rsidRPr="008A4540" w:rsidR="00661191" w:rsidTr="5FFAE9BA" w14:paraId="03E91B44" w14:textId="77777777">
        <w:trPr>
          <w:trHeight w:val="74"/>
        </w:trPr>
        <w:tc>
          <w:tcPr>
            <w:tcW w:w="3150" w:type="dxa"/>
            <w:tcMar/>
          </w:tcPr>
          <w:p w:rsidRPr="008A4540" w:rsidR="00661191" w:rsidP="007A506E" w:rsidRDefault="00661191" w14:paraId="694F972F" w14:textId="77777777">
            <w:pPr>
              <w:rPr>
                <w:rFonts w:ascii="Arial Narrow" w:hAnsi="Arial Narrow"/>
                <w:sz w:val="20"/>
                <w:szCs w:val="20"/>
              </w:rPr>
            </w:pPr>
          </w:p>
        </w:tc>
        <w:tc>
          <w:tcPr>
            <w:tcW w:w="6172" w:type="dxa"/>
            <w:tcMar/>
          </w:tcPr>
          <w:p w:rsidRPr="008A4540" w:rsidR="00661191" w:rsidP="007A506E" w:rsidRDefault="00661191" w14:paraId="2D67D87E" w14:textId="77777777">
            <w:pPr>
              <w:jc w:val="both"/>
              <w:rPr>
                <w:rFonts w:ascii="Arial Narrow" w:hAnsi="Arial Narrow" w:cs="Arial"/>
                <w:sz w:val="20"/>
                <w:szCs w:val="20"/>
              </w:rPr>
            </w:pPr>
            <w:r w:rsidRPr="008A4540">
              <w:rPr>
                <w:rFonts w:ascii="Arial Narrow" w:hAnsi="Arial Narrow" w:cs="Arial"/>
                <w:sz w:val="20"/>
                <w:szCs w:val="20"/>
              </w:rPr>
              <w:t>ART. 366. INC.1°</w:t>
            </w:r>
          </w:p>
        </w:tc>
      </w:tr>
      <w:tr w:rsidRPr="008A4540" w:rsidR="00661191" w:rsidTr="5FFAE9BA" w14:paraId="460B18C2" w14:textId="77777777">
        <w:trPr>
          <w:trHeight w:val="74"/>
        </w:trPr>
        <w:tc>
          <w:tcPr>
            <w:tcW w:w="3150" w:type="dxa"/>
            <w:tcMar/>
          </w:tcPr>
          <w:p w:rsidRPr="008A4540" w:rsidR="00661191" w:rsidP="007A506E" w:rsidRDefault="00661191" w14:paraId="20C7A9BD" w14:textId="77777777">
            <w:pPr>
              <w:rPr>
                <w:rFonts w:ascii="Arial Narrow" w:hAnsi="Arial Narrow"/>
                <w:sz w:val="20"/>
                <w:szCs w:val="20"/>
              </w:rPr>
            </w:pPr>
          </w:p>
        </w:tc>
        <w:tc>
          <w:tcPr>
            <w:tcW w:w="6172" w:type="dxa"/>
            <w:tcMar/>
          </w:tcPr>
          <w:p w:rsidRPr="008A4540" w:rsidR="00661191" w:rsidP="003D7644" w:rsidRDefault="00661191" w14:paraId="26C78DAE" w14:textId="0B156AA3">
            <w:pPr>
              <w:jc w:val="both"/>
              <w:rPr>
                <w:rFonts w:ascii="Arial Narrow" w:hAnsi="Arial Narrow" w:cs="Arial"/>
                <w:sz w:val="20"/>
                <w:szCs w:val="20"/>
              </w:rPr>
            </w:pPr>
            <w:r w:rsidRPr="008A4540">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rsidRPr="008A4540" w:rsidR="00661191" w:rsidP="0068253B" w:rsidRDefault="00661191" w14:paraId="356A31F3" w14:textId="0F5CBDB5">
            <w:pPr>
              <w:jc w:val="both"/>
              <w:rPr>
                <w:rFonts w:ascii="Arial Narrow" w:hAnsi="Arial Narrow" w:cs="Arial"/>
                <w:sz w:val="20"/>
                <w:szCs w:val="20"/>
              </w:rPr>
            </w:pPr>
            <w:r w:rsidRPr="008A4540">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Pr="008A4540" w:rsidR="00661191" w:rsidTr="5FFAE9BA" w14:paraId="5F1D3748" w14:textId="77777777">
        <w:trPr>
          <w:trHeight w:val="74"/>
        </w:trPr>
        <w:tc>
          <w:tcPr>
            <w:tcW w:w="3150" w:type="dxa"/>
            <w:tcMar/>
          </w:tcPr>
          <w:p w:rsidRPr="008A4540" w:rsidR="00661191" w:rsidP="007A506E" w:rsidRDefault="00661191" w14:paraId="179B356A" w14:textId="77777777">
            <w:pPr>
              <w:rPr>
                <w:rFonts w:ascii="Arial Narrow" w:hAnsi="Arial Narrow"/>
                <w:sz w:val="20"/>
                <w:szCs w:val="20"/>
              </w:rPr>
            </w:pPr>
          </w:p>
        </w:tc>
        <w:tc>
          <w:tcPr>
            <w:tcW w:w="6172" w:type="dxa"/>
            <w:tcMar/>
          </w:tcPr>
          <w:p w:rsidRPr="008A4540" w:rsidR="00661191" w:rsidP="003D7644" w:rsidRDefault="00661191" w14:paraId="385CE72B" w14:textId="77777777">
            <w:pPr>
              <w:jc w:val="both"/>
              <w:rPr>
                <w:rFonts w:ascii="Arial Narrow" w:hAnsi="Arial Narrow" w:cs="Arial"/>
                <w:sz w:val="20"/>
                <w:szCs w:val="20"/>
              </w:rPr>
            </w:pPr>
          </w:p>
        </w:tc>
      </w:tr>
      <w:tr w:rsidRPr="008A4540" w:rsidR="00661191" w:rsidTr="5FFAE9BA" w14:paraId="2DE5F5DF" w14:textId="77777777">
        <w:trPr>
          <w:trHeight w:val="74"/>
        </w:trPr>
        <w:tc>
          <w:tcPr>
            <w:tcW w:w="3150" w:type="dxa"/>
            <w:tcMar/>
          </w:tcPr>
          <w:p w:rsidRPr="008A4540" w:rsidR="00661191" w:rsidP="007A506E" w:rsidRDefault="00661191" w14:paraId="32C1B061" w14:textId="77777777">
            <w:pPr>
              <w:rPr>
                <w:rFonts w:ascii="Arial Narrow" w:hAnsi="Arial Narrow"/>
                <w:sz w:val="20"/>
                <w:szCs w:val="20"/>
              </w:rPr>
            </w:pPr>
            <w:r w:rsidRPr="008A4540">
              <w:rPr>
                <w:rFonts w:ascii="Arial Narrow" w:hAnsi="Arial Narrow" w:cs="Arial"/>
                <w:b/>
                <w:bCs/>
                <w:sz w:val="20"/>
                <w:szCs w:val="20"/>
              </w:rPr>
              <w:t>636</w:t>
            </w:r>
          </w:p>
        </w:tc>
        <w:tc>
          <w:tcPr>
            <w:tcW w:w="6172" w:type="dxa"/>
            <w:tcMar/>
          </w:tcPr>
          <w:p w:rsidRPr="008A4540" w:rsidR="00661191" w:rsidP="003D7644" w:rsidRDefault="00661191" w14:paraId="4B985447" w14:textId="77777777">
            <w:pPr>
              <w:jc w:val="both"/>
              <w:rPr>
                <w:rFonts w:ascii="Arial Narrow" w:hAnsi="Arial Narrow" w:cs="Arial"/>
                <w:sz w:val="20"/>
                <w:szCs w:val="20"/>
              </w:rPr>
            </w:pPr>
            <w:r w:rsidRPr="008A4540">
              <w:rPr>
                <w:rFonts w:ascii="Arial Narrow" w:hAnsi="Arial Narrow" w:cs="Arial"/>
                <w:b/>
                <w:bCs/>
                <w:sz w:val="20"/>
                <w:szCs w:val="20"/>
              </w:rPr>
              <w:t>ABORTO COMETIDO POR FACULTATIVO POR CAUSALES NO REGULADAS.</w:t>
            </w:r>
          </w:p>
        </w:tc>
      </w:tr>
      <w:tr w:rsidRPr="008A4540" w:rsidR="00661191" w:rsidTr="5FFAE9BA" w14:paraId="57AAA3EE" w14:textId="77777777">
        <w:trPr>
          <w:trHeight w:val="74"/>
        </w:trPr>
        <w:tc>
          <w:tcPr>
            <w:tcW w:w="3150" w:type="dxa"/>
            <w:tcMar/>
          </w:tcPr>
          <w:p w:rsidRPr="008A4540" w:rsidR="00661191" w:rsidP="007A506E" w:rsidRDefault="00661191" w14:paraId="6A1629D3" w14:textId="77777777">
            <w:pPr>
              <w:rPr>
                <w:rFonts w:ascii="Arial Narrow" w:hAnsi="Arial Narrow"/>
                <w:sz w:val="20"/>
                <w:szCs w:val="20"/>
              </w:rPr>
            </w:pPr>
          </w:p>
        </w:tc>
        <w:tc>
          <w:tcPr>
            <w:tcW w:w="6172" w:type="dxa"/>
            <w:tcMar/>
          </w:tcPr>
          <w:p w:rsidRPr="008A4540" w:rsidR="00661191" w:rsidP="007A506E" w:rsidRDefault="00661191" w14:paraId="6F4F7E3C" w14:textId="77777777">
            <w:pPr>
              <w:jc w:val="both"/>
              <w:rPr>
                <w:rFonts w:ascii="Arial Narrow" w:hAnsi="Arial Narrow" w:cs="Arial"/>
                <w:sz w:val="20"/>
                <w:szCs w:val="20"/>
              </w:rPr>
            </w:pPr>
            <w:r w:rsidRPr="008A4540">
              <w:rPr>
                <w:rFonts w:ascii="Arial Narrow" w:hAnsi="Arial Narrow" w:cs="Arial"/>
                <w:sz w:val="20"/>
                <w:szCs w:val="20"/>
              </w:rPr>
              <w:t>ART. 345</w:t>
            </w:r>
          </w:p>
        </w:tc>
      </w:tr>
      <w:tr w:rsidRPr="008A4540" w:rsidR="00661191" w:rsidTr="5FFAE9BA" w14:paraId="55FE90F8" w14:textId="77777777">
        <w:trPr>
          <w:trHeight w:val="74"/>
        </w:trPr>
        <w:tc>
          <w:tcPr>
            <w:tcW w:w="3150" w:type="dxa"/>
            <w:tcMar/>
          </w:tcPr>
          <w:p w:rsidRPr="008A4540" w:rsidR="00661191" w:rsidP="007A506E" w:rsidRDefault="00661191" w14:paraId="485FBD19" w14:textId="77777777">
            <w:pPr>
              <w:rPr>
                <w:rFonts w:ascii="Arial Narrow" w:hAnsi="Arial Narrow"/>
                <w:sz w:val="20"/>
                <w:szCs w:val="20"/>
              </w:rPr>
            </w:pPr>
          </w:p>
        </w:tc>
        <w:tc>
          <w:tcPr>
            <w:tcW w:w="6172" w:type="dxa"/>
            <w:tcMar/>
          </w:tcPr>
          <w:p w:rsidRPr="008A4540" w:rsidR="00661191" w:rsidP="0068253B" w:rsidRDefault="00661191" w14:paraId="6C5362B4" w14:textId="7EDEBD1D">
            <w:pPr>
              <w:jc w:val="both"/>
              <w:rPr>
                <w:rFonts w:ascii="Arial Narrow" w:hAnsi="Arial Narrow" w:cs="Arial"/>
                <w:sz w:val="20"/>
                <w:szCs w:val="20"/>
              </w:rPr>
            </w:pPr>
            <w:r w:rsidRPr="008A4540">
              <w:rPr>
                <w:rFonts w:ascii="Arial Narrow" w:hAnsi="Arial Narrow" w:cs="Arial"/>
                <w:sz w:val="20"/>
                <w:szCs w:val="20"/>
              </w:rPr>
              <w:t>Sanciona al facultativo que abusando de su oficio causa un aborto o coopera a él.</w:t>
            </w:r>
          </w:p>
        </w:tc>
      </w:tr>
      <w:tr w:rsidRPr="008A4540" w:rsidR="00661191" w:rsidTr="5FFAE9BA" w14:paraId="4F1F7B78" w14:textId="77777777">
        <w:trPr>
          <w:trHeight w:val="74"/>
        </w:trPr>
        <w:tc>
          <w:tcPr>
            <w:tcW w:w="3150" w:type="dxa"/>
            <w:tcMar/>
          </w:tcPr>
          <w:p w:rsidRPr="008A4540" w:rsidR="00661191" w:rsidP="007A506E" w:rsidRDefault="00661191" w14:paraId="6AC08017" w14:textId="77777777">
            <w:pPr>
              <w:rPr>
                <w:rFonts w:ascii="Arial Narrow" w:hAnsi="Arial Narrow"/>
                <w:sz w:val="20"/>
                <w:szCs w:val="20"/>
              </w:rPr>
            </w:pPr>
          </w:p>
        </w:tc>
        <w:tc>
          <w:tcPr>
            <w:tcW w:w="6172" w:type="dxa"/>
            <w:tcMar/>
          </w:tcPr>
          <w:p w:rsidRPr="008A4540" w:rsidR="00661191" w:rsidP="0068253B" w:rsidRDefault="00661191" w14:paraId="75FEE837" w14:textId="77777777">
            <w:pPr>
              <w:jc w:val="both"/>
              <w:rPr>
                <w:rFonts w:ascii="Arial Narrow" w:hAnsi="Arial Narrow" w:cs="Arial"/>
                <w:sz w:val="20"/>
                <w:szCs w:val="20"/>
              </w:rPr>
            </w:pPr>
          </w:p>
        </w:tc>
      </w:tr>
      <w:tr w:rsidRPr="008A4540" w:rsidR="00661191" w:rsidTr="5FFAE9BA" w14:paraId="3A4DE679" w14:textId="77777777">
        <w:trPr>
          <w:trHeight w:val="74"/>
        </w:trPr>
        <w:tc>
          <w:tcPr>
            <w:tcW w:w="3150" w:type="dxa"/>
            <w:tcMar/>
          </w:tcPr>
          <w:p w:rsidRPr="008A4540" w:rsidR="00661191" w:rsidP="007A506E" w:rsidRDefault="00661191" w14:paraId="220C646B" w14:textId="77777777">
            <w:pPr>
              <w:rPr>
                <w:rFonts w:ascii="Arial Narrow" w:hAnsi="Arial Narrow"/>
                <w:sz w:val="20"/>
                <w:szCs w:val="20"/>
              </w:rPr>
            </w:pPr>
            <w:r w:rsidRPr="008A4540">
              <w:rPr>
                <w:rFonts w:ascii="Arial Narrow" w:hAnsi="Arial Narrow" w:cs="Arial"/>
                <w:b/>
                <w:bCs/>
                <w:sz w:val="20"/>
                <w:szCs w:val="20"/>
              </w:rPr>
              <w:t>637</w:t>
            </w:r>
          </w:p>
        </w:tc>
        <w:tc>
          <w:tcPr>
            <w:tcW w:w="6172" w:type="dxa"/>
            <w:tcMar/>
          </w:tcPr>
          <w:p w:rsidRPr="008A4540" w:rsidR="00661191" w:rsidP="007A506E" w:rsidRDefault="00661191" w14:paraId="50752D0B" w14:textId="77777777">
            <w:pPr>
              <w:jc w:val="both"/>
              <w:rPr>
                <w:rFonts w:ascii="Arial Narrow" w:hAnsi="Arial Narrow" w:cs="Arial"/>
                <w:sz w:val="20"/>
                <w:szCs w:val="20"/>
              </w:rPr>
            </w:pPr>
            <w:r w:rsidRPr="008A4540">
              <w:rPr>
                <w:rFonts w:ascii="Arial Narrow" w:hAnsi="Arial Narrow" w:cs="Arial"/>
                <w:b/>
                <w:bCs/>
                <w:sz w:val="20"/>
                <w:szCs w:val="20"/>
              </w:rPr>
              <w:t>VIOLACIÓN DE MAYOR DE 14 AÑOS.</w:t>
            </w:r>
          </w:p>
        </w:tc>
      </w:tr>
      <w:tr w:rsidRPr="008A4540" w:rsidR="00661191" w:rsidTr="5FFAE9BA" w14:paraId="63BCACAE" w14:textId="77777777">
        <w:trPr>
          <w:trHeight w:val="74"/>
        </w:trPr>
        <w:tc>
          <w:tcPr>
            <w:tcW w:w="3150" w:type="dxa"/>
            <w:tcMar/>
          </w:tcPr>
          <w:p w:rsidRPr="008A4540" w:rsidR="00661191" w:rsidP="007A506E" w:rsidRDefault="00661191" w14:paraId="598F83E0" w14:textId="77777777">
            <w:pPr>
              <w:rPr>
                <w:rFonts w:ascii="Arial Narrow" w:hAnsi="Arial Narrow"/>
                <w:sz w:val="20"/>
                <w:szCs w:val="20"/>
              </w:rPr>
            </w:pPr>
          </w:p>
        </w:tc>
        <w:tc>
          <w:tcPr>
            <w:tcW w:w="6172" w:type="dxa"/>
            <w:tcMar/>
          </w:tcPr>
          <w:p w:rsidRPr="008A4540" w:rsidR="00661191" w:rsidP="007A506E" w:rsidRDefault="00661191" w14:paraId="71C312FF" w14:textId="77777777">
            <w:pPr>
              <w:jc w:val="both"/>
              <w:rPr>
                <w:rFonts w:ascii="Arial Narrow" w:hAnsi="Arial Narrow" w:cs="Arial"/>
                <w:sz w:val="20"/>
                <w:szCs w:val="20"/>
              </w:rPr>
            </w:pPr>
            <w:r w:rsidRPr="008A4540">
              <w:rPr>
                <w:rFonts w:ascii="Arial Narrow" w:hAnsi="Arial Narrow" w:cs="Arial"/>
                <w:sz w:val="20"/>
                <w:szCs w:val="20"/>
              </w:rPr>
              <w:t>ART. 361</w:t>
            </w:r>
          </w:p>
        </w:tc>
      </w:tr>
      <w:tr w:rsidRPr="008A4540" w:rsidR="00661191" w:rsidTr="5FFAE9BA" w14:paraId="3CFA915F" w14:textId="77777777">
        <w:trPr>
          <w:trHeight w:val="74"/>
        </w:trPr>
        <w:tc>
          <w:tcPr>
            <w:tcW w:w="3150" w:type="dxa"/>
            <w:tcMar/>
          </w:tcPr>
          <w:p w:rsidRPr="008A4540" w:rsidR="00661191" w:rsidP="007A506E" w:rsidRDefault="00661191" w14:paraId="58398CB7" w14:textId="77777777">
            <w:pPr>
              <w:rPr>
                <w:rFonts w:ascii="Arial Narrow" w:hAnsi="Arial Narrow"/>
                <w:sz w:val="20"/>
                <w:szCs w:val="20"/>
              </w:rPr>
            </w:pPr>
          </w:p>
        </w:tc>
        <w:tc>
          <w:tcPr>
            <w:tcW w:w="6172" w:type="dxa"/>
            <w:tcMar/>
          </w:tcPr>
          <w:p w:rsidRPr="008A4540" w:rsidR="00661191" w:rsidP="0068253B" w:rsidRDefault="00661191" w14:paraId="2A16850A" w14:textId="05D07D3E">
            <w:pPr>
              <w:jc w:val="both"/>
              <w:rPr>
                <w:rFonts w:ascii="Arial Narrow" w:hAnsi="Arial Narrow" w:cs="Arial"/>
                <w:sz w:val="20"/>
                <w:szCs w:val="20"/>
              </w:rPr>
            </w:pPr>
            <w:r w:rsidRPr="008A4540">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Pr="008A4540" w:rsidR="00661191" w:rsidTr="5FFAE9BA" w14:paraId="6CC0FCD2" w14:textId="77777777">
        <w:trPr>
          <w:trHeight w:val="74"/>
        </w:trPr>
        <w:tc>
          <w:tcPr>
            <w:tcW w:w="3150" w:type="dxa"/>
            <w:tcMar/>
          </w:tcPr>
          <w:p w:rsidRPr="008A4540" w:rsidR="00661191" w:rsidP="007A506E" w:rsidRDefault="00661191" w14:paraId="7995764D" w14:textId="77777777">
            <w:pPr>
              <w:rPr>
                <w:rFonts w:ascii="Arial Narrow" w:hAnsi="Arial Narrow"/>
                <w:sz w:val="20"/>
                <w:szCs w:val="20"/>
              </w:rPr>
            </w:pPr>
          </w:p>
        </w:tc>
        <w:tc>
          <w:tcPr>
            <w:tcW w:w="6172" w:type="dxa"/>
            <w:tcMar/>
          </w:tcPr>
          <w:p w:rsidRPr="008A4540" w:rsidR="00661191" w:rsidP="0068253B" w:rsidRDefault="00661191" w14:paraId="75E852E4" w14:textId="77777777">
            <w:pPr>
              <w:jc w:val="both"/>
              <w:rPr>
                <w:rFonts w:ascii="Arial Narrow" w:hAnsi="Arial Narrow" w:cs="Arial"/>
                <w:sz w:val="20"/>
                <w:szCs w:val="20"/>
              </w:rPr>
            </w:pPr>
          </w:p>
        </w:tc>
      </w:tr>
      <w:tr w:rsidRPr="008A4540" w:rsidR="00661191" w:rsidTr="5FFAE9BA" w14:paraId="391F2430" w14:textId="77777777">
        <w:trPr>
          <w:trHeight w:val="74"/>
        </w:trPr>
        <w:tc>
          <w:tcPr>
            <w:tcW w:w="3150" w:type="dxa"/>
            <w:tcMar/>
          </w:tcPr>
          <w:p w:rsidRPr="008A4540" w:rsidR="00661191" w:rsidP="00877DB0" w:rsidRDefault="00661191" w14:paraId="73A7C0F3" w14:textId="77777777">
            <w:pPr>
              <w:jc w:val="both"/>
              <w:rPr>
                <w:rFonts w:ascii="Arial Narrow" w:hAnsi="Arial Narrow"/>
                <w:sz w:val="20"/>
                <w:szCs w:val="20"/>
              </w:rPr>
            </w:pPr>
            <w:r w:rsidRPr="008A4540">
              <w:rPr>
                <w:rFonts w:ascii="Arial Narrow" w:hAnsi="Arial Narrow" w:cs="Arial"/>
                <w:b/>
                <w:bCs/>
                <w:sz w:val="20"/>
                <w:szCs w:val="20"/>
              </w:rPr>
              <w:t>638</w:t>
            </w:r>
          </w:p>
        </w:tc>
        <w:tc>
          <w:tcPr>
            <w:tcW w:w="6172" w:type="dxa"/>
            <w:tcMar/>
          </w:tcPr>
          <w:p w:rsidRPr="008A4540" w:rsidR="00661191" w:rsidP="007A506E" w:rsidRDefault="00661191" w14:paraId="05A22982" w14:textId="77777777">
            <w:pPr>
              <w:jc w:val="both"/>
              <w:rPr>
                <w:rFonts w:ascii="Arial Narrow" w:hAnsi="Arial Narrow" w:cs="Arial"/>
                <w:sz w:val="20"/>
                <w:szCs w:val="20"/>
              </w:rPr>
            </w:pPr>
            <w:r w:rsidRPr="008A4540">
              <w:rPr>
                <w:rFonts w:ascii="Arial Narrow" w:hAnsi="Arial Narrow" w:cs="Arial"/>
                <w:b/>
                <w:bCs/>
                <w:sz w:val="20"/>
                <w:szCs w:val="20"/>
              </w:rPr>
              <w:t>CAPTACIÓN, GRABACIÓN Y DIFUSIÓN DE REGISTROS AUDIOVISUALES DE PARTES ÍNTIMAS.</w:t>
            </w:r>
          </w:p>
        </w:tc>
      </w:tr>
      <w:tr w:rsidRPr="008A4540" w:rsidR="00661191" w:rsidTr="5FFAE9BA" w14:paraId="265CC5B4" w14:textId="77777777">
        <w:trPr>
          <w:trHeight w:val="74"/>
        </w:trPr>
        <w:tc>
          <w:tcPr>
            <w:tcW w:w="3150" w:type="dxa"/>
            <w:tcMar/>
          </w:tcPr>
          <w:p w:rsidRPr="008A4540" w:rsidR="00661191" w:rsidP="007A506E" w:rsidRDefault="00661191" w14:paraId="7ABC159C" w14:textId="77777777">
            <w:pPr>
              <w:rPr>
                <w:rFonts w:ascii="Arial Narrow" w:hAnsi="Arial Narrow"/>
                <w:sz w:val="20"/>
                <w:szCs w:val="20"/>
              </w:rPr>
            </w:pPr>
          </w:p>
        </w:tc>
        <w:tc>
          <w:tcPr>
            <w:tcW w:w="6172" w:type="dxa"/>
            <w:tcMar/>
          </w:tcPr>
          <w:p w:rsidRPr="008A4540" w:rsidR="00661191" w:rsidP="0068253B" w:rsidRDefault="00661191" w14:paraId="3E1E2ACD" w14:textId="42AFF834">
            <w:pPr>
              <w:jc w:val="both"/>
              <w:rPr>
                <w:rFonts w:ascii="Arial Narrow" w:hAnsi="Arial Narrow" w:cs="Arial"/>
                <w:sz w:val="20"/>
                <w:szCs w:val="20"/>
              </w:rPr>
            </w:pPr>
            <w:r w:rsidRPr="008A4540">
              <w:rPr>
                <w:rFonts w:ascii="Arial Narrow" w:hAnsi="Arial Narrow" w:cs="Arial"/>
                <w:sz w:val="20"/>
                <w:szCs w:val="20"/>
              </w:rPr>
              <w:t>Castiga al que en lugares públicos o de libre acceso público y que por cualquier medio capte, grabe, filme o fotografíe imágenes, videos o cualquier registro audiovisual, de los genitales u otra parte íntima del cuerpo de otra persona con fines de significación sexual y sin su consentimiento.</w:t>
            </w:r>
          </w:p>
        </w:tc>
      </w:tr>
      <w:tr w:rsidRPr="008A4540" w:rsidR="00693DA6" w:rsidTr="5FFAE9BA" w14:paraId="31B63B08" w14:textId="77777777">
        <w:trPr>
          <w:trHeight w:val="74"/>
        </w:trPr>
        <w:tc>
          <w:tcPr>
            <w:tcW w:w="3150" w:type="dxa"/>
            <w:tcMar/>
          </w:tcPr>
          <w:p w:rsidRPr="008A4540" w:rsidR="00693DA6" w:rsidP="007A506E" w:rsidRDefault="00693DA6" w14:paraId="661DCCF3" w14:textId="77777777">
            <w:pPr>
              <w:rPr>
                <w:rFonts w:ascii="Arial Narrow" w:hAnsi="Arial Narrow" w:cs="Arial"/>
                <w:b/>
                <w:bCs/>
                <w:sz w:val="20"/>
                <w:szCs w:val="20"/>
              </w:rPr>
            </w:pPr>
          </w:p>
        </w:tc>
        <w:tc>
          <w:tcPr>
            <w:tcW w:w="6172" w:type="dxa"/>
            <w:tcMar/>
          </w:tcPr>
          <w:p w:rsidRPr="008A4540" w:rsidR="00693DA6" w:rsidP="007A506E" w:rsidRDefault="00693DA6" w14:paraId="204C7F24" w14:textId="77777777">
            <w:pPr>
              <w:jc w:val="both"/>
              <w:rPr>
                <w:rFonts w:ascii="Arial Narrow" w:hAnsi="Arial Narrow" w:cs="Arial"/>
                <w:b/>
                <w:bCs/>
                <w:sz w:val="20"/>
                <w:szCs w:val="20"/>
              </w:rPr>
            </w:pPr>
          </w:p>
        </w:tc>
      </w:tr>
      <w:tr w:rsidRPr="008A4540" w:rsidR="00661191" w:rsidTr="5FFAE9BA" w14:paraId="56AAC99F" w14:textId="77777777">
        <w:trPr>
          <w:trHeight w:val="74"/>
        </w:trPr>
        <w:tc>
          <w:tcPr>
            <w:tcW w:w="3150" w:type="dxa"/>
            <w:tcMar/>
          </w:tcPr>
          <w:p w:rsidRPr="008A4540" w:rsidR="00661191" w:rsidP="007A506E" w:rsidRDefault="00661191" w14:paraId="50194BF4" w14:textId="77777777">
            <w:pPr>
              <w:rPr>
                <w:rFonts w:ascii="Arial Narrow" w:hAnsi="Arial Narrow"/>
                <w:sz w:val="20"/>
                <w:szCs w:val="20"/>
              </w:rPr>
            </w:pPr>
            <w:r w:rsidRPr="008A4540">
              <w:rPr>
                <w:rFonts w:ascii="Arial Narrow" w:hAnsi="Arial Narrow" w:cs="Arial"/>
                <w:b/>
                <w:bCs/>
                <w:sz w:val="20"/>
                <w:szCs w:val="20"/>
              </w:rPr>
              <w:t>639</w:t>
            </w:r>
          </w:p>
        </w:tc>
        <w:tc>
          <w:tcPr>
            <w:tcW w:w="6172" w:type="dxa"/>
            <w:tcMar/>
          </w:tcPr>
          <w:p w:rsidRPr="008A4540" w:rsidR="00661191" w:rsidP="007A506E" w:rsidRDefault="00661191" w14:paraId="7583A701" w14:textId="77777777">
            <w:pPr>
              <w:jc w:val="both"/>
              <w:rPr>
                <w:rFonts w:ascii="Arial Narrow" w:hAnsi="Arial Narrow" w:cs="Arial"/>
                <w:sz w:val="20"/>
                <w:szCs w:val="20"/>
              </w:rPr>
            </w:pPr>
            <w:r w:rsidRPr="008A4540">
              <w:rPr>
                <w:rFonts w:ascii="Arial Narrow" w:hAnsi="Arial Narrow" w:cs="Arial"/>
                <w:b/>
                <w:bCs/>
                <w:sz w:val="20"/>
                <w:szCs w:val="20"/>
              </w:rPr>
              <w:t>ABUSO SEXUAL DE MAYOR DE 14 AÑOS POR SORPRESA Y/O SIN CONSENTIMIENTO.</w:t>
            </w:r>
          </w:p>
        </w:tc>
      </w:tr>
      <w:tr w:rsidRPr="008A4540" w:rsidR="00661191" w:rsidTr="5FFAE9BA" w14:paraId="736DE02A" w14:textId="77777777">
        <w:trPr>
          <w:trHeight w:val="74"/>
        </w:trPr>
        <w:tc>
          <w:tcPr>
            <w:tcW w:w="3150" w:type="dxa"/>
            <w:tcMar/>
          </w:tcPr>
          <w:p w:rsidRPr="008A4540" w:rsidR="00661191" w:rsidP="007A506E" w:rsidRDefault="00661191" w14:paraId="7105C721" w14:textId="77777777">
            <w:pPr>
              <w:rPr>
                <w:rFonts w:ascii="Arial Narrow" w:hAnsi="Arial Narrow"/>
                <w:sz w:val="20"/>
                <w:szCs w:val="20"/>
              </w:rPr>
            </w:pPr>
          </w:p>
        </w:tc>
        <w:tc>
          <w:tcPr>
            <w:tcW w:w="6172" w:type="dxa"/>
            <w:tcMar/>
          </w:tcPr>
          <w:p w:rsidRPr="008A4540" w:rsidR="00661191" w:rsidP="0068253B" w:rsidRDefault="00661191" w14:paraId="126CCFD5" w14:textId="65D3A287">
            <w:pPr>
              <w:jc w:val="both"/>
              <w:rPr>
                <w:rFonts w:ascii="Arial Narrow" w:hAnsi="Arial Narrow" w:cs="Arial"/>
                <w:sz w:val="20"/>
                <w:szCs w:val="20"/>
              </w:rPr>
            </w:pPr>
            <w:r w:rsidRPr="008A4540">
              <w:rPr>
                <w:rFonts w:ascii="Arial Narrow" w:hAnsi="Arial Narrow" w:cs="Arial"/>
                <w:sz w:val="20"/>
                <w:szCs w:val="20"/>
              </w:rPr>
              <w:t>Sanciona al que realizare una acción sexual, distinta del acceso carnal con una persona mayor de 14 años, por vía vaginal, anal o bucal, actuando por sorpresa o realizando otra maniobra que no suponga consentimiento de la víctima.</w:t>
            </w:r>
          </w:p>
        </w:tc>
      </w:tr>
      <w:tr w:rsidRPr="008A4540" w:rsidR="00661191" w:rsidTr="5FFAE9BA" w14:paraId="64037880" w14:textId="77777777">
        <w:trPr>
          <w:trHeight w:val="74"/>
        </w:trPr>
        <w:tc>
          <w:tcPr>
            <w:tcW w:w="3150" w:type="dxa"/>
            <w:tcMar/>
          </w:tcPr>
          <w:p w:rsidRPr="008A4540" w:rsidR="00661191" w:rsidP="007A506E" w:rsidRDefault="00661191" w14:paraId="745CBE57" w14:textId="77777777">
            <w:pPr>
              <w:rPr>
                <w:rFonts w:ascii="Arial Narrow" w:hAnsi="Arial Narrow"/>
                <w:sz w:val="20"/>
                <w:szCs w:val="20"/>
              </w:rPr>
            </w:pPr>
          </w:p>
        </w:tc>
        <w:tc>
          <w:tcPr>
            <w:tcW w:w="6172" w:type="dxa"/>
            <w:tcMar/>
          </w:tcPr>
          <w:p w:rsidRPr="008A4540" w:rsidR="00661191" w:rsidP="0068253B" w:rsidRDefault="00661191" w14:paraId="24FEF4D6" w14:textId="77777777">
            <w:pPr>
              <w:jc w:val="both"/>
              <w:rPr>
                <w:rFonts w:ascii="Arial Narrow" w:hAnsi="Arial Narrow" w:cs="Arial"/>
                <w:sz w:val="20"/>
                <w:szCs w:val="20"/>
              </w:rPr>
            </w:pPr>
          </w:p>
        </w:tc>
      </w:tr>
      <w:tr w:rsidRPr="008A4540" w:rsidR="00661191" w:rsidTr="5FFAE9BA" w14:paraId="11F1AB81" w14:textId="77777777">
        <w:trPr>
          <w:trHeight w:val="74"/>
        </w:trPr>
        <w:tc>
          <w:tcPr>
            <w:tcW w:w="3150" w:type="dxa"/>
            <w:tcMar/>
          </w:tcPr>
          <w:p w:rsidRPr="008A4540" w:rsidR="00661191" w:rsidP="007A506E" w:rsidRDefault="00661191" w14:paraId="1D92D8DD" w14:textId="77777777">
            <w:pPr>
              <w:rPr>
                <w:rFonts w:ascii="Arial Narrow" w:hAnsi="Arial Narrow" w:cs="Arial"/>
                <w:b/>
                <w:bCs/>
                <w:sz w:val="20"/>
                <w:szCs w:val="20"/>
              </w:rPr>
            </w:pPr>
            <w:r w:rsidRPr="008A4540">
              <w:rPr>
                <w:rFonts w:ascii="Arial Narrow" w:hAnsi="Arial Narrow" w:cs="Arial"/>
                <w:b/>
                <w:bCs/>
                <w:sz w:val="20"/>
                <w:szCs w:val="20"/>
              </w:rPr>
              <w:t>640</w:t>
            </w:r>
          </w:p>
        </w:tc>
        <w:tc>
          <w:tcPr>
            <w:tcW w:w="6172" w:type="dxa"/>
            <w:tcMar/>
          </w:tcPr>
          <w:p w:rsidRPr="008A4540" w:rsidR="00661191" w:rsidP="007A506E" w:rsidRDefault="00661191" w14:paraId="25964C16" w14:textId="77777777">
            <w:pPr>
              <w:jc w:val="both"/>
              <w:rPr>
                <w:rFonts w:ascii="Arial Narrow" w:hAnsi="Arial Narrow" w:cs="Arial"/>
                <w:b/>
                <w:bCs/>
                <w:sz w:val="20"/>
                <w:szCs w:val="20"/>
              </w:rPr>
            </w:pPr>
            <w:r w:rsidRPr="008A4540">
              <w:rPr>
                <w:rFonts w:ascii="Arial Narrow" w:hAnsi="Arial Narrow" w:cs="Arial"/>
                <w:b/>
                <w:bCs/>
                <w:sz w:val="20"/>
                <w:szCs w:val="20"/>
              </w:rPr>
              <w:t>ACOSO SEXUAL EN LUGARES PÚBLICOS O DE LIBRE ACCESO PÚBLICO.</w:t>
            </w:r>
          </w:p>
        </w:tc>
      </w:tr>
      <w:tr w:rsidRPr="008A4540" w:rsidR="00661191" w:rsidTr="5FFAE9BA" w14:paraId="770E1068" w14:textId="77777777">
        <w:trPr>
          <w:trHeight w:val="74"/>
        </w:trPr>
        <w:tc>
          <w:tcPr>
            <w:tcW w:w="3150" w:type="dxa"/>
            <w:tcMar/>
          </w:tcPr>
          <w:p w:rsidRPr="008A4540" w:rsidR="00661191" w:rsidP="007A506E" w:rsidRDefault="00661191" w14:paraId="7F4D4096" w14:textId="77777777">
            <w:pPr>
              <w:rPr>
                <w:rFonts w:ascii="Arial Narrow" w:hAnsi="Arial Narrow"/>
                <w:sz w:val="20"/>
                <w:szCs w:val="20"/>
              </w:rPr>
            </w:pPr>
          </w:p>
        </w:tc>
        <w:tc>
          <w:tcPr>
            <w:tcW w:w="6172" w:type="dxa"/>
            <w:tcMar/>
          </w:tcPr>
          <w:p w:rsidRPr="008A4540" w:rsidR="00661191" w:rsidP="007A506E" w:rsidRDefault="00661191" w14:paraId="51B3BAB2" w14:textId="77777777">
            <w:pPr>
              <w:jc w:val="both"/>
              <w:rPr>
                <w:rFonts w:ascii="Arial Narrow" w:hAnsi="Arial Narrow" w:cs="Arial"/>
                <w:sz w:val="20"/>
                <w:szCs w:val="20"/>
              </w:rPr>
            </w:pPr>
            <w:r w:rsidRPr="008A4540">
              <w:rPr>
                <w:rFonts w:ascii="Arial Narrow" w:hAnsi="Arial Narrow" w:cs="Arial"/>
                <w:sz w:val="20"/>
                <w:szCs w:val="20"/>
              </w:rPr>
              <w:t>ART. 494 TER</w:t>
            </w:r>
          </w:p>
        </w:tc>
      </w:tr>
      <w:tr w:rsidRPr="008A4540" w:rsidR="00661191" w:rsidTr="5FFAE9BA" w14:paraId="78070EE3" w14:textId="77777777">
        <w:trPr>
          <w:trHeight w:val="74"/>
        </w:trPr>
        <w:tc>
          <w:tcPr>
            <w:tcW w:w="3150" w:type="dxa"/>
            <w:tcMar/>
          </w:tcPr>
          <w:p w:rsidRPr="008A4540" w:rsidR="00661191" w:rsidP="007A506E" w:rsidRDefault="00661191" w14:paraId="71986C80" w14:textId="77777777">
            <w:pPr>
              <w:rPr>
                <w:rFonts w:ascii="Arial Narrow" w:hAnsi="Arial Narrow"/>
                <w:sz w:val="20"/>
                <w:szCs w:val="20"/>
              </w:rPr>
            </w:pPr>
          </w:p>
        </w:tc>
        <w:tc>
          <w:tcPr>
            <w:tcW w:w="6172" w:type="dxa"/>
            <w:tcMar/>
          </w:tcPr>
          <w:p w:rsidRPr="008A4540" w:rsidR="00661191" w:rsidP="0068253B" w:rsidRDefault="00661191" w14:paraId="06BF680A" w14:textId="7432C0A1">
            <w:pPr>
              <w:jc w:val="both"/>
              <w:rPr>
                <w:rFonts w:ascii="Arial Narrow" w:hAnsi="Arial Narrow" w:cs="Arial"/>
                <w:sz w:val="20"/>
                <w:szCs w:val="20"/>
              </w:rPr>
            </w:pPr>
            <w:r w:rsidRPr="008A4540">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Pr="008A4540" w:rsidR="00661191" w:rsidTr="5FFAE9BA" w14:paraId="57874C04" w14:textId="77777777">
        <w:trPr>
          <w:trHeight w:val="74"/>
        </w:trPr>
        <w:tc>
          <w:tcPr>
            <w:tcW w:w="3150" w:type="dxa"/>
            <w:tcMar/>
          </w:tcPr>
          <w:p w:rsidRPr="008A4540" w:rsidR="00661191" w:rsidP="007A506E" w:rsidRDefault="00661191" w14:paraId="5F91690C" w14:textId="77777777">
            <w:pPr>
              <w:rPr>
                <w:rFonts w:ascii="Arial Narrow" w:hAnsi="Arial Narrow"/>
                <w:sz w:val="20"/>
                <w:szCs w:val="20"/>
              </w:rPr>
            </w:pPr>
          </w:p>
        </w:tc>
        <w:tc>
          <w:tcPr>
            <w:tcW w:w="6172" w:type="dxa"/>
            <w:tcMar/>
          </w:tcPr>
          <w:p w:rsidRPr="008A4540" w:rsidR="00661191" w:rsidP="0068253B" w:rsidRDefault="00661191" w14:paraId="6877D084" w14:textId="77777777">
            <w:pPr>
              <w:jc w:val="both"/>
              <w:rPr>
                <w:rFonts w:ascii="Arial Narrow" w:hAnsi="Arial Narrow" w:cs="Arial"/>
                <w:sz w:val="20"/>
                <w:szCs w:val="20"/>
              </w:rPr>
            </w:pPr>
          </w:p>
        </w:tc>
      </w:tr>
      <w:tr w:rsidRPr="008A4540" w:rsidR="00661191" w:rsidTr="5FFAE9BA" w14:paraId="3B5E739C" w14:textId="77777777">
        <w:trPr>
          <w:trHeight w:val="74"/>
        </w:trPr>
        <w:tc>
          <w:tcPr>
            <w:tcW w:w="3150" w:type="dxa"/>
            <w:tcMar/>
          </w:tcPr>
          <w:p w:rsidRPr="008A4540" w:rsidR="00661191" w:rsidP="00CD16C0" w:rsidRDefault="00661191" w14:paraId="55122561" w14:textId="77777777">
            <w:pPr>
              <w:rPr>
                <w:rFonts w:ascii="Arial Narrow" w:hAnsi="Arial Narrow"/>
                <w:b/>
                <w:sz w:val="20"/>
                <w:szCs w:val="20"/>
              </w:rPr>
            </w:pPr>
            <w:r w:rsidRPr="008A4540">
              <w:rPr>
                <w:rFonts w:ascii="Arial Narrow" w:hAnsi="Arial Narrow"/>
                <w:b/>
                <w:sz w:val="20"/>
                <w:szCs w:val="20"/>
              </w:rPr>
              <w:t>647</w:t>
            </w:r>
          </w:p>
          <w:p w:rsidRPr="008A4540" w:rsidR="00661191" w:rsidP="00CD16C0" w:rsidRDefault="00661191" w14:paraId="7C7C1D27" w14:textId="7349C2CF">
            <w:pPr>
              <w:rPr>
                <w:rFonts w:ascii="Arial Narrow" w:hAnsi="Arial Narrow"/>
                <w:sz w:val="20"/>
                <w:szCs w:val="20"/>
              </w:rPr>
            </w:pPr>
          </w:p>
        </w:tc>
        <w:tc>
          <w:tcPr>
            <w:tcW w:w="6172" w:type="dxa"/>
            <w:tcMar/>
          </w:tcPr>
          <w:p w:rsidRPr="008A4540" w:rsidR="00661191" w:rsidP="0068253B" w:rsidRDefault="00661191" w14:paraId="195C6B0A" w14:textId="3C0959C5">
            <w:pPr>
              <w:jc w:val="both"/>
              <w:rPr>
                <w:rFonts w:ascii="Arial Narrow" w:hAnsi="Arial Narrow" w:cs="Arial"/>
                <w:b/>
                <w:sz w:val="20"/>
                <w:szCs w:val="20"/>
              </w:rPr>
            </w:pPr>
            <w:r w:rsidRPr="008A4540">
              <w:rPr>
                <w:rFonts w:ascii="Arial Narrow" w:hAnsi="Arial Narrow" w:cs="Arial"/>
                <w:b/>
                <w:sz w:val="20"/>
                <w:szCs w:val="20"/>
              </w:rPr>
              <w:t>TRANSMISIÓN DE IMÁGENES DE CONNOTACIÓN SEXUAL DE MENOR 18 AÑOS.</w:t>
            </w:r>
          </w:p>
          <w:p w:rsidRPr="008A4540" w:rsidR="00661191" w:rsidP="0068253B" w:rsidRDefault="00661191" w14:paraId="407749FE" w14:textId="036358F8">
            <w:pPr>
              <w:jc w:val="both"/>
              <w:rPr>
                <w:rFonts w:ascii="Arial Narrow" w:hAnsi="Arial Narrow" w:cs="Arial"/>
                <w:sz w:val="20"/>
                <w:szCs w:val="20"/>
              </w:rPr>
            </w:pPr>
            <w:r w:rsidRPr="008A4540">
              <w:rPr>
                <w:rFonts w:ascii="Arial Narrow" w:hAnsi="Arial Narrow" w:cs="Arial"/>
                <w:sz w:val="20"/>
                <w:szCs w:val="20"/>
              </w:rPr>
              <w:t>ART. 367 SEPTIES</w:t>
            </w:r>
          </w:p>
        </w:tc>
      </w:tr>
      <w:tr w:rsidRPr="008A4540" w:rsidR="00661191" w:rsidTr="5FFAE9BA" w14:paraId="44F43647" w14:textId="77777777">
        <w:trPr>
          <w:trHeight w:val="74"/>
        </w:trPr>
        <w:tc>
          <w:tcPr>
            <w:tcW w:w="3150" w:type="dxa"/>
            <w:tcMar/>
          </w:tcPr>
          <w:p w:rsidRPr="008A4540" w:rsidR="00661191" w:rsidP="007A506E" w:rsidRDefault="00661191" w14:paraId="3F09A6C7" w14:textId="77777777">
            <w:pPr>
              <w:rPr>
                <w:rFonts w:ascii="Arial Narrow" w:hAnsi="Arial Narrow"/>
                <w:sz w:val="20"/>
                <w:szCs w:val="20"/>
              </w:rPr>
            </w:pPr>
          </w:p>
        </w:tc>
        <w:tc>
          <w:tcPr>
            <w:tcW w:w="6172" w:type="dxa"/>
            <w:tcMar/>
          </w:tcPr>
          <w:p w:rsidRPr="008A4540" w:rsidR="00661191" w:rsidP="0068253B" w:rsidRDefault="00661191" w14:paraId="704FEAEB" w14:textId="54208529">
            <w:pPr>
              <w:jc w:val="both"/>
              <w:rPr>
                <w:rFonts w:ascii="Arial Narrow" w:hAnsi="Arial Narrow" w:cs="Arial"/>
                <w:sz w:val="20"/>
                <w:szCs w:val="20"/>
              </w:rPr>
            </w:pPr>
            <w:r w:rsidRPr="008A4540">
              <w:rPr>
                <w:rFonts w:ascii="Arial Narrow" w:hAnsi="Arial Narrow" w:cs="Arial"/>
                <w:sz w:val="20"/>
                <w:szCs w:val="20"/>
              </w:rPr>
              <w:t>Sanciona al que usando dispositivos técnicos transmitiere la imagen o sonido de una situación o interacción que permitiere presenciar, observar o escuchar la realización de una acción sexual o de una acción de significación sexual, por parte de una persona menor de dieciocho años</w:t>
            </w:r>
          </w:p>
        </w:tc>
      </w:tr>
      <w:tr w:rsidRPr="008A4540" w:rsidR="00661191" w:rsidTr="5FFAE9BA" w14:paraId="2624D15C" w14:textId="77777777">
        <w:trPr>
          <w:trHeight w:val="74"/>
        </w:trPr>
        <w:tc>
          <w:tcPr>
            <w:tcW w:w="3150" w:type="dxa"/>
            <w:tcMar/>
          </w:tcPr>
          <w:p w:rsidRPr="008A4540" w:rsidR="00661191" w:rsidP="007A506E" w:rsidRDefault="00661191" w14:paraId="7457112C" w14:textId="77777777">
            <w:pPr>
              <w:rPr>
                <w:rFonts w:ascii="Arial Narrow" w:hAnsi="Arial Narrow"/>
                <w:sz w:val="20"/>
                <w:szCs w:val="20"/>
              </w:rPr>
            </w:pPr>
          </w:p>
        </w:tc>
        <w:tc>
          <w:tcPr>
            <w:tcW w:w="6172" w:type="dxa"/>
            <w:tcMar/>
          </w:tcPr>
          <w:p w:rsidRPr="008A4540" w:rsidR="00661191" w:rsidP="0068253B" w:rsidRDefault="00661191" w14:paraId="4B3AB454" w14:textId="77777777">
            <w:pPr>
              <w:jc w:val="both"/>
              <w:rPr>
                <w:rFonts w:ascii="Arial Narrow" w:hAnsi="Arial Narrow" w:cs="Arial"/>
                <w:sz w:val="20"/>
                <w:szCs w:val="20"/>
              </w:rPr>
            </w:pPr>
          </w:p>
        </w:tc>
      </w:tr>
      <w:tr w:rsidRPr="008A4540" w:rsidR="00661191" w:rsidTr="5FFAE9BA" w14:paraId="21E0F158" w14:textId="77777777">
        <w:trPr>
          <w:trHeight w:val="74"/>
        </w:trPr>
        <w:tc>
          <w:tcPr>
            <w:tcW w:w="3150" w:type="dxa"/>
            <w:tcMar/>
          </w:tcPr>
          <w:p w:rsidRPr="008A4540" w:rsidR="00661191" w:rsidP="00CD16C0" w:rsidRDefault="00661191" w14:paraId="6FC378CE" w14:textId="77777777">
            <w:pPr>
              <w:rPr>
                <w:rFonts w:ascii="Arial Narrow" w:hAnsi="Arial Narrow"/>
                <w:b/>
                <w:sz w:val="20"/>
                <w:szCs w:val="20"/>
              </w:rPr>
            </w:pPr>
            <w:r w:rsidRPr="008A4540">
              <w:rPr>
                <w:rFonts w:ascii="Arial Narrow" w:hAnsi="Arial Narrow"/>
                <w:b/>
                <w:sz w:val="20"/>
                <w:szCs w:val="20"/>
              </w:rPr>
              <w:t>648</w:t>
            </w:r>
          </w:p>
          <w:p w:rsidRPr="008A4540" w:rsidR="00661191" w:rsidP="00CD16C0" w:rsidRDefault="00661191" w14:paraId="6D807DE7" w14:textId="31D635FD">
            <w:pPr>
              <w:rPr>
                <w:rFonts w:ascii="Arial Narrow" w:hAnsi="Arial Narrow"/>
                <w:b/>
                <w:sz w:val="20"/>
                <w:szCs w:val="20"/>
              </w:rPr>
            </w:pPr>
          </w:p>
        </w:tc>
        <w:tc>
          <w:tcPr>
            <w:tcW w:w="6172" w:type="dxa"/>
            <w:tcMar/>
          </w:tcPr>
          <w:p w:rsidRPr="008A4540" w:rsidR="00661191" w:rsidP="0068253B" w:rsidRDefault="00661191" w14:paraId="7C44A004" w14:textId="77777777">
            <w:pPr>
              <w:jc w:val="both"/>
              <w:rPr>
                <w:rFonts w:ascii="Arial Narrow" w:hAnsi="Arial Narrow" w:cs="Arial"/>
                <w:b/>
                <w:sz w:val="20"/>
                <w:szCs w:val="20"/>
              </w:rPr>
            </w:pPr>
            <w:r w:rsidRPr="008A4540">
              <w:rPr>
                <w:rFonts w:ascii="Arial Narrow" w:hAnsi="Arial Narrow" w:cs="Arial"/>
                <w:b/>
                <w:sz w:val="20"/>
                <w:szCs w:val="20"/>
              </w:rPr>
              <w:t>COMERCIALIZACIÓN DE MATERIAL PORNOGRÁFICO DE MENORES DE 18 AÑOS.</w:t>
            </w:r>
          </w:p>
          <w:p w:rsidRPr="008A4540" w:rsidR="00661191" w:rsidP="0068253B" w:rsidRDefault="00661191" w14:paraId="756AEBB2" w14:textId="0FC14467">
            <w:pPr>
              <w:jc w:val="both"/>
              <w:rPr>
                <w:rFonts w:ascii="Arial Narrow" w:hAnsi="Arial Narrow" w:cs="Arial"/>
                <w:b/>
                <w:sz w:val="20"/>
                <w:szCs w:val="20"/>
              </w:rPr>
            </w:pPr>
            <w:r w:rsidRPr="008A4540">
              <w:rPr>
                <w:rFonts w:ascii="Arial Narrow" w:hAnsi="Arial Narrow" w:cs="Arial"/>
                <w:sz w:val="20"/>
                <w:szCs w:val="20"/>
              </w:rPr>
              <w:t>ART. 367 QUÁTER INC. 1º</w:t>
            </w:r>
          </w:p>
        </w:tc>
      </w:tr>
      <w:tr w:rsidRPr="008A4540" w:rsidR="00661191" w:rsidTr="5FFAE9BA" w14:paraId="17B48D95" w14:textId="77777777">
        <w:trPr>
          <w:trHeight w:val="74"/>
        </w:trPr>
        <w:tc>
          <w:tcPr>
            <w:tcW w:w="3150" w:type="dxa"/>
            <w:tcMar/>
          </w:tcPr>
          <w:p w:rsidRPr="008A4540" w:rsidR="00661191" w:rsidP="007A506E" w:rsidRDefault="00661191" w14:paraId="313ED471" w14:textId="77777777">
            <w:pPr>
              <w:rPr>
                <w:rFonts w:ascii="Arial Narrow" w:hAnsi="Arial Narrow"/>
                <w:b/>
                <w:sz w:val="20"/>
                <w:szCs w:val="20"/>
              </w:rPr>
            </w:pPr>
          </w:p>
        </w:tc>
        <w:tc>
          <w:tcPr>
            <w:tcW w:w="6172" w:type="dxa"/>
            <w:tcMar/>
          </w:tcPr>
          <w:p w:rsidRPr="008A4540" w:rsidR="00661191" w:rsidP="0068253B" w:rsidRDefault="00661191" w14:paraId="5268C0AD" w14:textId="0D190CD7">
            <w:pPr>
              <w:jc w:val="both"/>
              <w:rPr>
                <w:rFonts w:ascii="Arial Narrow" w:hAnsi="Arial Narrow" w:cs="Arial"/>
                <w:sz w:val="20"/>
                <w:szCs w:val="20"/>
              </w:rPr>
            </w:pPr>
            <w:r w:rsidRPr="008A4540">
              <w:rPr>
                <w:rFonts w:ascii="Arial Narrow" w:hAnsi="Arial Narrow" w:cs="Arial"/>
                <w:sz w:val="20"/>
                <w:szCs w:val="20"/>
              </w:rPr>
              <w:t>Sanciona al que comercializare, importare, exportare, distribuyere, difundiere o exhibiere material pornográfico o de explotación sexual, cualquiera sea su soporte, en cuya elaboración hayan sido utilizadas personas menores de dieciocho años</w:t>
            </w:r>
          </w:p>
        </w:tc>
      </w:tr>
      <w:tr w:rsidRPr="008A4540" w:rsidR="00661191" w:rsidTr="5FFAE9BA" w14:paraId="38B2DAC7" w14:textId="77777777">
        <w:trPr>
          <w:trHeight w:val="74"/>
        </w:trPr>
        <w:tc>
          <w:tcPr>
            <w:tcW w:w="3150" w:type="dxa"/>
            <w:tcMar/>
          </w:tcPr>
          <w:p w:rsidRPr="008A4540" w:rsidR="00661191" w:rsidP="007A506E" w:rsidRDefault="00661191" w14:paraId="24D9F616" w14:textId="77777777">
            <w:pPr>
              <w:rPr>
                <w:rFonts w:ascii="Arial Narrow" w:hAnsi="Arial Narrow"/>
                <w:b/>
                <w:sz w:val="20"/>
                <w:szCs w:val="20"/>
              </w:rPr>
            </w:pPr>
          </w:p>
        </w:tc>
        <w:tc>
          <w:tcPr>
            <w:tcW w:w="6172" w:type="dxa"/>
            <w:tcMar/>
          </w:tcPr>
          <w:p w:rsidRPr="008A4540" w:rsidR="00661191" w:rsidP="0068253B" w:rsidRDefault="00661191" w14:paraId="58C27FEF" w14:textId="77777777">
            <w:pPr>
              <w:jc w:val="both"/>
              <w:rPr>
                <w:rFonts w:ascii="Arial Narrow" w:hAnsi="Arial Narrow" w:cs="Arial"/>
                <w:sz w:val="20"/>
                <w:szCs w:val="20"/>
              </w:rPr>
            </w:pPr>
          </w:p>
        </w:tc>
      </w:tr>
      <w:tr w:rsidRPr="008A4540" w:rsidR="00661191" w:rsidTr="5FFAE9BA" w14:paraId="5EA0E367" w14:textId="77777777">
        <w:trPr>
          <w:trHeight w:val="74"/>
        </w:trPr>
        <w:tc>
          <w:tcPr>
            <w:tcW w:w="3150" w:type="dxa"/>
            <w:tcMar/>
          </w:tcPr>
          <w:p w:rsidRPr="008A4540" w:rsidR="00661191" w:rsidP="00CD16C0" w:rsidRDefault="00661191" w14:paraId="01E1FBB0" w14:textId="77777777">
            <w:pPr>
              <w:rPr>
                <w:rFonts w:ascii="Arial Narrow" w:hAnsi="Arial Narrow"/>
                <w:b/>
                <w:sz w:val="20"/>
                <w:szCs w:val="20"/>
              </w:rPr>
            </w:pPr>
            <w:r w:rsidRPr="008A4540">
              <w:rPr>
                <w:rFonts w:ascii="Arial Narrow" w:hAnsi="Arial Narrow"/>
                <w:b/>
                <w:sz w:val="20"/>
                <w:szCs w:val="20"/>
              </w:rPr>
              <w:t>649</w:t>
            </w:r>
          </w:p>
          <w:p w:rsidRPr="008A4540" w:rsidR="00661191" w:rsidP="00CD16C0" w:rsidRDefault="00661191" w14:paraId="407FCDCC" w14:textId="778B7051">
            <w:pPr>
              <w:rPr>
                <w:rFonts w:ascii="Arial Narrow" w:hAnsi="Arial Narrow"/>
                <w:b/>
                <w:sz w:val="20"/>
                <w:szCs w:val="20"/>
              </w:rPr>
            </w:pPr>
          </w:p>
        </w:tc>
        <w:tc>
          <w:tcPr>
            <w:tcW w:w="6172" w:type="dxa"/>
            <w:tcMar/>
          </w:tcPr>
          <w:p w:rsidRPr="008A4540" w:rsidR="00661191" w:rsidP="0068253B" w:rsidRDefault="00661191" w14:paraId="360B9C2D" w14:textId="77777777">
            <w:pPr>
              <w:jc w:val="both"/>
              <w:rPr>
                <w:rFonts w:ascii="Arial Narrow" w:hAnsi="Arial Narrow" w:cs="Arial"/>
                <w:b/>
                <w:sz w:val="20"/>
                <w:szCs w:val="20"/>
              </w:rPr>
            </w:pPr>
            <w:r w:rsidRPr="008A4540">
              <w:rPr>
                <w:rFonts w:ascii="Arial Narrow" w:hAnsi="Arial Narrow" w:cs="Arial"/>
                <w:b/>
                <w:sz w:val="20"/>
                <w:szCs w:val="20"/>
              </w:rPr>
              <w:t>PRODUCCIÓN MATERIAL PORNOGRÁFICO UTILIZANDO MENORES DE 18 AÑOS.</w:t>
            </w:r>
          </w:p>
          <w:p w:rsidRPr="008A4540" w:rsidR="00661191" w:rsidP="0068253B" w:rsidRDefault="00661191" w14:paraId="0206EC38" w14:textId="1C1D95E1">
            <w:pPr>
              <w:jc w:val="both"/>
              <w:rPr>
                <w:rFonts w:ascii="Arial Narrow" w:hAnsi="Arial Narrow" w:cs="Arial"/>
                <w:sz w:val="20"/>
                <w:szCs w:val="20"/>
              </w:rPr>
            </w:pPr>
            <w:r w:rsidRPr="008A4540">
              <w:rPr>
                <w:rFonts w:ascii="Arial Narrow" w:hAnsi="Arial Narrow" w:cs="Arial"/>
                <w:sz w:val="20"/>
                <w:szCs w:val="20"/>
              </w:rPr>
              <w:t>ART. 367 QUÁTER INC. 2º</w:t>
            </w:r>
          </w:p>
        </w:tc>
      </w:tr>
      <w:tr w:rsidRPr="008A4540" w:rsidR="00661191" w:rsidTr="5FFAE9BA" w14:paraId="22C5F156" w14:textId="77777777">
        <w:trPr>
          <w:trHeight w:val="74"/>
        </w:trPr>
        <w:tc>
          <w:tcPr>
            <w:tcW w:w="3150" w:type="dxa"/>
            <w:tcMar/>
          </w:tcPr>
          <w:p w:rsidRPr="008A4540" w:rsidR="00661191" w:rsidP="007A506E" w:rsidRDefault="00661191" w14:paraId="486A2FB1" w14:textId="77777777">
            <w:pPr>
              <w:rPr>
                <w:rFonts w:ascii="Arial Narrow" w:hAnsi="Arial Narrow"/>
                <w:b/>
                <w:sz w:val="20"/>
                <w:szCs w:val="20"/>
              </w:rPr>
            </w:pPr>
          </w:p>
        </w:tc>
        <w:tc>
          <w:tcPr>
            <w:tcW w:w="6172" w:type="dxa"/>
            <w:tcMar/>
          </w:tcPr>
          <w:p w:rsidRPr="008A4540" w:rsidR="00661191" w:rsidP="0068253B" w:rsidRDefault="00661191" w14:paraId="2CB47A56" w14:textId="5712A8F3">
            <w:pPr>
              <w:jc w:val="both"/>
              <w:rPr>
                <w:rFonts w:ascii="Arial Narrow" w:hAnsi="Arial Narrow" w:cs="Arial"/>
                <w:sz w:val="20"/>
                <w:szCs w:val="20"/>
              </w:rPr>
            </w:pPr>
            <w:r w:rsidRPr="008A4540">
              <w:rPr>
                <w:rFonts w:ascii="Arial Narrow" w:hAnsi="Arial Narrow" w:cs="Arial"/>
                <w:sz w:val="20"/>
                <w:szCs w:val="20"/>
              </w:rPr>
              <w:t xml:space="preserve">Sanciona al que </w:t>
            </w:r>
            <w:proofErr w:type="spellStart"/>
            <w:r w:rsidRPr="008A4540">
              <w:rPr>
                <w:rFonts w:ascii="Arial Narrow" w:hAnsi="Arial Narrow" w:cs="Arial"/>
                <w:sz w:val="20"/>
                <w:szCs w:val="20"/>
              </w:rPr>
              <w:t>produzcao</w:t>
            </w:r>
            <w:proofErr w:type="spellEnd"/>
            <w:r w:rsidRPr="008A4540">
              <w:rPr>
                <w:rFonts w:ascii="Arial Narrow" w:hAnsi="Arial Narrow" w:cs="Arial"/>
                <w:sz w:val="20"/>
                <w:szCs w:val="20"/>
              </w:rPr>
              <w:t xml:space="preserve"> participe en la producción de material pornográfico o de explotación sexual en que hayan sido utilizadas personas menores de dieciocho años.</w:t>
            </w:r>
          </w:p>
        </w:tc>
      </w:tr>
      <w:tr w:rsidRPr="008A4540" w:rsidR="00661191" w:rsidTr="5FFAE9BA" w14:paraId="3E36DA8E" w14:textId="77777777">
        <w:trPr>
          <w:trHeight w:val="74"/>
        </w:trPr>
        <w:tc>
          <w:tcPr>
            <w:tcW w:w="3150" w:type="dxa"/>
            <w:tcMar/>
          </w:tcPr>
          <w:p w:rsidRPr="008A4540" w:rsidR="00661191" w:rsidP="007A506E" w:rsidRDefault="00661191" w14:paraId="73301C18" w14:textId="7673301A">
            <w:pPr>
              <w:rPr>
                <w:rFonts w:ascii="Arial Narrow" w:hAnsi="Arial Narrow"/>
                <w:b/>
                <w:sz w:val="20"/>
                <w:szCs w:val="20"/>
              </w:rPr>
            </w:pPr>
          </w:p>
        </w:tc>
        <w:tc>
          <w:tcPr>
            <w:tcW w:w="6172" w:type="dxa"/>
            <w:tcMar/>
          </w:tcPr>
          <w:p w:rsidRPr="008A4540" w:rsidR="00661191" w:rsidP="0068253B" w:rsidRDefault="00661191" w14:paraId="17B2B783" w14:textId="77777777">
            <w:pPr>
              <w:jc w:val="both"/>
              <w:rPr>
                <w:rFonts w:ascii="Arial Narrow" w:hAnsi="Arial Narrow" w:cs="Arial"/>
                <w:sz w:val="20"/>
                <w:szCs w:val="20"/>
              </w:rPr>
            </w:pPr>
          </w:p>
        </w:tc>
      </w:tr>
      <w:tr w:rsidRPr="008A4540" w:rsidR="00661191" w:rsidTr="5FFAE9BA" w14:paraId="0F15BD93" w14:textId="77777777">
        <w:trPr>
          <w:trHeight w:val="74"/>
        </w:trPr>
        <w:tc>
          <w:tcPr>
            <w:tcW w:w="3150" w:type="dxa"/>
            <w:tcMar/>
          </w:tcPr>
          <w:p w:rsidRPr="008A4540" w:rsidR="00661191" w:rsidP="007A506E" w:rsidRDefault="00661191" w14:paraId="74E3BA87" w14:textId="3B60CB3D">
            <w:pPr>
              <w:rPr>
                <w:rFonts w:ascii="Arial Narrow" w:hAnsi="Arial Narrow"/>
                <w:b/>
                <w:sz w:val="20"/>
                <w:szCs w:val="20"/>
              </w:rPr>
            </w:pPr>
            <w:r w:rsidRPr="008A4540">
              <w:rPr>
                <w:rFonts w:ascii="Arial Narrow" w:hAnsi="Arial Narrow"/>
                <w:b/>
                <w:sz w:val="20"/>
                <w:szCs w:val="20"/>
              </w:rPr>
              <w:t>650</w:t>
            </w:r>
          </w:p>
        </w:tc>
        <w:tc>
          <w:tcPr>
            <w:tcW w:w="6172" w:type="dxa"/>
            <w:tcMar/>
          </w:tcPr>
          <w:p w:rsidRPr="008A4540" w:rsidR="00661191" w:rsidP="0068253B" w:rsidRDefault="00661191" w14:paraId="770981AB" w14:textId="77777777">
            <w:pPr>
              <w:jc w:val="both"/>
              <w:rPr>
                <w:rFonts w:ascii="Arial Narrow" w:hAnsi="Arial Narrow" w:cs="Arial"/>
                <w:b/>
                <w:sz w:val="20"/>
                <w:szCs w:val="20"/>
              </w:rPr>
            </w:pPr>
            <w:r w:rsidRPr="008A4540">
              <w:rPr>
                <w:rFonts w:ascii="Arial Narrow" w:hAnsi="Arial Narrow" w:cs="Arial"/>
                <w:b/>
                <w:sz w:val="20"/>
                <w:szCs w:val="20"/>
              </w:rPr>
              <w:t>ADQUISICIÓN O ALMACENAMIENTO MATERIAL PORNOGRÁFICO INFANTIL.</w:t>
            </w:r>
          </w:p>
          <w:p w:rsidRPr="008A4540" w:rsidR="00661191" w:rsidP="0068253B" w:rsidRDefault="00661191" w14:paraId="5F77B98A" w14:textId="6CC2D46A">
            <w:pPr>
              <w:jc w:val="both"/>
              <w:rPr>
                <w:rFonts w:ascii="Arial Narrow" w:hAnsi="Arial Narrow" w:cs="Arial"/>
                <w:sz w:val="20"/>
                <w:szCs w:val="20"/>
              </w:rPr>
            </w:pPr>
            <w:r w:rsidRPr="008A4540">
              <w:rPr>
                <w:rFonts w:ascii="Arial Narrow" w:hAnsi="Arial Narrow" w:cs="Arial"/>
                <w:sz w:val="20"/>
                <w:szCs w:val="20"/>
              </w:rPr>
              <w:t>ART. 367 QUÁTER INC. 3°</w:t>
            </w:r>
          </w:p>
        </w:tc>
      </w:tr>
      <w:tr w:rsidRPr="008A4540" w:rsidR="00661191" w:rsidTr="5FFAE9BA" w14:paraId="1698ACCC" w14:textId="77777777">
        <w:trPr>
          <w:trHeight w:val="74"/>
        </w:trPr>
        <w:tc>
          <w:tcPr>
            <w:tcW w:w="3150" w:type="dxa"/>
            <w:tcMar/>
          </w:tcPr>
          <w:p w:rsidRPr="008A4540" w:rsidR="00661191" w:rsidP="007A506E" w:rsidRDefault="00661191" w14:paraId="0918EAFB" w14:textId="77777777">
            <w:pPr>
              <w:rPr>
                <w:rFonts w:ascii="Arial Narrow" w:hAnsi="Arial Narrow"/>
                <w:sz w:val="20"/>
                <w:szCs w:val="20"/>
              </w:rPr>
            </w:pPr>
          </w:p>
        </w:tc>
        <w:tc>
          <w:tcPr>
            <w:tcW w:w="6172" w:type="dxa"/>
            <w:tcMar/>
          </w:tcPr>
          <w:p w:rsidRPr="008A4540" w:rsidR="00661191" w:rsidP="0068253B" w:rsidRDefault="00661191" w14:paraId="1BFB6685" w14:textId="7A0AF3BA">
            <w:pPr>
              <w:jc w:val="both"/>
              <w:rPr>
                <w:rFonts w:ascii="Arial Narrow" w:hAnsi="Arial Narrow" w:cs="Arial"/>
                <w:sz w:val="20"/>
                <w:szCs w:val="20"/>
              </w:rPr>
            </w:pPr>
            <w:r w:rsidRPr="008A4540">
              <w:rPr>
                <w:rFonts w:ascii="Arial Narrow" w:hAnsi="Arial Narrow" w:cs="Arial"/>
                <w:sz w:val="20"/>
                <w:szCs w:val="20"/>
              </w:rPr>
              <w:t xml:space="preserve">Sanciona al que maliciosamente almacenare o adquiriere material pornográfico o de explotación sexual, cualquiera sea su soporte, en cuya elaboración hayan sido utilizadas personas menores de dieciocho </w:t>
            </w:r>
            <w:proofErr w:type="spellStart"/>
            <w:r w:rsidRPr="008A4540">
              <w:rPr>
                <w:rFonts w:ascii="Arial Narrow" w:hAnsi="Arial Narrow" w:cs="Arial"/>
                <w:sz w:val="20"/>
                <w:szCs w:val="20"/>
              </w:rPr>
              <w:t>añoss</w:t>
            </w:r>
            <w:proofErr w:type="spellEnd"/>
            <w:r w:rsidRPr="008A4540">
              <w:rPr>
                <w:rFonts w:ascii="Arial Narrow" w:hAnsi="Arial Narrow" w:cs="Arial"/>
                <w:sz w:val="20"/>
                <w:szCs w:val="20"/>
              </w:rPr>
              <w:t>.</w:t>
            </w:r>
          </w:p>
        </w:tc>
      </w:tr>
      <w:tr w:rsidRPr="008A4540" w:rsidR="00661191" w:rsidTr="5FFAE9BA" w14:paraId="17933E81" w14:textId="77777777">
        <w:trPr>
          <w:trHeight w:val="74"/>
        </w:trPr>
        <w:tc>
          <w:tcPr>
            <w:tcW w:w="3150" w:type="dxa"/>
            <w:tcMar/>
          </w:tcPr>
          <w:p w:rsidRPr="008A4540" w:rsidR="00661191" w:rsidP="007A506E" w:rsidRDefault="00661191" w14:paraId="71A13C8F" w14:textId="77777777">
            <w:pPr>
              <w:rPr>
                <w:rFonts w:ascii="Arial Narrow" w:hAnsi="Arial Narrow"/>
                <w:sz w:val="20"/>
                <w:szCs w:val="20"/>
              </w:rPr>
            </w:pPr>
          </w:p>
        </w:tc>
        <w:tc>
          <w:tcPr>
            <w:tcW w:w="6172" w:type="dxa"/>
            <w:tcMar/>
          </w:tcPr>
          <w:p w:rsidRPr="008A4540" w:rsidR="00661191" w:rsidP="0068253B" w:rsidRDefault="00661191" w14:paraId="519D38A7" w14:textId="77777777">
            <w:pPr>
              <w:jc w:val="both"/>
              <w:rPr>
                <w:rFonts w:ascii="Arial Narrow" w:hAnsi="Arial Narrow" w:cs="Arial"/>
                <w:sz w:val="20"/>
                <w:szCs w:val="20"/>
              </w:rPr>
            </w:pPr>
          </w:p>
        </w:tc>
      </w:tr>
      <w:tr w:rsidRPr="001E788B" w:rsidR="00482648" w:rsidTr="5FFAE9BA" w14:paraId="6F0BD967" w14:textId="77777777">
        <w:trPr>
          <w:trHeight w:val="2265"/>
        </w:trPr>
        <w:tc>
          <w:tcPr>
            <w:tcW w:w="3150" w:type="dxa"/>
            <w:tcMar/>
          </w:tcPr>
          <w:p w:rsidRPr="00E42972" w:rsidR="00482648" w:rsidP="007A506E" w:rsidRDefault="040CFF27" w14:paraId="1A2B4933" w14:textId="6B09EF10">
            <w:pPr>
              <w:rPr>
                <w:rFonts w:ascii="Arial Narrow" w:hAnsi="Arial Narrow"/>
                <w:b/>
                <w:bCs/>
                <w:sz w:val="20"/>
                <w:szCs w:val="20"/>
              </w:rPr>
            </w:pPr>
            <w:r w:rsidRPr="00E42972">
              <w:rPr>
                <w:rFonts w:ascii="Arial Narrow" w:hAnsi="Arial Narrow"/>
                <w:b/>
                <w:bCs/>
                <w:sz w:val="20"/>
                <w:szCs w:val="20"/>
              </w:rPr>
              <w:t>651</w:t>
            </w:r>
          </w:p>
        </w:tc>
        <w:tc>
          <w:tcPr>
            <w:tcW w:w="6172" w:type="dxa"/>
            <w:tcMar/>
          </w:tcPr>
          <w:p w:rsidR="00E42972" w:rsidP="0068253B" w:rsidRDefault="040CFF27" w14:paraId="0FE546D1" w14:textId="07EEA45C">
            <w:pPr>
              <w:jc w:val="both"/>
              <w:rPr>
                <w:rFonts w:ascii="Arial Narrow" w:hAnsi="Arial Narrow" w:cs="Arial"/>
                <w:b/>
                <w:bCs/>
                <w:sz w:val="20"/>
                <w:szCs w:val="20"/>
              </w:rPr>
            </w:pPr>
            <w:r w:rsidRPr="00E42972">
              <w:rPr>
                <w:rFonts w:ascii="Arial Narrow" w:hAnsi="Arial Narrow" w:cs="Arial"/>
                <w:b/>
                <w:bCs/>
                <w:sz w:val="20"/>
                <w:szCs w:val="20"/>
              </w:rPr>
              <w:t>EXHIBICIÓN DE REGISTROS DE CONTENIDO SEXUAL SIN CONSENTIMIENTO</w:t>
            </w:r>
            <w:r w:rsidR="00A55134">
              <w:rPr>
                <w:rFonts w:ascii="Arial Narrow" w:hAnsi="Arial Narrow" w:cs="Arial"/>
                <w:b/>
                <w:bCs/>
                <w:sz w:val="20"/>
                <w:szCs w:val="20"/>
              </w:rPr>
              <w:t>.</w:t>
            </w:r>
          </w:p>
          <w:p w:rsidRPr="00E42972" w:rsidR="00482648" w:rsidP="0068253B" w:rsidRDefault="040CFF27" w14:paraId="09A3E16D" w14:textId="131E9C30">
            <w:pPr>
              <w:jc w:val="both"/>
              <w:rPr>
                <w:rFonts w:ascii="Arial Narrow" w:hAnsi="Arial Narrow" w:cs="Arial"/>
                <w:sz w:val="20"/>
                <w:szCs w:val="20"/>
                <w:lang w:val="en-US"/>
              </w:rPr>
            </w:pPr>
            <w:r w:rsidRPr="5FFAE9BA" w:rsidR="040CFF27">
              <w:rPr>
                <w:rFonts w:ascii="Arial Narrow" w:hAnsi="Arial Narrow" w:cs="Arial"/>
                <w:sz w:val="20"/>
                <w:szCs w:val="20"/>
                <w:lang w:val="en-US"/>
              </w:rPr>
              <w:t>ART. 161 D</w:t>
            </w:r>
            <w:del w:author="Maria Jose Uribe Valdes" w:date="2025-05-15T18:12:37.2Z" w:id="643539502">
              <w:r w:rsidRPr="5FFAE9BA" w:rsidDel="040CFF27">
                <w:rPr>
                  <w:rFonts w:ascii="Arial Narrow" w:hAnsi="Arial Narrow" w:cs="Arial"/>
                  <w:sz w:val="20"/>
                  <w:szCs w:val="20"/>
                  <w:lang w:val="en-US"/>
                </w:rPr>
                <w:delText xml:space="preserve"> </w:delText>
              </w:r>
            </w:del>
            <w:r w:rsidRPr="5FFAE9BA" w:rsidR="040CFF27">
              <w:rPr>
                <w:rFonts w:ascii="Arial Narrow" w:hAnsi="Arial Narrow" w:cs="Arial"/>
                <w:sz w:val="20"/>
                <w:szCs w:val="20"/>
                <w:lang w:val="en-US"/>
              </w:rPr>
              <w:t>C.P. INC 1º</w:t>
            </w:r>
          </w:p>
        </w:tc>
      </w:tr>
      <w:tr w:rsidRPr="008A4540" w:rsidR="00482648" w:rsidTr="5FFAE9BA" w14:paraId="1592D890" w14:textId="77777777">
        <w:trPr>
          <w:trHeight w:val="74"/>
        </w:trPr>
        <w:tc>
          <w:tcPr>
            <w:tcW w:w="3150" w:type="dxa"/>
            <w:tcMar/>
          </w:tcPr>
          <w:p w:rsidRPr="00E42972" w:rsidR="00482648" w:rsidP="007A506E" w:rsidRDefault="00482648" w14:paraId="1E98E12C" w14:textId="77777777">
            <w:pPr>
              <w:rPr>
                <w:rFonts w:ascii="Arial Narrow" w:hAnsi="Arial Narrow"/>
                <w:sz w:val="20"/>
                <w:szCs w:val="20"/>
                <w:lang w:val="en-US"/>
              </w:rPr>
            </w:pPr>
          </w:p>
        </w:tc>
        <w:tc>
          <w:tcPr>
            <w:tcW w:w="6172" w:type="dxa"/>
            <w:tcMar/>
          </w:tcPr>
          <w:p w:rsidRPr="008A4540" w:rsidR="00482648" w:rsidP="0068253B" w:rsidRDefault="040CFF27" w14:paraId="6A032442" w14:textId="5903D75A">
            <w:pPr>
              <w:jc w:val="both"/>
              <w:rPr>
                <w:rFonts w:ascii="Arial Narrow" w:hAnsi="Arial Narrow" w:cs="Arial"/>
                <w:sz w:val="20"/>
                <w:szCs w:val="20"/>
              </w:rPr>
            </w:pPr>
            <w:r w:rsidRPr="040CFF27">
              <w:rPr>
                <w:rFonts w:ascii="Arial Narrow" w:hAnsi="Arial Narrow" w:cs="Arial"/>
                <w:sz w:val="20"/>
                <w:szCs w:val="20"/>
              </w:rPr>
              <w:t>Sanciona al que obtenga maliciosamente, para sí o para un tercero, la cancelación indebida de los cargos o la restitución indebida de fondos a que se refiere el artículo 5 de la Ley 20.099, sea proporcionando datos o antecedentes falsos en la declaración jurada, desconociendo falsamente una o más operaciones con medios de pago de su titularidad, simulando la existencia de operaciones no autorizadas, provocándolas intencionalmente, o presentándolas ante el emisor como ocurridas por causas o en circunstancias distintas a las verdaderas.</w:t>
            </w:r>
          </w:p>
        </w:tc>
      </w:tr>
      <w:tr w:rsidRPr="008A4540" w:rsidR="00482648" w:rsidTr="5FFAE9BA" w14:paraId="5A0DCEEE" w14:textId="77777777">
        <w:trPr>
          <w:trHeight w:val="74"/>
        </w:trPr>
        <w:tc>
          <w:tcPr>
            <w:tcW w:w="3150" w:type="dxa"/>
            <w:tcMar/>
          </w:tcPr>
          <w:p w:rsidRPr="008A4540" w:rsidR="00482648" w:rsidP="007A506E" w:rsidRDefault="00482648" w14:paraId="3D8AC4F5" w14:textId="77777777">
            <w:pPr>
              <w:rPr>
                <w:rFonts w:ascii="Arial Narrow" w:hAnsi="Arial Narrow"/>
                <w:sz w:val="20"/>
                <w:szCs w:val="20"/>
              </w:rPr>
            </w:pPr>
          </w:p>
        </w:tc>
        <w:tc>
          <w:tcPr>
            <w:tcW w:w="6172" w:type="dxa"/>
            <w:tcMar/>
          </w:tcPr>
          <w:p w:rsidRPr="008A4540" w:rsidR="00482648" w:rsidP="0068253B" w:rsidRDefault="00482648" w14:paraId="0FB2D122" w14:textId="77777777">
            <w:pPr>
              <w:jc w:val="both"/>
              <w:rPr>
                <w:rFonts w:ascii="Arial Narrow" w:hAnsi="Arial Narrow" w:cs="Arial"/>
                <w:sz w:val="20"/>
                <w:szCs w:val="20"/>
              </w:rPr>
            </w:pPr>
          </w:p>
        </w:tc>
      </w:tr>
      <w:tr w:rsidRPr="001E788B" w:rsidR="00482648" w:rsidTr="5FFAE9BA" w14:paraId="2A26EBEB" w14:textId="77777777">
        <w:trPr>
          <w:trHeight w:val="74"/>
        </w:trPr>
        <w:tc>
          <w:tcPr>
            <w:tcW w:w="3150" w:type="dxa"/>
            <w:tcMar/>
          </w:tcPr>
          <w:p w:rsidRPr="00E42972" w:rsidR="00482648" w:rsidP="00E42972" w:rsidRDefault="040CFF27" w14:paraId="486CE31F" w14:textId="37DA0645">
            <w:pPr>
              <w:spacing w:line="259" w:lineRule="auto"/>
              <w:rPr>
                <w:rFonts w:ascii="Arial Narrow" w:hAnsi="Arial Narrow"/>
                <w:b/>
                <w:bCs/>
                <w:sz w:val="20"/>
                <w:szCs w:val="20"/>
              </w:rPr>
            </w:pPr>
            <w:r w:rsidRPr="00E42972">
              <w:rPr>
                <w:rFonts w:ascii="Arial Narrow" w:hAnsi="Arial Narrow"/>
                <w:b/>
                <w:bCs/>
                <w:sz w:val="20"/>
                <w:szCs w:val="20"/>
              </w:rPr>
              <w:t>652</w:t>
            </w:r>
          </w:p>
        </w:tc>
        <w:tc>
          <w:tcPr>
            <w:tcW w:w="6172" w:type="dxa"/>
            <w:tcMar/>
          </w:tcPr>
          <w:p w:rsidR="00E42972" w:rsidP="0068253B" w:rsidRDefault="040CFF27" w14:paraId="09A95A11" w14:textId="692417B7">
            <w:pPr>
              <w:jc w:val="both"/>
              <w:rPr>
                <w:rFonts w:ascii="Arial Narrow" w:hAnsi="Arial Narrow" w:cs="Arial"/>
                <w:b/>
                <w:bCs/>
                <w:sz w:val="20"/>
                <w:szCs w:val="20"/>
              </w:rPr>
            </w:pPr>
            <w:r w:rsidRPr="00E42972">
              <w:rPr>
                <w:rFonts w:ascii="Arial Narrow" w:hAnsi="Arial Narrow" w:cs="Arial"/>
                <w:b/>
                <w:bCs/>
                <w:sz w:val="20"/>
                <w:szCs w:val="20"/>
              </w:rPr>
              <w:t>DIFUSIÓN DE REGISTROS DE CONTENIDO SEXUAL SIN CONSENTIMIENTO</w:t>
            </w:r>
            <w:r w:rsidR="00A55134">
              <w:rPr>
                <w:rFonts w:ascii="Arial Narrow" w:hAnsi="Arial Narrow" w:cs="Arial"/>
                <w:b/>
                <w:bCs/>
                <w:sz w:val="20"/>
                <w:szCs w:val="20"/>
              </w:rPr>
              <w:t>.</w:t>
            </w:r>
          </w:p>
          <w:p w:rsidRPr="00E42972" w:rsidR="00482648" w:rsidP="0068253B" w:rsidRDefault="040CFF27" w14:paraId="145208C3" w14:textId="2F84F597">
            <w:pPr>
              <w:jc w:val="both"/>
              <w:rPr>
                <w:rFonts w:ascii="Arial Narrow" w:hAnsi="Arial Narrow" w:cs="Arial"/>
                <w:sz w:val="20"/>
                <w:szCs w:val="20"/>
                <w:lang w:val="en-US"/>
              </w:rPr>
            </w:pPr>
            <w:r w:rsidRPr="00E42972">
              <w:rPr>
                <w:rFonts w:ascii="Arial Narrow" w:hAnsi="Arial Narrow" w:cs="Arial"/>
                <w:sz w:val="20"/>
                <w:szCs w:val="20"/>
                <w:lang w:val="en-US"/>
              </w:rPr>
              <w:t>ART. 161 D C.P. INC 2º</w:t>
            </w:r>
          </w:p>
        </w:tc>
      </w:tr>
      <w:tr w:rsidR="040CFF27" w:rsidTr="5FFAE9BA" w14:paraId="6ECFE310" w14:textId="77777777">
        <w:trPr>
          <w:trHeight w:val="74"/>
        </w:trPr>
        <w:tc>
          <w:tcPr>
            <w:tcW w:w="3150" w:type="dxa"/>
            <w:tcMar/>
          </w:tcPr>
          <w:p w:rsidRPr="00E42972" w:rsidR="040CFF27" w:rsidP="040CFF27" w:rsidRDefault="040CFF27" w14:paraId="230D3453" w14:textId="51EE8438">
            <w:pPr>
              <w:rPr>
                <w:rFonts w:ascii="Arial Narrow" w:hAnsi="Arial Narrow"/>
                <w:sz w:val="20"/>
                <w:szCs w:val="20"/>
                <w:lang w:val="en-US"/>
              </w:rPr>
            </w:pPr>
          </w:p>
        </w:tc>
        <w:tc>
          <w:tcPr>
            <w:tcW w:w="6172" w:type="dxa"/>
            <w:tcMar/>
          </w:tcPr>
          <w:p w:rsidR="040CFF27" w:rsidP="040CFF27" w:rsidRDefault="040CFF27" w14:paraId="54DB4AAD" w14:textId="633CD6A3">
            <w:pPr>
              <w:jc w:val="both"/>
              <w:rPr>
                <w:rFonts w:ascii="Arial Narrow" w:hAnsi="Arial Narrow" w:cs="Arial"/>
                <w:sz w:val="20"/>
                <w:szCs w:val="20"/>
              </w:rPr>
            </w:pPr>
            <w:r w:rsidRPr="040CFF27">
              <w:rPr>
                <w:rFonts w:ascii="Arial Narrow" w:hAnsi="Arial Narrow" w:cs="Arial"/>
                <w:sz w:val="20"/>
                <w:szCs w:val="20"/>
              </w:rPr>
              <w:t>Sanciona al que envíe, difunda o publique, sin autorización expresa, un registro de imágenes o sonidos en que se representa una acción sexual que involucra a otro o imágenes íntimas de connotación sexual, independiente de como haya sido obtenido.</w:t>
            </w:r>
          </w:p>
        </w:tc>
      </w:tr>
      <w:tr w:rsidRPr="008A4540" w:rsidR="00482648" w:rsidTr="5FFAE9BA" w14:paraId="5878590D" w14:textId="77777777">
        <w:trPr>
          <w:trHeight w:val="74"/>
        </w:trPr>
        <w:tc>
          <w:tcPr>
            <w:tcW w:w="3150" w:type="dxa"/>
            <w:tcMar/>
          </w:tcPr>
          <w:p w:rsidRPr="008A4540" w:rsidR="00482648" w:rsidP="007A506E" w:rsidRDefault="00482648" w14:paraId="3235705C" w14:textId="77777777">
            <w:pPr>
              <w:rPr>
                <w:rFonts w:ascii="Arial Narrow" w:hAnsi="Arial Narrow"/>
                <w:sz w:val="20"/>
                <w:szCs w:val="20"/>
              </w:rPr>
            </w:pPr>
          </w:p>
        </w:tc>
        <w:tc>
          <w:tcPr>
            <w:tcW w:w="6172" w:type="dxa"/>
            <w:tcMar/>
          </w:tcPr>
          <w:p w:rsidRPr="008A4540" w:rsidR="00482648" w:rsidP="0068253B" w:rsidRDefault="00482648" w14:paraId="47245908" w14:textId="77777777">
            <w:pPr>
              <w:jc w:val="both"/>
              <w:rPr>
                <w:rFonts w:ascii="Arial Narrow" w:hAnsi="Arial Narrow" w:cs="Arial"/>
                <w:sz w:val="20"/>
                <w:szCs w:val="20"/>
              </w:rPr>
            </w:pPr>
          </w:p>
        </w:tc>
      </w:tr>
      <w:tr w:rsidRPr="008A4540" w:rsidR="00661191" w:rsidTr="5FFAE9BA" w14:paraId="514A786B" w14:textId="77777777">
        <w:trPr>
          <w:trHeight w:val="74"/>
        </w:trPr>
        <w:tc>
          <w:tcPr>
            <w:tcW w:w="3150" w:type="dxa"/>
            <w:tcMar/>
          </w:tcPr>
          <w:p w:rsidRPr="008A4540" w:rsidR="00661191" w:rsidP="007A506E" w:rsidRDefault="00661191" w14:paraId="41D310B4" w14:textId="77777777">
            <w:pPr>
              <w:rPr>
                <w:rFonts w:ascii="Arial Narrow" w:hAnsi="Arial Narrow" w:cs="Arial"/>
                <w:b/>
                <w:bCs/>
                <w:sz w:val="20"/>
                <w:szCs w:val="20"/>
              </w:rPr>
            </w:pPr>
            <w:r w:rsidRPr="008A4540">
              <w:rPr>
                <w:rFonts w:ascii="Arial Narrow" w:hAnsi="Arial Narrow" w:cs="Arial"/>
                <w:b/>
                <w:bCs/>
                <w:sz w:val="20"/>
                <w:szCs w:val="20"/>
              </w:rPr>
              <w:t>699</w:t>
            </w:r>
          </w:p>
        </w:tc>
        <w:tc>
          <w:tcPr>
            <w:tcW w:w="6172" w:type="dxa"/>
            <w:tcMar/>
          </w:tcPr>
          <w:p w:rsidRPr="008A4540" w:rsidR="00661191" w:rsidP="007A506E" w:rsidRDefault="00661191" w14:paraId="59349524" w14:textId="77777777">
            <w:pPr>
              <w:jc w:val="both"/>
              <w:rPr>
                <w:rFonts w:ascii="Arial Narrow" w:hAnsi="Arial Narrow" w:cs="Arial"/>
                <w:b/>
                <w:bCs/>
                <w:sz w:val="20"/>
                <w:szCs w:val="20"/>
              </w:rPr>
            </w:pPr>
            <w:r w:rsidRPr="008A4540">
              <w:rPr>
                <w:rFonts w:ascii="Arial Narrow" w:hAnsi="Arial Narrow" w:cs="Arial"/>
                <w:b/>
                <w:bCs/>
                <w:sz w:val="20"/>
                <w:szCs w:val="20"/>
              </w:rPr>
              <w:t>OTROS DELITOS CONTRA EL ORDEN DE LAS FAMILIAS, CONTRA LA MORALIDAD PÚBLICA Y CONTRA LA INTEGRIDAD SEXUAL.</w:t>
            </w:r>
          </w:p>
        </w:tc>
      </w:tr>
      <w:tr w:rsidRPr="008A4540" w:rsidR="00661191" w:rsidTr="5FFAE9BA" w14:paraId="50BC257E" w14:textId="77777777">
        <w:trPr>
          <w:trHeight w:val="74"/>
        </w:trPr>
        <w:tc>
          <w:tcPr>
            <w:tcW w:w="3150" w:type="dxa"/>
            <w:tcMar/>
          </w:tcPr>
          <w:p w:rsidRPr="008A4540" w:rsidR="00661191" w:rsidP="007A506E" w:rsidRDefault="00661191" w14:paraId="30FA81C1" w14:textId="77777777">
            <w:pPr>
              <w:rPr>
                <w:rFonts w:ascii="Arial Narrow" w:hAnsi="Arial Narrow" w:cs="Arial"/>
                <w:b/>
                <w:bCs/>
                <w:sz w:val="20"/>
                <w:szCs w:val="20"/>
              </w:rPr>
            </w:pPr>
          </w:p>
        </w:tc>
        <w:tc>
          <w:tcPr>
            <w:tcW w:w="6172" w:type="dxa"/>
            <w:tcMar/>
          </w:tcPr>
          <w:p w:rsidRPr="008A4540" w:rsidR="00661191" w:rsidP="007A506E" w:rsidRDefault="00661191" w14:paraId="15509DA3" w14:textId="77777777">
            <w:pPr>
              <w:jc w:val="both"/>
              <w:rPr>
                <w:rFonts w:ascii="Arial Narrow" w:hAnsi="Arial Narrow" w:cs="Arial"/>
                <w:b/>
                <w:bCs/>
                <w:sz w:val="20"/>
                <w:szCs w:val="20"/>
              </w:rPr>
            </w:pPr>
          </w:p>
        </w:tc>
      </w:tr>
      <w:tr w:rsidRPr="008A4540" w:rsidR="00661191" w:rsidTr="5FFAE9BA" w14:paraId="74410C41" w14:textId="77777777">
        <w:trPr>
          <w:trHeight w:val="74"/>
        </w:trPr>
        <w:tc>
          <w:tcPr>
            <w:tcW w:w="3150" w:type="dxa"/>
            <w:tcMar/>
          </w:tcPr>
          <w:p w:rsidRPr="008A4540" w:rsidR="00661191" w:rsidP="007A506E" w:rsidRDefault="00661191" w14:paraId="5438A7CB" w14:textId="77777777">
            <w:pPr>
              <w:rPr>
                <w:rFonts w:ascii="Arial Narrow" w:hAnsi="Arial Narrow" w:cs="Arial"/>
                <w:b/>
                <w:bCs/>
                <w:sz w:val="20"/>
                <w:szCs w:val="20"/>
              </w:rPr>
            </w:pPr>
          </w:p>
        </w:tc>
        <w:tc>
          <w:tcPr>
            <w:tcW w:w="6172" w:type="dxa"/>
            <w:tcMar/>
          </w:tcPr>
          <w:p w:rsidRPr="008A4540" w:rsidR="00661191" w:rsidP="007A506E" w:rsidRDefault="00661191" w14:paraId="1C89F9CE" w14:textId="77777777">
            <w:pPr>
              <w:jc w:val="both"/>
              <w:rPr>
                <w:rFonts w:ascii="Arial Narrow" w:hAnsi="Arial Narrow" w:cs="Arial"/>
                <w:b/>
                <w:bCs/>
                <w:sz w:val="20"/>
                <w:szCs w:val="20"/>
              </w:rPr>
            </w:pPr>
          </w:p>
        </w:tc>
      </w:tr>
      <w:tr w:rsidRPr="008A4540" w:rsidR="00661191" w:rsidTr="5FFAE9BA" w14:paraId="72297289" w14:textId="77777777">
        <w:trPr>
          <w:trHeight w:val="469"/>
        </w:trPr>
        <w:tc>
          <w:tcPr>
            <w:tcW w:w="9322" w:type="dxa"/>
            <w:gridSpan w:val="2"/>
            <w:shd w:val="clear" w:color="auto" w:fill="BFBFBF" w:themeFill="background1" w:themeFillShade="BF"/>
            <w:tcMar/>
          </w:tcPr>
          <w:p w:rsidRPr="008A4540" w:rsidR="00661191" w:rsidP="007A506E" w:rsidRDefault="00661191" w14:paraId="5CF74437" w14:textId="77777777">
            <w:pPr>
              <w:jc w:val="both"/>
              <w:rPr>
                <w:rFonts w:ascii="Arial Narrow" w:hAnsi="Arial Narrow" w:cs="Arial"/>
                <w:b/>
                <w:bCs/>
                <w:sz w:val="20"/>
                <w:szCs w:val="20"/>
              </w:rPr>
            </w:pPr>
            <w:r w:rsidRPr="008A4540">
              <w:rPr>
                <w:rFonts w:ascii="Arial Narrow" w:hAnsi="Arial Narrow" w:cs="Arial"/>
                <w:b/>
                <w:bCs/>
                <w:sz w:val="20"/>
                <w:szCs w:val="20"/>
              </w:rPr>
              <w:t>CRIMENES Y SIMPLES DELITOS CONTRA LAS PERSONAS</w:t>
            </w:r>
          </w:p>
          <w:p w:rsidRPr="008A4540" w:rsidR="00661191" w:rsidP="007A506E" w:rsidRDefault="00661191" w14:paraId="5A9DC8B3" w14:textId="77777777">
            <w:pPr>
              <w:jc w:val="both"/>
              <w:rPr>
                <w:rFonts w:ascii="Arial Narrow" w:hAnsi="Arial Narrow" w:cs="Arial"/>
                <w:sz w:val="20"/>
                <w:szCs w:val="20"/>
              </w:rPr>
            </w:pPr>
            <w:r w:rsidRPr="008A4540">
              <w:rPr>
                <w:rFonts w:ascii="Arial Narrow" w:hAnsi="Arial Narrow" w:cs="Arial"/>
                <w:b/>
                <w:bCs/>
                <w:sz w:val="20"/>
                <w:szCs w:val="20"/>
              </w:rPr>
              <w:t>Libro II Título VIII</w:t>
            </w:r>
          </w:p>
        </w:tc>
      </w:tr>
      <w:tr w:rsidRPr="008A4540" w:rsidR="00661191" w:rsidTr="5FFAE9BA" w14:paraId="505523F9" w14:textId="77777777">
        <w:trPr>
          <w:trHeight w:val="74"/>
        </w:trPr>
        <w:tc>
          <w:tcPr>
            <w:tcW w:w="3150" w:type="dxa"/>
            <w:tcMar/>
          </w:tcPr>
          <w:p w:rsidRPr="008A4540" w:rsidR="00661191" w:rsidP="007A506E" w:rsidRDefault="00661191" w14:paraId="3B1BE71C" w14:textId="77777777">
            <w:pPr>
              <w:rPr>
                <w:rFonts w:ascii="Arial Narrow" w:hAnsi="Arial Narrow"/>
                <w:sz w:val="20"/>
                <w:szCs w:val="20"/>
              </w:rPr>
            </w:pPr>
          </w:p>
        </w:tc>
        <w:tc>
          <w:tcPr>
            <w:tcW w:w="6172" w:type="dxa"/>
            <w:tcMar/>
          </w:tcPr>
          <w:p w:rsidRPr="008A4540" w:rsidR="00661191" w:rsidP="007A506E" w:rsidRDefault="00661191" w14:paraId="387DE208" w14:textId="77777777">
            <w:pPr>
              <w:jc w:val="both"/>
              <w:rPr>
                <w:rFonts w:ascii="Arial Narrow" w:hAnsi="Arial Narrow" w:cs="Arial"/>
                <w:sz w:val="20"/>
                <w:szCs w:val="20"/>
              </w:rPr>
            </w:pPr>
          </w:p>
        </w:tc>
      </w:tr>
      <w:tr w:rsidRPr="008A4540" w:rsidR="00661191" w:rsidTr="5FFAE9BA" w14:paraId="2290A90E" w14:textId="77777777">
        <w:trPr>
          <w:trHeight w:val="74"/>
        </w:trPr>
        <w:tc>
          <w:tcPr>
            <w:tcW w:w="3150" w:type="dxa"/>
            <w:tcMar/>
          </w:tcPr>
          <w:p w:rsidRPr="000C075A" w:rsidR="00661191" w:rsidP="007A506E" w:rsidRDefault="00661191" w14:paraId="6D51E3D7" w14:textId="77777777">
            <w:pPr>
              <w:rPr>
                <w:rFonts w:ascii="Arial Narrow" w:hAnsi="Arial Narrow" w:cs="Arial"/>
                <w:sz w:val="20"/>
                <w:szCs w:val="20"/>
              </w:rPr>
            </w:pPr>
            <w:r w:rsidRPr="000C075A">
              <w:rPr>
                <w:rFonts w:ascii="Arial Narrow" w:hAnsi="Arial Narrow" w:cs="Arial"/>
                <w:sz w:val="20"/>
                <w:szCs w:val="20"/>
              </w:rPr>
              <w:t>Códigos que comprende</w:t>
            </w:r>
          </w:p>
        </w:tc>
        <w:tc>
          <w:tcPr>
            <w:tcW w:w="6172" w:type="dxa"/>
            <w:tcMar/>
          </w:tcPr>
          <w:p w:rsidRPr="000C075A" w:rsidR="00661191" w:rsidP="007A506E" w:rsidRDefault="00661191" w14:paraId="799EADE2" w14:textId="6C661A29">
            <w:pPr>
              <w:jc w:val="both"/>
              <w:rPr>
                <w:rFonts w:ascii="Arial Narrow" w:hAnsi="Arial Narrow" w:cs="Arial"/>
                <w:sz w:val="20"/>
                <w:szCs w:val="20"/>
              </w:rPr>
            </w:pPr>
            <w:r w:rsidRPr="000C075A">
              <w:rPr>
                <w:rFonts w:ascii="Arial Narrow" w:hAnsi="Arial Narrow" w:cs="Arial"/>
                <w:sz w:val="20"/>
                <w:szCs w:val="20"/>
              </w:rPr>
              <w:t>(00701-00799</w:t>
            </w:r>
            <w:r w:rsidRPr="000C075A" w:rsidR="000C075A">
              <w:rPr>
                <w:rFonts w:ascii="Arial Narrow" w:hAnsi="Arial Narrow" w:cs="Arial"/>
                <w:sz w:val="20"/>
                <w:szCs w:val="20"/>
              </w:rPr>
              <w:t>; 13001</w:t>
            </w:r>
            <w:r w:rsidRPr="000C075A">
              <w:rPr>
                <w:rFonts w:ascii="Arial Narrow" w:hAnsi="Arial Narrow" w:cs="Arial"/>
                <w:sz w:val="20"/>
                <w:szCs w:val="20"/>
              </w:rPr>
              <w:t>)</w:t>
            </w:r>
          </w:p>
          <w:p w:rsidRPr="000C075A" w:rsidR="00661191" w:rsidP="007A506E" w:rsidRDefault="00661191" w14:paraId="57819DD4" w14:textId="77777777">
            <w:pPr>
              <w:jc w:val="both"/>
              <w:rPr>
                <w:rFonts w:ascii="Arial Narrow" w:hAnsi="Arial Narrow" w:cs="Arial"/>
                <w:sz w:val="20"/>
                <w:szCs w:val="20"/>
              </w:rPr>
            </w:pPr>
          </w:p>
        </w:tc>
      </w:tr>
      <w:tr w:rsidRPr="008A4540" w:rsidR="00661191" w:rsidTr="5FFAE9BA" w14:paraId="66E3EB65" w14:textId="77777777">
        <w:trPr>
          <w:trHeight w:val="74"/>
        </w:trPr>
        <w:tc>
          <w:tcPr>
            <w:tcW w:w="3150" w:type="dxa"/>
            <w:tcMar/>
          </w:tcPr>
          <w:p w:rsidRPr="008A4540" w:rsidR="00661191" w:rsidP="007A506E" w:rsidRDefault="00661191" w14:paraId="22B24C2A" w14:textId="77777777">
            <w:pPr>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6172" w:type="dxa"/>
            <w:tcMar/>
          </w:tcPr>
          <w:p w:rsidRPr="008A4540" w:rsidR="00661191" w:rsidP="007A506E" w:rsidRDefault="00661191" w14:paraId="2D20A513" w14:textId="25368BAA">
            <w:pPr>
              <w:jc w:val="both"/>
              <w:rPr>
                <w:rFonts w:ascii="Arial Narrow" w:hAnsi="Arial Narrow" w:cs="Arial"/>
                <w:sz w:val="20"/>
                <w:szCs w:val="20"/>
              </w:rPr>
            </w:pPr>
            <w:r w:rsidRPr="008A4540">
              <w:rPr>
                <w:rFonts w:ascii="Arial Narrow" w:hAnsi="Arial Narrow" w:cs="Arial"/>
                <w:sz w:val="20"/>
                <w:szCs w:val="20"/>
              </w:rPr>
              <w:t>Art. 390 al 432</w:t>
            </w:r>
            <w:r w:rsidR="000C075A">
              <w:rPr>
                <w:rFonts w:ascii="Arial Narrow" w:hAnsi="Arial Narrow" w:cs="Arial"/>
                <w:sz w:val="20"/>
                <w:szCs w:val="20"/>
              </w:rPr>
              <w:t>;</w:t>
            </w:r>
            <w:r w:rsidRPr="000C075A" w:rsidR="000C075A">
              <w:rPr>
                <w:rFonts w:ascii="Arial Narrow" w:hAnsi="Arial Narrow" w:cs="Arial"/>
                <w:sz w:val="20"/>
                <w:szCs w:val="20"/>
              </w:rPr>
              <w:t xml:space="preserve"> 494</w:t>
            </w:r>
          </w:p>
          <w:p w:rsidRPr="008A4540" w:rsidR="00661191" w:rsidP="007A506E" w:rsidRDefault="00661191" w14:paraId="58699E1F" w14:textId="77777777">
            <w:pPr>
              <w:jc w:val="both"/>
              <w:rPr>
                <w:rFonts w:ascii="Arial Narrow" w:hAnsi="Arial Narrow" w:cs="Arial"/>
                <w:sz w:val="20"/>
                <w:szCs w:val="20"/>
              </w:rPr>
            </w:pPr>
          </w:p>
        </w:tc>
      </w:tr>
      <w:tr w:rsidRPr="008A4540" w:rsidR="00661191" w:rsidTr="5FFAE9BA" w14:paraId="05155625" w14:textId="77777777">
        <w:trPr>
          <w:trHeight w:val="74"/>
        </w:trPr>
        <w:tc>
          <w:tcPr>
            <w:tcW w:w="3150" w:type="dxa"/>
            <w:tcMar/>
          </w:tcPr>
          <w:p w:rsidRPr="008A4540" w:rsidR="00661191" w:rsidP="007A506E" w:rsidRDefault="00661191" w14:paraId="50CA5D41" w14:textId="77777777">
            <w:pPr>
              <w:rPr>
                <w:rFonts w:ascii="Arial Narrow" w:hAnsi="Arial Narrow"/>
                <w:sz w:val="20"/>
                <w:szCs w:val="20"/>
              </w:rPr>
            </w:pPr>
            <w:r w:rsidRPr="008A4540">
              <w:rPr>
                <w:rFonts w:ascii="Arial Narrow" w:hAnsi="Arial Narrow" w:cs="Arial"/>
                <w:b/>
                <w:bCs/>
                <w:sz w:val="20"/>
                <w:szCs w:val="20"/>
              </w:rPr>
              <w:t>701</w:t>
            </w:r>
          </w:p>
        </w:tc>
        <w:tc>
          <w:tcPr>
            <w:tcW w:w="6172" w:type="dxa"/>
            <w:tcMar/>
          </w:tcPr>
          <w:p w:rsidRPr="008A4540" w:rsidR="00661191" w:rsidP="007A506E" w:rsidRDefault="00661191" w14:paraId="7E685F1A" w14:textId="77777777">
            <w:pPr>
              <w:jc w:val="both"/>
              <w:rPr>
                <w:rFonts w:ascii="Arial Narrow" w:hAnsi="Arial Narrow" w:cs="Arial"/>
                <w:sz w:val="20"/>
                <w:szCs w:val="20"/>
              </w:rPr>
            </w:pPr>
            <w:r w:rsidRPr="008A4540">
              <w:rPr>
                <w:rFonts w:ascii="Arial Narrow" w:hAnsi="Arial Narrow" w:cs="Arial"/>
                <w:b/>
                <w:bCs/>
                <w:sz w:val="20"/>
                <w:szCs w:val="20"/>
              </w:rPr>
              <w:t>PARRICIDIO.</w:t>
            </w:r>
          </w:p>
        </w:tc>
      </w:tr>
      <w:tr w:rsidRPr="008A4540" w:rsidR="00661191" w:rsidTr="5FFAE9BA" w14:paraId="038A94C3" w14:textId="77777777">
        <w:trPr>
          <w:trHeight w:val="74"/>
        </w:trPr>
        <w:tc>
          <w:tcPr>
            <w:tcW w:w="3150" w:type="dxa"/>
            <w:tcMar/>
          </w:tcPr>
          <w:p w:rsidRPr="008A4540" w:rsidR="00661191" w:rsidP="007A506E" w:rsidRDefault="00661191" w14:paraId="1E9679EC" w14:textId="77777777">
            <w:pPr>
              <w:rPr>
                <w:rFonts w:ascii="Arial Narrow" w:hAnsi="Arial Narrow"/>
                <w:sz w:val="20"/>
                <w:szCs w:val="20"/>
              </w:rPr>
            </w:pPr>
          </w:p>
        </w:tc>
        <w:tc>
          <w:tcPr>
            <w:tcW w:w="6172" w:type="dxa"/>
            <w:tcMar/>
          </w:tcPr>
          <w:p w:rsidRPr="008A4540" w:rsidR="00661191" w:rsidP="007A506E" w:rsidRDefault="00661191" w14:paraId="0DD01A38" w14:textId="77777777">
            <w:pPr>
              <w:jc w:val="both"/>
              <w:rPr>
                <w:rFonts w:ascii="Arial Narrow" w:hAnsi="Arial Narrow" w:cs="Arial"/>
                <w:sz w:val="20"/>
                <w:szCs w:val="20"/>
              </w:rPr>
            </w:pPr>
            <w:r w:rsidRPr="008A4540">
              <w:rPr>
                <w:rFonts w:ascii="Arial Narrow" w:hAnsi="Arial Narrow" w:cs="Arial"/>
                <w:sz w:val="20"/>
                <w:szCs w:val="20"/>
              </w:rPr>
              <w:t>ART. 390 Inc. 1°</w:t>
            </w:r>
          </w:p>
        </w:tc>
      </w:tr>
      <w:tr w:rsidRPr="008A4540" w:rsidR="00661191" w:rsidTr="5FFAE9BA" w14:paraId="5CE004E3" w14:textId="77777777">
        <w:trPr>
          <w:trHeight w:val="74"/>
        </w:trPr>
        <w:tc>
          <w:tcPr>
            <w:tcW w:w="3150" w:type="dxa"/>
            <w:tcMar/>
          </w:tcPr>
          <w:p w:rsidRPr="008A4540" w:rsidR="00661191" w:rsidP="007A506E" w:rsidRDefault="00661191" w14:paraId="7679BC14" w14:textId="77777777">
            <w:pPr>
              <w:rPr>
                <w:rFonts w:ascii="Arial Narrow" w:hAnsi="Arial Narrow"/>
                <w:sz w:val="20"/>
                <w:szCs w:val="20"/>
              </w:rPr>
            </w:pPr>
          </w:p>
        </w:tc>
        <w:tc>
          <w:tcPr>
            <w:tcW w:w="6172" w:type="dxa"/>
            <w:tcMar/>
          </w:tcPr>
          <w:p w:rsidRPr="008A4540" w:rsidR="00661191" w:rsidP="0068253B" w:rsidRDefault="00661191" w14:paraId="7529BA61" w14:textId="0123504E">
            <w:pPr>
              <w:jc w:val="both"/>
              <w:rPr>
                <w:rFonts w:ascii="Arial Narrow" w:hAnsi="Arial Narrow" w:cs="Arial"/>
                <w:sz w:val="20"/>
                <w:szCs w:val="20"/>
              </w:rPr>
            </w:pPr>
            <w:r w:rsidRPr="008A4540">
              <w:rPr>
                <w:rFonts w:ascii="Arial Narrow" w:hAnsi="Arial Narrow" w:cs="Arial"/>
                <w:sz w:val="20"/>
                <w:szCs w:val="20"/>
              </w:rPr>
              <w:t xml:space="preserve">El que conociendo las relaciones que los ligan, mate a su padre, madre, hijo, a los </w:t>
            </w:r>
            <w:proofErr w:type="gramStart"/>
            <w:r w:rsidRPr="008A4540">
              <w:rPr>
                <w:rFonts w:ascii="Arial Narrow" w:hAnsi="Arial Narrow" w:cs="Arial"/>
                <w:sz w:val="20"/>
                <w:szCs w:val="20"/>
              </w:rPr>
              <w:t>ex cónyuges</w:t>
            </w:r>
            <w:proofErr w:type="gramEnd"/>
            <w:r w:rsidRPr="008A4540">
              <w:rPr>
                <w:rFonts w:ascii="Arial Narrow" w:hAnsi="Arial Narrow" w:cs="Arial"/>
                <w:sz w:val="20"/>
                <w:szCs w:val="20"/>
              </w:rPr>
              <w:t xml:space="preserve"> o convivientes o cualquier otro de sus ascendientes o descendientes o a su cónyuge o conviviente.</w:t>
            </w:r>
          </w:p>
        </w:tc>
      </w:tr>
      <w:tr w:rsidRPr="008A4540" w:rsidR="00661191" w:rsidTr="5FFAE9BA" w14:paraId="77C47311" w14:textId="77777777">
        <w:trPr>
          <w:trHeight w:val="74"/>
        </w:trPr>
        <w:tc>
          <w:tcPr>
            <w:tcW w:w="3150" w:type="dxa"/>
            <w:tcMar/>
          </w:tcPr>
          <w:p w:rsidRPr="008A4540" w:rsidR="00661191" w:rsidP="007A506E" w:rsidRDefault="00661191" w14:paraId="04D83BE7" w14:textId="77777777">
            <w:pPr>
              <w:rPr>
                <w:rFonts w:ascii="Arial Narrow" w:hAnsi="Arial Narrow"/>
                <w:sz w:val="20"/>
                <w:szCs w:val="20"/>
              </w:rPr>
            </w:pPr>
          </w:p>
        </w:tc>
        <w:tc>
          <w:tcPr>
            <w:tcW w:w="6172" w:type="dxa"/>
            <w:tcMar/>
          </w:tcPr>
          <w:p w:rsidRPr="008A4540" w:rsidR="00661191" w:rsidP="0068253B" w:rsidRDefault="00661191" w14:paraId="767EC124" w14:textId="77777777">
            <w:pPr>
              <w:jc w:val="both"/>
              <w:rPr>
                <w:rFonts w:ascii="Arial Narrow" w:hAnsi="Arial Narrow" w:cs="Arial"/>
                <w:sz w:val="20"/>
                <w:szCs w:val="20"/>
              </w:rPr>
            </w:pPr>
          </w:p>
        </w:tc>
      </w:tr>
      <w:tr w:rsidRPr="008A4540" w:rsidR="00661191" w:rsidTr="5FFAE9BA" w14:paraId="21F3938F" w14:textId="77777777">
        <w:trPr>
          <w:trHeight w:val="74"/>
        </w:trPr>
        <w:tc>
          <w:tcPr>
            <w:tcW w:w="3150" w:type="dxa"/>
            <w:tcMar/>
          </w:tcPr>
          <w:p w:rsidRPr="008A4540" w:rsidR="00661191" w:rsidP="007A506E" w:rsidRDefault="00661191" w14:paraId="192856CD" w14:textId="77777777">
            <w:pPr>
              <w:rPr>
                <w:rFonts w:ascii="Arial Narrow" w:hAnsi="Arial Narrow"/>
                <w:sz w:val="20"/>
                <w:szCs w:val="20"/>
              </w:rPr>
            </w:pPr>
            <w:r w:rsidRPr="008A4540">
              <w:rPr>
                <w:rFonts w:ascii="Arial Narrow" w:hAnsi="Arial Narrow" w:cs="Arial"/>
                <w:b/>
                <w:bCs/>
                <w:sz w:val="20"/>
                <w:szCs w:val="20"/>
              </w:rPr>
              <w:t>702</w:t>
            </w:r>
          </w:p>
        </w:tc>
        <w:tc>
          <w:tcPr>
            <w:tcW w:w="6172" w:type="dxa"/>
            <w:tcMar/>
          </w:tcPr>
          <w:p w:rsidRPr="008A4540" w:rsidR="00661191" w:rsidP="007A506E" w:rsidRDefault="00661191" w14:paraId="3B96C440" w14:textId="77777777">
            <w:pPr>
              <w:jc w:val="both"/>
              <w:rPr>
                <w:rFonts w:ascii="Arial Narrow" w:hAnsi="Arial Narrow" w:cs="Arial"/>
                <w:sz w:val="20"/>
                <w:szCs w:val="20"/>
              </w:rPr>
            </w:pPr>
            <w:r w:rsidRPr="008A4540">
              <w:rPr>
                <w:rFonts w:ascii="Arial Narrow" w:hAnsi="Arial Narrow" w:cs="Arial"/>
                <w:b/>
                <w:bCs/>
                <w:sz w:val="20"/>
                <w:szCs w:val="20"/>
              </w:rPr>
              <w:t>HOMICIDIO.</w:t>
            </w:r>
          </w:p>
        </w:tc>
      </w:tr>
      <w:tr w:rsidRPr="008A4540" w:rsidR="00661191" w:rsidTr="5FFAE9BA" w14:paraId="7B1D1D99" w14:textId="77777777">
        <w:trPr>
          <w:trHeight w:val="74"/>
        </w:trPr>
        <w:tc>
          <w:tcPr>
            <w:tcW w:w="3150" w:type="dxa"/>
            <w:tcMar/>
          </w:tcPr>
          <w:p w:rsidRPr="008A4540" w:rsidR="00661191" w:rsidP="007A506E" w:rsidRDefault="00661191" w14:paraId="1870934B" w14:textId="77777777">
            <w:pPr>
              <w:rPr>
                <w:rFonts w:ascii="Arial Narrow" w:hAnsi="Arial Narrow"/>
                <w:sz w:val="20"/>
                <w:szCs w:val="20"/>
              </w:rPr>
            </w:pPr>
          </w:p>
        </w:tc>
        <w:tc>
          <w:tcPr>
            <w:tcW w:w="6172" w:type="dxa"/>
            <w:tcMar/>
          </w:tcPr>
          <w:p w:rsidRPr="008A4540" w:rsidR="00661191" w:rsidP="007A506E" w:rsidRDefault="00661191" w14:paraId="31CF5C85" w14:textId="77777777">
            <w:pPr>
              <w:jc w:val="both"/>
              <w:rPr>
                <w:rFonts w:ascii="Arial Narrow" w:hAnsi="Arial Narrow" w:cs="Arial"/>
                <w:sz w:val="20"/>
                <w:szCs w:val="20"/>
              </w:rPr>
            </w:pPr>
            <w:r w:rsidRPr="008A4540">
              <w:rPr>
                <w:rFonts w:ascii="Arial Narrow" w:hAnsi="Arial Narrow" w:cs="Arial"/>
                <w:sz w:val="20"/>
                <w:szCs w:val="20"/>
              </w:rPr>
              <w:t>ART. 391 Nº 2</w:t>
            </w:r>
          </w:p>
        </w:tc>
      </w:tr>
      <w:tr w:rsidRPr="008A4540" w:rsidR="00661191" w:rsidTr="5FFAE9BA" w14:paraId="0ABF1339" w14:textId="77777777">
        <w:trPr>
          <w:trHeight w:val="74"/>
        </w:trPr>
        <w:tc>
          <w:tcPr>
            <w:tcW w:w="3150" w:type="dxa"/>
            <w:tcMar/>
          </w:tcPr>
          <w:p w:rsidRPr="008A4540" w:rsidR="00661191" w:rsidP="007A506E" w:rsidRDefault="00661191" w14:paraId="27057B22" w14:textId="77777777">
            <w:pPr>
              <w:rPr>
                <w:rFonts w:ascii="Arial Narrow" w:hAnsi="Arial Narrow"/>
                <w:sz w:val="20"/>
                <w:szCs w:val="20"/>
              </w:rPr>
            </w:pPr>
          </w:p>
        </w:tc>
        <w:tc>
          <w:tcPr>
            <w:tcW w:w="6172" w:type="dxa"/>
            <w:tcMar/>
          </w:tcPr>
          <w:p w:rsidRPr="008A4540" w:rsidR="00661191" w:rsidP="0068253B" w:rsidRDefault="00661191" w14:paraId="18518745" w14:textId="467F5015">
            <w:pPr>
              <w:jc w:val="both"/>
              <w:rPr>
                <w:rFonts w:ascii="Arial Narrow" w:hAnsi="Arial Narrow" w:cs="Arial"/>
                <w:sz w:val="20"/>
                <w:szCs w:val="20"/>
              </w:rPr>
            </w:pPr>
            <w:r w:rsidRPr="008A4540">
              <w:rPr>
                <w:rFonts w:ascii="Arial Narrow" w:hAnsi="Arial Narrow" w:cs="Arial"/>
                <w:sz w:val="20"/>
                <w:szCs w:val="20"/>
              </w:rPr>
              <w:t>Castiga al que mate a otro sin concurrir las circunstancias del homicidio calificado ni del parricidio.</w:t>
            </w:r>
          </w:p>
        </w:tc>
      </w:tr>
      <w:tr w:rsidRPr="008A4540" w:rsidR="00661191" w:rsidTr="5FFAE9BA" w14:paraId="0472B94C" w14:textId="77777777">
        <w:trPr>
          <w:trHeight w:val="74"/>
        </w:trPr>
        <w:tc>
          <w:tcPr>
            <w:tcW w:w="3150" w:type="dxa"/>
            <w:tcMar/>
          </w:tcPr>
          <w:p w:rsidRPr="008A4540" w:rsidR="00661191" w:rsidP="007A506E" w:rsidRDefault="00661191" w14:paraId="51E94576" w14:textId="77777777">
            <w:pPr>
              <w:rPr>
                <w:rFonts w:ascii="Arial Narrow" w:hAnsi="Arial Narrow"/>
                <w:sz w:val="20"/>
                <w:szCs w:val="20"/>
              </w:rPr>
            </w:pPr>
          </w:p>
        </w:tc>
        <w:tc>
          <w:tcPr>
            <w:tcW w:w="6172" w:type="dxa"/>
            <w:tcMar/>
          </w:tcPr>
          <w:p w:rsidRPr="008A4540" w:rsidR="00661191" w:rsidP="0068253B" w:rsidRDefault="00661191" w14:paraId="7D1AB3DA" w14:textId="77777777">
            <w:pPr>
              <w:jc w:val="both"/>
              <w:rPr>
                <w:rFonts w:ascii="Arial Narrow" w:hAnsi="Arial Narrow" w:cs="Arial"/>
                <w:sz w:val="20"/>
                <w:szCs w:val="20"/>
              </w:rPr>
            </w:pPr>
          </w:p>
        </w:tc>
      </w:tr>
      <w:tr w:rsidRPr="008A4540" w:rsidR="00661191" w:rsidTr="5FFAE9BA" w14:paraId="34108908" w14:textId="77777777">
        <w:trPr>
          <w:trHeight w:val="74"/>
        </w:trPr>
        <w:tc>
          <w:tcPr>
            <w:tcW w:w="3150" w:type="dxa"/>
            <w:tcMar/>
          </w:tcPr>
          <w:p w:rsidRPr="008A4540" w:rsidR="00661191" w:rsidP="007A506E" w:rsidRDefault="00661191" w14:paraId="5F512B2D" w14:textId="77777777">
            <w:pPr>
              <w:rPr>
                <w:rFonts w:ascii="Arial Narrow" w:hAnsi="Arial Narrow"/>
                <w:sz w:val="20"/>
                <w:szCs w:val="20"/>
              </w:rPr>
            </w:pPr>
            <w:r w:rsidRPr="008A4540">
              <w:rPr>
                <w:rFonts w:ascii="Arial Narrow" w:hAnsi="Arial Narrow" w:cs="Arial"/>
                <w:b/>
                <w:bCs/>
                <w:sz w:val="20"/>
                <w:szCs w:val="20"/>
              </w:rPr>
              <w:t>703</w:t>
            </w:r>
          </w:p>
        </w:tc>
        <w:tc>
          <w:tcPr>
            <w:tcW w:w="6172" w:type="dxa"/>
            <w:tcMar/>
          </w:tcPr>
          <w:p w:rsidRPr="008A4540" w:rsidR="00661191" w:rsidP="007A506E" w:rsidRDefault="00661191" w14:paraId="47F24366" w14:textId="77777777">
            <w:pPr>
              <w:jc w:val="both"/>
              <w:rPr>
                <w:rFonts w:ascii="Arial Narrow" w:hAnsi="Arial Narrow" w:cs="Arial"/>
                <w:sz w:val="20"/>
                <w:szCs w:val="20"/>
              </w:rPr>
            </w:pPr>
            <w:r w:rsidRPr="008A4540">
              <w:rPr>
                <w:rFonts w:ascii="Arial Narrow" w:hAnsi="Arial Narrow" w:cs="Arial"/>
                <w:b/>
                <w:bCs/>
                <w:sz w:val="20"/>
                <w:szCs w:val="20"/>
              </w:rPr>
              <w:t>HOMICIDIO CALIFICADO.</w:t>
            </w:r>
          </w:p>
        </w:tc>
      </w:tr>
      <w:tr w:rsidRPr="008A4540" w:rsidR="00661191" w:rsidTr="5FFAE9BA" w14:paraId="07B0CE1C" w14:textId="77777777">
        <w:trPr>
          <w:trHeight w:val="74"/>
        </w:trPr>
        <w:tc>
          <w:tcPr>
            <w:tcW w:w="3150" w:type="dxa"/>
            <w:tcMar/>
          </w:tcPr>
          <w:p w:rsidRPr="008A4540" w:rsidR="00661191" w:rsidP="007A506E" w:rsidRDefault="00661191" w14:paraId="7965BDBC" w14:textId="77777777">
            <w:pPr>
              <w:rPr>
                <w:rFonts w:ascii="Arial Narrow" w:hAnsi="Arial Narrow"/>
                <w:sz w:val="20"/>
                <w:szCs w:val="20"/>
              </w:rPr>
            </w:pPr>
          </w:p>
        </w:tc>
        <w:tc>
          <w:tcPr>
            <w:tcW w:w="6172" w:type="dxa"/>
            <w:tcMar/>
          </w:tcPr>
          <w:p w:rsidRPr="008A4540" w:rsidR="00661191" w:rsidP="007A506E" w:rsidRDefault="00661191" w14:paraId="4F2CE097" w14:textId="77777777">
            <w:pPr>
              <w:jc w:val="both"/>
              <w:rPr>
                <w:rFonts w:ascii="Arial Narrow" w:hAnsi="Arial Narrow" w:cs="Arial"/>
                <w:sz w:val="20"/>
                <w:szCs w:val="20"/>
              </w:rPr>
            </w:pPr>
            <w:r w:rsidRPr="008A4540">
              <w:rPr>
                <w:rFonts w:ascii="Arial Narrow" w:hAnsi="Arial Narrow" w:cs="Arial"/>
                <w:sz w:val="20"/>
                <w:szCs w:val="20"/>
              </w:rPr>
              <w:t>ART. 391 Nº1</w:t>
            </w:r>
          </w:p>
        </w:tc>
      </w:tr>
      <w:tr w:rsidRPr="008A4540" w:rsidR="00661191" w:rsidTr="5FFAE9BA" w14:paraId="15672208" w14:textId="77777777">
        <w:trPr>
          <w:trHeight w:val="74"/>
        </w:trPr>
        <w:tc>
          <w:tcPr>
            <w:tcW w:w="3150" w:type="dxa"/>
            <w:tcMar/>
          </w:tcPr>
          <w:p w:rsidRPr="008A4540" w:rsidR="00661191" w:rsidP="007A506E" w:rsidRDefault="00661191" w14:paraId="24DFC611" w14:textId="77777777">
            <w:pPr>
              <w:rPr>
                <w:rFonts w:ascii="Arial Narrow" w:hAnsi="Arial Narrow"/>
                <w:sz w:val="20"/>
                <w:szCs w:val="20"/>
              </w:rPr>
            </w:pPr>
          </w:p>
        </w:tc>
        <w:tc>
          <w:tcPr>
            <w:tcW w:w="6172" w:type="dxa"/>
            <w:tcMar/>
          </w:tcPr>
          <w:p w:rsidRPr="008A4540" w:rsidR="00661191" w:rsidP="00A94B50" w:rsidRDefault="00661191" w14:paraId="161DEF04" w14:textId="014E6145">
            <w:pPr>
              <w:jc w:val="both"/>
              <w:rPr>
                <w:rFonts w:ascii="Arial Narrow" w:hAnsi="Arial Narrow" w:cs="Arial"/>
                <w:sz w:val="20"/>
                <w:szCs w:val="20"/>
              </w:rPr>
            </w:pPr>
            <w:r w:rsidRPr="008A4540">
              <w:rPr>
                <w:rFonts w:ascii="Arial Narrow" w:hAnsi="Arial Narrow" w:cs="Arial"/>
                <w:sz w:val="20"/>
                <w:szCs w:val="20"/>
              </w:rPr>
              <w:t xml:space="preserve">Matar a otra persona con alevosía, por premio o promesa </w:t>
            </w:r>
            <w:proofErr w:type="gramStart"/>
            <w:r w:rsidRPr="008A4540">
              <w:rPr>
                <w:rFonts w:ascii="Arial Narrow" w:hAnsi="Arial Narrow" w:cs="Arial"/>
                <w:sz w:val="20"/>
                <w:szCs w:val="20"/>
              </w:rPr>
              <w:t>remuneratoria,  por</w:t>
            </w:r>
            <w:proofErr w:type="gramEnd"/>
            <w:r w:rsidRPr="008A4540">
              <w:rPr>
                <w:rFonts w:ascii="Arial Narrow" w:hAnsi="Arial Narrow" w:cs="Arial"/>
                <w:sz w:val="20"/>
                <w:szCs w:val="20"/>
              </w:rPr>
              <w:t xml:space="preserve"> beneficio económico o de otra naturaleza en provecho propio o de un tercero, por medio de veneno, con ensañamiento (aumentar deliberadamente e inhumanamente el dolor al ofendido) o con premeditación conocida</w:t>
            </w:r>
          </w:p>
        </w:tc>
      </w:tr>
      <w:tr w:rsidRPr="008A4540" w:rsidR="00661191" w:rsidTr="5FFAE9BA" w14:paraId="6942E832" w14:textId="77777777">
        <w:trPr>
          <w:trHeight w:val="74"/>
        </w:trPr>
        <w:tc>
          <w:tcPr>
            <w:tcW w:w="3150" w:type="dxa"/>
            <w:tcMar/>
          </w:tcPr>
          <w:p w:rsidRPr="008A4540" w:rsidR="00661191" w:rsidP="007A506E" w:rsidRDefault="00661191" w14:paraId="778FA422" w14:textId="77777777">
            <w:pPr>
              <w:rPr>
                <w:rFonts w:ascii="Arial Narrow" w:hAnsi="Arial Narrow"/>
                <w:sz w:val="20"/>
                <w:szCs w:val="20"/>
              </w:rPr>
            </w:pPr>
          </w:p>
        </w:tc>
        <w:tc>
          <w:tcPr>
            <w:tcW w:w="6172" w:type="dxa"/>
            <w:tcMar/>
          </w:tcPr>
          <w:p w:rsidRPr="008A4540" w:rsidR="00661191" w:rsidP="00C77F5A" w:rsidRDefault="00661191" w14:paraId="5C98B41F" w14:textId="77777777">
            <w:pPr>
              <w:jc w:val="both"/>
              <w:rPr>
                <w:rFonts w:ascii="Arial Narrow" w:hAnsi="Arial Narrow" w:cs="Arial"/>
                <w:sz w:val="20"/>
                <w:szCs w:val="20"/>
              </w:rPr>
            </w:pPr>
          </w:p>
        </w:tc>
      </w:tr>
      <w:tr w:rsidRPr="008A4540" w:rsidR="00661191" w:rsidTr="5FFAE9BA" w14:paraId="27A590EE" w14:textId="77777777">
        <w:trPr>
          <w:trHeight w:val="74"/>
        </w:trPr>
        <w:tc>
          <w:tcPr>
            <w:tcW w:w="3150" w:type="dxa"/>
            <w:tcMar/>
          </w:tcPr>
          <w:p w:rsidRPr="008A4540" w:rsidR="00661191" w:rsidP="00C647E7" w:rsidRDefault="00661191" w14:paraId="30913B83" w14:textId="77777777">
            <w:pPr>
              <w:jc w:val="both"/>
              <w:rPr>
                <w:rFonts w:ascii="Arial Narrow" w:hAnsi="Arial Narrow" w:cs="Arial"/>
                <w:b/>
                <w:bCs/>
                <w:sz w:val="20"/>
                <w:szCs w:val="20"/>
              </w:rPr>
            </w:pPr>
            <w:r w:rsidRPr="008A4540">
              <w:rPr>
                <w:rFonts w:ascii="Arial Narrow" w:hAnsi="Arial Narrow" w:cs="Arial"/>
                <w:b/>
                <w:bCs/>
                <w:sz w:val="20"/>
                <w:szCs w:val="20"/>
              </w:rPr>
              <w:t>705</w:t>
            </w:r>
          </w:p>
        </w:tc>
        <w:tc>
          <w:tcPr>
            <w:tcW w:w="6172" w:type="dxa"/>
            <w:tcMar/>
          </w:tcPr>
          <w:p w:rsidRPr="008A4540" w:rsidR="00661191" w:rsidP="00C647E7" w:rsidRDefault="00661191" w14:paraId="4EA4E9AE" w14:textId="77777777">
            <w:pPr>
              <w:jc w:val="both"/>
              <w:rPr>
                <w:rFonts w:ascii="Arial Narrow" w:hAnsi="Arial Narrow" w:cs="Arial"/>
                <w:b/>
                <w:bCs/>
                <w:sz w:val="20"/>
                <w:szCs w:val="20"/>
              </w:rPr>
            </w:pPr>
            <w:r w:rsidRPr="008A4540">
              <w:rPr>
                <w:rFonts w:ascii="Arial Narrow" w:hAnsi="Arial Narrow" w:cs="Arial"/>
                <w:b/>
                <w:bCs/>
                <w:sz w:val="20"/>
                <w:szCs w:val="20"/>
              </w:rPr>
              <w:t>HOMICIDIO EN RIÑA O PELEA.</w:t>
            </w:r>
          </w:p>
        </w:tc>
      </w:tr>
      <w:tr w:rsidRPr="008A4540" w:rsidR="00661191" w:rsidTr="5FFAE9BA" w14:paraId="41C18AD0" w14:textId="77777777">
        <w:trPr>
          <w:trHeight w:val="74"/>
        </w:trPr>
        <w:tc>
          <w:tcPr>
            <w:tcW w:w="3150" w:type="dxa"/>
            <w:tcMar/>
          </w:tcPr>
          <w:p w:rsidRPr="008A4540" w:rsidR="00661191" w:rsidP="007A506E" w:rsidRDefault="00661191" w14:paraId="15B5B056" w14:textId="77777777">
            <w:pPr>
              <w:rPr>
                <w:rFonts w:ascii="Arial Narrow" w:hAnsi="Arial Narrow"/>
                <w:sz w:val="20"/>
                <w:szCs w:val="20"/>
              </w:rPr>
            </w:pPr>
          </w:p>
        </w:tc>
        <w:tc>
          <w:tcPr>
            <w:tcW w:w="6172" w:type="dxa"/>
            <w:tcMar/>
          </w:tcPr>
          <w:p w:rsidRPr="008A4540" w:rsidR="00661191" w:rsidP="007A506E" w:rsidRDefault="00661191" w14:paraId="763A9DB8" w14:textId="77777777">
            <w:pPr>
              <w:jc w:val="both"/>
              <w:rPr>
                <w:rFonts w:ascii="Arial Narrow" w:hAnsi="Arial Narrow" w:cs="Arial"/>
                <w:sz w:val="20"/>
                <w:szCs w:val="20"/>
              </w:rPr>
            </w:pPr>
            <w:r w:rsidRPr="008A4540">
              <w:rPr>
                <w:rFonts w:ascii="Arial Narrow" w:hAnsi="Arial Narrow" w:cs="Arial"/>
                <w:sz w:val="20"/>
                <w:szCs w:val="20"/>
              </w:rPr>
              <w:t>ART. 392</w:t>
            </w:r>
          </w:p>
        </w:tc>
      </w:tr>
      <w:tr w:rsidRPr="008A4540" w:rsidR="00661191" w:rsidTr="5FFAE9BA" w14:paraId="6B7859E7" w14:textId="77777777">
        <w:trPr>
          <w:trHeight w:val="74"/>
        </w:trPr>
        <w:tc>
          <w:tcPr>
            <w:tcW w:w="3150" w:type="dxa"/>
            <w:tcMar/>
          </w:tcPr>
          <w:p w:rsidRPr="008A4540" w:rsidR="00661191" w:rsidP="007A506E" w:rsidRDefault="00661191" w14:paraId="38F727DA" w14:textId="77777777">
            <w:pPr>
              <w:rPr>
                <w:rFonts w:ascii="Arial Narrow" w:hAnsi="Arial Narrow"/>
                <w:sz w:val="20"/>
                <w:szCs w:val="20"/>
              </w:rPr>
            </w:pPr>
          </w:p>
        </w:tc>
        <w:tc>
          <w:tcPr>
            <w:tcW w:w="6172" w:type="dxa"/>
            <w:tcMar/>
          </w:tcPr>
          <w:p w:rsidRPr="008A4540" w:rsidR="00661191" w:rsidP="0068253B" w:rsidRDefault="00661191" w14:paraId="06790318" w14:textId="46D2A553">
            <w:pPr>
              <w:jc w:val="both"/>
              <w:rPr>
                <w:rFonts w:ascii="Arial Narrow" w:hAnsi="Arial Narrow" w:cs="Arial"/>
                <w:sz w:val="20"/>
                <w:szCs w:val="20"/>
              </w:rPr>
            </w:pPr>
            <w:r w:rsidRPr="008A4540">
              <w:rPr>
                <w:rFonts w:ascii="Arial Narrow" w:hAnsi="Arial Narrow" w:cs="Arial"/>
                <w:sz w:val="20"/>
                <w:szCs w:val="20"/>
              </w:rPr>
              <w:t>Se sanciona cuando se comete un homicidio en riña o pelea y no constando el autor de la muerte.</w:t>
            </w:r>
          </w:p>
        </w:tc>
      </w:tr>
      <w:tr w:rsidRPr="008A4540" w:rsidR="00661191" w:rsidTr="5FFAE9BA" w14:paraId="31E84029" w14:textId="77777777">
        <w:trPr>
          <w:trHeight w:val="74"/>
        </w:trPr>
        <w:tc>
          <w:tcPr>
            <w:tcW w:w="3150" w:type="dxa"/>
            <w:tcMar/>
          </w:tcPr>
          <w:p w:rsidRPr="008A4540" w:rsidR="00661191" w:rsidP="007A506E" w:rsidRDefault="00661191" w14:paraId="1C486205" w14:textId="77777777">
            <w:pPr>
              <w:rPr>
                <w:rFonts w:ascii="Arial Narrow" w:hAnsi="Arial Narrow"/>
                <w:sz w:val="20"/>
                <w:szCs w:val="20"/>
              </w:rPr>
            </w:pPr>
          </w:p>
        </w:tc>
        <w:tc>
          <w:tcPr>
            <w:tcW w:w="6172" w:type="dxa"/>
            <w:tcMar/>
          </w:tcPr>
          <w:p w:rsidRPr="008A4540" w:rsidR="00661191" w:rsidP="0068253B" w:rsidRDefault="00661191" w14:paraId="1FE511CA" w14:textId="77777777">
            <w:pPr>
              <w:jc w:val="both"/>
              <w:rPr>
                <w:rFonts w:ascii="Arial Narrow" w:hAnsi="Arial Narrow" w:cs="Arial"/>
                <w:sz w:val="20"/>
                <w:szCs w:val="20"/>
              </w:rPr>
            </w:pPr>
          </w:p>
        </w:tc>
      </w:tr>
      <w:tr w:rsidRPr="008A4540" w:rsidR="00661191" w:rsidTr="5FFAE9BA" w14:paraId="7E4B222D" w14:textId="77777777">
        <w:trPr>
          <w:trHeight w:val="74"/>
        </w:trPr>
        <w:tc>
          <w:tcPr>
            <w:tcW w:w="3150" w:type="dxa"/>
            <w:tcMar/>
          </w:tcPr>
          <w:p w:rsidRPr="008A4540" w:rsidR="00661191" w:rsidP="007A506E" w:rsidRDefault="00661191" w14:paraId="031DD6E0" w14:textId="77777777">
            <w:pPr>
              <w:rPr>
                <w:rFonts w:ascii="Arial Narrow" w:hAnsi="Arial Narrow"/>
                <w:sz w:val="20"/>
                <w:szCs w:val="20"/>
              </w:rPr>
            </w:pPr>
            <w:r w:rsidRPr="008A4540">
              <w:rPr>
                <w:rFonts w:ascii="Arial Narrow" w:hAnsi="Arial Narrow" w:cs="Arial"/>
                <w:b/>
                <w:bCs/>
                <w:sz w:val="20"/>
                <w:szCs w:val="20"/>
              </w:rPr>
              <w:lastRenderedPageBreak/>
              <w:t>706</w:t>
            </w:r>
          </w:p>
        </w:tc>
        <w:tc>
          <w:tcPr>
            <w:tcW w:w="6172" w:type="dxa"/>
            <w:tcMar/>
          </w:tcPr>
          <w:p w:rsidRPr="008A4540" w:rsidR="00661191" w:rsidP="007A506E" w:rsidRDefault="00661191" w14:paraId="2AC90ED7" w14:textId="77777777">
            <w:pPr>
              <w:jc w:val="both"/>
              <w:rPr>
                <w:rFonts w:ascii="Arial Narrow" w:hAnsi="Arial Narrow" w:cs="Arial"/>
                <w:sz w:val="20"/>
                <w:szCs w:val="20"/>
              </w:rPr>
            </w:pPr>
            <w:r w:rsidRPr="008A4540">
              <w:rPr>
                <w:rFonts w:ascii="Arial Narrow" w:hAnsi="Arial Narrow" w:cs="Arial"/>
                <w:b/>
                <w:bCs/>
                <w:sz w:val="20"/>
                <w:szCs w:val="20"/>
              </w:rPr>
              <w:t>AUXILIO AL SUICIDIO.</w:t>
            </w:r>
          </w:p>
        </w:tc>
      </w:tr>
      <w:tr w:rsidRPr="008A4540" w:rsidR="00661191" w:rsidTr="5FFAE9BA" w14:paraId="09CCF027" w14:textId="77777777">
        <w:trPr>
          <w:trHeight w:val="74"/>
        </w:trPr>
        <w:tc>
          <w:tcPr>
            <w:tcW w:w="3150" w:type="dxa"/>
            <w:tcMar/>
          </w:tcPr>
          <w:p w:rsidRPr="008A4540" w:rsidR="00661191" w:rsidP="007A506E" w:rsidRDefault="00661191" w14:paraId="236B018D" w14:textId="77777777">
            <w:pPr>
              <w:rPr>
                <w:rFonts w:ascii="Arial Narrow" w:hAnsi="Arial Narrow"/>
                <w:sz w:val="20"/>
                <w:szCs w:val="20"/>
              </w:rPr>
            </w:pPr>
          </w:p>
        </w:tc>
        <w:tc>
          <w:tcPr>
            <w:tcW w:w="6172" w:type="dxa"/>
            <w:tcMar/>
          </w:tcPr>
          <w:p w:rsidRPr="008A4540" w:rsidR="00661191" w:rsidP="007A506E" w:rsidRDefault="00661191" w14:paraId="5B273299" w14:textId="77777777">
            <w:pPr>
              <w:jc w:val="both"/>
              <w:rPr>
                <w:rFonts w:ascii="Arial Narrow" w:hAnsi="Arial Narrow" w:cs="Arial"/>
                <w:sz w:val="20"/>
                <w:szCs w:val="20"/>
              </w:rPr>
            </w:pPr>
            <w:r w:rsidRPr="008A4540">
              <w:rPr>
                <w:rFonts w:ascii="Arial Narrow" w:hAnsi="Arial Narrow" w:cs="Arial"/>
                <w:sz w:val="20"/>
                <w:szCs w:val="20"/>
              </w:rPr>
              <w:t>ART. 393</w:t>
            </w:r>
          </w:p>
        </w:tc>
      </w:tr>
      <w:tr w:rsidRPr="008A4540" w:rsidR="00661191" w:rsidTr="5FFAE9BA" w14:paraId="28998E99" w14:textId="77777777">
        <w:trPr>
          <w:trHeight w:val="74"/>
        </w:trPr>
        <w:tc>
          <w:tcPr>
            <w:tcW w:w="3150" w:type="dxa"/>
            <w:tcMar/>
          </w:tcPr>
          <w:p w:rsidRPr="008A4540" w:rsidR="00661191" w:rsidP="007A506E" w:rsidRDefault="00661191" w14:paraId="1625B01C" w14:textId="77777777">
            <w:pPr>
              <w:rPr>
                <w:rFonts w:ascii="Arial Narrow" w:hAnsi="Arial Narrow"/>
                <w:sz w:val="20"/>
                <w:szCs w:val="20"/>
              </w:rPr>
            </w:pPr>
          </w:p>
        </w:tc>
        <w:tc>
          <w:tcPr>
            <w:tcW w:w="6172" w:type="dxa"/>
            <w:tcMar/>
          </w:tcPr>
          <w:p w:rsidRPr="008A4540" w:rsidR="00661191" w:rsidP="00C77F5A" w:rsidRDefault="00661191" w14:paraId="77BCFF42" w14:textId="1FF223C9">
            <w:pPr>
              <w:jc w:val="both"/>
              <w:rPr>
                <w:rFonts w:ascii="Arial Narrow" w:hAnsi="Arial Narrow" w:cs="Arial"/>
                <w:sz w:val="20"/>
                <w:szCs w:val="20"/>
              </w:rPr>
            </w:pPr>
            <w:r w:rsidRPr="008A4540">
              <w:rPr>
                <w:rFonts w:ascii="Arial Narrow" w:hAnsi="Arial Narrow" w:cs="Arial"/>
                <w:sz w:val="20"/>
                <w:szCs w:val="20"/>
              </w:rPr>
              <w:t>El que con conocimiento de causa presta auxilio a otro para que se suicide.</w:t>
            </w:r>
          </w:p>
        </w:tc>
      </w:tr>
      <w:tr w:rsidRPr="008A4540" w:rsidR="00661191" w:rsidTr="5FFAE9BA" w14:paraId="48C2A75B" w14:textId="77777777">
        <w:trPr>
          <w:trHeight w:val="74"/>
        </w:trPr>
        <w:tc>
          <w:tcPr>
            <w:tcW w:w="3150" w:type="dxa"/>
            <w:tcMar/>
          </w:tcPr>
          <w:p w:rsidRPr="008A4540" w:rsidR="00661191" w:rsidP="007A506E" w:rsidRDefault="00661191" w14:paraId="260054BB" w14:textId="77777777">
            <w:pPr>
              <w:rPr>
                <w:rFonts w:ascii="Arial Narrow" w:hAnsi="Arial Narrow"/>
                <w:sz w:val="20"/>
                <w:szCs w:val="20"/>
              </w:rPr>
            </w:pPr>
          </w:p>
        </w:tc>
        <w:tc>
          <w:tcPr>
            <w:tcW w:w="6172" w:type="dxa"/>
            <w:tcMar/>
          </w:tcPr>
          <w:p w:rsidRPr="008A4540" w:rsidR="00661191" w:rsidP="007A506E" w:rsidRDefault="00661191" w14:paraId="75BF58E8" w14:textId="77777777">
            <w:pPr>
              <w:jc w:val="both"/>
              <w:rPr>
                <w:rFonts w:ascii="Arial Narrow" w:hAnsi="Arial Narrow" w:cs="Arial"/>
                <w:sz w:val="20"/>
                <w:szCs w:val="20"/>
              </w:rPr>
            </w:pPr>
          </w:p>
        </w:tc>
      </w:tr>
      <w:tr w:rsidRPr="008A4540" w:rsidR="00661191" w:rsidTr="5FFAE9BA" w14:paraId="5BA5DABB" w14:textId="77777777">
        <w:trPr>
          <w:trHeight w:val="74"/>
        </w:trPr>
        <w:tc>
          <w:tcPr>
            <w:tcW w:w="3150" w:type="dxa"/>
            <w:tcMar/>
          </w:tcPr>
          <w:p w:rsidRPr="008A4540" w:rsidR="00661191" w:rsidP="007A506E" w:rsidRDefault="00661191" w14:paraId="6E9B1743" w14:textId="77777777">
            <w:pPr>
              <w:rPr>
                <w:rFonts w:ascii="Arial Narrow" w:hAnsi="Arial Narrow"/>
                <w:sz w:val="20"/>
                <w:szCs w:val="20"/>
              </w:rPr>
            </w:pPr>
            <w:r w:rsidRPr="008A4540">
              <w:rPr>
                <w:rFonts w:ascii="Arial Narrow" w:hAnsi="Arial Narrow" w:cs="Arial"/>
                <w:b/>
                <w:bCs/>
                <w:sz w:val="20"/>
                <w:szCs w:val="20"/>
              </w:rPr>
              <w:t>707</w:t>
            </w:r>
          </w:p>
        </w:tc>
        <w:tc>
          <w:tcPr>
            <w:tcW w:w="6172" w:type="dxa"/>
            <w:tcMar/>
          </w:tcPr>
          <w:p w:rsidRPr="008A4540" w:rsidR="00661191" w:rsidP="007A506E" w:rsidRDefault="00661191" w14:paraId="4ED850F0" w14:textId="77777777">
            <w:pPr>
              <w:jc w:val="both"/>
              <w:rPr>
                <w:rFonts w:ascii="Arial Narrow" w:hAnsi="Arial Narrow" w:cs="Arial"/>
                <w:sz w:val="20"/>
                <w:szCs w:val="20"/>
              </w:rPr>
            </w:pPr>
            <w:r w:rsidRPr="008A4540">
              <w:rPr>
                <w:rFonts w:ascii="Arial Narrow" w:hAnsi="Arial Narrow" w:cs="Arial"/>
                <w:b/>
                <w:bCs/>
                <w:sz w:val="20"/>
                <w:szCs w:val="20"/>
              </w:rPr>
              <w:t>INFANTICIDIO.</w:t>
            </w:r>
          </w:p>
        </w:tc>
      </w:tr>
      <w:tr w:rsidRPr="008A4540" w:rsidR="00661191" w:rsidTr="5FFAE9BA" w14:paraId="6FF2C7B4" w14:textId="77777777">
        <w:trPr>
          <w:trHeight w:val="74"/>
        </w:trPr>
        <w:tc>
          <w:tcPr>
            <w:tcW w:w="3150" w:type="dxa"/>
            <w:tcMar/>
          </w:tcPr>
          <w:p w:rsidRPr="008A4540" w:rsidR="00661191" w:rsidP="007A506E" w:rsidRDefault="00661191" w14:paraId="04C52615" w14:textId="77777777">
            <w:pPr>
              <w:rPr>
                <w:rFonts w:ascii="Arial Narrow" w:hAnsi="Arial Narrow"/>
                <w:sz w:val="20"/>
                <w:szCs w:val="20"/>
              </w:rPr>
            </w:pPr>
          </w:p>
        </w:tc>
        <w:tc>
          <w:tcPr>
            <w:tcW w:w="6172" w:type="dxa"/>
            <w:tcMar/>
          </w:tcPr>
          <w:p w:rsidRPr="008A4540" w:rsidR="00661191" w:rsidP="007A506E" w:rsidRDefault="00661191" w14:paraId="1A52A78F" w14:textId="77777777">
            <w:pPr>
              <w:jc w:val="both"/>
              <w:rPr>
                <w:rFonts w:ascii="Arial Narrow" w:hAnsi="Arial Narrow" w:cs="Arial"/>
                <w:sz w:val="20"/>
                <w:szCs w:val="20"/>
              </w:rPr>
            </w:pPr>
            <w:r w:rsidRPr="008A4540">
              <w:rPr>
                <w:rFonts w:ascii="Arial Narrow" w:hAnsi="Arial Narrow" w:cs="Arial"/>
                <w:sz w:val="20"/>
                <w:szCs w:val="20"/>
              </w:rPr>
              <w:t>ART. 394</w:t>
            </w:r>
          </w:p>
        </w:tc>
      </w:tr>
      <w:tr w:rsidRPr="008A4540" w:rsidR="00661191" w:rsidTr="5FFAE9BA" w14:paraId="2080DAD5" w14:textId="77777777">
        <w:trPr>
          <w:trHeight w:val="74"/>
        </w:trPr>
        <w:tc>
          <w:tcPr>
            <w:tcW w:w="3150" w:type="dxa"/>
            <w:tcMar/>
          </w:tcPr>
          <w:p w:rsidRPr="008A4540" w:rsidR="00661191" w:rsidP="007A506E" w:rsidRDefault="00661191" w14:paraId="4FE42B6B" w14:textId="77777777">
            <w:pPr>
              <w:rPr>
                <w:rFonts w:ascii="Arial Narrow" w:hAnsi="Arial Narrow"/>
                <w:sz w:val="20"/>
                <w:szCs w:val="20"/>
              </w:rPr>
            </w:pPr>
          </w:p>
        </w:tc>
        <w:tc>
          <w:tcPr>
            <w:tcW w:w="6172" w:type="dxa"/>
            <w:tcMar/>
          </w:tcPr>
          <w:p w:rsidRPr="008A4540" w:rsidR="00661191" w:rsidP="0068253B" w:rsidRDefault="00661191" w14:paraId="7E9E787A" w14:textId="35F22D34">
            <w:pPr>
              <w:jc w:val="both"/>
              <w:rPr>
                <w:rFonts w:ascii="Arial Narrow" w:hAnsi="Arial Narrow" w:cs="Arial"/>
                <w:sz w:val="20"/>
                <w:szCs w:val="20"/>
              </w:rPr>
            </w:pPr>
            <w:r w:rsidRPr="008A4540">
              <w:rPr>
                <w:rFonts w:ascii="Arial Narrow" w:hAnsi="Arial Narrow" w:cs="Arial"/>
                <w:sz w:val="20"/>
                <w:szCs w:val="20"/>
              </w:rPr>
              <w:t>Padre, madre o demás ascendientes legítimos o ilegítimos que maten al hijo o descendiente dentro de 48 horas después del parto.</w:t>
            </w:r>
          </w:p>
        </w:tc>
      </w:tr>
      <w:tr w:rsidRPr="008A4540" w:rsidR="00661191" w:rsidTr="5FFAE9BA" w14:paraId="6700F0F1" w14:textId="77777777">
        <w:trPr>
          <w:trHeight w:val="74"/>
        </w:trPr>
        <w:tc>
          <w:tcPr>
            <w:tcW w:w="3150" w:type="dxa"/>
            <w:tcMar/>
          </w:tcPr>
          <w:p w:rsidRPr="008A4540" w:rsidR="00661191" w:rsidP="007A506E" w:rsidRDefault="00661191" w14:paraId="261E05D4" w14:textId="77777777">
            <w:pPr>
              <w:rPr>
                <w:rFonts w:ascii="Arial Narrow" w:hAnsi="Arial Narrow"/>
                <w:sz w:val="20"/>
                <w:szCs w:val="20"/>
              </w:rPr>
            </w:pPr>
          </w:p>
        </w:tc>
        <w:tc>
          <w:tcPr>
            <w:tcW w:w="6172" w:type="dxa"/>
            <w:tcMar/>
          </w:tcPr>
          <w:p w:rsidRPr="008A4540" w:rsidR="00661191" w:rsidP="0068253B" w:rsidRDefault="00661191" w14:paraId="68D24DD6" w14:textId="77777777">
            <w:pPr>
              <w:jc w:val="both"/>
              <w:rPr>
                <w:rFonts w:ascii="Arial Narrow" w:hAnsi="Arial Narrow" w:cs="Arial"/>
                <w:sz w:val="20"/>
                <w:szCs w:val="20"/>
              </w:rPr>
            </w:pPr>
          </w:p>
        </w:tc>
      </w:tr>
      <w:tr w:rsidRPr="008A4540" w:rsidR="00661191" w:rsidTr="5FFAE9BA" w14:paraId="722AE8B2" w14:textId="77777777">
        <w:trPr>
          <w:trHeight w:val="74"/>
        </w:trPr>
        <w:tc>
          <w:tcPr>
            <w:tcW w:w="3150" w:type="dxa"/>
            <w:tcMar/>
          </w:tcPr>
          <w:p w:rsidRPr="008A4540" w:rsidR="00661191" w:rsidP="007A506E" w:rsidRDefault="00661191" w14:paraId="0A57D042" w14:textId="77777777">
            <w:pPr>
              <w:rPr>
                <w:rFonts w:ascii="Arial Narrow" w:hAnsi="Arial Narrow" w:cs="Arial"/>
                <w:b/>
                <w:bCs/>
                <w:sz w:val="20"/>
                <w:szCs w:val="20"/>
              </w:rPr>
            </w:pPr>
            <w:r w:rsidRPr="008A4540">
              <w:rPr>
                <w:rFonts w:ascii="Arial Narrow" w:hAnsi="Arial Narrow" w:cs="Arial"/>
                <w:b/>
                <w:bCs/>
                <w:sz w:val="20"/>
                <w:szCs w:val="20"/>
              </w:rPr>
              <w:t>709</w:t>
            </w:r>
          </w:p>
        </w:tc>
        <w:tc>
          <w:tcPr>
            <w:tcW w:w="6172" w:type="dxa"/>
            <w:tcMar/>
          </w:tcPr>
          <w:p w:rsidRPr="008A4540" w:rsidR="00661191" w:rsidP="007A506E" w:rsidRDefault="00661191" w14:paraId="65DD3443" w14:textId="77777777">
            <w:pPr>
              <w:jc w:val="both"/>
              <w:rPr>
                <w:rFonts w:ascii="Arial Narrow" w:hAnsi="Arial Narrow" w:cs="Arial"/>
                <w:b/>
                <w:bCs/>
                <w:sz w:val="20"/>
                <w:szCs w:val="20"/>
              </w:rPr>
            </w:pPr>
            <w:r w:rsidRPr="008A4540">
              <w:rPr>
                <w:rFonts w:ascii="Arial Narrow" w:hAnsi="Arial Narrow" w:cs="Arial"/>
                <w:b/>
                <w:bCs/>
                <w:sz w:val="20"/>
                <w:szCs w:val="20"/>
              </w:rPr>
              <w:t>LESIONES GRAVES.</w:t>
            </w:r>
          </w:p>
        </w:tc>
      </w:tr>
      <w:tr w:rsidRPr="008A4540" w:rsidR="00661191" w:rsidTr="5FFAE9BA" w14:paraId="3AB10C93" w14:textId="77777777">
        <w:trPr>
          <w:trHeight w:val="74"/>
        </w:trPr>
        <w:tc>
          <w:tcPr>
            <w:tcW w:w="3150" w:type="dxa"/>
            <w:tcMar/>
          </w:tcPr>
          <w:p w:rsidRPr="008A4540" w:rsidR="00661191" w:rsidP="007A506E" w:rsidRDefault="00661191" w14:paraId="732DE641" w14:textId="77777777">
            <w:pPr>
              <w:rPr>
                <w:rFonts w:ascii="Arial Narrow" w:hAnsi="Arial Narrow"/>
                <w:sz w:val="20"/>
                <w:szCs w:val="20"/>
              </w:rPr>
            </w:pPr>
          </w:p>
        </w:tc>
        <w:tc>
          <w:tcPr>
            <w:tcW w:w="6172" w:type="dxa"/>
            <w:tcMar/>
          </w:tcPr>
          <w:p w:rsidRPr="008A4540" w:rsidR="00661191" w:rsidP="007A506E" w:rsidRDefault="00661191" w14:paraId="42E7338A" w14:textId="77777777">
            <w:pPr>
              <w:jc w:val="both"/>
              <w:rPr>
                <w:rFonts w:ascii="Arial Narrow" w:hAnsi="Arial Narrow" w:cs="Arial"/>
                <w:sz w:val="20"/>
                <w:szCs w:val="20"/>
              </w:rPr>
            </w:pPr>
            <w:r w:rsidRPr="008A4540">
              <w:rPr>
                <w:rFonts w:ascii="Arial Narrow" w:hAnsi="Arial Narrow" w:cs="Arial"/>
                <w:sz w:val="20"/>
                <w:szCs w:val="20"/>
              </w:rPr>
              <w:t>ART. 397 Nº2</w:t>
            </w:r>
          </w:p>
        </w:tc>
      </w:tr>
      <w:tr w:rsidRPr="008A4540" w:rsidR="00661191" w:rsidTr="5FFAE9BA" w14:paraId="276CCB2D" w14:textId="77777777">
        <w:trPr>
          <w:trHeight w:val="74"/>
        </w:trPr>
        <w:tc>
          <w:tcPr>
            <w:tcW w:w="3150" w:type="dxa"/>
            <w:tcMar/>
          </w:tcPr>
          <w:p w:rsidRPr="008A4540" w:rsidR="00661191" w:rsidP="007A506E" w:rsidRDefault="00661191" w14:paraId="353C3C45" w14:textId="77777777">
            <w:pPr>
              <w:rPr>
                <w:rFonts w:ascii="Arial Narrow" w:hAnsi="Arial Narrow"/>
                <w:sz w:val="20"/>
                <w:szCs w:val="20"/>
              </w:rPr>
            </w:pPr>
          </w:p>
        </w:tc>
        <w:tc>
          <w:tcPr>
            <w:tcW w:w="6172" w:type="dxa"/>
            <w:tcMar/>
          </w:tcPr>
          <w:p w:rsidRPr="008A4540" w:rsidR="00661191" w:rsidP="0068253B" w:rsidRDefault="00661191" w14:paraId="690607F9" w14:textId="2A284477">
            <w:pPr>
              <w:jc w:val="both"/>
              <w:rPr>
                <w:rFonts w:ascii="Arial Narrow" w:hAnsi="Arial Narrow" w:cs="Arial"/>
                <w:sz w:val="20"/>
                <w:szCs w:val="20"/>
              </w:rPr>
            </w:pPr>
            <w:r w:rsidRPr="008A4540">
              <w:rPr>
                <w:rFonts w:ascii="Arial Narrow" w:hAnsi="Arial Narrow" w:cs="Arial"/>
                <w:sz w:val="20"/>
                <w:szCs w:val="20"/>
              </w:rPr>
              <w:t>Si las lesiones produjeran al ofendido una enfermedad o incapacidad para el trabajo por más de treinta días.</w:t>
            </w:r>
          </w:p>
        </w:tc>
      </w:tr>
      <w:tr w:rsidRPr="008A4540" w:rsidR="00661191" w:rsidTr="5FFAE9BA" w14:paraId="466B4448" w14:textId="77777777">
        <w:trPr>
          <w:trHeight w:val="74"/>
        </w:trPr>
        <w:tc>
          <w:tcPr>
            <w:tcW w:w="3150" w:type="dxa"/>
            <w:tcMar/>
          </w:tcPr>
          <w:p w:rsidRPr="008A4540" w:rsidR="00661191" w:rsidP="007A506E" w:rsidRDefault="00661191" w14:paraId="2ED1AF3A" w14:textId="77777777">
            <w:pPr>
              <w:rPr>
                <w:rFonts w:ascii="Arial Narrow" w:hAnsi="Arial Narrow"/>
                <w:sz w:val="20"/>
                <w:szCs w:val="20"/>
              </w:rPr>
            </w:pPr>
          </w:p>
        </w:tc>
        <w:tc>
          <w:tcPr>
            <w:tcW w:w="6172" w:type="dxa"/>
            <w:tcMar/>
          </w:tcPr>
          <w:p w:rsidRPr="008A4540" w:rsidR="00661191" w:rsidP="0068253B" w:rsidRDefault="00661191" w14:paraId="3D3C1E82" w14:textId="77777777">
            <w:pPr>
              <w:jc w:val="both"/>
              <w:rPr>
                <w:rFonts w:ascii="Arial Narrow" w:hAnsi="Arial Narrow" w:cs="Arial"/>
                <w:sz w:val="20"/>
                <w:szCs w:val="20"/>
              </w:rPr>
            </w:pPr>
          </w:p>
        </w:tc>
      </w:tr>
      <w:tr w:rsidRPr="008A4540" w:rsidR="00661191" w:rsidTr="5FFAE9BA" w14:paraId="499FA14B" w14:textId="77777777">
        <w:trPr>
          <w:trHeight w:val="74"/>
        </w:trPr>
        <w:tc>
          <w:tcPr>
            <w:tcW w:w="3150" w:type="dxa"/>
            <w:tcMar/>
          </w:tcPr>
          <w:p w:rsidRPr="008A4540" w:rsidR="00661191" w:rsidP="007A506E" w:rsidRDefault="00661191" w14:paraId="13BB5085" w14:textId="77777777">
            <w:pPr>
              <w:rPr>
                <w:rFonts w:ascii="Arial Narrow" w:hAnsi="Arial Narrow" w:cs="Arial"/>
                <w:b/>
                <w:bCs/>
                <w:sz w:val="20"/>
                <w:szCs w:val="20"/>
              </w:rPr>
            </w:pPr>
            <w:r w:rsidRPr="008A4540">
              <w:rPr>
                <w:rFonts w:ascii="Arial Narrow" w:hAnsi="Arial Narrow" w:cs="Arial"/>
                <w:b/>
                <w:bCs/>
                <w:sz w:val="20"/>
                <w:szCs w:val="20"/>
              </w:rPr>
              <w:t>710</w:t>
            </w:r>
          </w:p>
        </w:tc>
        <w:tc>
          <w:tcPr>
            <w:tcW w:w="6172" w:type="dxa"/>
            <w:tcMar/>
          </w:tcPr>
          <w:p w:rsidRPr="008A4540" w:rsidR="00661191" w:rsidP="007A506E" w:rsidRDefault="00661191" w14:paraId="140CC99F" w14:textId="77777777">
            <w:pPr>
              <w:jc w:val="both"/>
              <w:rPr>
                <w:rFonts w:ascii="Arial Narrow" w:hAnsi="Arial Narrow" w:cs="Arial"/>
                <w:b/>
                <w:bCs/>
                <w:sz w:val="20"/>
                <w:szCs w:val="20"/>
              </w:rPr>
            </w:pPr>
            <w:r w:rsidRPr="008A4540">
              <w:rPr>
                <w:rFonts w:ascii="Arial Narrow" w:hAnsi="Arial Narrow" w:cs="Arial"/>
                <w:b/>
                <w:bCs/>
                <w:sz w:val="20"/>
                <w:szCs w:val="20"/>
              </w:rPr>
              <w:t>LESIONES MENOS GRAVES.</w:t>
            </w:r>
          </w:p>
        </w:tc>
      </w:tr>
      <w:tr w:rsidRPr="008A4540" w:rsidR="00661191" w:rsidTr="5FFAE9BA" w14:paraId="7CE5A9C4" w14:textId="77777777">
        <w:trPr>
          <w:trHeight w:val="74"/>
        </w:trPr>
        <w:tc>
          <w:tcPr>
            <w:tcW w:w="3150" w:type="dxa"/>
            <w:tcMar/>
          </w:tcPr>
          <w:p w:rsidRPr="008A4540" w:rsidR="00661191" w:rsidP="007A506E" w:rsidRDefault="00661191" w14:paraId="0BFB8D7F" w14:textId="77777777">
            <w:pPr>
              <w:rPr>
                <w:rFonts w:ascii="Arial Narrow" w:hAnsi="Arial Narrow"/>
                <w:sz w:val="20"/>
                <w:szCs w:val="20"/>
              </w:rPr>
            </w:pPr>
          </w:p>
        </w:tc>
        <w:tc>
          <w:tcPr>
            <w:tcW w:w="6172" w:type="dxa"/>
            <w:tcMar/>
          </w:tcPr>
          <w:p w:rsidRPr="008A4540" w:rsidR="00661191" w:rsidP="007A506E" w:rsidRDefault="00661191" w14:paraId="4C6FED0B" w14:textId="77777777">
            <w:pPr>
              <w:jc w:val="both"/>
              <w:rPr>
                <w:rFonts w:ascii="Arial Narrow" w:hAnsi="Arial Narrow" w:cs="Arial"/>
                <w:sz w:val="20"/>
                <w:szCs w:val="20"/>
              </w:rPr>
            </w:pPr>
            <w:r w:rsidRPr="008A4540">
              <w:rPr>
                <w:rFonts w:ascii="Arial Narrow" w:hAnsi="Arial Narrow" w:cs="Arial"/>
                <w:sz w:val="20"/>
                <w:szCs w:val="20"/>
              </w:rPr>
              <w:t>ART. 399</w:t>
            </w:r>
          </w:p>
        </w:tc>
      </w:tr>
      <w:tr w:rsidRPr="008A4540" w:rsidR="00661191" w:rsidTr="5FFAE9BA" w14:paraId="680250F3" w14:textId="77777777">
        <w:trPr>
          <w:trHeight w:val="74"/>
        </w:trPr>
        <w:tc>
          <w:tcPr>
            <w:tcW w:w="3150" w:type="dxa"/>
            <w:tcMar/>
          </w:tcPr>
          <w:p w:rsidRPr="008A4540" w:rsidR="00661191" w:rsidP="007A506E" w:rsidRDefault="00661191" w14:paraId="11AEBE31" w14:textId="77777777">
            <w:pPr>
              <w:rPr>
                <w:rFonts w:ascii="Arial Narrow" w:hAnsi="Arial Narrow"/>
                <w:sz w:val="20"/>
                <w:szCs w:val="20"/>
              </w:rPr>
            </w:pPr>
          </w:p>
        </w:tc>
        <w:tc>
          <w:tcPr>
            <w:tcW w:w="6172" w:type="dxa"/>
            <w:tcMar/>
          </w:tcPr>
          <w:p w:rsidRPr="008A4540" w:rsidR="00661191" w:rsidP="0068253B" w:rsidRDefault="00661191" w14:paraId="0FD1359C" w14:textId="1C275CF1">
            <w:pPr>
              <w:jc w:val="both"/>
              <w:rPr>
                <w:rFonts w:ascii="Arial Narrow" w:hAnsi="Arial Narrow" w:cs="Arial"/>
                <w:sz w:val="20"/>
                <w:szCs w:val="20"/>
              </w:rPr>
            </w:pPr>
            <w:r w:rsidRPr="008A4540">
              <w:rPr>
                <w:rFonts w:ascii="Arial Narrow" w:hAnsi="Arial Narrow" w:cs="Arial"/>
                <w:sz w:val="20"/>
                <w:szCs w:val="20"/>
              </w:rPr>
              <w:t>Cualquier otra lesión que no se comprenda dentro de las lesiones graves gravísimas o graves o lesiones leves.</w:t>
            </w:r>
          </w:p>
        </w:tc>
      </w:tr>
      <w:tr w:rsidRPr="008A4540" w:rsidR="00661191" w:rsidTr="5FFAE9BA" w14:paraId="0B16EFFC" w14:textId="77777777">
        <w:trPr>
          <w:trHeight w:val="74"/>
        </w:trPr>
        <w:tc>
          <w:tcPr>
            <w:tcW w:w="3150" w:type="dxa"/>
            <w:tcMar/>
          </w:tcPr>
          <w:p w:rsidRPr="008A4540" w:rsidR="00661191" w:rsidP="007A506E" w:rsidRDefault="00661191" w14:paraId="748AD8F6" w14:textId="77777777">
            <w:pPr>
              <w:rPr>
                <w:rFonts w:ascii="Arial Narrow" w:hAnsi="Arial Narrow"/>
                <w:sz w:val="20"/>
                <w:szCs w:val="20"/>
              </w:rPr>
            </w:pPr>
          </w:p>
        </w:tc>
        <w:tc>
          <w:tcPr>
            <w:tcW w:w="6172" w:type="dxa"/>
            <w:tcMar/>
          </w:tcPr>
          <w:p w:rsidRPr="008A4540" w:rsidR="00661191" w:rsidP="0068253B" w:rsidRDefault="00661191" w14:paraId="0DB2453D" w14:textId="77777777">
            <w:pPr>
              <w:jc w:val="both"/>
              <w:rPr>
                <w:rFonts w:ascii="Arial Narrow" w:hAnsi="Arial Narrow" w:cs="Arial"/>
                <w:sz w:val="20"/>
                <w:szCs w:val="20"/>
              </w:rPr>
            </w:pPr>
          </w:p>
        </w:tc>
      </w:tr>
      <w:tr w:rsidRPr="008A4540" w:rsidR="00661191" w:rsidTr="5FFAE9BA" w14:paraId="6E5F09FC" w14:textId="77777777">
        <w:trPr>
          <w:trHeight w:val="74"/>
        </w:trPr>
        <w:tc>
          <w:tcPr>
            <w:tcW w:w="3150" w:type="dxa"/>
            <w:tcMar/>
          </w:tcPr>
          <w:p w:rsidRPr="008A4540" w:rsidR="00661191" w:rsidP="007A506E" w:rsidRDefault="00661191" w14:paraId="3BE86BB8" w14:textId="77777777">
            <w:pPr>
              <w:rPr>
                <w:rFonts w:ascii="Arial Narrow" w:hAnsi="Arial Narrow" w:cs="Arial"/>
                <w:b/>
                <w:bCs/>
                <w:sz w:val="20"/>
                <w:szCs w:val="20"/>
              </w:rPr>
            </w:pPr>
            <w:r w:rsidRPr="008A4540">
              <w:rPr>
                <w:rFonts w:ascii="Arial Narrow" w:hAnsi="Arial Narrow" w:cs="Arial"/>
                <w:b/>
                <w:bCs/>
                <w:sz w:val="20"/>
                <w:szCs w:val="20"/>
              </w:rPr>
              <w:t>715</w:t>
            </w:r>
          </w:p>
        </w:tc>
        <w:tc>
          <w:tcPr>
            <w:tcW w:w="6172" w:type="dxa"/>
            <w:tcMar/>
          </w:tcPr>
          <w:p w:rsidRPr="008A4540" w:rsidR="00661191" w:rsidP="009B79C7" w:rsidRDefault="00661191" w14:paraId="5E794BD5" w14:textId="7C95F3F2">
            <w:pPr>
              <w:jc w:val="both"/>
              <w:rPr>
                <w:rFonts w:ascii="Arial Narrow" w:hAnsi="Arial Narrow" w:cs="Arial"/>
                <w:b/>
                <w:bCs/>
                <w:sz w:val="20"/>
                <w:szCs w:val="20"/>
              </w:rPr>
            </w:pPr>
            <w:r w:rsidRPr="008A4540">
              <w:rPr>
                <w:rFonts w:ascii="Arial Narrow" w:hAnsi="Arial Narrow" w:cs="Arial"/>
                <w:b/>
                <w:bCs/>
                <w:sz w:val="20"/>
                <w:szCs w:val="20"/>
              </w:rPr>
              <w:t>CALUMNIA.</w:t>
            </w:r>
          </w:p>
        </w:tc>
      </w:tr>
      <w:tr w:rsidRPr="008A4540" w:rsidR="00661191" w:rsidTr="5FFAE9BA" w14:paraId="5173102D" w14:textId="77777777">
        <w:trPr>
          <w:trHeight w:val="74"/>
        </w:trPr>
        <w:tc>
          <w:tcPr>
            <w:tcW w:w="3150" w:type="dxa"/>
            <w:tcMar/>
          </w:tcPr>
          <w:p w:rsidRPr="008A4540" w:rsidR="00661191" w:rsidP="007A506E" w:rsidRDefault="00661191" w14:paraId="4F0F000F" w14:textId="77777777">
            <w:pPr>
              <w:rPr>
                <w:rFonts w:ascii="Arial Narrow" w:hAnsi="Arial Narrow"/>
                <w:sz w:val="20"/>
                <w:szCs w:val="20"/>
              </w:rPr>
            </w:pPr>
          </w:p>
        </w:tc>
        <w:tc>
          <w:tcPr>
            <w:tcW w:w="6172" w:type="dxa"/>
            <w:tcMar/>
          </w:tcPr>
          <w:p w:rsidRPr="008A4540" w:rsidR="00661191" w:rsidP="007A506E" w:rsidRDefault="00661191" w14:paraId="0D820E81" w14:textId="77777777">
            <w:pPr>
              <w:jc w:val="both"/>
              <w:rPr>
                <w:rFonts w:ascii="Arial Narrow" w:hAnsi="Arial Narrow" w:cs="Arial"/>
                <w:sz w:val="20"/>
                <w:szCs w:val="20"/>
              </w:rPr>
            </w:pPr>
            <w:r w:rsidRPr="008A4540">
              <w:rPr>
                <w:rFonts w:ascii="Arial Narrow" w:hAnsi="Arial Narrow" w:cs="Arial"/>
                <w:sz w:val="20"/>
                <w:szCs w:val="20"/>
              </w:rPr>
              <w:t>ARTS. 412 AL 415</w:t>
            </w:r>
          </w:p>
        </w:tc>
      </w:tr>
      <w:tr w:rsidRPr="008A4540" w:rsidR="00661191" w:rsidTr="5FFAE9BA" w14:paraId="2A2613FD" w14:textId="77777777">
        <w:trPr>
          <w:trHeight w:val="74"/>
        </w:trPr>
        <w:tc>
          <w:tcPr>
            <w:tcW w:w="3150" w:type="dxa"/>
            <w:tcMar/>
          </w:tcPr>
          <w:p w:rsidRPr="008A4540" w:rsidR="00661191" w:rsidP="007A506E" w:rsidRDefault="00661191" w14:paraId="464079B8" w14:textId="77777777">
            <w:pPr>
              <w:rPr>
                <w:rFonts w:ascii="Arial Narrow" w:hAnsi="Arial Narrow"/>
                <w:sz w:val="20"/>
                <w:szCs w:val="20"/>
              </w:rPr>
            </w:pPr>
          </w:p>
        </w:tc>
        <w:tc>
          <w:tcPr>
            <w:tcW w:w="6172" w:type="dxa"/>
            <w:tcMar/>
          </w:tcPr>
          <w:p w:rsidRPr="008A4540" w:rsidR="00661191" w:rsidP="0068253B" w:rsidRDefault="00661191" w14:paraId="037E94FB" w14:textId="0A013A37">
            <w:pPr>
              <w:jc w:val="both"/>
              <w:rPr>
                <w:rFonts w:ascii="Arial Narrow" w:hAnsi="Arial Narrow" w:cs="Arial"/>
                <w:sz w:val="20"/>
                <w:szCs w:val="20"/>
              </w:rPr>
            </w:pPr>
            <w:r w:rsidRPr="008A4540">
              <w:rPr>
                <w:rFonts w:ascii="Arial Narrow" w:hAnsi="Arial Narrow" w:cs="Arial"/>
                <w:sz w:val="20"/>
                <w:szCs w:val="20"/>
              </w:rPr>
              <w:t>Imputación de un delito determinado pero falso, y que pueda actualmente perseguirse de oficio.</w:t>
            </w:r>
          </w:p>
        </w:tc>
      </w:tr>
      <w:tr w:rsidRPr="008A4540" w:rsidR="00661191" w:rsidTr="5FFAE9BA" w14:paraId="19419316" w14:textId="77777777">
        <w:trPr>
          <w:trHeight w:val="74"/>
        </w:trPr>
        <w:tc>
          <w:tcPr>
            <w:tcW w:w="3150" w:type="dxa"/>
            <w:tcMar/>
          </w:tcPr>
          <w:p w:rsidRPr="008A4540" w:rsidR="00661191" w:rsidP="007A506E" w:rsidRDefault="00661191" w14:paraId="1D144316" w14:textId="77777777">
            <w:pPr>
              <w:rPr>
                <w:rFonts w:ascii="Arial Narrow" w:hAnsi="Arial Narrow"/>
                <w:sz w:val="20"/>
                <w:szCs w:val="20"/>
              </w:rPr>
            </w:pPr>
          </w:p>
        </w:tc>
        <w:tc>
          <w:tcPr>
            <w:tcW w:w="6172" w:type="dxa"/>
            <w:tcMar/>
          </w:tcPr>
          <w:p w:rsidRPr="008A4540" w:rsidR="00661191" w:rsidP="0068253B" w:rsidRDefault="00661191" w14:paraId="2D5E647B" w14:textId="77777777">
            <w:pPr>
              <w:jc w:val="both"/>
              <w:rPr>
                <w:rFonts w:ascii="Arial Narrow" w:hAnsi="Arial Narrow" w:cs="Arial"/>
                <w:sz w:val="20"/>
                <w:szCs w:val="20"/>
              </w:rPr>
            </w:pPr>
          </w:p>
        </w:tc>
      </w:tr>
      <w:tr w:rsidRPr="008A4540" w:rsidR="00661191" w:rsidTr="5FFAE9BA" w14:paraId="3EABD914" w14:textId="77777777">
        <w:trPr>
          <w:trHeight w:val="74"/>
        </w:trPr>
        <w:tc>
          <w:tcPr>
            <w:tcW w:w="3150" w:type="dxa"/>
            <w:tcMar/>
          </w:tcPr>
          <w:p w:rsidRPr="008A4540" w:rsidR="00661191" w:rsidP="007A506E" w:rsidRDefault="00661191" w14:paraId="11D98A3C" w14:textId="77777777">
            <w:pPr>
              <w:rPr>
                <w:rFonts w:ascii="Arial Narrow" w:hAnsi="Arial Narrow" w:cs="Arial"/>
                <w:b/>
                <w:bCs/>
                <w:sz w:val="20"/>
                <w:szCs w:val="20"/>
              </w:rPr>
            </w:pPr>
            <w:r w:rsidRPr="008A4540">
              <w:rPr>
                <w:rFonts w:ascii="Arial Narrow" w:hAnsi="Arial Narrow" w:cs="Arial"/>
                <w:b/>
                <w:bCs/>
                <w:sz w:val="20"/>
                <w:szCs w:val="20"/>
              </w:rPr>
              <w:t>716</w:t>
            </w:r>
          </w:p>
        </w:tc>
        <w:tc>
          <w:tcPr>
            <w:tcW w:w="6172" w:type="dxa"/>
            <w:tcMar/>
          </w:tcPr>
          <w:p w:rsidRPr="008A4540" w:rsidR="00661191" w:rsidP="007A506E" w:rsidRDefault="00661191" w14:paraId="6198D18C" w14:textId="77777777">
            <w:pPr>
              <w:jc w:val="both"/>
              <w:rPr>
                <w:rFonts w:ascii="Arial Narrow" w:hAnsi="Arial Narrow" w:cs="Arial"/>
                <w:b/>
                <w:bCs/>
                <w:sz w:val="20"/>
                <w:szCs w:val="20"/>
              </w:rPr>
            </w:pPr>
            <w:r w:rsidRPr="008A4540">
              <w:rPr>
                <w:rFonts w:ascii="Arial Narrow" w:hAnsi="Arial Narrow" w:cs="Arial"/>
                <w:b/>
                <w:bCs/>
                <w:sz w:val="20"/>
                <w:szCs w:val="20"/>
              </w:rPr>
              <w:t>INJURIA.</w:t>
            </w:r>
          </w:p>
        </w:tc>
      </w:tr>
      <w:tr w:rsidRPr="008A4540" w:rsidR="00661191" w:rsidTr="5FFAE9BA" w14:paraId="4E669B5C" w14:textId="77777777">
        <w:trPr>
          <w:trHeight w:val="74"/>
        </w:trPr>
        <w:tc>
          <w:tcPr>
            <w:tcW w:w="3150" w:type="dxa"/>
            <w:tcMar/>
          </w:tcPr>
          <w:p w:rsidRPr="008A4540" w:rsidR="00661191" w:rsidP="007A506E" w:rsidRDefault="00661191" w14:paraId="61B39959" w14:textId="77777777">
            <w:pPr>
              <w:rPr>
                <w:rFonts w:ascii="Arial Narrow" w:hAnsi="Arial Narrow"/>
                <w:sz w:val="20"/>
                <w:szCs w:val="20"/>
              </w:rPr>
            </w:pPr>
          </w:p>
        </w:tc>
        <w:tc>
          <w:tcPr>
            <w:tcW w:w="6172" w:type="dxa"/>
            <w:tcMar/>
          </w:tcPr>
          <w:p w:rsidRPr="008A4540" w:rsidR="00661191" w:rsidP="007A506E" w:rsidRDefault="00661191" w14:paraId="420ED74E" w14:textId="77777777">
            <w:pPr>
              <w:jc w:val="both"/>
              <w:rPr>
                <w:rFonts w:ascii="Arial Narrow" w:hAnsi="Arial Narrow" w:cs="Arial"/>
                <w:sz w:val="20"/>
                <w:szCs w:val="20"/>
              </w:rPr>
            </w:pPr>
            <w:r w:rsidRPr="008A4540">
              <w:rPr>
                <w:rFonts w:ascii="Arial Narrow" w:hAnsi="Arial Narrow" w:cs="Arial"/>
                <w:sz w:val="20"/>
                <w:szCs w:val="20"/>
              </w:rPr>
              <w:t>ARTS. 416 AL 420</w:t>
            </w:r>
          </w:p>
        </w:tc>
      </w:tr>
      <w:tr w:rsidRPr="008A4540" w:rsidR="00661191" w:rsidTr="5FFAE9BA" w14:paraId="7E680E18" w14:textId="77777777">
        <w:trPr>
          <w:trHeight w:val="74"/>
        </w:trPr>
        <w:tc>
          <w:tcPr>
            <w:tcW w:w="3150" w:type="dxa"/>
            <w:tcMar/>
          </w:tcPr>
          <w:p w:rsidRPr="008A4540" w:rsidR="00661191" w:rsidP="007A506E" w:rsidRDefault="00661191" w14:paraId="5162F1F6" w14:textId="77777777">
            <w:pPr>
              <w:rPr>
                <w:rFonts w:ascii="Arial Narrow" w:hAnsi="Arial Narrow"/>
                <w:sz w:val="20"/>
                <w:szCs w:val="20"/>
              </w:rPr>
            </w:pPr>
          </w:p>
        </w:tc>
        <w:tc>
          <w:tcPr>
            <w:tcW w:w="6172" w:type="dxa"/>
            <w:tcMar/>
          </w:tcPr>
          <w:p w:rsidRPr="008A4540" w:rsidR="00661191" w:rsidP="0068253B" w:rsidRDefault="00661191" w14:paraId="1F4392EB" w14:textId="03B462A7">
            <w:pPr>
              <w:jc w:val="both"/>
              <w:rPr>
                <w:rFonts w:ascii="Arial Narrow" w:hAnsi="Arial Narrow" w:cs="Arial"/>
                <w:sz w:val="20"/>
                <w:szCs w:val="20"/>
              </w:rPr>
            </w:pPr>
            <w:r w:rsidRPr="008A4540">
              <w:rPr>
                <w:rFonts w:ascii="Arial Narrow" w:hAnsi="Arial Narrow" w:cs="Arial"/>
                <w:sz w:val="20"/>
                <w:szCs w:val="20"/>
              </w:rPr>
              <w:t>Toda expresión o acción realizada con el fin de deshonrar, desacreditar o menospreciar a otro.</w:t>
            </w:r>
          </w:p>
        </w:tc>
      </w:tr>
      <w:tr w:rsidRPr="008A4540" w:rsidR="00661191" w:rsidTr="5FFAE9BA" w14:paraId="77CF9DDE" w14:textId="77777777">
        <w:trPr>
          <w:trHeight w:val="74"/>
        </w:trPr>
        <w:tc>
          <w:tcPr>
            <w:tcW w:w="3150" w:type="dxa"/>
            <w:tcMar/>
          </w:tcPr>
          <w:p w:rsidRPr="008A4540" w:rsidR="00661191" w:rsidP="007A506E" w:rsidRDefault="00661191" w14:paraId="4575019A" w14:textId="77777777">
            <w:pPr>
              <w:rPr>
                <w:rFonts w:ascii="Arial Narrow" w:hAnsi="Arial Narrow"/>
                <w:sz w:val="20"/>
                <w:szCs w:val="20"/>
              </w:rPr>
            </w:pPr>
          </w:p>
        </w:tc>
        <w:tc>
          <w:tcPr>
            <w:tcW w:w="6172" w:type="dxa"/>
            <w:tcMar/>
          </w:tcPr>
          <w:p w:rsidRPr="008A4540" w:rsidR="00661191" w:rsidP="0068253B" w:rsidRDefault="00661191" w14:paraId="34CB56D9" w14:textId="77777777">
            <w:pPr>
              <w:jc w:val="both"/>
              <w:rPr>
                <w:rFonts w:ascii="Arial Narrow" w:hAnsi="Arial Narrow" w:cs="Arial"/>
                <w:sz w:val="20"/>
                <w:szCs w:val="20"/>
              </w:rPr>
            </w:pPr>
          </w:p>
        </w:tc>
      </w:tr>
      <w:tr w:rsidRPr="008A4540" w:rsidR="00661191" w:rsidTr="5FFAE9BA" w14:paraId="57D2001D" w14:textId="77777777">
        <w:trPr>
          <w:trHeight w:val="74"/>
        </w:trPr>
        <w:tc>
          <w:tcPr>
            <w:tcW w:w="3150" w:type="dxa"/>
            <w:tcMar/>
          </w:tcPr>
          <w:p w:rsidRPr="008A4540" w:rsidR="00661191" w:rsidP="007A506E" w:rsidRDefault="00661191" w14:paraId="78F1AEEB" w14:textId="77777777">
            <w:pPr>
              <w:rPr>
                <w:rFonts w:ascii="Arial Narrow" w:hAnsi="Arial Narrow" w:cs="Arial"/>
                <w:b/>
                <w:bCs/>
                <w:sz w:val="20"/>
                <w:szCs w:val="20"/>
              </w:rPr>
            </w:pPr>
            <w:r w:rsidRPr="008A4540">
              <w:rPr>
                <w:rFonts w:ascii="Arial Narrow" w:hAnsi="Arial Narrow" w:cs="Arial"/>
                <w:b/>
                <w:bCs/>
                <w:sz w:val="20"/>
                <w:szCs w:val="20"/>
              </w:rPr>
              <w:t>717</w:t>
            </w:r>
          </w:p>
        </w:tc>
        <w:tc>
          <w:tcPr>
            <w:tcW w:w="6172" w:type="dxa"/>
            <w:tcMar/>
          </w:tcPr>
          <w:p w:rsidRPr="008A4540" w:rsidR="00661191" w:rsidP="007A506E" w:rsidRDefault="00661191" w14:paraId="6AD0657B" w14:textId="77777777">
            <w:pPr>
              <w:jc w:val="both"/>
              <w:rPr>
                <w:rFonts w:ascii="Arial Narrow" w:hAnsi="Arial Narrow" w:cs="Arial"/>
                <w:b/>
                <w:bCs/>
                <w:sz w:val="20"/>
                <w:szCs w:val="20"/>
              </w:rPr>
            </w:pPr>
            <w:r w:rsidRPr="008A4540">
              <w:rPr>
                <w:rFonts w:ascii="Arial Narrow" w:hAnsi="Arial Narrow" w:cs="Arial"/>
                <w:b/>
                <w:bCs/>
                <w:sz w:val="20"/>
                <w:szCs w:val="20"/>
              </w:rPr>
              <w:t>LESIONES GRAVES GRAVISIMAS.</w:t>
            </w:r>
          </w:p>
        </w:tc>
      </w:tr>
      <w:tr w:rsidRPr="008A4540" w:rsidR="00661191" w:rsidTr="5FFAE9BA" w14:paraId="1A2BC6F4" w14:textId="77777777">
        <w:trPr>
          <w:trHeight w:val="74"/>
        </w:trPr>
        <w:tc>
          <w:tcPr>
            <w:tcW w:w="3150" w:type="dxa"/>
            <w:tcMar/>
          </w:tcPr>
          <w:p w:rsidRPr="008A4540" w:rsidR="00661191" w:rsidP="007A506E" w:rsidRDefault="00661191" w14:paraId="2E5B500C" w14:textId="77777777">
            <w:pPr>
              <w:rPr>
                <w:rFonts w:ascii="Arial Narrow" w:hAnsi="Arial Narrow"/>
                <w:sz w:val="20"/>
                <w:szCs w:val="20"/>
              </w:rPr>
            </w:pPr>
          </w:p>
        </w:tc>
        <w:tc>
          <w:tcPr>
            <w:tcW w:w="6172" w:type="dxa"/>
            <w:tcMar/>
          </w:tcPr>
          <w:p w:rsidRPr="008A4540" w:rsidR="00661191" w:rsidP="007A506E" w:rsidRDefault="00661191" w14:paraId="001AAB57" w14:textId="77777777">
            <w:pPr>
              <w:jc w:val="both"/>
              <w:rPr>
                <w:rFonts w:ascii="Arial Narrow" w:hAnsi="Arial Narrow" w:cs="Arial"/>
                <w:sz w:val="20"/>
                <w:szCs w:val="20"/>
              </w:rPr>
            </w:pPr>
            <w:r w:rsidRPr="008A4540">
              <w:rPr>
                <w:rFonts w:ascii="Arial Narrow" w:hAnsi="Arial Narrow" w:cs="Arial"/>
                <w:sz w:val="20"/>
                <w:szCs w:val="20"/>
              </w:rPr>
              <w:t>ART. 397 Nº1.</w:t>
            </w:r>
          </w:p>
        </w:tc>
      </w:tr>
      <w:tr w:rsidRPr="008A4540" w:rsidR="00661191" w:rsidTr="5FFAE9BA" w14:paraId="74E0B949" w14:textId="77777777">
        <w:trPr>
          <w:trHeight w:val="74"/>
        </w:trPr>
        <w:tc>
          <w:tcPr>
            <w:tcW w:w="3150" w:type="dxa"/>
            <w:tcMar/>
          </w:tcPr>
          <w:p w:rsidRPr="008A4540" w:rsidR="00661191" w:rsidP="007A506E" w:rsidRDefault="00661191" w14:paraId="1C7C47C6" w14:textId="77777777">
            <w:pPr>
              <w:rPr>
                <w:rFonts w:ascii="Arial Narrow" w:hAnsi="Arial Narrow"/>
                <w:sz w:val="20"/>
                <w:szCs w:val="20"/>
              </w:rPr>
            </w:pPr>
          </w:p>
        </w:tc>
        <w:tc>
          <w:tcPr>
            <w:tcW w:w="6172" w:type="dxa"/>
            <w:tcMar/>
          </w:tcPr>
          <w:p w:rsidRPr="008A4540" w:rsidR="00661191" w:rsidP="0068253B" w:rsidRDefault="00661191" w14:paraId="5E5EC60D" w14:textId="72E84216">
            <w:pPr>
              <w:jc w:val="both"/>
              <w:rPr>
                <w:rFonts w:ascii="Arial Narrow" w:hAnsi="Arial Narrow" w:cs="Arial"/>
                <w:sz w:val="20"/>
                <w:szCs w:val="20"/>
              </w:rPr>
            </w:pPr>
            <w:r w:rsidRPr="008A4540">
              <w:rPr>
                <w:rFonts w:ascii="Arial Narrow" w:hAnsi="Arial Narrow" w:cs="Arial"/>
                <w:sz w:val="20"/>
                <w:szCs w:val="20"/>
              </w:rPr>
              <w:t>Si como resultado de las lesiones queda el ofendido demente, inútil para el trabajo, impotente, impedido de algún miembro importante o notablemente deforme.</w:t>
            </w:r>
          </w:p>
        </w:tc>
      </w:tr>
      <w:tr w:rsidRPr="008A4540" w:rsidR="00661191" w:rsidTr="5FFAE9BA" w14:paraId="459B1674" w14:textId="77777777">
        <w:trPr>
          <w:trHeight w:val="74"/>
        </w:trPr>
        <w:tc>
          <w:tcPr>
            <w:tcW w:w="3150" w:type="dxa"/>
            <w:tcMar/>
          </w:tcPr>
          <w:p w:rsidRPr="008A4540" w:rsidR="00661191" w:rsidP="007A506E" w:rsidRDefault="00661191" w14:paraId="4AF994AD" w14:textId="77777777">
            <w:pPr>
              <w:rPr>
                <w:rFonts w:ascii="Arial Narrow" w:hAnsi="Arial Narrow"/>
                <w:sz w:val="20"/>
                <w:szCs w:val="20"/>
              </w:rPr>
            </w:pPr>
          </w:p>
        </w:tc>
        <w:tc>
          <w:tcPr>
            <w:tcW w:w="6172" w:type="dxa"/>
            <w:tcMar/>
          </w:tcPr>
          <w:p w:rsidRPr="008A4540" w:rsidR="00661191" w:rsidP="0068253B" w:rsidRDefault="00661191" w14:paraId="63C98909" w14:textId="77777777">
            <w:pPr>
              <w:jc w:val="both"/>
              <w:rPr>
                <w:rFonts w:ascii="Arial Narrow" w:hAnsi="Arial Narrow" w:cs="Arial"/>
                <w:sz w:val="20"/>
                <w:szCs w:val="20"/>
              </w:rPr>
            </w:pPr>
          </w:p>
        </w:tc>
      </w:tr>
      <w:tr w:rsidRPr="008A4540" w:rsidR="00661191" w:rsidTr="5FFAE9BA" w14:paraId="7CF2ECE8" w14:textId="77777777">
        <w:trPr>
          <w:trHeight w:val="74"/>
        </w:trPr>
        <w:tc>
          <w:tcPr>
            <w:tcW w:w="3150" w:type="dxa"/>
            <w:tcMar/>
          </w:tcPr>
          <w:p w:rsidRPr="008A4540" w:rsidR="00661191" w:rsidP="007A506E" w:rsidRDefault="00661191" w14:paraId="6C311A2E" w14:textId="77777777">
            <w:pPr>
              <w:rPr>
                <w:rFonts w:ascii="Arial Narrow" w:hAnsi="Arial Narrow" w:cs="Arial"/>
                <w:b/>
                <w:bCs/>
                <w:sz w:val="20"/>
                <w:szCs w:val="20"/>
              </w:rPr>
            </w:pPr>
            <w:r w:rsidRPr="008A4540">
              <w:rPr>
                <w:rFonts w:ascii="Arial Narrow" w:hAnsi="Arial Narrow" w:cs="Arial"/>
                <w:b/>
                <w:bCs/>
                <w:sz w:val="20"/>
                <w:szCs w:val="20"/>
              </w:rPr>
              <w:t>718</w:t>
            </w:r>
          </w:p>
        </w:tc>
        <w:tc>
          <w:tcPr>
            <w:tcW w:w="6172" w:type="dxa"/>
            <w:tcMar/>
          </w:tcPr>
          <w:p w:rsidRPr="008A4540" w:rsidR="00661191" w:rsidP="007A506E" w:rsidRDefault="00661191" w14:paraId="32C64FDF" w14:textId="77777777">
            <w:pPr>
              <w:jc w:val="both"/>
              <w:rPr>
                <w:rFonts w:ascii="Arial Narrow" w:hAnsi="Arial Narrow" w:cs="Arial"/>
                <w:b/>
                <w:bCs/>
                <w:sz w:val="20"/>
                <w:szCs w:val="20"/>
              </w:rPr>
            </w:pPr>
            <w:r w:rsidRPr="008A4540">
              <w:rPr>
                <w:rFonts w:ascii="Arial Narrow" w:hAnsi="Arial Narrow" w:cs="Arial"/>
                <w:b/>
                <w:bCs/>
                <w:sz w:val="20"/>
                <w:szCs w:val="20"/>
              </w:rPr>
              <w:t>CASTRACIÓN Y MUTILACIÓN.</w:t>
            </w:r>
          </w:p>
        </w:tc>
      </w:tr>
      <w:tr w:rsidRPr="008A4540" w:rsidR="00661191" w:rsidTr="5FFAE9BA" w14:paraId="37B6A541" w14:textId="77777777">
        <w:trPr>
          <w:trHeight w:val="74"/>
        </w:trPr>
        <w:tc>
          <w:tcPr>
            <w:tcW w:w="3150" w:type="dxa"/>
            <w:tcMar/>
          </w:tcPr>
          <w:p w:rsidRPr="008A4540" w:rsidR="00661191" w:rsidP="007A506E" w:rsidRDefault="00661191" w14:paraId="0E778AC1" w14:textId="77777777">
            <w:pPr>
              <w:rPr>
                <w:rFonts w:ascii="Arial Narrow" w:hAnsi="Arial Narrow"/>
                <w:sz w:val="20"/>
                <w:szCs w:val="20"/>
              </w:rPr>
            </w:pPr>
          </w:p>
        </w:tc>
        <w:tc>
          <w:tcPr>
            <w:tcW w:w="6172" w:type="dxa"/>
            <w:tcMar/>
          </w:tcPr>
          <w:p w:rsidRPr="008A4540" w:rsidR="00661191" w:rsidP="007A506E" w:rsidRDefault="00661191" w14:paraId="1B12B501" w14:textId="77777777">
            <w:pPr>
              <w:jc w:val="both"/>
              <w:rPr>
                <w:rFonts w:ascii="Arial Narrow" w:hAnsi="Arial Narrow" w:cs="Arial"/>
                <w:sz w:val="20"/>
                <w:szCs w:val="20"/>
              </w:rPr>
            </w:pPr>
            <w:r w:rsidRPr="008A4540">
              <w:rPr>
                <w:rFonts w:ascii="Arial Narrow" w:hAnsi="Arial Narrow" w:cs="Arial"/>
                <w:sz w:val="20"/>
                <w:szCs w:val="20"/>
              </w:rPr>
              <w:t>ART. 395</w:t>
            </w:r>
          </w:p>
        </w:tc>
      </w:tr>
      <w:tr w:rsidRPr="008A4540" w:rsidR="00661191" w:rsidTr="5FFAE9BA" w14:paraId="1C6A2998" w14:textId="77777777">
        <w:trPr>
          <w:trHeight w:val="74"/>
        </w:trPr>
        <w:tc>
          <w:tcPr>
            <w:tcW w:w="3150" w:type="dxa"/>
            <w:tcMar/>
          </w:tcPr>
          <w:p w:rsidRPr="008A4540" w:rsidR="00661191" w:rsidP="007A506E" w:rsidRDefault="00661191" w14:paraId="74EE89CC" w14:textId="77777777">
            <w:pPr>
              <w:rPr>
                <w:rFonts w:ascii="Arial Narrow" w:hAnsi="Arial Narrow"/>
                <w:sz w:val="20"/>
                <w:szCs w:val="20"/>
              </w:rPr>
            </w:pPr>
          </w:p>
        </w:tc>
        <w:tc>
          <w:tcPr>
            <w:tcW w:w="6172" w:type="dxa"/>
            <w:tcMar/>
          </w:tcPr>
          <w:p w:rsidRPr="008A4540" w:rsidR="00661191" w:rsidP="0068253B" w:rsidRDefault="00661191" w14:paraId="135AC5FD" w14:textId="69B94777">
            <w:pPr>
              <w:jc w:val="both"/>
              <w:rPr>
                <w:rFonts w:ascii="Arial Narrow" w:hAnsi="Arial Narrow" w:cs="Arial"/>
                <w:sz w:val="20"/>
                <w:szCs w:val="20"/>
              </w:rPr>
            </w:pPr>
            <w:r w:rsidRPr="008A4540">
              <w:rPr>
                <w:rFonts w:ascii="Arial Narrow" w:hAnsi="Arial Narrow" w:cs="Arial"/>
                <w:sz w:val="20"/>
                <w:szCs w:val="20"/>
              </w:rPr>
              <w:t>Lo comete el que maliciosamente castrare a otro.</w:t>
            </w:r>
          </w:p>
        </w:tc>
      </w:tr>
      <w:tr w:rsidRPr="008A4540" w:rsidR="00661191" w:rsidTr="5FFAE9BA" w14:paraId="65026E8E" w14:textId="77777777">
        <w:trPr>
          <w:trHeight w:val="74"/>
        </w:trPr>
        <w:tc>
          <w:tcPr>
            <w:tcW w:w="3150" w:type="dxa"/>
            <w:tcMar/>
          </w:tcPr>
          <w:p w:rsidRPr="008A4540" w:rsidR="00661191" w:rsidP="007A506E" w:rsidRDefault="00661191" w14:paraId="2FCA65EA" w14:textId="77777777">
            <w:pPr>
              <w:rPr>
                <w:rFonts w:ascii="Arial Narrow" w:hAnsi="Arial Narrow"/>
                <w:sz w:val="20"/>
                <w:szCs w:val="20"/>
              </w:rPr>
            </w:pPr>
          </w:p>
        </w:tc>
        <w:tc>
          <w:tcPr>
            <w:tcW w:w="6172" w:type="dxa"/>
            <w:tcMar/>
          </w:tcPr>
          <w:p w:rsidRPr="008A4540" w:rsidR="00661191" w:rsidP="007A506E" w:rsidRDefault="00661191" w14:paraId="02B4969B" w14:textId="77777777">
            <w:pPr>
              <w:jc w:val="both"/>
              <w:rPr>
                <w:rFonts w:ascii="Arial Narrow" w:hAnsi="Arial Narrow" w:cs="Arial"/>
                <w:sz w:val="20"/>
                <w:szCs w:val="20"/>
              </w:rPr>
            </w:pPr>
            <w:r w:rsidRPr="008A4540">
              <w:rPr>
                <w:rFonts w:ascii="Arial Narrow" w:hAnsi="Arial Narrow" w:cs="Arial"/>
                <w:sz w:val="20"/>
                <w:szCs w:val="20"/>
              </w:rPr>
              <w:t>ART. 396</w:t>
            </w:r>
          </w:p>
        </w:tc>
      </w:tr>
      <w:tr w:rsidRPr="008A4540" w:rsidR="00661191" w:rsidTr="5FFAE9BA" w14:paraId="79FC49E1" w14:textId="77777777">
        <w:trPr>
          <w:trHeight w:val="74"/>
        </w:trPr>
        <w:tc>
          <w:tcPr>
            <w:tcW w:w="3150" w:type="dxa"/>
            <w:tcMar/>
          </w:tcPr>
          <w:p w:rsidRPr="008A4540" w:rsidR="00661191" w:rsidP="007A506E" w:rsidRDefault="00661191" w14:paraId="29582AE9" w14:textId="77777777">
            <w:pPr>
              <w:rPr>
                <w:rFonts w:ascii="Arial Narrow" w:hAnsi="Arial Narrow"/>
                <w:sz w:val="20"/>
                <w:szCs w:val="20"/>
              </w:rPr>
            </w:pPr>
          </w:p>
        </w:tc>
        <w:tc>
          <w:tcPr>
            <w:tcW w:w="6172" w:type="dxa"/>
            <w:tcMar/>
          </w:tcPr>
          <w:p w:rsidRPr="008A4540" w:rsidR="00661191" w:rsidP="0068253B" w:rsidRDefault="00661191" w14:paraId="73936E53" w14:textId="03F78C95">
            <w:pPr>
              <w:jc w:val="both"/>
              <w:rPr>
                <w:rFonts w:ascii="Arial Narrow" w:hAnsi="Arial Narrow" w:cs="Arial"/>
                <w:sz w:val="20"/>
                <w:szCs w:val="20"/>
              </w:rPr>
            </w:pPr>
            <w:r w:rsidRPr="008A4540">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Pr="008A4540" w:rsidR="00661191" w:rsidTr="5FFAE9BA" w14:paraId="2C069D6F" w14:textId="77777777">
        <w:trPr>
          <w:trHeight w:val="74"/>
        </w:trPr>
        <w:tc>
          <w:tcPr>
            <w:tcW w:w="3150" w:type="dxa"/>
            <w:tcMar/>
          </w:tcPr>
          <w:p w:rsidRPr="008A4540" w:rsidR="00661191" w:rsidP="007A506E" w:rsidRDefault="00661191" w14:paraId="64D81008" w14:textId="77777777">
            <w:pPr>
              <w:rPr>
                <w:rFonts w:ascii="Arial Narrow" w:hAnsi="Arial Narrow"/>
                <w:sz w:val="20"/>
                <w:szCs w:val="20"/>
              </w:rPr>
            </w:pPr>
          </w:p>
        </w:tc>
        <w:tc>
          <w:tcPr>
            <w:tcW w:w="6172" w:type="dxa"/>
            <w:tcMar/>
          </w:tcPr>
          <w:p w:rsidRPr="008A4540" w:rsidR="00661191" w:rsidP="0068253B" w:rsidRDefault="00661191" w14:paraId="4FEC019C" w14:textId="77777777">
            <w:pPr>
              <w:jc w:val="both"/>
              <w:rPr>
                <w:rFonts w:ascii="Arial Narrow" w:hAnsi="Arial Narrow" w:cs="Arial"/>
                <w:sz w:val="20"/>
                <w:szCs w:val="20"/>
              </w:rPr>
            </w:pPr>
          </w:p>
        </w:tc>
      </w:tr>
      <w:tr w:rsidRPr="008A4540" w:rsidR="00661191" w:rsidTr="5FFAE9BA" w14:paraId="12159017" w14:textId="77777777">
        <w:trPr>
          <w:trHeight w:val="74"/>
        </w:trPr>
        <w:tc>
          <w:tcPr>
            <w:tcW w:w="3150" w:type="dxa"/>
            <w:tcMar/>
          </w:tcPr>
          <w:p w:rsidRPr="008A4540" w:rsidR="00661191" w:rsidP="007A506E" w:rsidRDefault="00661191" w14:paraId="5EAB33F3" w14:textId="77777777">
            <w:pPr>
              <w:rPr>
                <w:rFonts w:ascii="Arial Narrow" w:hAnsi="Arial Narrow" w:cs="Arial"/>
                <w:b/>
                <w:bCs/>
                <w:sz w:val="20"/>
                <w:szCs w:val="20"/>
              </w:rPr>
            </w:pPr>
            <w:r w:rsidRPr="008A4540">
              <w:rPr>
                <w:rFonts w:ascii="Arial Narrow" w:hAnsi="Arial Narrow" w:cs="Arial"/>
                <w:b/>
                <w:bCs/>
                <w:sz w:val="20"/>
                <w:szCs w:val="20"/>
              </w:rPr>
              <w:t>720</w:t>
            </w:r>
          </w:p>
        </w:tc>
        <w:tc>
          <w:tcPr>
            <w:tcW w:w="6172" w:type="dxa"/>
            <w:tcMar/>
          </w:tcPr>
          <w:p w:rsidRPr="008A4540" w:rsidR="00661191" w:rsidP="007A506E" w:rsidRDefault="00661191" w14:paraId="68F4CAD1" w14:textId="7A0230FA">
            <w:pPr>
              <w:jc w:val="both"/>
              <w:rPr>
                <w:rFonts w:ascii="Arial Narrow" w:hAnsi="Arial Narrow" w:cs="Arial"/>
                <w:b/>
                <w:bCs/>
                <w:sz w:val="20"/>
                <w:szCs w:val="20"/>
              </w:rPr>
            </w:pPr>
            <w:r w:rsidRPr="008A4540">
              <w:rPr>
                <w:rFonts w:ascii="Arial Narrow" w:hAnsi="Arial Narrow" w:cs="Arial"/>
                <w:b/>
                <w:bCs/>
                <w:sz w:val="20"/>
                <w:szCs w:val="20"/>
              </w:rPr>
              <w:t>FEMICIDIO ÍNTIMO.</w:t>
            </w:r>
          </w:p>
        </w:tc>
      </w:tr>
      <w:tr w:rsidRPr="008A4540" w:rsidR="00661191" w:rsidTr="5FFAE9BA" w14:paraId="7623D6B6" w14:textId="77777777">
        <w:trPr>
          <w:trHeight w:val="74"/>
        </w:trPr>
        <w:tc>
          <w:tcPr>
            <w:tcW w:w="3150" w:type="dxa"/>
            <w:tcMar/>
          </w:tcPr>
          <w:p w:rsidRPr="008A4540" w:rsidR="00661191" w:rsidP="007A506E" w:rsidRDefault="00661191" w14:paraId="604585DD" w14:textId="77777777">
            <w:pPr>
              <w:rPr>
                <w:rFonts w:ascii="Arial Narrow" w:hAnsi="Arial Narrow"/>
                <w:sz w:val="20"/>
                <w:szCs w:val="20"/>
              </w:rPr>
            </w:pPr>
          </w:p>
        </w:tc>
        <w:tc>
          <w:tcPr>
            <w:tcW w:w="6172" w:type="dxa"/>
            <w:tcMar/>
          </w:tcPr>
          <w:p w:rsidRPr="008A4540" w:rsidR="00661191" w:rsidP="007A506E" w:rsidRDefault="00661191" w14:paraId="662D625F" w14:textId="50414382">
            <w:pPr>
              <w:jc w:val="both"/>
              <w:rPr>
                <w:rFonts w:ascii="Arial Narrow" w:hAnsi="Arial Narrow" w:cs="Arial"/>
                <w:sz w:val="20"/>
                <w:szCs w:val="20"/>
              </w:rPr>
            </w:pPr>
            <w:r w:rsidRPr="008A4540">
              <w:rPr>
                <w:rFonts w:ascii="Arial Narrow" w:hAnsi="Arial Narrow" w:cs="Arial"/>
                <w:sz w:val="20"/>
                <w:szCs w:val="20"/>
              </w:rPr>
              <w:t xml:space="preserve">ART 390 </w:t>
            </w:r>
            <w:r w:rsidRPr="008A4540" w:rsidR="00A55134">
              <w:rPr>
                <w:rFonts w:ascii="Arial Narrow" w:hAnsi="Arial Narrow" w:cs="Arial"/>
                <w:sz w:val="20"/>
                <w:szCs w:val="20"/>
              </w:rPr>
              <w:t>BIS</w:t>
            </w:r>
          </w:p>
        </w:tc>
      </w:tr>
      <w:tr w:rsidRPr="008A4540" w:rsidR="00661191" w:rsidTr="5FFAE9BA" w14:paraId="35E70EE2" w14:textId="77777777">
        <w:trPr>
          <w:trHeight w:val="74"/>
        </w:trPr>
        <w:tc>
          <w:tcPr>
            <w:tcW w:w="3150" w:type="dxa"/>
            <w:tcMar/>
          </w:tcPr>
          <w:p w:rsidRPr="008A4540" w:rsidR="00661191" w:rsidP="007A506E" w:rsidRDefault="00661191" w14:paraId="57F0FC27" w14:textId="77777777">
            <w:pPr>
              <w:rPr>
                <w:rFonts w:ascii="Arial Narrow" w:hAnsi="Arial Narrow"/>
                <w:sz w:val="20"/>
                <w:szCs w:val="20"/>
              </w:rPr>
            </w:pPr>
          </w:p>
        </w:tc>
        <w:tc>
          <w:tcPr>
            <w:tcW w:w="6172" w:type="dxa"/>
            <w:tcMar/>
          </w:tcPr>
          <w:p w:rsidRPr="008A4540" w:rsidR="00661191" w:rsidP="0068253B" w:rsidRDefault="00661191" w14:paraId="317A24EB" w14:textId="14D2640C">
            <w:pPr>
              <w:jc w:val="both"/>
              <w:rPr>
                <w:rFonts w:ascii="Arial Narrow" w:hAnsi="Arial Narrow" w:cs="Arial"/>
                <w:sz w:val="20"/>
                <w:szCs w:val="20"/>
              </w:rPr>
            </w:pPr>
            <w:r w:rsidRPr="008A4540">
              <w:rPr>
                <w:rFonts w:ascii="Arial Narrow" w:hAnsi="Arial Narrow" w:cs="Arial"/>
                <w:sz w:val="20"/>
                <w:szCs w:val="20"/>
              </w:rPr>
              <w:t xml:space="preserve">Castiga al hombre que mate a una mujer que es o ha sido su cónyuge o conviviente, o con quien tiene o ha tenido un hijo en común o que mate a una mujer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tener o haber tenido con ella una relación de pareja de carácter sentimental o sexual sin convivencia.</w:t>
            </w:r>
          </w:p>
        </w:tc>
      </w:tr>
      <w:tr w:rsidRPr="008A4540" w:rsidR="00661191" w:rsidTr="5FFAE9BA" w14:paraId="340A5316" w14:textId="77777777">
        <w:trPr>
          <w:trHeight w:val="74"/>
        </w:trPr>
        <w:tc>
          <w:tcPr>
            <w:tcW w:w="3150" w:type="dxa"/>
            <w:tcMar/>
          </w:tcPr>
          <w:p w:rsidRPr="008A4540" w:rsidR="00661191" w:rsidP="007A506E" w:rsidRDefault="00661191" w14:paraId="7ABEA43D" w14:textId="77777777">
            <w:pPr>
              <w:rPr>
                <w:rFonts w:ascii="Arial Narrow" w:hAnsi="Arial Narrow"/>
                <w:sz w:val="20"/>
                <w:szCs w:val="20"/>
              </w:rPr>
            </w:pPr>
          </w:p>
        </w:tc>
        <w:tc>
          <w:tcPr>
            <w:tcW w:w="6172" w:type="dxa"/>
            <w:tcMar/>
          </w:tcPr>
          <w:p w:rsidRPr="008A4540" w:rsidR="00661191" w:rsidP="007A506E" w:rsidRDefault="00661191" w14:paraId="7EAFA999" w14:textId="77777777">
            <w:pPr>
              <w:jc w:val="both"/>
              <w:rPr>
                <w:rFonts w:ascii="Arial Narrow" w:hAnsi="Arial Narrow" w:cs="Arial"/>
                <w:sz w:val="20"/>
                <w:szCs w:val="20"/>
              </w:rPr>
            </w:pPr>
          </w:p>
        </w:tc>
      </w:tr>
      <w:tr w:rsidRPr="008A4540" w:rsidR="00661191" w:rsidTr="5FFAE9BA" w14:paraId="556FC94E" w14:textId="77777777">
        <w:trPr>
          <w:trHeight w:val="74"/>
        </w:trPr>
        <w:tc>
          <w:tcPr>
            <w:tcW w:w="3150" w:type="dxa"/>
            <w:tcMar/>
          </w:tcPr>
          <w:p w:rsidRPr="008A4540" w:rsidR="00661191" w:rsidP="007A506E" w:rsidRDefault="00661191" w14:paraId="7C32C0D3" w14:textId="77777777">
            <w:pPr>
              <w:rPr>
                <w:rFonts w:ascii="Arial Narrow" w:hAnsi="Arial Narrow"/>
                <w:sz w:val="20"/>
                <w:szCs w:val="20"/>
              </w:rPr>
            </w:pPr>
            <w:r w:rsidRPr="008A4540">
              <w:rPr>
                <w:rFonts w:ascii="Arial Narrow" w:hAnsi="Arial Narrow" w:cs="Arial"/>
                <w:b/>
                <w:bCs/>
                <w:sz w:val="20"/>
                <w:szCs w:val="20"/>
              </w:rPr>
              <w:t>721</w:t>
            </w:r>
          </w:p>
        </w:tc>
        <w:tc>
          <w:tcPr>
            <w:tcW w:w="6172" w:type="dxa"/>
            <w:tcMar/>
          </w:tcPr>
          <w:p w:rsidRPr="008A4540" w:rsidR="00661191" w:rsidP="009B79C7" w:rsidRDefault="00661191" w14:paraId="421C5EDB" w14:textId="1C8B6E2B">
            <w:pPr>
              <w:jc w:val="both"/>
              <w:rPr>
                <w:rFonts w:ascii="Arial Narrow" w:hAnsi="Arial Narrow" w:cs="Arial"/>
                <w:sz w:val="20"/>
                <w:szCs w:val="20"/>
              </w:rPr>
            </w:pPr>
            <w:r w:rsidRPr="008A4540">
              <w:rPr>
                <w:rFonts w:ascii="Arial Narrow" w:hAnsi="Arial Narrow" w:cs="Arial"/>
                <w:b/>
                <w:bCs/>
                <w:sz w:val="20"/>
                <w:szCs w:val="20"/>
              </w:rPr>
              <w:t>TRÁFICO DE MIGRANTES.</w:t>
            </w:r>
          </w:p>
        </w:tc>
      </w:tr>
      <w:tr w:rsidRPr="008A4540" w:rsidR="00661191" w:rsidTr="5FFAE9BA" w14:paraId="57D42CB1" w14:textId="77777777">
        <w:trPr>
          <w:trHeight w:val="74"/>
        </w:trPr>
        <w:tc>
          <w:tcPr>
            <w:tcW w:w="3150" w:type="dxa"/>
            <w:tcMar/>
          </w:tcPr>
          <w:p w:rsidRPr="008A4540" w:rsidR="00661191" w:rsidP="007A506E" w:rsidRDefault="00661191" w14:paraId="3C8A95B2" w14:textId="77777777">
            <w:pPr>
              <w:rPr>
                <w:rFonts w:ascii="Arial Narrow" w:hAnsi="Arial Narrow"/>
                <w:sz w:val="20"/>
                <w:szCs w:val="20"/>
              </w:rPr>
            </w:pPr>
          </w:p>
        </w:tc>
        <w:tc>
          <w:tcPr>
            <w:tcW w:w="6172" w:type="dxa"/>
            <w:tcMar/>
          </w:tcPr>
          <w:p w:rsidRPr="008A4540" w:rsidR="00661191" w:rsidP="007A506E" w:rsidRDefault="00661191" w14:paraId="2B9D97C5" w14:textId="77777777">
            <w:pPr>
              <w:jc w:val="both"/>
              <w:rPr>
                <w:rFonts w:ascii="Arial Narrow" w:hAnsi="Arial Narrow" w:cs="Arial"/>
                <w:sz w:val="20"/>
                <w:szCs w:val="20"/>
              </w:rPr>
            </w:pPr>
            <w:r w:rsidRPr="008A4540">
              <w:rPr>
                <w:rFonts w:ascii="Arial Narrow" w:hAnsi="Arial Narrow" w:cs="Arial"/>
                <w:sz w:val="20"/>
                <w:szCs w:val="20"/>
              </w:rPr>
              <w:t>ARTS.411 BIS INCISO 1, 2 Y 3</w:t>
            </w:r>
          </w:p>
        </w:tc>
      </w:tr>
      <w:tr w:rsidRPr="008A4540" w:rsidR="00661191" w:rsidTr="5FFAE9BA" w14:paraId="3C1DF815" w14:textId="77777777">
        <w:trPr>
          <w:trHeight w:val="74"/>
        </w:trPr>
        <w:tc>
          <w:tcPr>
            <w:tcW w:w="3150" w:type="dxa"/>
            <w:tcMar/>
          </w:tcPr>
          <w:p w:rsidRPr="008A4540" w:rsidR="00661191" w:rsidP="007A506E" w:rsidRDefault="00661191" w14:paraId="01C37120" w14:textId="77777777">
            <w:pPr>
              <w:rPr>
                <w:rFonts w:ascii="Arial Narrow" w:hAnsi="Arial Narrow"/>
                <w:sz w:val="20"/>
                <w:szCs w:val="20"/>
              </w:rPr>
            </w:pPr>
          </w:p>
        </w:tc>
        <w:tc>
          <w:tcPr>
            <w:tcW w:w="6172" w:type="dxa"/>
            <w:tcMar/>
          </w:tcPr>
          <w:p w:rsidRPr="008A4540" w:rsidR="00661191" w:rsidP="0068253B" w:rsidRDefault="00661191" w14:paraId="031E4A88" w14:textId="6654E717">
            <w:pPr>
              <w:jc w:val="both"/>
              <w:rPr>
                <w:rFonts w:ascii="Arial Narrow" w:hAnsi="Arial Narrow" w:cs="Arial"/>
                <w:sz w:val="20"/>
                <w:szCs w:val="20"/>
              </w:rPr>
            </w:pPr>
            <w:r w:rsidRPr="008A4540">
              <w:rPr>
                <w:rFonts w:ascii="Arial Narrow" w:hAnsi="Arial Narrow" w:cs="Arial"/>
                <w:sz w:val="20"/>
                <w:szCs w:val="20"/>
              </w:rPr>
              <w:t>El que con ánimo de lucro facilite o promueva la entrada ilegal al país de una persona que no sea nacional o residente.</w:t>
            </w:r>
          </w:p>
        </w:tc>
      </w:tr>
      <w:tr w:rsidRPr="008A4540" w:rsidR="00661191" w:rsidTr="5FFAE9BA" w14:paraId="65926513" w14:textId="77777777">
        <w:trPr>
          <w:trHeight w:val="74"/>
        </w:trPr>
        <w:tc>
          <w:tcPr>
            <w:tcW w:w="3150" w:type="dxa"/>
            <w:tcMar/>
          </w:tcPr>
          <w:p w:rsidRPr="008A4540" w:rsidR="00661191" w:rsidP="007A506E" w:rsidRDefault="00661191" w14:paraId="0C5312E5" w14:textId="77777777">
            <w:pPr>
              <w:rPr>
                <w:rFonts w:ascii="Arial Narrow" w:hAnsi="Arial Narrow"/>
                <w:sz w:val="20"/>
                <w:szCs w:val="20"/>
              </w:rPr>
            </w:pPr>
          </w:p>
        </w:tc>
        <w:tc>
          <w:tcPr>
            <w:tcW w:w="6172" w:type="dxa"/>
            <w:tcMar/>
          </w:tcPr>
          <w:p w:rsidRPr="008A4540" w:rsidR="00661191" w:rsidP="0068253B" w:rsidRDefault="00661191" w14:paraId="6A08903D" w14:textId="77777777">
            <w:pPr>
              <w:jc w:val="both"/>
              <w:rPr>
                <w:rFonts w:ascii="Arial Narrow" w:hAnsi="Arial Narrow" w:cs="Arial"/>
                <w:sz w:val="20"/>
                <w:szCs w:val="20"/>
              </w:rPr>
            </w:pPr>
          </w:p>
        </w:tc>
      </w:tr>
      <w:tr w:rsidRPr="008A4540" w:rsidR="00661191" w:rsidTr="5FFAE9BA" w14:paraId="3821198E" w14:textId="77777777">
        <w:trPr>
          <w:trHeight w:val="74"/>
        </w:trPr>
        <w:tc>
          <w:tcPr>
            <w:tcW w:w="3150" w:type="dxa"/>
            <w:tcMar/>
          </w:tcPr>
          <w:p w:rsidRPr="008A4540" w:rsidR="00661191" w:rsidP="007A506E" w:rsidRDefault="00661191" w14:paraId="64C30BB4" w14:textId="77777777">
            <w:pPr>
              <w:rPr>
                <w:rFonts w:ascii="Arial Narrow" w:hAnsi="Arial Narrow" w:cs="Arial"/>
                <w:b/>
                <w:bCs/>
                <w:sz w:val="20"/>
                <w:szCs w:val="20"/>
              </w:rPr>
            </w:pPr>
            <w:r w:rsidRPr="008A4540">
              <w:rPr>
                <w:rFonts w:ascii="Arial Narrow" w:hAnsi="Arial Narrow" w:cs="Arial"/>
                <w:b/>
                <w:bCs/>
                <w:sz w:val="20"/>
                <w:szCs w:val="20"/>
              </w:rPr>
              <w:t>722</w:t>
            </w:r>
          </w:p>
        </w:tc>
        <w:tc>
          <w:tcPr>
            <w:tcW w:w="6172" w:type="dxa"/>
            <w:tcMar/>
          </w:tcPr>
          <w:p w:rsidRPr="008A4540" w:rsidR="00661191" w:rsidP="007A506E" w:rsidRDefault="00661191" w14:paraId="29A4F393" w14:textId="77777777">
            <w:pPr>
              <w:jc w:val="both"/>
              <w:rPr>
                <w:rFonts w:ascii="Arial Narrow" w:hAnsi="Arial Narrow" w:cs="Arial"/>
                <w:b/>
                <w:bCs/>
                <w:sz w:val="20"/>
                <w:szCs w:val="20"/>
              </w:rPr>
            </w:pPr>
            <w:r w:rsidRPr="008A4540">
              <w:rPr>
                <w:rFonts w:ascii="Arial Narrow" w:hAnsi="Arial Narrow" w:cs="Arial"/>
                <w:b/>
                <w:bCs/>
                <w:sz w:val="20"/>
                <w:szCs w:val="20"/>
              </w:rPr>
              <w:t>TRÁFICO DE MIGRANTES COMETIDOS POR FUNCIONARIO PÚBLICO.</w:t>
            </w:r>
          </w:p>
        </w:tc>
      </w:tr>
      <w:tr w:rsidRPr="008A4540" w:rsidR="00661191" w:rsidTr="5FFAE9BA" w14:paraId="62F00D11" w14:textId="77777777">
        <w:trPr>
          <w:trHeight w:val="74"/>
        </w:trPr>
        <w:tc>
          <w:tcPr>
            <w:tcW w:w="3150" w:type="dxa"/>
            <w:tcMar/>
          </w:tcPr>
          <w:p w:rsidRPr="008A4540" w:rsidR="00661191" w:rsidP="007A506E" w:rsidRDefault="00661191" w14:paraId="68DE3D8A" w14:textId="77777777">
            <w:pPr>
              <w:rPr>
                <w:rFonts w:ascii="Arial Narrow" w:hAnsi="Arial Narrow"/>
                <w:sz w:val="20"/>
                <w:szCs w:val="20"/>
              </w:rPr>
            </w:pPr>
          </w:p>
        </w:tc>
        <w:tc>
          <w:tcPr>
            <w:tcW w:w="6172" w:type="dxa"/>
            <w:tcMar/>
          </w:tcPr>
          <w:p w:rsidRPr="008A4540" w:rsidR="00661191" w:rsidP="007A506E" w:rsidRDefault="00661191" w14:paraId="30EBD8FC" w14:textId="77777777">
            <w:pPr>
              <w:jc w:val="both"/>
              <w:rPr>
                <w:rFonts w:ascii="Arial Narrow" w:hAnsi="Arial Narrow" w:cs="Arial"/>
                <w:sz w:val="20"/>
                <w:szCs w:val="20"/>
              </w:rPr>
            </w:pPr>
            <w:r w:rsidRPr="008A4540">
              <w:rPr>
                <w:rFonts w:ascii="Arial Narrow" w:hAnsi="Arial Narrow" w:cs="Arial"/>
                <w:sz w:val="20"/>
                <w:szCs w:val="20"/>
              </w:rPr>
              <w:t>ART.411 BIS INCISO FINAL</w:t>
            </w:r>
          </w:p>
        </w:tc>
      </w:tr>
      <w:tr w:rsidRPr="008A4540" w:rsidR="00661191" w:rsidTr="5FFAE9BA" w14:paraId="45133790" w14:textId="77777777">
        <w:trPr>
          <w:trHeight w:val="74"/>
        </w:trPr>
        <w:tc>
          <w:tcPr>
            <w:tcW w:w="3150" w:type="dxa"/>
            <w:tcMar/>
          </w:tcPr>
          <w:p w:rsidRPr="008A4540" w:rsidR="00661191" w:rsidP="007A506E" w:rsidRDefault="00661191" w14:paraId="2E3236FE" w14:textId="77777777">
            <w:pPr>
              <w:rPr>
                <w:rFonts w:ascii="Arial Narrow" w:hAnsi="Arial Narrow"/>
                <w:sz w:val="20"/>
                <w:szCs w:val="20"/>
              </w:rPr>
            </w:pPr>
          </w:p>
        </w:tc>
        <w:tc>
          <w:tcPr>
            <w:tcW w:w="6172" w:type="dxa"/>
            <w:tcMar/>
          </w:tcPr>
          <w:p w:rsidRPr="008A4540" w:rsidR="00661191" w:rsidP="0068253B" w:rsidRDefault="00661191" w14:paraId="2C153807" w14:textId="3C3C7FD7">
            <w:pPr>
              <w:jc w:val="both"/>
              <w:rPr>
                <w:rFonts w:ascii="Arial Narrow" w:hAnsi="Arial Narrow" w:cs="Arial"/>
                <w:sz w:val="20"/>
                <w:szCs w:val="20"/>
              </w:rPr>
            </w:pPr>
            <w:r w:rsidRPr="008A4540">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Pr="008A4540" w:rsidR="00693DA6" w:rsidTr="5FFAE9BA" w14:paraId="44858B1F" w14:textId="77777777">
        <w:trPr>
          <w:trHeight w:val="74"/>
        </w:trPr>
        <w:tc>
          <w:tcPr>
            <w:tcW w:w="3150" w:type="dxa"/>
            <w:tcMar/>
          </w:tcPr>
          <w:p w:rsidRPr="008A4540" w:rsidR="00693DA6" w:rsidP="007A506E" w:rsidRDefault="00693DA6" w14:paraId="543723F4" w14:textId="77777777">
            <w:pPr>
              <w:rPr>
                <w:rFonts w:ascii="Arial Narrow" w:hAnsi="Arial Narrow" w:cs="Arial"/>
                <w:b/>
                <w:bCs/>
                <w:sz w:val="20"/>
                <w:szCs w:val="20"/>
              </w:rPr>
            </w:pPr>
          </w:p>
        </w:tc>
        <w:tc>
          <w:tcPr>
            <w:tcW w:w="6172" w:type="dxa"/>
            <w:tcMar/>
          </w:tcPr>
          <w:p w:rsidRPr="008A4540" w:rsidR="00693DA6" w:rsidP="007A506E" w:rsidRDefault="00693DA6" w14:paraId="626B2C0B" w14:textId="77777777">
            <w:pPr>
              <w:jc w:val="both"/>
              <w:rPr>
                <w:rFonts w:ascii="Arial Narrow" w:hAnsi="Arial Narrow" w:cs="Arial"/>
                <w:b/>
                <w:bCs/>
                <w:sz w:val="20"/>
                <w:szCs w:val="20"/>
              </w:rPr>
            </w:pPr>
          </w:p>
        </w:tc>
      </w:tr>
      <w:tr w:rsidRPr="008A4540" w:rsidR="00661191" w:rsidTr="5FFAE9BA" w14:paraId="0EEF8111" w14:textId="77777777">
        <w:trPr>
          <w:trHeight w:val="74"/>
        </w:trPr>
        <w:tc>
          <w:tcPr>
            <w:tcW w:w="3150" w:type="dxa"/>
            <w:tcMar/>
          </w:tcPr>
          <w:p w:rsidRPr="008A4540" w:rsidR="00661191" w:rsidP="007A506E" w:rsidRDefault="00661191" w14:paraId="0D47730C" w14:textId="77777777">
            <w:pPr>
              <w:rPr>
                <w:rFonts w:ascii="Arial Narrow" w:hAnsi="Arial Narrow"/>
                <w:sz w:val="20"/>
                <w:szCs w:val="20"/>
              </w:rPr>
            </w:pPr>
            <w:r w:rsidRPr="008A4540">
              <w:rPr>
                <w:rFonts w:ascii="Arial Narrow" w:hAnsi="Arial Narrow" w:cs="Arial"/>
                <w:b/>
                <w:bCs/>
                <w:sz w:val="20"/>
                <w:szCs w:val="20"/>
              </w:rPr>
              <w:t>723</w:t>
            </w:r>
          </w:p>
        </w:tc>
        <w:tc>
          <w:tcPr>
            <w:tcW w:w="6172" w:type="dxa"/>
            <w:tcMar/>
          </w:tcPr>
          <w:p w:rsidRPr="008A4540" w:rsidR="00661191" w:rsidP="007A506E" w:rsidRDefault="00661191" w14:paraId="09153DC6" w14:textId="77777777">
            <w:pPr>
              <w:jc w:val="both"/>
              <w:rPr>
                <w:rFonts w:ascii="Arial Narrow" w:hAnsi="Arial Narrow" w:cs="Arial"/>
                <w:sz w:val="20"/>
                <w:szCs w:val="20"/>
              </w:rPr>
            </w:pPr>
            <w:r w:rsidRPr="008A4540">
              <w:rPr>
                <w:rFonts w:ascii="Arial Narrow" w:hAnsi="Arial Narrow" w:cs="Arial"/>
                <w:b/>
                <w:bCs/>
                <w:sz w:val="20"/>
                <w:szCs w:val="20"/>
              </w:rPr>
              <w:t>TRATA DE PERSONAS PARA LA EXPLOTACIÓN SEXUAL.</w:t>
            </w:r>
          </w:p>
        </w:tc>
      </w:tr>
      <w:tr w:rsidRPr="008A4540" w:rsidR="00661191" w:rsidTr="5FFAE9BA" w14:paraId="4DED71C3" w14:textId="77777777">
        <w:trPr>
          <w:trHeight w:val="74"/>
        </w:trPr>
        <w:tc>
          <w:tcPr>
            <w:tcW w:w="3150" w:type="dxa"/>
            <w:tcMar/>
          </w:tcPr>
          <w:p w:rsidRPr="008A4540" w:rsidR="00661191" w:rsidP="007A506E" w:rsidRDefault="00661191" w14:paraId="15371C21" w14:textId="77777777">
            <w:pPr>
              <w:rPr>
                <w:rFonts w:ascii="Arial Narrow" w:hAnsi="Arial Narrow"/>
                <w:sz w:val="20"/>
                <w:szCs w:val="20"/>
              </w:rPr>
            </w:pPr>
          </w:p>
        </w:tc>
        <w:tc>
          <w:tcPr>
            <w:tcW w:w="6172" w:type="dxa"/>
            <w:tcMar/>
          </w:tcPr>
          <w:p w:rsidRPr="008A4540" w:rsidR="00661191" w:rsidP="007A506E" w:rsidRDefault="00661191" w14:paraId="7E3EE53E" w14:textId="77777777">
            <w:pPr>
              <w:jc w:val="both"/>
              <w:rPr>
                <w:rFonts w:ascii="Arial Narrow" w:hAnsi="Arial Narrow" w:cs="Arial"/>
                <w:sz w:val="20"/>
                <w:szCs w:val="20"/>
              </w:rPr>
            </w:pPr>
            <w:r w:rsidRPr="008A4540">
              <w:rPr>
                <w:rFonts w:ascii="Arial Narrow" w:hAnsi="Arial Narrow" w:cs="Arial"/>
                <w:sz w:val="20"/>
                <w:szCs w:val="20"/>
              </w:rPr>
              <w:t>ART. 411 QUATER</w:t>
            </w:r>
          </w:p>
        </w:tc>
      </w:tr>
      <w:tr w:rsidRPr="008A4540" w:rsidR="00661191" w:rsidTr="5FFAE9BA" w14:paraId="2BA10FD9" w14:textId="77777777">
        <w:trPr>
          <w:trHeight w:val="74"/>
        </w:trPr>
        <w:tc>
          <w:tcPr>
            <w:tcW w:w="3150" w:type="dxa"/>
            <w:tcMar/>
          </w:tcPr>
          <w:p w:rsidRPr="008A4540" w:rsidR="00661191" w:rsidP="007A506E" w:rsidRDefault="00661191" w14:paraId="29321198" w14:textId="77777777">
            <w:pPr>
              <w:rPr>
                <w:rFonts w:ascii="Arial Narrow" w:hAnsi="Arial Narrow"/>
                <w:sz w:val="20"/>
                <w:szCs w:val="20"/>
              </w:rPr>
            </w:pPr>
          </w:p>
        </w:tc>
        <w:tc>
          <w:tcPr>
            <w:tcW w:w="6172" w:type="dxa"/>
            <w:tcMar/>
          </w:tcPr>
          <w:p w:rsidRPr="008A4540" w:rsidR="00661191" w:rsidP="0068253B" w:rsidRDefault="00661191" w14:paraId="2546E3E2" w14:textId="23DE9FCC">
            <w:pPr>
              <w:jc w:val="both"/>
              <w:rPr>
                <w:rFonts w:ascii="Arial Narrow" w:hAnsi="Arial Narrow" w:cs="Arial"/>
                <w:sz w:val="20"/>
                <w:szCs w:val="20"/>
              </w:rPr>
            </w:pPr>
            <w:r w:rsidRPr="008A4540">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Pr="008A4540" w:rsidR="00661191" w:rsidTr="5FFAE9BA" w14:paraId="487298B2" w14:textId="77777777">
        <w:trPr>
          <w:trHeight w:val="74"/>
        </w:trPr>
        <w:tc>
          <w:tcPr>
            <w:tcW w:w="3150" w:type="dxa"/>
            <w:tcMar/>
          </w:tcPr>
          <w:p w:rsidRPr="008A4540" w:rsidR="00661191" w:rsidP="007A506E" w:rsidRDefault="00661191" w14:paraId="62C2AEEE" w14:textId="77777777">
            <w:pPr>
              <w:rPr>
                <w:rFonts w:ascii="Arial Narrow" w:hAnsi="Arial Narrow"/>
                <w:sz w:val="20"/>
                <w:szCs w:val="20"/>
              </w:rPr>
            </w:pPr>
          </w:p>
        </w:tc>
        <w:tc>
          <w:tcPr>
            <w:tcW w:w="6172" w:type="dxa"/>
            <w:tcMar/>
          </w:tcPr>
          <w:p w:rsidRPr="008A4540" w:rsidR="00661191" w:rsidP="0068253B" w:rsidRDefault="00661191" w14:paraId="61BDC670" w14:textId="77777777">
            <w:pPr>
              <w:jc w:val="both"/>
              <w:rPr>
                <w:rFonts w:ascii="Arial Narrow" w:hAnsi="Arial Narrow" w:cs="Arial"/>
                <w:sz w:val="20"/>
                <w:szCs w:val="20"/>
              </w:rPr>
            </w:pPr>
          </w:p>
        </w:tc>
      </w:tr>
      <w:tr w:rsidRPr="008A4540" w:rsidR="00661191" w:rsidTr="5FFAE9BA" w14:paraId="40EC6A29" w14:textId="77777777">
        <w:trPr>
          <w:trHeight w:val="74"/>
        </w:trPr>
        <w:tc>
          <w:tcPr>
            <w:tcW w:w="3150" w:type="dxa"/>
            <w:tcMar/>
          </w:tcPr>
          <w:p w:rsidRPr="008A4540" w:rsidR="00661191" w:rsidP="007A506E" w:rsidRDefault="00661191" w14:paraId="5CE9BAE4" w14:textId="77777777">
            <w:pPr>
              <w:rPr>
                <w:rFonts w:ascii="Arial Narrow" w:hAnsi="Arial Narrow" w:cs="Arial"/>
                <w:b/>
                <w:bCs/>
                <w:sz w:val="20"/>
                <w:szCs w:val="20"/>
              </w:rPr>
            </w:pPr>
            <w:r w:rsidRPr="008A4540">
              <w:rPr>
                <w:rFonts w:ascii="Arial Narrow" w:hAnsi="Arial Narrow" w:cs="Arial"/>
                <w:b/>
                <w:bCs/>
                <w:sz w:val="20"/>
                <w:szCs w:val="20"/>
              </w:rPr>
              <w:t>724</w:t>
            </w:r>
          </w:p>
        </w:tc>
        <w:tc>
          <w:tcPr>
            <w:tcW w:w="6172" w:type="dxa"/>
            <w:tcMar/>
          </w:tcPr>
          <w:p w:rsidRPr="008A4540" w:rsidR="00661191" w:rsidP="007A506E" w:rsidRDefault="00661191" w14:paraId="0DB3AC7A" w14:textId="77777777">
            <w:pPr>
              <w:jc w:val="both"/>
              <w:rPr>
                <w:rFonts w:ascii="Arial Narrow" w:hAnsi="Arial Narrow" w:cs="Arial"/>
                <w:b/>
                <w:bCs/>
                <w:sz w:val="20"/>
                <w:szCs w:val="20"/>
              </w:rPr>
            </w:pPr>
            <w:r w:rsidRPr="008A4540">
              <w:rPr>
                <w:rFonts w:ascii="Arial Narrow" w:hAnsi="Arial Narrow" w:cs="Arial"/>
                <w:b/>
                <w:bCs/>
                <w:sz w:val="20"/>
                <w:szCs w:val="20"/>
              </w:rPr>
              <w:t>TRATA DE PERSONAS MENORES DE 18 AÑOS.</w:t>
            </w:r>
          </w:p>
        </w:tc>
      </w:tr>
      <w:tr w:rsidRPr="008A4540" w:rsidR="00661191" w:rsidTr="5FFAE9BA" w14:paraId="4D45EDAE" w14:textId="77777777">
        <w:trPr>
          <w:trHeight w:val="74"/>
        </w:trPr>
        <w:tc>
          <w:tcPr>
            <w:tcW w:w="3150" w:type="dxa"/>
            <w:tcMar/>
          </w:tcPr>
          <w:p w:rsidRPr="008A4540" w:rsidR="00661191" w:rsidP="007A506E" w:rsidRDefault="00661191" w14:paraId="48B17651" w14:textId="77777777">
            <w:pPr>
              <w:rPr>
                <w:rFonts w:ascii="Arial Narrow" w:hAnsi="Arial Narrow"/>
                <w:sz w:val="20"/>
                <w:szCs w:val="20"/>
              </w:rPr>
            </w:pPr>
          </w:p>
        </w:tc>
        <w:tc>
          <w:tcPr>
            <w:tcW w:w="6172" w:type="dxa"/>
            <w:tcMar/>
          </w:tcPr>
          <w:p w:rsidRPr="008A4540" w:rsidR="00661191" w:rsidP="007A506E" w:rsidRDefault="00661191" w14:paraId="5B14EFF2" w14:textId="77777777">
            <w:pPr>
              <w:jc w:val="both"/>
              <w:rPr>
                <w:rFonts w:ascii="Arial Narrow" w:hAnsi="Arial Narrow" w:cs="Arial"/>
                <w:sz w:val="20"/>
                <w:szCs w:val="20"/>
              </w:rPr>
            </w:pPr>
            <w:r w:rsidRPr="008A4540">
              <w:rPr>
                <w:rFonts w:ascii="Arial Narrow" w:hAnsi="Arial Narrow" w:cs="Arial"/>
                <w:sz w:val="20"/>
                <w:szCs w:val="20"/>
              </w:rPr>
              <w:t>ART. 411 QUATER INC. 2°</w:t>
            </w:r>
          </w:p>
        </w:tc>
      </w:tr>
      <w:tr w:rsidRPr="008A4540" w:rsidR="00661191" w:rsidTr="5FFAE9BA" w14:paraId="5B290522" w14:textId="77777777">
        <w:trPr>
          <w:trHeight w:val="74"/>
        </w:trPr>
        <w:tc>
          <w:tcPr>
            <w:tcW w:w="3150" w:type="dxa"/>
            <w:tcMar/>
          </w:tcPr>
          <w:p w:rsidRPr="008A4540" w:rsidR="00661191" w:rsidP="007A506E" w:rsidRDefault="00661191" w14:paraId="0EBC1317" w14:textId="77777777">
            <w:pPr>
              <w:rPr>
                <w:rFonts w:ascii="Arial Narrow" w:hAnsi="Arial Narrow"/>
                <w:sz w:val="20"/>
                <w:szCs w:val="20"/>
              </w:rPr>
            </w:pPr>
          </w:p>
        </w:tc>
        <w:tc>
          <w:tcPr>
            <w:tcW w:w="6172" w:type="dxa"/>
            <w:tcMar/>
          </w:tcPr>
          <w:p w:rsidRPr="008A4540" w:rsidR="00661191" w:rsidP="0068253B" w:rsidRDefault="00661191" w14:paraId="707BDF0E" w14:textId="6F58AE9E">
            <w:pPr>
              <w:jc w:val="both"/>
              <w:rPr>
                <w:rFonts w:ascii="Arial Narrow" w:hAnsi="Arial Narrow" w:cs="Arial"/>
                <w:sz w:val="20"/>
                <w:szCs w:val="20"/>
              </w:rPr>
            </w:pPr>
            <w:r w:rsidRPr="008A4540">
              <w:rPr>
                <w:rFonts w:ascii="Arial Narrow" w:hAnsi="Arial Narrow" w:cs="Arial"/>
                <w:sz w:val="20"/>
                <w:szCs w:val="20"/>
              </w:rPr>
              <w:t>Victima fuere menor de edad, aun cuando no concurriere violencia, intimidación coacción, engaño abuso de poder. aprovechamiento de una situación de vulnerabilidad o de dependencia de la víctima.</w:t>
            </w:r>
          </w:p>
        </w:tc>
      </w:tr>
      <w:tr w:rsidRPr="008A4540" w:rsidR="00661191" w:rsidTr="5FFAE9BA" w14:paraId="6D0246AB" w14:textId="77777777">
        <w:trPr>
          <w:trHeight w:val="74"/>
        </w:trPr>
        <w:tc>
          <w:tcPr>
            <w:tcW w:w="3150" w:type="dxa"/>
            <w:tcMar/>
          </w:tcPr>
          <w:p w:rsidRPr="008A4540" w:rsidR="00661191" w:rsidP="007A506E" w:rsidRDefault="00661191" w14:paraId="2CE410E0" w14:textId="77777777">
            <w:pPr>
              <w:rPr>
                <w:rFonts w:ascii="Arial Narrow" w:hAnsi="Arial Narrow"/>
                <w:sz w:val="20"/>
                <w:szCs w:val="20"/>
              </w:rPr>
            </w:pPr>
          </w:p>
        </w:tc>
        <w:tc>
          <w:tcPr>
            <w:tcW w:w="6172" w:type="dxa"/>
            <w:tcMar/>
          </w:tcPr>
          <w:p w:rsidRPr="008A4540" w:rsidR="00661191" w:rsidP="0068253B" w:rsidRDefault="00661191" w14:paraId="44683692" w14:textId="77777777">
            <w:pPr>
              <w:jc w:val="both"/>
              <w:rPr>
                <w:rFonts w:ascii="Arial Narrow" w:hAnsi="Arial Narrow" w:cs="Arial"/>
                <w:sz w:val="20"/>
                <w:szCs w:val="20"/>
              </w:rPr>
            </w:pPr>
          </w:p>
        </w:tc>
      </w:tr>
      <w:tr w:rsidRPr="008A4540" w:rsidR="00661191" w:rsidTr="5FFAE9BA" w14:paraId="66829E2C" w14:textId="77777777">
        <w:trPr>
          <w:trHeight w:val="74"/>
        </w:trPr>
        <w:tc>
          <w:tcPr>
            <w:tcW w:w="3150" w:type="dxa"/>
            <w:tcMar/>
          </w:tcPr>
          <w:p w:rsidRPr="008A4540" w:rsidR="00661191" w:rsidP="007A506E" w:rsidRDefault="00661191" w14:paraId="4FB6DCAA" w14:textId="77777777">
            <w:pPr>
              <w:rPr>
                <w:rFonts w:ascii="Arial Narrow" w:hAnsi="Arial Narrow" w:cs="Arial"/>
                <w:b/>
                <w:bCs/>
                <w:sz w:val="20"/>
                <w:szCs w:val="20"/>
              </w:rPr>
            </w:pPr>
            <w:r w:rsidRPr="008A4540">
              <w:rPr>
                <w:rFonts w:ascii="Arial Narrow" w:hAnsi="Arial Narrow" w:cs="Arial"/>
                <w:b/>
                <w:bCs/>
                <w:sz w:val="20"/>
                <w:szCs w:val="20"/>
              </w:rPr>
              <w:t>725</w:t>
            </w:r>
          </w:p>
        </w:tc>
        <w:tc>
          <w:tcPr>
            <w:tcW w:w="6172" w:type="dxa"/>
            <w:tcMar/>
          </w:tcPr>
          <w:p w:rsidRPr="008A4540" w:rsidR="00661191" w:rsidP="007A506E" w:rsidRDefault="00661191" w14:paraId="353C5481" w14:textId="77777777">
            <w:pPr>
              <w:jc w:val="both"/>
              <w:rPr>
                <w:rFonts w:ascii="Arial Narrow" w:hAnsi="Arial Narrow" w:cs="Arial"/>
                <w:b/>
                <w:bCs/>
                <w:sz w:val="20"/>
                <w:szCs w:val="20"/>
              </w:rPr>
            </w:pPr>
            <w:r w:rsidRPr="008A4540">
              <w:rPr>
                <w:rFonts w:ascii="Arial Narrow" w:hAnsi="Arial Narrow" w:cs="Arial"/>
                <w:b/>
                <w:bCs/>
                <w:sz w:val="20"/>
                <w:szCs w:val="20"/>
              </w:rPr>
              <w:t xml:space="preserve">ASOCIACION ILÍCITA PARA EL TRÁFICO DE MIGRANTES Y /O TRATA DE PERSONAS.  </w:t>
            </w:r>
          </w:p>
        </w:tc>
      </w:tr>
      <w:tr w:rsidRPr="008A4540" w:rsidR="00661191" w:rsidTr="5FFAE9BA" w14:paraId="2505818F" w14:textId="77777777">
        <w:trPr>
          <w:trHeight w:val="74"/>
        </w:trPr>
        <w:tc>
          <w:tcPr>
            <w:tcW w:w="3150" w:type="dxa"/>
            <w:tcMar/>
          </w:tcPr>
          <w:p w:rsidRPr="008A4540" w:rsidR="00661191" w:rsidP="007A506E" w:rsidRDefault="00661191" w14:paraId="3BFAD880" w14:textId="77777777">
            <w:pPr>
              <w:rPr>
                <w:rFonts w:ascii="Arial Narrow" w:hAnsi="Arial Narrow"/>
                <w:sz w:val="20"/>
                <w:szCs w:val="20"/>
              </w:rPr>
            </w:pPr>
          </w:p>
        </w:tc>
        <w:tc>
          <w:tcPr>
            <w:tcW w:w="6172" w:type="dxa"/>
            <w:tcMar/>
          </w:tcPr>
          <w:p w:rsidRPr="008A4540" w:rsidR="00661191" w:rsidP="007A506E" w:rsidRDefault="00661191" w14:paraId="21506A2A" w14:textId="77777777">
            <w:pPr>
              <w:jc w:val="both"/>
              <w:rPr>
                <w:rFonts w:ascii="Arial Narrow" w:hAnsi="Arial Narrow" w:cs="Arial"/>
                <w:sz w:val="20"/>
                <w:szCs w:val="20"/>
              </w:rPr>
            </w:pPr>
            <w:r w:rsidRPr="008A4540">
              <w:rPr>
                <w:rFonts w:ascii="Arial Narrow" w:hAnsi="Arial Narrow" w:cs="Arial"/>
                <w:sz w:val="20"/>
                <w:szCs w:val="20"/>
              </w:rPr>
              <w:t>ART.411 QUINQUIES</w:t>
            </w:r>
          </w:p>
        </w:tc>
      </w:tr>
      <w:tr w:rsidRPr="008A4540" w:rsidR="00661191" w:rsidTr="5FFAE9BA" w14:paraId="6F074D50" w14:textId="77777777">
        <w:trPr>
          <w:trHeight w:val="74"/>
        </w:trPr>
        <w:tc>
          <w:tcPr>
            <w:tcW w:w="3150" w:type="dxa"/>
            <w:tcMar/>
          </w:tcPr>
          <w:p w:rsidRPr="008A4540" w:rsidR="00661191" w:rsidP="007A506E" w:rsidRDefault="00661191" w14:paraId="5F481C8B" w14:textId="77777777">
            <w:pPr>
              <w:rPr>
                <w:rFonts w:ascii="Arial Narrow" w:hAnsi="Arial Narrow"/>
                <w:sz w:val="20"/>
                <w:szCs w:val="20"/>
              </w:rPr>
            </w:pPr>
          </w:p>
        </w:tc>
        <w:tc>
          <w:tcPr>
            <w:tcW w:w="6172" w:type="dxa"/>
            <w:tcMar/>
          </w:tcPr>
          <w:p w:rsidRPr="008A4540" w:rsidR="00661191" w:rsidP="0068253B" w:rsidRDefault="00661191" w14:paraId="6B171180" w14:textId="0B5E00D7">
            <w:pPr>
              <w:jc w:val="both"/>
              <w:rPr>
                <w:rFonts w:ascii="Arial Narrow" w:hAnsi="Arial Narrow" w:cs="Arial"/>
                <w:sz w:val="20"/>
                <w:szCs w:val="20"/>
              </w:rPr>
            </w:pPr>
            <w:r w:rsidRPr="008A4540">
              <w:rPr>
                <w:rFonts w:ascii="Arial Narrow" w:hAnsi="Arial Narrow" w:cs="Arial"/>
                <w:sz w:val="20"/>
                <w:szCs w:val="20"/>
              </w:rPr>
              <w:t>Los que se asociaren u organizaren con el objeto de cometer tráfico de migrantes y /o trata de personas.</w:t>
            </w:r>
          </w:p>
        </w:tc>
      </w:tr>
      <w:tr w:rsidRPr="008A4540" w:rsidR="00661191" w:rsidTr="5FFAE9BA" w14:paraId="641AD7EC" w14:textId="77777777">
        <w:trPr>
          <w:trHeight w:val="74"/>
        </w:trPr>
        <w:tc>
          <w:tcPr>
            <w:tcW w:w="3150" w:type="dxa"/>
            <w:tcMar/>
          </w:tcPr>
          <w:p w:rsidRPr="008A4540" w:rsidR="00661191" w:rsidP="007A506E" w:rsidRDefault="00661191" w14:paraId="593B609D" w14:textId="77777777">
            <w:pPr>
              <w:rPr>
                <w:rFonts w:ascii="Arial Narrow" w:hAnsi="Arial Narrow"/>
                <w:sz w:val="20"/>
                <w:szCs w:val="20"/>
              </w:rPr>
            </w:pPr>
          </w:p>
        </w:tc>
        <w:tc>
          <w:tcPr>
            <w:tcW w:w="6172" w:type="dxa"/>
            <w:tcMar/>
          </w:tcPr>
          <w:p w:rsidRPr="008A4540" w:rsidR="00661191" w:rsidP="0068253B" w:rsidRDefault="00661191" w14:paraId="55F64751" w14:textId="77777777">
            <w:pPr>
              <w:jc w:val="both"/>
              <w:rPr>
                <w:rFonts w:ascii="Arial Narrow" w:hAnsi="Arial Narrow" w:cs="Arial"/>
                <w:sz w:val="20"/>
                <w:szCs w:val="20"/>
              </w:rPr>
            </w:pPr>
          </w:p>
        </w:tc>
      </w:tr>
      <w:tr w:rsidRPr="008A4540" w:rsidR="00661191" w:rsidTr="5FFAE9BA" w14:paraId="3B5FC8F2" w14:textId="77777777">
        <w:trPr>
          <w:trHeight w:val="74"/>
        </w:trPr>
        <w:tc>
          <w:tcPr>
            <w:tcW w:w="3150" w:type="dxa"/>
            <w:tcMar/>
          </w:tcPr>
          <w:p w:rsidRPr="008A4540" w:rsidR="00661191" w:rsidP="007A506E" w:rsidRDefault="00661191" w14:paraId="062DF2F9" w14:textId="77777777">
            <w:pPr>
              <w:rPr>
                <w:rFonts w:ascii="Arial Narrow" w:hAnsi="Arial Narrow" w:cs="Arial"/>
                <w:b/>
                <w:bCs/>
                <w:sz w:val="20"/>
                <w:szCs w:val="20"/>
              </w:rPr>
            </w:pPr>
            <w:r w:rsidRPr="008A4540">
              <w:rPr>
                <w:rFonts w:ascii="Arial Narrow" w:hAnsi="Arial Narrow" w:cs="Arial"/>
                <w:b/>
                <w:bCs/>
                <w:sz w:val="20"/>
                <w:szCs w:val="20"/>
              </w:rPr>
              <w:t>726</w:t>
            </w:r>
          </w:p>
        </w:tc>
        <w:tc>
          <w:tcPr>
            <w:tcW w:w="6172" w:type="dxa"/>
            <w:tcMar/>
          </w:tcPr>
          <w:p w:rsidRPr="008A4540" w:rsidR="00661191" w:rsidP="007A506E" w:rsidRDefault="00661191" w14:paraId="2BCEE624" w14:textId="77777777">
            <w:pPr>
              <w:jc w:val="both"/>
              <w:rPr>
                <w:rFonts w:ascii="Arial Narrow" w:hAnsi="Arial Narrow" w:cs="Arial"/>
                <w:b/>
                <w:bCs/>
                <w:sz w:val="20"/>
                <w:szCs w:val="20"/>
              </w:rPr>
            </w:pPr>
            <w:r w:rsidRPr="008A4540">
              <w:rPr>
                <w:rFonts w:ascii="Arial Narrow" w:hAnsi="Arial Narrow" w:cs="Arial"/>
                <w:b/>
                <w:bCs/>
                <w:sz w:val="20"/>
                <w:szCs w:val="20"/>
              </w:rPr>
              <w:t>PROMOVER O FACILITAR ENTRADA O SALIDA DE PERSONAS DEL PAÍS PARA PROSTITUCIÓN.</w:t>
            </w:r>
          </w:p>
        </w:tc>
      </w:tr>
      <w:tr w:rsidRPr="008A4540" w:rsidR="00661191" w:rsidTr="5FFAE9BA" w14:paraId="12083972" w14:textId="77777777">
        <w:trPr>
          <w:trHeight w:val="74"/>
        </w:trPr>
        <w:tc>
          <w:tcPr>
            <w:tcW w:w="3150" w:type="dxa"/>
            <w:tcMar/>
          </w:tcPr>
          <w:p w:rsidRPr="008A4540" w:rsidR="00661191" w:rsidP="007A506E" w:rsidRDefault="00661191" w14:paraId="64ACCBE5" w14:textId="77777777">
            <w:pPr>
              <w:rPr>
                <w:rFonts w:ascii="Arial Narrow" w:hAnsi="Arial Narrow"/>
                <w:sz w:val="20"/>
                <w:szCs w:val="20"/>
              </w:rPr>
            </w:pPr>
          </w:p>
        </w:tc>
        <w:tc>
          <w:tcPr>
            <w:tcW w:w="6172" w:type="dxa"/>
            <w:tcMar/>
          </w:tcPr>
          <w:p w:rsidRPr="008A4540" w:rsidR="00661191" w:rsidP="007A506E" w:rsidRDefault="00661191" w14:paraId="5417042E" w14:textId="77777777">
            <w:pPr>
              <w:jc w:val="both"/>
              <w:rPr>
                <w:rFonts w:ascii="Arial Narrow" w:hAnsi="Arial Narrow" w:cs="Arial"/>
                <w:sz w:val="20"/>
                <w:szCs w:val="20"/>
              </w:rPr>
            </w:pPr>
            <w:r w:rsidRPr="008A4540">
              <w:rPr>
                <w:rFonts w:ascii="Arial Narrow" w:hAnsi="Arial Narrow" w:cs="Arial"/>
                <w:sz w:val="20"/>
                <w:szCs w:val="20"/>
              </w:rPr>
              <w:t>ART.411 TER.</w:t>
            </w:r>
          </w:p>
        </w:tc>
      </w:tr>
      <w:tr w:rsidRPr="008A4540" w:rsidR="00661191" w:rsidTr="5FFAE9BA" w14:paraId="5749B4C2" w14:textId="77777777">
        <w:trPr>
          <w:trHeight w:val="74"/>
        </w:trPr>
        <w:tc>
          <w:tcPr>
            <w:tcW w:w="3150" w:type="dxa"/>
            <w:tcMar/>
          </w:tcPr>
          <w:p w:rsidRPr="008A4540" w:rsidR="00661191" w:rsidP="007A506E" w:rsidRDefault="00661191" w14:paraId="609090FF" w14:textId="77777777">
            <w:pPr>
              <w:rPr>
                <w:rFonts w:ascii="Arial Narrow" w:hAnsi="Arial Narrow"/>
                <w:sz w:val="20"/>
                <w:szCs w:val="20"/>
              </w:rPr>
            </w:pPr>
          </w:p>
        </w:tc>
        <w:tc>
          <w:tcPr>
            <w:tcW w:w="6172" w:type="dxa"/>
            <w:tcMar/>
          </w:tcPr>
          <w:p w:rsidRPr="008A4540" w:rsidR="00661191" w:rsidP="0068253B" w:rsidRDefault="00661191" w14:paraId="0D783303" w14:textId="74DA6F58">
            <w:pPr>
              <w:jc w:val="both"/>
              <w:rPr>
                <w:rFonts w:ascii="Arial Narrow" w:hAnsi="Arial Narrow" w:cs="Arial"/>
                <w:sz w:val="20"/>
                <w:szCs w:val="20"/>
              </w:rPr>
            </w:pPr>
            <w:r w:rsidRPr="008A4540">
              <w:rPr>
                <w:rFonts w:ascii="Arial Narrow" w:hAnsi="Arial Narrow" w:cs="Arial"/>
                <w:sz w:val="20"/>
                <w:szCs w:val="20"/>
              </w:rPr>
              <w:t>Promover o facilitar la entrada o salida del país de personas, para ejercer prostitución en territorio nacional o extranjero.</w:t>
            </w:r>
          </w:p>
        </w:tc>
      </w:tr>
      <w:tr w:rsidRPr="008A4540" w:rsidR="00661191" w:rsidTr="5FFAE9BA" w14:paraId="614BC176" w14:textId="77777777">
        <w:trPr>
          <w:trHeight w:val="74"/>
        </w:trPr>
        <w:tc>
          <w:tcPr>
            <w:tcW w:w="3150" w:type="dxa"/>
            <w:tcMar/>
          </w:tcPr>
          <w:p w:rsidRPr="008A4540" w:rsidR="00661191" w:rsidP="007A506E" w:rsidRDefault="00661191" w14:paraId="149ABE27" w14:textId="77777777">
            <w:pPr>
              <w:rPr>
                <w:rFonts w:ascii="Arial Narrow" w:hAnsi="Arial Narrow"/>
                <w:sz w:val="20"/>
                <w:szCs w:val="20"/>
              </w:rPr>
            </w:pPr>
          </w:p>
        </w:tc>
        <w:tc>
          <w:tcPr>
            <w:tcW w:w="6172" w:type="dxa"/>
            <w:tcMar/>
          </w:tcPr>
          <w:p w:rsidRPr="008A4540" w:rsidR="00661191" w:rsidP="0068253B" w:rsidRDefault="00661191" w14:paraId="0F7D9F0F" w14:textId="77777777">
            <w:pPr>
              <w:jc w:val="both"/>
              <w:rPr>
                <w:rFonts w:ascii="Arial Narrow" w:hAnsi="Arial Narrow" w:cs="Arial"/>
                <w:sz w:val="20"/>
                <w:szCs w:val="20"/>
              </w:rPr>
            </w:pPr>
          </w:p>
        </w:tc>
      </w:tr>
      <w:tr w:rsidRPr="008A4540" w:rsidR="00661191" w:rsidTr="5FFAE9BA" w14:paraId="3157FAE6" w14:textId="77777777">
        <w:trPr>
          <w:trHeight w:val="74"/>
        </w:trPr>
        <w:tc>
          <w:tcPr>
            <w:tcW w:w="3150" w:type="dxa"/>
            <w:tcMar/>
          </w:tcPr>
          <w:p w:rsidRPr="008A4540" w:rsidR="00661191" w:rsidP="007A506E" w:rsidRDefault="00661191" w14:paraId="41A858EF" w14:textId="77777777">
            <w:pPr>
              <w:rPr>
                <w:rFonts w:ascii="Arial Narrow" w:hAnsi="Arial Narrow" w:cs="Arial"/>
                <w:b/>
                <w:bCs/>
                <w:sz w:val="20"/>
                <w:szCs w:val="20"/>
              </w:rPr>
            </w:pPr>
            <w:r w:rsidRPr="008A4540">
              <w:rPr>
                <w:rFonts w:ascii="Arial Narrow" w:hAnsi="Arial Narrow" w:cs="Arial"/>
                <w:b/>
                <w:bCs/>
                <w:sz w:val="20"/>
                <w:szCs w:val="20"/>
              </w:rPr>
              <w:t>727</w:t>
            </w:r>
          </w:p>
        </w:tc>
        <w:tc>
          <w:tcPr>
            <w:tcW w:w="6172" w:type="dxa"/>
            <w:tcMar/>
          </w:tcPr>
          <w:p w:rsidRPr="008A4540" w:rsidR="00661191" w:rsidP="007A506E" w:rsidRDefault="00661191" w14:paraId="72689639" w14:textId="4A951E60">
            <w:pPr>
              <w:jc w:val="both"/>
              <w:rPr>
                <w:rFonts w:ascii="Arial Narrow" w:hAnsi="Arial Narrow" w:cs="Arial"/>
                <w:b/>
                <w:bCs/>
                <w:sz w:val="20"/>
                <w:szCs w:val="20"/>
              </w:rPr>
            </w:pPr>
            <w:r w:rsidRPr="008A4540">
              <w:rPr>
                <w:rFonts w:ascii="Arial Narrow" w:hAnsi="Arial Narrow" w:cs="Arial"/>
                <w:b/>
                <w:bCs/>
                <w:sz w:val="20"/>
                <w:szCs w:val="20"/>
              </w:rPr>
              <w:t xml:space="preserve">TRATA DE PERSONAS PARA TRABAJOS FORZADOS Y OTROS DESCRITOS EN EL </w:t>
            </w:r>
            <w:r w:rsidRPr="00A55134">
              <w:rPr>
                <w:rFonts w:ascii="Arial Narrow" w:hAnsi="Arial Narrow" w:cs="Arial"/>
                <w:sz w:val="20"/>
                <w:szCs w:val="20"/>
              </w:rPr>
              <w:t>ART.411 QUATER INC.1°.</w:t>
            </w:r>
          </w:p>
        </w:tc>
      </w:tr>
      <w:tr w:rsidRPr="008A4540" w:rsidR="00661191" w:rsidTr="5FFAE9BA" w14:paraId="66EC01EB" w14:textId="77777777">
        <w:trPr>
          <w:trHeight w:val="74"/>
        </w:trPr>
        <w:tc>
          <w:tcPr>
            <w:tcW w:w="3150" w:type="dxa"/>
            <w:tcMar/>
          </w:tcPr>
          <w:p w:rsidRPr="008A4540" w:rsidR="00661191" w:rsidP="007A506E" w:rsidRDefault="00661191" w14:paraId="17411C81" w14:textId="77777777">
            <w:pPr>
              <w:rPr>
                <w:rFonts w:ascii="Arial Narrow" w:hAnsi="Arial Narrow"/>
                <w:sz w:val="20"/>
                <w:szCs w:val="20"/>
              </w:rPr>
            </w:pPr>
          </w:p>
        </w:tc>
        <w:tc>
          <w:tcPr>
            <w:tcW w:w="6172" w:type="dxa"/>
            <w:tcMar/>
          </w:tcPr>
          <w:p w:rsidRPr="008A4540" w:rsidR="00661191" w:rsidP="0068253B" w:rsidRDefault="00661191" w14:paraId="6F27DA3B" w14:textId="3249C2DB">
            <w:pPr>
              <w:jc w:val="both"/>
              <w:rPr>
                <w:rFonts w:ascii="Arial Narrow" w:hAnsi="Arial Narrow" w:cs="Arial"/>
                <w:sz w:val="20"/>
                <w:szCs w:val="20"/>
              </w:rPr>
            </w:pPr>
            <w:r w:rsidRPr="008A4540">
              <w:rPr>
                <w:rFonts w:ascii="Arial Narrow" w:hAnsi="Arial Narrow" w:cs="Arial"/>
                <w:sz w:val="20"/>
                <w:szCs w:val="20"/>
              </w:rPr>
              <w:t>El que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Pr="008A4540" w:rsidR="00661191" w:rsidTr="5FFAE9BA" w14:paraId="1AA7D420" w14:textId="77777777">
        <w:trPr>
          <w:trHeight w:val="74"/>
        </w:trPr>
        <w:tc>
          <w:tcPr>
            <w:tcW w:w="3150" w:type="dxa"/>
            <w:tcMar/>
          </w:tcPr>
          <w:p w:rsidRPr="008A4540" w:rsidR="00661191" w:rsidP="007A506E" w:rsidRDefault="00661191" w14:paraId="6E37BF02" w14:textId="77777777">
            <w:pPr>
              <w:rPr>
                <w:rFonts w:ascii="Arial Narrow" w:hAnsi="Arial Narrow"/>
                <w:sz w:val="20"/>
                <w:szCs w:val="20"/>
              </w:rPr>
            </w:pPr>
          </w:p>
        </w:tc>
        <w:tc>
          <w:tcPr>
            <w:tcW w:w="6172" w:type="dxa"/>
            <w:tcMar/>
          </w:tcPr>
          <w:p w:rsidRPr="008A4540" w:rsidR="00661191" w:rsidP="0068253B" w:rsidRDefault="00661191" w14:paraId="6BA7AD14" w14:textId="77777777">
            <w:pPr>
              <w:jc w:val="both"/>
              <w:rPr>
                <w:rFonts w:ascii="Arial Narrow" w:hAnsi="Arial Narrow" w:cs="Arial"/>
                <w:sz w:val="20"/>
                <w:szCs w:val="20"/>
              </w:rPr>
            </w:pPr>
          </w:p>
        </w:tc>
      </w:tr>
      <w:tr w:rsidRPr="008A4540" w:rsidR="00661191" w:rsidTr="5FFAE9BA" w14:paraId="01F57EE7" w14:textId="77777777">
        <w:trPr>
          <w:trHeight w:val="74"/>
        </w:trPr>
        <w:tc>
          <w:tcPr>
            <w:tcW w:w="3150" w:type="dxa"/>
            <w:tcMar/>
          </w:tcPr>
          <w:p w:rsidRPr="008A4540" w:rsidR="00661191" w:rsidP="007A506E" w:rsidRDefault="00661191" w14:paraId="07127136" w14:textId="77777777">
            <w:pPr>
              <w:rPr>
                <w:rFonts w:ascii="Arial Narrow" w:hAnsi="Arial Narrow" w:cs="Arial"/>
                <w:b/>
                <w:bCs/>
                <w:sz w:val="20"/>
                <w:szCs w:val="20"/>
              </w:rPr>
            </w:pPr>
            <w:r w:rsidRPr="008A4540">
              <w:rPr>
                <w:rFonts w:ascii="Arial Narrow" w:hAnsi="Arial Narrow" w:cs="Arial"/>
                <w:b/>
                <w:bCs/>
                <w:sz w:val="20"/>
                <w:szCs w:val="20"/>
              </w:rPr>
              <w:t>763</w:t>
            </w:r>
          </w:p>
        </w:tc>
        <w:tc>
          <w:tcPr>
            <w:tcW w:w="6172" w:type="dxa"/>
            <w:tcMar/>
          </w:tcPr>
          <w:p w:rsidRPr="008A4540" w:rsidR="00661191" w:rsidP="00111846" w:rsidRDefault="00661191" w14:paraId="698DDA1D" w14:textId="77777777">
            <w:pPr>
              <w:jc w:val="both"/>
              <w:rPr>
                <w:rFonts w:ascii="Arial Narrow" w:hAnsi="Arial Narrow" w:cs="Arial"/>
                <w:b/>
                <w:bCs/>
                <w:sz w:val="20"/>
                <w:szCs w:val="20"/>
              </w:rPr>
            </w:pPr>
            <w:r w:rsidRPr="008A4540">
              <w:rPr>
                <w:rFonts w:ascii="Arial Narrow" w:hAnsi="Arial Narrow" w:cs="Arial"/>
                <w:b/>
                <w:bCs/>
                <w:sz w:val="20"/>
                <w:szCs w:val="20"/>
              </w:rPr>
              <w:t>MALTRATO CORPORAL A MENORES O PERSONAS VULNERABLES.</w:t>
            </w:r>
          </w:p>
        </w:tc>
      </w:tr>
      <w:tr w:rsidRPr="008A4540" w:rsidR="00661191" w:rsidTr="5FFAE9BA" w14:paraId="610A3041" w14:textId="77777777">
        <w:trPr>
          <w:trHeight w:val="74"/>
        </w:trPr>
        <w:tc>
          <w:tcPr>
            <w:tcW w:w="3150" w:type="dxa"/>
            <w:tcMar/>
          </w:tcPr>
          <w:p w:rsidRPr="008A4540" w:rsidR="00661191" w:rsidP="007A506E" w:rsidRDefault="00661191" w14:paraId="42121AC4" w14:textId="77777777">
            <w:pPr>
              <w:rPr>
                <w:rFonts w:ascii="Arial Narrow" w:hAnsi="Arial Narrow"/>
                <w:sz w:val="20"/>
                <w:szCs w:val="20"/>
              </w:rPr>
            </w:pPr>
          </w:p>
        </w:tc>
        <w:tc>
          <w:tcPr>
            <w:tcW w:w="6172" w:type="dxa"/>
            <w:tcMar/>
          </w:tcPr>
          <w:p w:rsidRPr="008A4540" w:rsidR="00661191" w:rsidP="007A506E" w:rsidRDefault="00661191" w14:paraId="4B99A98C" w14:textId="77777777">
            <w:pPr>
              <w:jc w:val="both"/>
              <w:rPr>
                <w:rFonts w:ascii="Arial Narrow" w:hAnsi="Arial Narrow" w:cs="Arial"/>
                <w:sz w:val="20"/>
                <w:szCs w:val="20"/>
              </w:rPr>
            </w:pPr>
            <w:r w:rsidRPr="008A4540">
              <w:rPr>
                <w:rFonts w:ascii="Arial Narrow" w:hAnsi="Arial Narrow" w:cs="Arial"/>
                <w:sz w:val="20"/>
                <w:szCs w:val="20"/>
              </w:rPr>
              <w:t>ART. 403 BIS INC. 1°.</w:t>
            </w:r>
          </w:p>
        </w:tc>
      </w:tr>
      <w:tr w:rsidRPr="008A4540" w:rsidR="00661191" w:rsidTr="5FFAE9BA" w14:paraId="0B9A6E58" w14:textId="77777777">
        <w:trPr>
          <w:trHeight w:val="74"/>
        </w:trPr>
        <w:tc>
          <w:tcPr>
            <w:tcW w:w="3150" w:type="dxa"/>
            <w:tcMar/>
          </w:tcPr>
          <w:p w:rsidRPr="008A4540" w:rsidR="00661191" w:rsidP="007A506E" w:rsidRDefault="00661191" w14:paraId="5EEA29FE" w14:textId="77777777">
            <w:pPr>
              <w:rPr>
                <w:rFonts w:ascii="Arial Narrow" w:hAnsi="Arial Narrow"/>
                <w:sz w:val="20"/>
                <w:szCs w:val="20"/>
              </w:rPr>
            </w:pPr>
          </w:p>
        </w:tc>
        <w:tc>
          <w:tcPr>
            <w:tcW w:w="6172" w:type="dxa"/>
            <w:tcMar/>
          </w:tcPr>
          <w:p w:rsidRPr="008A4540" w:rsidR="00661191" w:rsidP="0068253B" w:rsidRDefault="00661191" w14:paraId="0B6DBA8D" w14:textId="33818CD8">
            <w:pPr>
              <w:jc w:val="both"/>
              <w:rPr>
                <w:rFonts w:ascii="Arial Narrow" w:hAnsi="Arial Narrow" w:cs="Arial"/>
                <w:sz w:val="20"/>
                <w:szCs w:val="20"/>
              </w:rPr>
            </w:pPr>
            <w:r w:rsidRPr="008A4540">
              <w:rPr>
                <w:rFonts w:ascii="Arial Narrow" w:hAnsi="Arial Narrow" w:cs="Arial"/>
                <w:sz w:val="20"/>
                <w:szCs w:val="20"/>
              </w:rPr>
              <w:t xml:space="preserve">El que, de manera relevante, maltratare corporalmente a un niño, niña o adolescente menor de dieciocho años, a una persona adulta mayor o a una persona en situación de discapacidad en los términos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20.422 será sancionado con prisión en cualquiera de sus grados o multa de una a cuatro unidades tributarias mensuales, salvo que el hecho sea constitutivo de un delito de mayor gravedad.</w:t>
            </w:r>
          </w:p>
        </w:tc>
      </w:tr>
      <w:tr w:rsidRPr="008A4540" w:rsidR="00661191" w:rsidTr="5FFAE9BA" w14:paraId="222365FD" w14:textId="77777777">
        <w:trPr>
          <w:trHeight w:val="74"/>
        </w:trPr>
        <w:tc>
          <w:tcPr>
            <w:tcW w:w="3150" w:type="dxa"/>
            <w:tcMar/>
          </w:tcPr>
          <w:p w:rsidRPr="008A4540" w:rsidR="00661191" w:rsidP="007A506E" w:rsidRDefault="00661191" w14:paraId="794FD577" w14:textId="77777777">
            <w:pPr>
              <w:rPr>
                <w:rFonts w:ascii="Arial Narrow" w:hAnsi="Arial Narrow"/>
                <w:sz w:val="20"/>
                <w:szCs w:val="20"/>
              </w:rPr>
            </w:pPr>
          </w:p>
        </w:tc>
        <w:tc>
          <w:tcPr>
            <w:tcW w:w="6172" w:type="dxa"/>
            <w:tcMar/>
          </w:tcPr>
          <w:p w:rsidRPr="008A4540" w:rsidR="00661191" w:rsidP="0068253B" w:rsidRDefault="00661191" w14:paraId="06BD2AE6" w14:textId="77777777">
            <w:pPr>
              <w:jc w:val="both"/>
              <w:rPr>
                <w:rFonts w:ascii="Arial Narrow" w:hAnsi="Arial Narrow" w:cs="Arial"/>
                <w:sz w:val="20"/>
                <w:szCs w:val="20"/>
              </w:rPr>
            </w:pPr>
          </w:p>
        </w:tc>
      </w:tr>
      <w:tr w:rsidRPr="008A4540" w:rsidR="00661191" w:rsidTr="5FFAE9BA" w14:paraId="0A5E09C8" w14:textId="77777777">
        <w:trPr>
          <w:trHeight w:val="74"/>
        </w:trPr>
        <w:tc>
          <w:tcPr>
            <w:tcW w:w="3150" w:type="dxa"/>
            <w:tcMar/>
          </w:tcPr>
          <w:p w:rsidRPr="008A4540" w:rsidR="00661191" w:rsidP="00DE25B1" w:rsidRDefault="00661191" w14:paraId="3E87E582" w14:textId="77777777">
            <w:pPr>
              <w:rPr>
                <w:rFonts w:ascii="Arial Narrow" w:hAnsi="Arial Narrow" w:cs="Arial"/>
                <w:b/>
                <w:bCs/>
                <w:sz w:val="20"/>
                <w:szCs w:val="20"/>
              </w:rPr>
            </w:pPr>
            <w:r w:rsidRPr="008A4540">
              <w:rPr>
                <w:rFonts w:ascii="Arial Narrow" w:hAnsi="Arial Narrow" w:cs="Arial"/>
                <w:b/>
                <w:bCs/>
                <w:sz w:val="20"/>
                <w:szCs w:val="20"/>
              </w:rPr>
              <w:t>764</w:t>
            </w:r>
          </w:p>
        </w:tc>
        <w:tc>
          <w:tcPr>
            <w:tcW w:w="6172" w:type="dxa"/>
            <w:tcMar/>
          </w:tcPr>
          <w:p w:rsidRPr="008A4540" w:rsidR="00661191" w:rsidP="007A506E" w:rsidRDefault="00661191" w14:paraId="7E7C8743" w14:textId="77777777">
            <w:pPr>
              <w:jc w:val="both"/>
              <w:rPr>
                <w:rFonts w:ascii="Arial Narrow" w:hAnsi="Arial Narrow" w:cs="Arial"/>
                <w:b/>
                <w:bCs/>
                <w:sz w:val="20"/>
                <w:szCs w:val="20"/>
              </w:rPr>
            </w:pPr>
            <w:r w:rsidRPr="008A4540">
              <w:rPr>
                <w:rFonts w:ascii="Arial Narrow" w:hAnsi="Arial Narrow" w:cs="Arial"/>
                <w:b/>
                <w:bCs/>
                <w:sz w:val="20"/>
                <w:szCs w:val="20"/>
              </w:rPr>
              <w:t>MALTRATO COMETIDO POR PERSONA CON DEBER DE CUIDADO.</w:t>
            </w:r>
          </w:p>
        </w:tc>
      </w:tr>
      <w:tr w:rsidRPr="008A4540" w:rsidR="00661191" w:rsidTr="5FFAE9BA" w14:paraId="2728E344" w14:textId="77777777">
        <w:trPr>
          <w:trHeight w:val="74"/>
        </w:trPr>
        <w:tc>
          <w:tcPr>
            <w:tcW w:w="3150" w:type="dxa"/>
            <w:tcMar/>
          </w:tcPr>
          <w:p w:rsidRPr="008A4540" w:rsidR="00661191" w:rsidP="007A506E" w:rsidRDefault="00661191" w14:paraId="54A9FB9F" w14:textId="77777777">
            <w:pPr>
              <w:rPr>
                <w:rFonts w:ascii="Arial Narrow" w:hAnsi="Arial Narrow"/>
                <w:sz w:val="20"/>
                <w:szCs w:val="20"/>
              </w:rPr>
            </w:pPr>
          </w:p>
        </w:tc>
        <w:tc>
          <w:tcPr>
            <w:tcW w:w="6172" w:type="dxa"/>
            <w:tcMar/>
          </w:tcPr>
          <w:p w:rsidRPr="008A4540" w:rsidR="00661191" w:rsidP="007A506E" w:rsidRDefault="00661191" w14:paraId="1826E4EC" w14:textId="77777777">
            <w:pPr>
              <w:jc w:val="both"/>
              <w:rPr>
                <w:rFonts w:ascii="Arial Narrow" w:hAnsi="Arial Narrow" w:cs="Arial"/>
                <w:sz w:val="20"/>
                <w:szCs w:val="20"/>
              </w:rPr>
            </w:pPr>
            <w:r w:rsidRPr="008A4540">
              <w:rPr>
                <w:rFonts w:ascii="Arial Narrow" w:hAnsi="Arial Narrow" w:cs="Arial"/>
                <w:sz w:val="20"/>
                <w:szCs w:val="20"/>
              </w:rPr>
              <w:t>ART. 403 BIS INC. FINAL.</w:t>
            </w:r>
          </w:p>
        </w:tc>
      </w:tr>
      <w:tr w:rsidRPr="008A4540" w:rsidR="00661191" w:rsidTr="5FFAE9BA" w14:paraId="325A4A31" w14:textId="77777777">
        <w:trPr>
          <w:trHeight w:val="74"/>
        </w:trPr>
        <w:tc>
          <w:tcPr>
            <w:tcW w:w="3150" w:type="dxa"/>
            <w:tcMar/>
          </w:tcPr>
          <w:p w:rsidRPr="008A4540" w:rsidR="00661191" w:rsidP="007A506E" w:rsidRDefault="00661191" w14:paraId="66A35DA6" w14:textId="77777777">
            <w:pPr>
              <w:rPr>
                <w:rFonts w:ascii="Arial Narrow" w:hAnsi="Arial Narrow"/>
                <w:sz w:val="20"/>
                <w:szCs w:val="20"/>
              </w:rPr>
            </w:pPr>
          </w:p>
        </w:tc>
        <w:tc>
          <w:tcPr>
            <w:tcW w:w="6172" w:type="dxa"/>
            <w:tcMar/>
          </w:tcPr>
          <w:p w:rsidRPr="008A4540" w:rsidR="00661191" w:rsidP="0068253B" w:rsidRDefault="00661191" w14:paraId="2ACDC062" w14:textId="430C69BC">
            <w:pPr>
              <w:jc w:val="both"/>
              <w:rPr>
                <w:rFonts w:ascii="Arial Narrow" w:hAnsi="Arial Narrow" w:cs="Arial"/>
                <w:sz w:val="20"/>
                <w:szCs w:val="20"/>
              </w:rPr>
            </w:pPr>
            <w:r w:rsidRPr="008A4540">
              <w:rPr>
                <w:rFonts w:ascii="Arial Narrow" w:hAnsi="Arial Narrow" w:cs="Arial"/>
                <w:sz w:val="20"/>
                <w:szCs w:val="20"/>
              </w:rPr>
              <w:t>El que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Ley a éste.</w:t>
            </w:r>
          </w:p>
        </w:tc>
      </w:tr>
      <w:tr w:rsidRPr="008A4540" w:rsidR="00661191" w:rsidTr="5FFAE9BA" w14:paraId="1D689F83" w14:textId="77777777">
        <w:trPr>
          <w:trHeight w:val="74"/>
        </w:trPr>
        <w:tc>
          <w:tcPr>
            <w:tcW w:w="3150" w:type="dxa"/>
            <w:tcMar/>
          </w:tcPr>
          <w:p w:rsidRPr="008A4540" w:rsidR="00661191" w:rsidP="007A506E" w:rsidRDefault="00661191" w14:paraId="360F758B" w14:textId="77777777">
            <w:pPr>
              <w:rPr>
                <w:rFonts w:ascii="Arial Narrow" w:hAnsi="Arial Narrow"/>
                <w:sz w:val="20"/>
                <w:szCs w:val="20"/>
              </w:rPr>
            </w:pPr>
          </w:p>
        </w:tc>
        <w:tc>
          <w:tcPr>
            <w:tcW w:w="6172" w:type="dxa"/>
            <w:tcMar/>
          </w:tcPr>
          <w:p w:rsidRPr="008A4540" w:rsidR="00661191" w:rsidP="0068253B" w:rsidRDefault="00661191" w14:paraId="0A1D3436" w14:textId="77777777">
            <w:pPr>
              <w:jc w:val="both"/>
              <w:rPr>
                <w:rFonts w:ascii="Arial Narrow" w:hAnsi="Arial Narrow" w:cs="Arial"/>
                <w:sz w:val="20"/>
                <w:szCs w:val="20"/>
              </w:rPr>
            </w:pPr>
          </w:p>
        </w:tc>
      </w:tr>
      <w:tr w:rsidRPr="008A4540" w:rsidR="00661191" w:rsidTr="5FFAE9BA" w14:paraId="506F14D6" w14:textId="77777777">
        <w:trPr>
          <w:trHeight w:val="74"/>
        </w:trPr>
        <w:tc>
          <w:tcPr>
            <w:tcW w:w="3150" w:type="dxa"/>
            <w:tcMar/>
          </w:tcPr>
          <w:p w:rsidRPr="008A4540" w:rsidR="00661191" w:rsidP="007A506E" w:rsidRDefault="00661191" w14:paraId="4CDD046E" w14:textId="77777777">
            <w:pPr>
              <w:rPr>
                <w:rFonts w:ascii="Arial Narrow" w:hAnsi="Arial Narrow" w:cs="Arial"/>
                <w:b/>
                <w:bCs/>
                <w:sz w:val="20"/>
                <w:szCs w:val="20"/>
              </w:rPr>
            </w:pPr>
            <w:r w:rsidRPr="008A4540">
              <w:rPr>
                <w:rFonts w:ascii="Arial Narrow" w:hAnsi="Arial Narrow" w:cs="Arial"/>
                <w:b/>
                <w:bCs/>
                <w:sz w:val="20"/>
                <w:szCs w:val="20"/>
              </w:rPr>
              <w:t>765</w:t>
            </w:r>
          </w:p>
        </w:tc>
        <w:tc>
          <w:tcPr>
            <w:tcW w:w="6172" w:type="dxa"/>
            <w:tcMar/>
          </w:tcPr>
          <w:p w:rsidRPr="008A4540" w:rsidR="00661191" w:rsidP="007A506E" w:rsidRDefault="00661191" w14:paraId="55FFC681" w14:textId="77777777">
            <w:pPr>
              <w:jc w:val="both"/>
              <w:rPr>
                <w:rFonts w:ascii="Arial Narrow" w:hAnsi="Arial Narrow" w:cs="Arial"/>
                <w:b/>
                <w:bCs/>
                <w:sz w:val="20"/>
                <w:szCs w:val="20"/>
              </w:rPr>
            </w:pPr>
            <w:r w:rsidRPr="008A4540">
              <w:rPr>
                <w:rFonts w:ascii="Arial Narrow" w:hAnsi="Arial Narrow" w:cs="Arial"/>
                <w:b/>
                <w:bCs/>
                <w:sz w:val="20"/>
                <w:szCs w:val="20"/>
              </w:rPr>
              <w:t>TRATOS DEGRADANTES A PERSONAS VULNERABLES.</w:t>
            </w:r>
          </w:p>
        </w:tc>
      </w:tr>
      <w:tr w:rsidRPr="008A4540" w:rsidR="00661191" w:rsidTr="5FFAE9BA" w14:paraId="74D485D3" w14:textId="77777777">
        <w:trPr>
          <w:trHeight w:val="74"/>
        </w:trPr>
        <w:tc>
          <w:tcPr>
            <w:tcW w:w="3150" w:type="dxa"/>
            <w:tcMar/>
          </w:tcPr>
          <w:p w:rsidRPr="008A4540" w:rsidR="00661191" w:rsidP="007A506E" w:rsidRDefault="00661191" w14:paraId="507F24A4" w14:textId="77777777">
            <w:pPr>
              <w:rPr>
                <w:rFonts w:ascii="Arial Narrow" w:hAnsi="Arial Narrow"/>
                <w:sz w:val="20"/>
                <w:szCs w:val="20"/>
              </w:rPr>
            </w:pPr>
          </w:p>
        </w:tc>
        <w:tc>
          <w:tcPr>
            <w:tcW w:w="6172" w:type="dxa"/>
            <w:tcMar/>
          </w:tcPr>
          <w:p w:rsidRPr="008A4540" w:rsidR="00661191" w:rsidP="007A506E" w:rsidRDefault="00661191" w14:paraId="38AD8BAF" w14:textId="77777777">
            <w:pPr>
              <w:jc w:val="both"/>
              <w:rPr>
                <w:rFonts w:ascii="Arial Narrow" w:hAnsi="Arial Narrow" w:cs="Arial"/>
                <w:sz w:val="20"/>
                <w:szCs w:val="20"/>
              </w:rPr>
            </w:pPr>
            <w:r w:rsidRPr="008A4540">
              <w:rPr>
                <w:rFonts w:ascii="Arial Narrow" w:hAnsi="Arial Narrow" w:cs="Arial"/>
                <w:sz w:val="20"/>
                <w:szCs w:val="20"/>
              </w:rPr>
              <w:t>ART. 403 TER.</w:t>
            </w:r>
          </w:p>
        </w:tc>
      </w:tr>
      <w:tr w:rsidRPr="008A4540" w:rsidR="00661191" w:rsidTr="5FFAE9BA" w14:paraId="7E07FB2C" w14:textId="77777777">
        <w:trPr>
          <w:trHeight w:val="74"/>
        </w:trPr>
        <w:tc>
          <w:tcPr>
            <w:tcW w:w="3150" w:type="dxa"/>
            <w:tcMar/>
          </w:tcPr>
          <w:p w:rsidRPr="008A4540" w:rsidR="00661191" w:rsidP="007A506E" w:rsidRDefault="00661191" w14:paraId="181ED3E9" w14:textId="77777777">
            <w:pPr>
              <w:rPr>
                <w:rFonts w:ascii="Arial Narrow" w:hAnsi="Arial Narrow"/>
                <w:sz w:val="20"/>
                <w:szCs w:val="20"/>
              </w:rPr>
            </w:pPr>
          </w:p>
        </w:tc>
        <w:tc>
          <w:tcPr>
            <w:tcW w:w="6172" w:type="dxa"/>
            <w:tcMar/>
          </w:tcPr>
          <w:p w:rsidRPr="008A4540" w:rsidR="00661191" w:rsidP="0068253B" w:rsidRDefault="00661191" w14:paraId="2C060559" w14:textId="51BC184A">
            <w:pPr>
              <w:jc w:val="both"/>
              <w:rPr>
                <w:rFonts w:ascii="Arial Narrow" w:hAnsi="Arial Narrow" w:cs="Arial"/>
                <w:sz w:val="20"/>
                <w:szCs w:val="20"/>
              </w:rPr>
            </w:pPr>
            <w:r w:rsidRPr="008A4540">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Pr="008A4540" w:rsidR="00661191" w:rsidTr="5FFAE9BA" w14:paraId="2FEE6156" w14:textId="77777777">
        <w:trPr>
          <w:trHeight w:val="74"/>
        </w:trPr>
        <w:tc>
          <w:tcPr>
            <w:tcW w:w="3150" w:type="dxa"/>
            <w:tcMar/>
          </w:tcPr>
          <w:p w:rsidRPr="008A4540" w:rsidR="00661191" w:rsidP="007A506E" w:rsidRDefault="00661191" w14:paraId="0D8EEC8B" w14:textId="77777777">
            <w:pPr>
              <w:rPr>
                <w:rFonts w:ascii="Arial Narrow" w:hAnsi="Arial Narrow"/>
                <w:sz w:val="20"/>
                <w:szCs w:val="20"/>
              </w:rPr>
            </w:pPr>
          </w:p>
        </w:tc>
        <w:tc>
          <w:tcPr>
            <w:tcW w:w="6172" w:type="dxa"/>
            <w:tcMar/>
          </w:tcPr>
          <w:p w:rsidRPr="008A4540" w:rsidR="00661191" w:rsidP="0068253B" w:rsidRDefault="00661191" w14:paraId="3F1551C2" w14:textId="77777777">
            <w:pPr>
              <w:jc w:val="both"/>
              <w:rPr>
                <w:rFonts w:ascii="Arial Narrow" w:hAnsi="Arial Narrow" w:cs="Arial"/>
                <w:sz w:val="20"/>
                <w:szCs w:val="20"/>
              </w:rPr>
            </w:pPr>
          </w:p>
        </w:tc>
      </w:tr>
      <w:tr w:rsidRPr="008A4540" w:rsidR="00661191" w:rsidTr="5FFAE9BA" w14:paraId="0CB050FC" w14:textId="77777777">
        <w:trPr>
          <w:trHeight w:val="74"/>
        </w:trPr>
        <w:tc>
          <w:tcPr>
            <w:tcW w:w="3150" w:type="dxa"/>
            <w:tcMar/>
          </w:tcPr>
          <w:p w:rsidRPr="008A4540" w:rsidR="00661191" w:rsidP="007A506E" w:rsidRDefault="00661191" w14:paraId="133BD101" w14:textId="77777777">
            <w:pPr>
              <w:rPr>
                <w:rFonts w:ascii="Arial Narrow" w:hAnsi="Arial Narrow" w:cs="Arial"/>
                <w:b/>
                <w:bCs/>
                <w:sz w:val="20"/>
                <w:szCs w:val="20"/>
              </w:rPr>
            </w:pPr>
            <w:r w:rsidRPr="008A4540">
              <w:rPr>
                <w:rFonts w:ascii="Arial Narrow" w:hAnsi="Arial Narrow" w:cs="Arial"/>
                <w:b/>
                <w:bCs/>
                <w:sz w:val="20"/>
                <w:szCs w:val="20"/>
              </w:rPr>
              <w:t>766</w:t>
            </w:r>
          </w:p>
        </w:tc>
        <w:tc>
          <w:tcPr>
            <w:tcW w:w="6172" w:type="dxa"/>
            <w:tcMar/>
          </w:tcPr>
          <w:p w:rsidRPr="008A4540" w:rsidR="00661191" w:rsidP="007A506E" w:rsidRDefault="00661191" w14:paraId="78CDDD50" w14:textId="06D95C09">
            <w:pPr>
              <w:jc w:val="both"/>
              <w:rPr>
                <w:rFonts w:ascii="Arial Narrow" w:hAnsi="Arial Narrow" w:cs="Arial"/>
                <w:b/>
                <w:bCs/>
                <w:sz w:val="20"/>
                <w:szCs w:val="20"/>
              </w:rPr>
            </w:pPr>
            <w:r w:rsidRPr="008A4540">
              <w:rPr>
                <w:rFonts w:ascii="Arial Narrow" w:hAnsi="Arial Narrow" w:cs="Arial"/>
                <w:b/>
                <w:bCs/>
                <w:sz w:val="20"/>
                <w:szCs w:val="20"/>
              </w:rPr>
              <w:t>FEMICIDIO NO ÍNTIMO.</w:t>
            </w:r>
          </w:p>
        </w:tc>
      </w:tr>
      <w:tr w:rsidRPr="008A4540" w:rsidR="00661191" w:rsidTr="5FFAE9BA" w14:paraId="1ABD5BB5" w14:textId="77777777">
        <w:trPr>
          <w:trHeight w:val="74"/>
        </w:trPr>
        <w:tc>
          <w:tcPr>
            <w:tcW w:w="3150" w:type="dxa"/>
            <w:tcMar/>
          </w:tcPr>
          <w:p w:rsidRPr="008A4540" w:rsidR="00661191" w:rsidP="007A506E" w:rsidRDefault="00661191" w14:paraId="631F7E08" w14:textId="77777777">
            <w:pPr>
              <w:rPr>
                <w:rFonts w:ascii="Arial Narrow" w:hAnsi="Arial Narrow" w:cs="Arial"/>
                <w:b/>
                <w:bCs/>
                <w:sz w:val="20"/>
                <w:szCs w:val="20"/>
              </w:rPr>
            </w:pPr>
          </w:p>
        </w:tc>
        <w:tc>
          <w:tcPr>
            <w:tcW w:w="6172" w:type="dxa"/>
            <w:tcMar/>
          </w:tcPr>
          <w:p w:rsidRPr="008A4540" w:rsidR="00661191" w:rsidP="007A506E" w:rsidRDefault="00661191" w14:paraId="4A32D25F" w14:textId="77777777">
            <w:pPr>
              <w:jc w:val="both"/>
              <w:rPr>
                <w:rFonts w:ascii="Arial Narrow" w:hAnsi="Arial Narrow" w:cs="Arial"/>
                <w:bCs/>
                <w:sz w:val="20"/>
                <w:szCs w:val="20"/>
              </w:rPr>
            </w:pPr>
            <w:r w:rsidRPr="008A4540">
              <w:rPr>
                <w:rFonts w:ascii="Arial Narrow" w:hAnsi="Arial Narrow" w:cs="Arial"/>
                <w:bCs/>
                <w:sz w:val="20"/>
                <w:szCs w:val="20"/>
              </w:rPr>
              <w:t>ART. 390 TER.</w:t>
            </w:r>
          </w:p>
        </w:tc>
      </w:tr>
      <w:tr w:rsidRPr="008A4540" w:rsidR="00661191" w:rsidTr="5FFAE9BA" w14:paraId="6C09D0EC" w14:textId="77777777">
        <w:trPr>
          <w:trHeight w:val="74"/>
        </w:trPr>
        <w:tc>
          <w:tcPr>
            <w:tcW w:w="3150" w:type="dxa"/>
            <w:tcMar/>
          </w:tcPr>
          <w:p w:rsidRPr="008A4540" w:rsidR="00661191" w:rsidP="007A506E" w:rsidRDefault="00661191" w14:paraId="6D73F662" w14:textId="77777777">
            <w:pPr>
              <w:rPr>
                <w:rFonts w:ascii="Arial Narrow" w:hAnsi="Arial Narrow" w:cs="Arial"/>
                <w:b/>
                <w:bCs/>
                <w:sz w:val="20"/>
                <w:szCs w:val="20"/>
              </w:rPr>
            </w:pPr>
          </w:p>
        </w:tc>
        <w:tc>
          <w:tcPr>
            <w:tcW w:w="6172" w:type="dxa"/>
            <w:tcMar/>
          </w:tcPr>
          <w:p w:rsidRPr="008A4540" w:rsidR="0083343E" w:rsidP="004E38D1" w:rsidRDefault="00661191" w14:paraId="6E3A4581" w14:textId="77777777">
            <w:pPr>
              <w:jc w:val="both"/>
              <w:rPr>
                <w:rFonts w:ascii="Arial Narrow" w:hAnsi="Arial Narrow" w:cs="Arial"/>
                <w:bCs/>
                <w:sz w:val="20"/>
                <w:szCs w:val="20"/>
              </w:rPr>
            </w:pPr>
            <w:r w:rsidRPr="008A4540">
              <w:rPr>
                <w:rFonts w:ascii="Arial Narrow" w:hAnsi="Arial Narrow" w:cs="Arial"/>
                <w:bCs/>
                <w:sz w:val="20"/>
                <w:szCs w:val="20"/>
              </w:rPr>
              <w:t xml:space="preserve">Castiga al hombre que mate a una mujer </w:t>
            </w:r>
            <w:proofErr w:type="gramStart"/>
            <w:r w:rsidRPr="008A4540">
              <w:rPr>
                <w:rFonts w:ascii="Arial Narrow" w:hAnsi="Arial Narrow" w:cs="Arial"/>
                <w:bCs/>
                <w:sz w:val="20"/>
                <w:szCs w:val="20"/>
              </w:rPr>
              <w:t>en razón de</w:t>
            </w:r>
            <w:proofErr w:type="gramEnd"/>
            <w:r w:rsidRPr="008A4540">
              <w:rPr>
                <w:rFonts w:ascii="Arial Narrow" w:hAnsi="Arial Narrow" w:cs="Arial"/>
                <w:bCs/>
                <w:sz w:val="20"/>
                <w:szCs w:val="20"/>
              </w:rPr>
              <w:t xml:space="preserve"> su género, esto es:</w:t>
            </w:r>
          </w:p>
          <w:p w:rsidRPr="008A4540" w:rsidR="00661191" w:rsidP="004E38D1" w:rsidRDefault="00661191" w14:paraId="14C00052" w14:textId="4D6853FF">
            <w:pPr>
              <w:jc w:val="both"/>
              <w:rPr>
                <w:rFonts w:ascii="Arial Narrow" w:hAnsi="Arial Narrow" w:cs="Arial"/>
                <w:bCs/>
                <w:sz w:val="20"/>
                <w:szCs w:val="20"/>
              </w:rPr>
            </w:pPr>
            <w:r w:rsidRPr="008A4540">
              <w:rPr>
                <w:rFonts w:ascii="Arial Narrow" w:hAnsi="Arial Narrow" w:cs="Arial"/>
                <w:bCs/>
                <w:sz w:val="20"/>
                <w:szCs w:val="20"/>
              </w:rPr>
              <w:t>1.- Como consecuencia de la negativa a establecer con el autor una relación de carácter sentimental o sexual.</w:t>
            </w:r>
          </w:p>
          <w:p w:rsidRPr="008A4540" w:rsidR="00661191" w:rsidP="004E38D1" w:rsidRDefault="00661191" w14:paraId="24D900DD" w14:textId="10E5862E">
            <w:pPr>
              <w:jc w:val="both"/>
              <w:rPr>
                <w:rFonts w:ascii="Arial Narrow" w:hAnsi="Arial Narrow" w:cs="Arial"/>
                <w:bCs/>
                <w:sz w:val="20"/>
                <w:szCs w:val="20"/>
              </w:rPr>
            </w:pPr>
            <w:r w:rsidRPr="008A4540">
              <w:rPr>
                <w:rFonts w:ascii="Arial Narrow" w:hAnsi="Arial Narrow" w:cs="Arial"/>
                <w:bCs/>
                <w:sz w:val="20"/>
                <w:szCs w:val="20"/>
              </w:rPr>
              <w:t>2.- Ser consecuencia de que la víctima ejerza o haya ejercido la prostitución, u otra ocupación u oficio de carácter sexual.</w:t>
            </w:r>
          </w:p>
          <w:p w:rsidRPr="008A4540" w:rsidR="00661191" w:rsidP="004E38D1" w:rsidRDefault="00661191" w14:paraId="3402E52B" w14:textId="1C15B28F">
            <w:pPr>
              <w:jc w:val="both"/>
              <w:rPr>
                <w:rFonts w:ascii="Arial Narrow" w:hAnsi="Arial Narrow" w:cs="Arial"/>
                <w:bCs/>
                <w:sz w:val="20"/>
                <w:szCs w:val="20"/>
              </w:rPr>
            </w:pPr>
            <w:r w:rsidRPr="008A4540">
              <w:rPr>
                <w:rFonts w:ascii="Arial Narrow" w:hAnsi="Arial Narrow" w:cs="Arial"/>
                <w:bCs/>
                <w:sz w:val="20"/>
                <w:szCs w:val="20"/>
              </w:rPr>
              <w:t>3.- Haberse cometido el delito tras haber ejercido contra la víctima cualquier forma de violencia sexual, salvo que exista Violación con Homicidio.</w:t>
            </w:r>
          </w:p>
          <w:p w:rsidRPr="008A4540" w:rsidR="00661191" w:rsidP="004E38D1" w:rsidRDefault="00661191" w14:paraId="6E1E7604" w14:textId="1348A4F2">
            <w:pPr>
              <w:jc w:val="both"/>
              <w:rPr>
                <w:rFonts w:ascii="Arial Narrow" w:hAnsi="Arial Narrow" w:cs="Arial"/>
                <w:bCs/>
                <w:sz w:val="20"/>
                <w:szCs w:val="20"/>
              </w:rPr>
            </w:pPr>
            <w:r w:rsidRPr="008A4540">
              <w:rPr>
                <w:rFonts w:ascii="Arial Narrow" w:hAnsi="Arial Narrow" w:cs="Arial"/>
                <w:bCs/>
                <w:sz w:val="20"/>
                <w:szCs w:val="20"/>
              </w:rPr>
              <w:t>4.- Haberse realizado con motivo de la orientación sexual, identidad de género o expresión de género de la víctima.</w:t>
            </w:r>
          </w:p>
          <w:p w:rsidRPr="008A4540" w:rsidR="00661191" w:rsidP="0068253B" w:rsidRDefault="00661191" w14:paraId="21A257AA" w14:textId="0FC4B960">
            <w:pPr>
              <w:jc w:val="both"/>
              <w:rPr>
                <w:rFonts w:ascii="Arial Narrow" w:hAnsi="Arial Narrow" w:cs="Arial"/>
                <w:bCs/>
                <w:sz w:val="20"/>
                <w:szCs w:val="20"/>
              </w:rPr>
            </w:pPr>
            <w:r w:rsidRPr="008A4540">
              <w:rPr>
                <w:rFonts w:ascii="Arial Narrow" w:hAnsi="Arial Narrow" w:cs="Arial"/>
                <w:bCs/>
                <w:sz w:val="20"/>
                <w:szCs w:val="20"/>
              </w:rPr>
              <w:t>5.- Haberse cometido en cualquier tipo de situación en la que se den circunstancias de manifiesta subordinación por las relaciones desiguales de poder entre el agresor y la víctima, o motivada por una evidente intención de discriminación.</w:t>
            </w:r>
          </w:p>
        </w:tc>
      </w:tr>
      <w:tr w:rsidRPr="008A4540" w:rsidR="00661191" w:rsidTr="5FFAE9BA" w14:paraId="676CE1AE" w14:textId="77777777">
        <w:trPr>
          <w:trHeight w:val="74"/>
        </w:trPr>
        <w:tc>
          <w:tcPr>
            <w:tcW w:w="3150" w:type="dxa"/>
            <w:tcMar/>
          </w:tcPr>
          <w:p w:rsidRPr="008A4540" w:rsidR="00661191" w:rsidP="007A506E" w:rsidRDefault="00661191" w14:paraId="57B4D54F" w14:textId="77777777">
            <w:pPr>
              <w:rPr>
                <w:rFonts w:ascii="Arial Narrow" w:hAnsi="Arial Narrow" w:cs="Arial"/>
                <w:b/>
                <w:bCs/>
                <w:sz w:val="20"/>
                <w:szCs w:val="20"/>
              </w:rPr>
            </w:pPr>
          </w:p>
        </w:tc>
        <w:tc>
          <w:tcPr>
            <w:tcW w:w="6172" w:type="dxa"/>
            <w:tcMar/>
          </w:tcPr>
          <w:p w:rsidRPr="008A4540" w:rsidR="00661191" w:rsidP="004E38D1" w:rsidRDefault="00661191" w14:paraId="4F6817FB" w14:textId="77777777">
            <w:pPr>
              <w:jc w:val="both"/>
              <w:rPr>
                <w:rFonts w:ascii="Arial Narrow" w:hAnsi="Arial Narrow" w:cs="Arial"/>
                <w:bCs/>
                <w:sz w:val="20"/>
                <w:szCs w:val="20"/>
              </w:rPr>
            </w:pPr>
          </w:p>
        </w:tc>
      </w:tr>
      <w:tr w:rsidRPr="008A4540" w:rsidR="00661191" w:rsidTr="5FFAE9BA" w14:paraId="6ACD1D35" w14:textId="77777777">
        <w:trPr>
          <w:trHeight w:val="74"/>
        </w:trPr>
        <w:tc>
          <w:tcPr>
            <w:tcW w:w="3150" w:type="dxa"/>
            <w:tcMar/>
          </w:tcPr>
          <w:p w:rsidRPr="008A4540" w:rsidR="00661191" w:rsidP="00B020C9" w:rsidRDefault="00661191" w14:paraId="6DF43554" w14:textId="64638ECA">
            <w:pPr>
              <w:rPr>
                <w:rFonts w:ascii="Arial Narrow" w:hAnsi="Arial Narrow" w:cs="Arial"/>
                <w:b/>
                <w:bCs/>
                <w:sz w:val="20"/>
                <w:szCs w:val="20"/>
              </w:rPr>
            </w:pPr>
            <w:r w:rsidRPr="008A4540">
              <w:rPr>
                <w:rFonts w:ascii="Arial Narrow" w:hAnsi="Arial Narrow" w:cs="Arial"/>
                <w:b/>
                <w:bCs/>
                <w:sz w:val="20"/>
                <w:szCs w:val="20"/>
              </w:rPr>
              <w:t>767</w:t>
            </w:r>
          </w:p>
        </w:tc>
        <w:tc>
          <w:tcPr>
            <w:tcW w:w="6172" w:type="dxa"/>
            <w:tcMar/>
          </w:tcPr>
          <w:p w:rsidRPr="008A4540" w:rsidR="00661191" w:rsidP="00B020C9" w:rsidRDefault="00661191" w14:paraId="4CAED924" w14:textId="5BAC80D6">
            <w:pPr>
              <w:jc w:val="both"/>
              <w:rPr>
                <w:rFonts w:ascii="Arial Narrow" w:hAnsi="Arial Narrow" w:cs="Arial"/>
                <w:bCs/>
                <w:sz w:val="20"/>
                <w:szCs w:val="20"/>
              </w:rPr>
            </w:pPr>
            <w:r w:rsidRPr="008A4540">
              <w:rPr>
                <w:rFonts w:ascii="Arial Narrow" w:hAnsi="Arial Narrow" w:cs="Arial"/>
                <w:b/>
                <w:bCs/>
                <w:sz w:val="20"/>
                <w:szCs w:val="20"/>
              </w:rPr>
              <w:t xml:space="preserve">LESIONES GRAVES Y MENOS GRAVES A MIEMBROS DE BOMBEROS EN EL EJERCICIO DE SUS FUNCIONES. </w:t>
            </w:r>
          </w:p>
        </w:tc>
      </w:tr>
      <w:tr w:rsidRPr="008A4540" w:rsidR="00661191" w:rsidTr="5FFAE9BA" w14:paraId="090BD556" w14:textId="77777777">
        <w:trPr>
          <w:trHeight w:val="74"/>
        </w:trPr>
        <w:tc>
          <w:tcPr>
            <w:tcW w:w="3150" w:type="dxa"/>
            <w:tcMar/>
          </w:tcPr>
          <w:p w:rsidRPr="008A4540" w:rsidR="00661191" w:rsidP="007A506E" w:rsidRDefault="00661191" w14:paraId="69CEA01F" w14:textId="77777777">
            <w:pPr>
              <w:rPr>
                <w:rFonts w:ascii="Arial Narrow" w:hAnsi="Arial Narrow" w:cs="Arial"/>
                <w:b/>
                <w:bCs/>
                <w:sz w:val="20"/>
                <w:szCs w:val="20"/>
              </w:rPr>
            </w:pPr>
          </w:p>
        </w:tc>
        <w:tc>
          <w:tcPr>
            <w:tcW w:w="6172" w:type="dxa"/>
            <w:tcMar/>
          </w:tcPr>
          <w:p w:rsidRPr="008A4540" w:rsidR="00661191" w:rsidP="00B020C9" w:rsidRDefault="00661191" w14:paraId="36E1A1E0" w14:textId="13ED1657">
            <w:pPr>
              <w:jc w:val="both"/>
              <w:rPr>
                <w:rFonts w:ascii="Arial Narrow" w:hAnsi="Arial Narrow" w:cs="Arial"/>
                <w:bCs/>
                <w:sz w:val="20"/>
                <w:szCs w:val="20"/>
              </w:rPr>
            </w:pPr>
            <w:r w:rsidRPr="008A4540">
              <w:rPr>
                <w:rFonts w:ascii="Arial Narrow" w:hAnsi="Arial Narrow" w:cs="Arial"/>
                <w:sz w:val="20"/>
                <w:szCs w:val="20"/>
              </w:rPr>
              <w:t>ART. 400 INC 3º.</w:t>
            </w:r>
          </w:p>
        </w:tc>
      </w:tr>
      <w:tr w:rsidRPr="008A4540" w:rsidR="00661191" w:rsidTr="5FFAE9BA" w14:paraId="4943397D" w14:textId="77777777">
        <w:trPr>
          <w:trHeight w:val="74"/>
        </w:trPr>
        <w:tc>
          <w:tcPr>
            <w:tcW w:w="3150" w:type="dxa"/>
            <w:tcMar/>
          </w:tcPr>
          <w:p w:rsidRPr="008A4540" w:rsidR="00661191" w:rsidP="007A506E" w:rsidRDefault="00661191" w14:paraId="23FE8050" w14:textId="77777777">
            <w:pPr>
              <w:rPr>
                <w:rFonts w:ascii="Arial Narrow" w:hAnsi="Arial Narrow" w:cs="Arial"/>
                <w:b/>
                <w:bCs/>
                <w:sz w:val="20"/>
                <w:szCs w:val="20"/>
              </w:rPr>
            </w:pPr>
          </w:p>
        </w:tc>
        <w:tc>
          <w:tcPr>
            <w:tcW w:w="6172" w:type="dxa"/>
            <w:tcMar/>
          </w:tcPr>
          <w:p w:rsidRPr="008A4540" w:rsidR="00661191" w:rsidP="0068253B" w:rsidRDefault="00661191" w14:paraId="758D5001" w14:textId="571AC6D2">
            <w:pPr>
              <w:jc w:val="both"/>
              <w:rPr>
                <w:rFonts w:ascii="Arial Narrow" w:hAnsi="Arial Narrow" w:cs="Arial"/>
                <w:bCs/>
                <w:sz w:val="20"/>
                <w:szCs w:val="20"/>
              </w:rPr>
            </w:pPr>
            <w:r w:rsidRPr="008A4540">
              <w:rPr>
                <w:rFonts w:ascii="Arial Narrow" w:hAnsi="Arial Narrow" w:cs="Arial"/>
                <w:sz w:val="20"/>
                <w:szCs w:val="20"/>
              </w:rPr>
              <w:t>Castiga las lesiones graves y menos graves cometidas a miembros del cuerpo de bomberos en el ejercicio de sus funciones.</w:t>
            </w:r>
          </w:p>
        </w:tc>
      </w:tr>
      <w:tr w:rsidRPr="008A4540" w:rsidR="00661191" w:rsidTr="5FFAE9BA" w14:paraId="0BAE2667" w14:textId="77777777">
        <w:trPr>
          <w:trHeight w:val="74"/>
        </w:trPr>
        <w:tc>
          <w:tcPr>
            <w:tcW w:w="3150" w:type="dxa"/>
            <w:tcMar/>
          </w:tcPr>
          <w:p w:rsidRPr="008A4540" w:rsidR="00661191" w:rsidP="007A506E" w:rsidRDefault="00661191" w14:paraId="4EA7E2F0" w14:textId="77777777">
            <w:pPr>
              <w:rPr>
                <w:rFonts w:ascii="Arial Narrow" w:hAnsi="Arial Narrow" w:cs="Arial"/>
                <w:b/>
                <w:bCs/>
                <w:sz w:val="20"/>
                <w:szCs w:val="20"/>
              </w:rPr>
            </w:pPr>
          </w:p>
        </w:tc>
        <w:tc>
          <w:tcPr>
            <w:tcW w:w="6172" w:type="dxa"/>
            <w:tcMar/>
          </w:tcPr>
          <w:p w:rsidRPr="008A4540" w:rsidR="00661191" w:rsidP="0068253B" w:rsidRDefault="00661191" w14:paraId="19B9E5B6" w14:textId="77777777">
            <w:pPr>
              <w:jc w:val="both"/>
              <w:rPr>
                <w:rFonts w:ascii="Arial Narrow" w:hAnsi="Arial Narrow" w:cs="Arial"/>
                <w:sz w:val="20"/>
                <w:szCs w:val="20"/>
              </w:rPr>
            </w:pPr>
          </w:p>
        </w:tc>
      </w:tr>
      <w:tr w:rsidRPr="008A4540" w:rsidR="00661191" w:rsidTr="5FFAE9BA" w14:paraId="5500DF56" w14:textId="77777777">
        <w:trPr>
          <w:trHeight w:val="74"/>
        </w:trPr>
        <w:tc>
          <w:tcPr>
            <w:tcW w:w="3150" w:type="dxa"/>
            <w:tcMar/>
          </w:tcPr>
          <w:p w:rsidRPr="008A4540" w:rsidR="00661191" w:rsidP="007A506E" w:rsidRDefault="00661191" w14:paraId="34397201" w14:textId="37074229">
            <w:pPr>
              <w:rPr>
                <w:rFonts w:ascii="Arial Narrow" w:hAnsi="Arial Narrow" w:cs="Arial"/>
                <w:b/>
                <w:bCs/>
                <w:sz w:val="20"/>
                <w:szCs w:val="20"/>
              </w:rPr>
            </w:pPr>
            <w:r w:rsidRPr="008A4540">
              <w:rPr>
                <w:rFonts w:ascii="Arial Narrow" w:hAnsi="Arial Narrow" w:cs="Arial"/>
                <w:b/>
                <w:bCs/>
                <w:sz w:val="20"/>
                <w:szCs w:val="20"/>
              </w:rPr>
              <w:t>768</w:t>
            </w:r>
          </w:p>
        </w:tc>
        <w:tc>
          <w:tcPr>
            <w:tcW w:w="6172" w:type="dxa"/>
            <w:tcMar/>
          </w:tcPr>
          <w:p w:rsidRPr="008A4540" w:rsidR="00661191" w:rsidP="0068253B" w:rsidRDefault="00661191" w14:paraId="56246FDC" w14:textId="7AFBF5CB">
            <w:pPr>
              <w:jc w:val="both"/>
              <w:rPr>
                <w:rFonts w:ascii="Arial Narrow" w:hAnsi="Arial Narrow" w:cs="Arial"/>
                <w:b/>
                <w:sz w:val="20"/>
                <w:szCs w:val="20"/>
              </w:rPr>
            </w:pPr>
            <w:r w:rsidRPr="008A4540">
              <w:rPr>
                <w:rFonts w:ascii="Arial Narrow" w:hAnsi="Arial Narrow" w:cs="Arial"/>
                <w:b/>
                <w:sz w:val="20"/>
                <w:szCs w:val="20"/>
              </w:rPr>
              <w:t>SUICIDIO FEMICIDA, INDUCCIÓN AL SUICIDIO Y/O AL SUICIDIO FEMICIDA.</w:t>
            </w:r>
          </w:p>
          <w:p w:rsidRPr="009A403D" w:rsidR="00661191" w:rsidP="0068253B" w:rsidRDefault="00661191" w14:paraId="1628AA4F" w14:textId="0F00B950">
            <w:pPr>
              <w:jc w:val="both"/>
              <w:rPr>
                <w:rFonts w:ascii="Arial Narrow" w:hAnsi="Arial Narrow" w:cs="Arial"/>
                <w:sz w:val="20"/>
                <w:szCs w:val="20"/>
                <w:lang w:val="en-US"/>
              </w:rPr>
            </w:pPr>
            <w:r w:rsidRPr="009A403D">
              <w:rPr>
                <w:rFonts w:ascii="Arial Narrow" w:hAnsi="Arial Narrow" w:cs="Arial"/>
                <w:sz w:val="20"/>
                <w:szCs w:val="20"/>
                <w:lang w:val="en-US"/>
              </w:rPr>
              <w:t>ART. 393 BIS; 390 SEXIES; 390 TER; C.P.</w:t>
            </w:r>
          </w:p>
          <w:p w:rsidRPr="008A4540" w:rsidR="00661191" w:rsidP="009B79C7" w:rsidRDefault="00661191" w14:paraId="1AD769C1" w14:textId="3731DD3A">
            <w:pPr>
              <w:jc w:val="both"/>
              <w:rPr>
                <w:rFonts w:ascii="Arial Narrow" w:hAnsi="Arial Narrow" w:cs="Arial"/>
                <w:sz w:val="20"/>
                <w:szCs w:val="20"/>
              </w:rPr>
            </w:pPr>
            <w:r w:rsidRPr="008A4540">
              <w:rPr>
                <w:rFonts w:ascii="Arial Narrow" w:hAnsi="Arial Narrow" w:cs="Arial"/>
                <w:sz w:val="20"/>
                <w:szCs w:val="20"/>
              </w:rPr>
              <w:t>Sanciona al que con ocasión de hechos previos constitutivos de violencia de género, cometidos por éste en contra de la víctima, causare el suicidio de una mujer. Sanciona a quien induzca a otra persona a cometer suicidio; Sanciona la inducción al suicidio y la consecuente muerte de la víctima cuando se produce con ocasión de concurrir cualesquiera de las circunstancias establecidas en el artículo 390 ter del CP.</w:t>
            </w:r>
          </w:p>
        </w:tc>
      </w:tr>
      <w:tr w:rsidRPr="008A4540" w:rsidR="00661191" w:rsidTr="5FFAE9BA" w14:paraId="471C4C92" w14:textId="77777777">
        <w:trPr>
          <w:trHeight w:val="74"/>
        </w:trPr>
        <w:tc>
          <w:tcPr>
            <w:tcW w:w="3150" w:type="dxa"/>
            <w:tcMar/>
          </w:tcPr>
          <w:p w:rsidRPr="008A4540" w:rsidR="00661191" w:rsidP="007A506E" w:rsidRDefault="00661191" w14:paraId="57C2DE17" w14:textId="77777777">
            <w:pPr>
              <w:rPr>
                <w:rFonts w:ascii="Arial Narrow" w:hAnsi="Arial Narrow" w:cs="Arial"/>
                <w:b/>
                <w:bCs/>
                <w:sz w:val="20"/>
                <w:szCs w:val="20"/>
              </w:rPr>
            </w:pPr>
          </w:p>
        </w:tc>
        <w:tc>
          <w:tcPr>
            <w:tcW w:w="6172" w:type="dxa"/>
            <w:tcMar/>
          </w:tcPr>
          <w:p w:rsidRPr="008A4540" w:rsidR="00661191" w:rsidP="0068253B" w:rsidRDefault="00661191" w14:paraId="69CF0C6B" w14:textId="77777777">
            <w:pPr>
              <w:jc w:val="both"/>
              <w:rPr>
                <w:rFonts w:ascii="Arial Narrow" w:hAnsi="Arial Narrow" w:cs="Arial"/>
                <w:sz w:val="20"/>
                <w:szCs w:val="20"/>
              </w:rPr>
            </w:pPr>
          </w:p>
        </w:tc>
      </w:tr>
      <w:tr w:rsidRPr="008A4540" w:rsidR="00661191" w:rsidTr="5FFAE9BA" w14:paraId="64E09AAA" w14:textId="77777777">
        <w:trPr>
          <w:trHeight w:val="74"/>
        </w:trPr>
        <w:tc>
          <w:tcPr>
            <w:tcW w:w="3150" w:type="dxa"/>
            <w:tcMar/>
          </w:tcPr>
          <w:p w:rsidRPr="008A4540" w:rsidR="00661191" w:rsidP="007A506E" w:rsidRDefault="00661191" w14:paraId="23B265DE" w14:textId="0EAB404C">
            <w:pPr>
              <w:rPr>
                <w:rFonts w:ascii="Arial Narrow" w:hAnsi="Arial Narrow" w:cs="Arial"/>
                <w:b/>
                <w:bCs/>
                <w:sz w:val="20"/>
                <w:szCs w:val="20"/>
              </w:rPr>
            </w:pPr>
            <w:r w:rsidRPr="008A4540">
              <w:rPr>
                <w:rFonts w:ascii="Arial Narrow" w:hAnsi="Arial Narrow" w:cs="Arial"/>
                <w:b/>
                <w:bCs/>
                <w:sz w:val="20"/>
                <w:szCs w:val="20"/>
              </w:rPr>
              <w:t>769</w:t>
            </w:r>
          </w:p>
        </w:tc>
        <w:tc>
          <w:tcPr>
            <w:tcW w:w="6172" w:type="dxa"/>
            <w:tcMar/>
          </w:tcPr>
          <w:p w:rsidRPr="008A4540" w:rsidR="00661191" w:rsidP="0068253B" w:rsidRDefault="00661191" w14:paraId="66BD704D" w14:textId="77777777">
            <w:pPr>
              <w:jc w:val="both"/>
              <w:rPr>
                <w:rFonts w:ascii="Arial Narrow" w:hAnsi="Arial Narrow" w:cs="Arial"/>
                <w:b/>
                <w:sz w:val="20"/>
                <w:szCs w:val="20"/>
              </w:rPr>
            </w:pPr>
            <w:r w:rsidRPr="008A4540">
              <w:rPr>
                <w:rFonts w:ascii="Arial Narrow" w:hAnsi="Arial Narrow" w:cs="Arial"/>
                <w:b/>
                <w:sz w:val="20"/>
                <w:szCs w:val="20"/>
              </w:rPr>
              <w:t>CONSPIRACIÓN PARA COMETER HOMICIDIO CALIFICADO POR PREMIO O PROMESA REMUNERATORIA.</w:t>
            </w:r>
          </w:p>
          <w:p w:rsidRPr="008A4540" w:rsidR="00661191" w:rsidP="0068253B" w:rsidRDefault="00661191" w14:paraId="0DFAAD8C" w14:textId="2BAA9BC2">
            <w:pPr>
              <w:jc w:val="both"/>
              <w:rPr>
                <w:rFonts w:ascii="Arial Narrow" w:hAnsi="Arial Narrow" w:cs="Arial"/>
                <w:sz w:val="20"/>
                <w:szCs w:val="20"/>
              </w:rPr>
            </w:pPr>
            <w:r w:rsidRPr="008A4540">
              <w:rPr>
                <w:rFonts w:ascii="Arial Narrow" w:hAnsi="Arial Narrow" w:cs="Arial"/>
                <w:sz w:val="20"/>
                <w:szCs w:val="20"/>
              </w:rPr>
              <w:t>ART. 391. BIS INC. 1º.</w:t>
            </w:r>
          </w:p>
        </w:tc>
      </w:tr>
      <w:tr w:rsidRPr="008A4540" w:rsidR="00661191" w:rsidTr="5FFAE9BA" w14:paraId="1F15E499" w14:textId="77777777">
        <w:trPr>
          <w:trHeight w:val="74"/>
        </w:trPr>
        <w:tc>
          <w:tcPr>
            <w:tcW w:w="3150" w:type="dxa"/>
            <w:tcMar/>
          </w:tcPr>
          <w:p w:rsidRPr="008A4540" w:rsidR="00661191" w:rsidP="007A506E" w:rsidRDefault="00661191" w14:paraId="179A5E8D" w14:textId="77777777">
            <w:pPr>
              <w:rPr>
                <w:rFonts w:ascii="Arial Narrow" w:hAnsi="Arial Narrow" w:cs="Arial"/>
                <w:b/>
                <w:bCs/>
                <w:sz w:val="20"/>
                <w:szCs w:val="20"/>
              </w:rPr>
            </w:pPr>
          </w:p>
        </w:tc>
        <w:tc>
          <w:tcPr>
            <w:tcW w:w="6172" w:type="dxa"/>
            <w:tcMar/>
          </w:tcPr>
          <w:p w:rsidRPr="008A4540" w:rsidR="00661191" w:rsidP="0068253B" w:rsidRDefault="00661191" w14:paraId="182A0531" w14:textId="735BAE12">
            <w:pPr>
              <w:jc w:val="both"/>
              <w:rPr>
                <w:rFonts w:ascii="Arial Narrow" w:hAnsi="Arial Narrow" w:cs="Arial"/>
                <w:sz w:val="20"/>
                <w:szCs w:val="20"/>
              </w:rPr>
            </w:pPr>
            <w:r w:rsidRPr="008A4540">
              <w:rPr>
                <w:rFonts w:ascii="Arial Narrow" w:hAnsi="Arial Narrow" w:cs="Arial"/>
                <w:sz w:val="20"/>
                <w:szCs w:val="20"/>
              </w:rPr>
              <w:t>Conspiración para cometer el delito de homicidio calificado por premio o promesa remuneratoria o por beneficio económico o de otra naturaleza en provecho propio o de un tercero.</w:t>
            </w:r>
          </w:p>
        </w:tc>
      </w:tr>
      <w:tr w:rsidRPr="008A4540" w:rsidR="00661191" w:rsidTr="5FFAE9BA" w14:paraId="2968EDE5" w14:textId="77777777">
        <w:trPr>
          <w:trHeight w:val="74"/>
        </w:trPr>
        <w:tc>
          <w:tcPr>
            <w:tcW w:w="3150" w:type="dxa"/>
            <w:tcMar/>
          </w:tcPr>
          <w:p w:rsidRPr="008A4540" w:rsidR="00661191" w:rsidP="007A506E" w:rsidRDefault="00661191" w14:paraId="24870121" w14:textId="77777777">
            <w:pPr>
              <w:rPr>
                <w:rFonts w:ascii="Arial Narrow" w:hAnsi="Arial Narrow" w:cs="Arial"/>
                <w:b/>
                <w:bCs/>
                <w:sz w:val="20"/>
                <w:szCs w:val="20"/>
              </w:rPr>
            </w:pPr>
          </w:p>
        </w:tc>
        <w:tc>
          <w:tcPr>
            <w:tcW w:w="6172" w:type="dxa"/>
            <w:tcMar/>
          </w:tcPr>
          <w:p w:rsidRPr="008A4540" w:rsidR="00661191" w:rsidP="0068253B" w:rsidRDefault="00661191" w14:paraId="6A430D7A" w14:textId="77777777">
            <w:pPr>
              <w:jc w:val="both"/>
              <w:rPr>
                <w:rFonts w:ascii="Arial Narrow" w:hAnsi="Arial Narrow" w:cs="Arial"/>
                <w:sz w:val="20"/>
                <w:szCs w:val="20"/>
              </w:rPr>
            </w:pPr>
          </w:p>
        </w:tc>
      </w:tr>
      <w:tr w:rsidRPr="008A4540" w:rsidR="00661191" w:rsidTr="5FFAE9BA" w14:paraId="12C0CC93" w14:textId="77777777">
        <w:trPr>
          <w:trHeight w:val="74"/>
        </w:trPr>
        <w:tc>
          <w:tcPr>
            <w:tcW w:w="3150" w:type="dxa"/>
            <w:tcMar/>
          </w:tcPr>
          <w:p w:rsidRPr="008A4540" w:rsidR="00661191" w:rsidP="007A506E" w:rsidRDefault="00661191" w14:paraId="180416DD" w14:textId="4ED53FD2">
            <w:pPr>
              <w:rPr>
                <w:rFonts w:ascii="Arial Narrow" w:hAnsi="Arial Narrow" w:cs="Arial"/>
                <w:b/>
                <w:bCs/>
                <w:sz w:val="20"/>
                <w:szCs w:val="20"/>
              </w:rPr>
            </w:pPr>
            <w:r w:rsidRPr="008A4540">
              <w:rPr>
                <w:rFonts w:ascii="Arial Narrow" w:hAnsi="Arial Narrow" w:cs="Arial"/>
                <w:b/>
                <w:bCs/>
                <w:sz w:val="20"/>
                <w:szCs w:val="20"/>
              </w:rPr>
              <w:t>770</w:t>
            </w:r>
          </w:p>
        </w:tc>
        <w:tc>
          <w:tcPr>
            <w:tcW w:w="6172" w:type="dxa"/>
            <w:tcMar/>
          </w:tcPr>
          <w:p w:rsidRPr="008A4540" w:rsidR="00661191" w:rsidP="0068253B" w:rsidRDefault="00661191" w14:paraId="0EBC02B6" w14:textId="77777777">
            <w:pPr>
              <w:jc w:val="both"/>
              <w:rPr>
                <w:rFonts w:ascii="Arial Narrow" w:hAnsi="Arial Narrow" w:cs="Arial"/>
                <w:b/>
                <w:sz w:val="20"/>
                <w:szCs w:val="20"/>
              </w:rPr>
            </w:pPr>
            <w:r w:rsidRPr="008A4540">
              <w:rPr>
                <w:rFonts w:ascii="Arial Narrow" w:hAnsi="Arial Narrow" w:cs="Arial"/>
                <w:b/>
                <w:sz w:val="20"/>
                <w:szCs w:val="20"/>
              </w:rPr>
              <w:t>CONSPIRACIÓN PARA COMETER HOMICIDIO CALIFICADO POR PREMIO O PROMESA REMUNERATORIA CONTRA AUTORIDADES.</w:t>
            </w:r>
          </w:p>
          <w:p w:rsidRPr="008A4540" w:rsidR="00661191" w:rsidP="0068253B" w:rsidRDefault="00661191" w14:paraId="6FEDD993" w14:textId="44DEDE14">
            <w:pPr>
              <w:jc w:val="both"/>
              <w:rPr>
                <w:rFonts w:ascii="Arial Narrow" w:hAnsi="Arial Narrow" w:cs="Arial"/>
                <w:sz w:val="20"/>
                <w:szCs w:val="20"/>
              </w:rPr>
            </w:pPr>
            <w:r w:rsidRPr="008A4540">
              <w:rPr>
                <w:rFonts w:ascii="Arial Narrow" w:hAnsi="Arial Narrow" w:cs="Arial"/>
                <w:sz w:val="20"/>
                <w:szCs w:val="20"/>
              </w:rPr>
              <w:t>ART. 391. BIS INC. 2º</w:t>
            </w:r>
          </w:p>
        </w:tc>
      </w:tr>
      <w:tr w:rsidRPr="008A4540" w:rsidR="00661191" w:rsidTr="5FFAE9BA" w14:paraId="57A1FB0B" w14:textId="77777777">
        <w:trPr>
          <w:trHeight w:val="74"/>
        </w:trPr>
        <w:tc>
          <w:tcPr>
            <w:tcW w:w="3150" w:type="dxa"/>
            <w:tcMar/>
          </w:tcPr>
          <w:p w:rsidRPr="008A4540" w:rsidR="00661191" w:rsidP="007A506E" w:rsidRDefault="00661191" w14:paraId="05146A27" w14:textId="77777777">
            <w:pPr>
              <w:rPr>
                <w:rFonts w:ascii="Arial Narrow" w:hAnsi="Arial Narrow" w:cs="Arial"/>
                <w:b/>
                <w:bCs/>
                <w:sz w:val="20"/>
                <w:szCs w:val="20"/>
              </w:rPr>
            </w:pPr>
          </w:p>
        </w:tc>
        <w:tc>
          <w:tcPr>
            <w:tcW w:w="6172" w:type="dxa"/>
            <w:tcMar/>
          </w:tcPr>
          <w:p w:rsidRPr="008A4540" w:rsidR="00661191" w:rsidP="0068253B" w:rsidRDefault="00661191" w14:paraId="7B39132F" w14:textId="523D82C3">
            <w:pPr>
              <w:jc w:val="both"/>
              <w:rPr>
                <w:rFonts w:ascii="Arial Narrow" w:hAnsi="Arial Narrow" w:cs="Arial"/>
                <w:sz w:val="20"/>
                <w:szCs w:val="20"/>
              </w:rPr>
            </w:pPr>
            <w:r w:rsidRPr="008A4540">
              <w:rPr>
                <w:rFonts w:ascii="Arial Narrow" w:hAnsi="Arial Narrow" w:cs="Arial"/>
                <w:sz w:val="20"/>
                <w:szCs w:val="20"/>
              </w:rPr>
              <w:t>Conspiración para cometer el delito de homicidio calificado por premio o promesa remuneratoria o por beneficio económico o de otra naturaleza en provecho propio o de un tercero en contra de un juez con competencia penal, fiscal, defensor penal público, funcionario de Carabineros, PDI o Gendarmería</w:t>
            </w:r>
          </w:p>
        </w:tc>
      </w:tr>
      <w:tr w:rsidRPr="008A4540" w:rsidR="00661191" w:rsidTr="5FFAE9BA" w14:paraId="11274B1E" w14:textId="77777777">
        <w:trPr>
          <w:trHeight w:val="74"/>
        </w:trPr>
        <w:tc>
          <w:tcPr>
            <w:tcW w:w="3150" w:type="dxa"/>
            <w:tcMar/>
          </w:tcPr>
          <w:p w:rsidRPr="008A4540" w:rsidR="00661191" w:rsidP="007A506E" w:rsidRDefault="00661191" w14:paraId="15BC03B8" w14:textId="77777777">
            <w:pPr>
              <w:rPr>
                <w:rFonts w:ascii="Arial Narrow" w:hAnsi="Arial Narrow" w:cs="Arial"/>
                <w:b/>
                <w:bCs/>
                <w:sz w:val="20"/>
                <w:szCs w:val="20"/>
              </w:rPr>
            </w:pPr>
          </w:p>
        </w:tc>
        <w:tc>
          <w:tcPr>
            <w:tcW w:w="6172" w:type="dxa"/>
            <w:tcMar/>
          </w:tcPr>
          <w:p w:rsidRPr="008A4540" w:rsidR="00661191" w:rsidP="0068253B" w:rsidRDefault="00661191" w14:paraId="68E76C01" w14:textId="77777777">
            <w:pPr>
              <w:jc w:val="both"/>
              <w:rPr>
                <w:rFonts w:ascii="Arial Narrow" w:hAnsi="Arial Narrow" w:cs="Arial"/>
                <w:sz w:val="20"/>
                <w:szCs w:val="20"/>
              </w:rPr>
            </w:pPr>
          </w:p>
        </w:tc>
      </w:tr>
      <w:tr w:rsidRPr="008A4540" w:rsidR="00661191" w:rsidTr="5FFAE9BA" w14:paraId="66CF566A" w14:textId="77777777">
        <w:trPr>
          <w:trHeight w:val="74"/>
        </w:trPr>
        <w:tc>
          <w:tcPr>
            <w:tcW w:w="3150" w:type="dxa"/>
            <w:tcMar/>
          </w:tcPr>
          <w:p w:rsidRPr="008A4540" w:rsidR="00661191" w:rsidP="007A506E" w:rsidRDefault="00661191" w14:paraId="4FA0E877" w14:textId="77777777">
            <w:pPr>
              <w:rPr>
                <w:rFonts w:ascii="Arial Narrow" w:hAnsi="Arial Narrow" w:cs="Arial"/>
                <w:b/>
                <w:bCs/>
                <w:sz w:val="20"/>
                <w:szCs w:val="20"/>
              </w:rPr>
            </w:pPr>
            <w:r w:rsidRPr="008A4540">
              <w:rPr>
                <w:rFonts w:ascii="Arial Narrow" w:hAnsi="Arial Narrow" w:cs="Arial"/>
                <w:b/>
                <w:bCs/>
                <w:sz w:val="20"/>
                <w:szCs w:val="20"/>
              </w:rPr>
              <w:t>799</w:t>
            </w:r>
          </w:p>
        </w:tc>
        <w:tc>
          <w:tcPr>
            <w:tcW w:w="6172" w:type="dxa"/>
            <w:tcMar/>
          </w:tcPr>
          <w:p w:rsidRPr="008A4540" w:rsidR="00661191" w:rsidP="0068253B" w:rsidRDefault="00661191" w14:paraId="6EDB1C08" w14:textId="2B796ED4">
            <w:pPr>
              <w:jc w:val="both"/>
              <w:rPr>
                <w:rFonts w:ascii="Arial Narrow" w:hAnsi="Arial Narrow" w:cs="Arial"/>
                <w:b/>
                <w:bCs/>
                <w:sz w:val="20"/>
                <w:szCs w:val="20"/>
              </w:rPr>
            </w:pPr>
            <w:r w:rsidRPr="008A4540">
              <w:rPr>
                <w:rFonts w:ascii="Arial Narrow" w:hAnsi="Arial Narrow" w:cs="Arial"/>
                <w:b/>
                <w:bCs/>
                <w:sz w:val="20"/>
                <w:szCs w:val="20"/>
              </w:rPr>
              <w:t>OTROS DELITOS CONTRA LAS PERSONAS.</w:t>
            </w:r>
          </w:p>
        </w:tc>
      </w:tr>
      <w:tr w:rsidRPr="008A4540" w:rsidR="00661191" w:rsidTr="5FFAE9BA" w14:paraId="0C00D1D3" w14:textId="77777777">
        <w:trPr>
          <w:trHeight w:val="74"/>
        </w:trPr>
        <w:tc>
          <w:tcPr>
            <w:tcW w:w="3150" w:type="dxa"/>
            <w:tcMar/>
          </w:tcPr>
          <w:p w:rsidRPr="008A4540" w:rsidR="00661191" w:rsidP="007A506E" w:rsidRDefault="00661191" w14:paraId="121CCBA9" w14:textId="77777777">
            <w:pPr>
              <w:rPr>
                <w:rFonts w:ascii="Arial Narrow" w:hAnsi="Arial Narrow" w:cs="Arial"/>
                <w:b/>
                <w:bCs/>
                <w:sz w:val="20"/>
                <w:szCs w:val="20"/>
              </w:rPr>
            </w:pPr>
          </w:p>
        </w:tc>
        <w:tc>
          <w:tcPr>
            <w:tcW w:w="6172" w:type="dxa"/>
            <w:tcMar/>
          </w:tcPr>
          <w:p w:rsidRPr="008A4540" w:rsidR="00661191" w:rsidP="0068253B" w:rsidRDefault="00661191" w14:paraId="75BDC378" w14:textId="77777777">
            <w:pPr>
              <w:jc w:val="both"/>
              <w:rPr>
                <w:rFonts w:ascii="Arial Narrow" w:hAnsi="Arial Narrow" w:cs="Arial"/>
                <w:b/>
                <w:bCs/>
                <w:sz w:val="20"/>
                <w:szCs w:val="20"/>
              </w:rPr>
            </w:pPr>
          </w:p>
        </w:tc>
      </w:tr>
      <w:tr w:rsidRPr="008A4540" w:rsidR="00661191" w:rsidTr="5FFAE9BA" w14:paraId="7E4E0983" w14:textId="77777777">
        <w:trPr>
          <w:trHeight w:val="74"/>
        </w:trPr>
        <w:tc>
          <w:tcPr>
            <w:tcW w:w="3150" w:type="dxa"/>
            <w:tcMar/>
          </w:tcPr>
          <w:p w:rsidRPr="008A4540" w:rsidR="00661191" w:rsidP="007A506E" w:rsidRDefault="00661191" w14:paraId="3B3315EC" w14:textId="77777777">
            <w:pPr>
              <w:rPr>
                <w:rFonts w:ascii="Arial Narrow" w:hAnsi="Arial Narrow" w:cs="Arial"/>
                <w:b/>
                <w:bCs/>
                <w:sz w:val="20"/>
                <w:szCs w:val="20"/>
              </w:rPr>
            </w:pPr>
            <w:r w:rsidRPr="008A4540">
              <w:rPr>
                <w:rFonts w:ascii="Arial Narrow" w:hAnsi="Arial Narrow" w:cs="Arial"/>
                <w:b/>
                <w:bCs/>
                <w:sz w:val="20"/>
                <w:szCs w:val="20"/>
              </w:rPr>
              <w:t>13001</w:t>
            </w:r>
          </w:p>
        </w:tc>
        <w:tc>
          <w:tcPr>
            <w:tcW w:w="6172" w:type="dxa"/>
            <w:tcMar/>
          </w:tcPr>
          <w:p w:rsidRPr="008A4540" w:rsidR="00661191" w:rsidP="007A506E" w:rsidRDefault="00661191" w14:paraId="31DCCA6A" w14:textId="77777777">
            <w:pPr>
              <w:jc w:val="both"/>
              <w:rPr>
                <w:rFonts w:ascii="Arial Narrow" w:hAnsi="Arial Narrow" w:cs="Arial"/>
                <w:b/>
                <w:bCs/>
                <w:sz w:val="20"/>
                <w:szCs w:val="20"/>
              </w:rPr>
            </w:pPr>
            <w:r w:rsidRPr="008A4540">
              <w:rPr>
                <w:rFonts w:ascii="Arial Narrow" w:hAnsi="Arial Narrow" w:cs="Arial"/>
                <w:b/>
                <w:bCs/>
                <w:sz w:val="20"/>
                <w:szCs w:val="20"/>
              </w:rPr>
              <w:t>LESIONES LEVES.</w:t>
            </w:r>
          </w:p>
        </w:tc>
      </w:tr>
      <w:tr w:rsidRPr="008A4540" w:rsidR="00661191" w:rsidTr="5FFAE9BA" w14:paraId="6FE542F7" w14:textId="77777777">
        <w:trPr>
          <w:trHeight w:val="74"/>
        </w:trPr>
        <w:tc>
          <w:tcPr>
            <w:tcW w:w="3150" w:type="dxa"/>
            <w:tcMar/>
          </w:tcPr>
          <w:p w:rsidRPr="008A4540" w:rsidR="00661191" w:rsidP="007A506E" w:rsidRDefault="00661191" w14:paraId="12CFF1F6" w14:textId="77777777">
            <w:pPr>
              <w:rPr>
                <w:rFonts w:ascii="Arial Narrow" w:hAnsi="Arial Narrow"/>
                <w:sz w:val="20"/>
                <w:szCs w:val="20"/>
              </w:rPr>
            </w:pPr>
          </w:p>
        </w:tc>
        <w:tc>
          <w:tcPr>
            <w:tcW w:w="6172" w:type="dxa"/>
            <w:tcMar/>
          </w:tcPr>
          <w:p w:rsidRPr="008A4540" w:rsidR="00661191" w:rsidP="007A506E" w:rsidRDefault="00661191" w14:paraId="4E821826" w14:textId="77777777">
            <w:pPr>
              <w:jc w:val="both"/>
              <w:rPr>
                <w:rFonts w:ascii="Arial Narrow" w:hAnsi="Arial Narrow" w:cs="Arial"/>
                <w:sz w:val="20"/>
                <w:szCs w:val="20"/>
              </w:rPr>
            </w:pPr>
            <w:r w:rsidRPr="008A4540">
              <w:rPr>
                <w:rFonts w:ascii="Arial Narrow" w:hAnsi="Arial Narrow" w:cs="Arial"/>
                <w:sz w:val="20"/>
                <w:szCs w:val="20"/>
              </w:rPr>
              <w:t xml:space="preserve">ART. 494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5</w:t>
            </w:r>
          </w:p>
        </w:tc>
      </w:tr>
      <w:tr w:rsidRPr="008A4540" w:rsidR="00661191" w:rsidTr="5FFAE9BA" w14:paraId="2922B6CF" w14:textId="77777777">
        <w:trPr>
          <w:trHeight w:val="74"/>
        </w:trPr>
        <w:tc>
          <w:tcPr>
            <w:tcW w:w="3150" w:type="dxa"/>
            <w:tcMar/>
          </w:tcPr>
          <w:p w:rsidRPr="008A4540" w:rsidR="00661191" w:rsidP="007A506E" w:rsidRDefault="00661191" w14:paraId="494703C7" w14:textId="77777777">
            <w:pPr>
              <w:rPr>
                <w:rFonts w:ascii="Arial Narrow" w:hAnsi="Arial Narrow"/>
                <w:sz w:val="20"/>
                <w:szCs w:val="20"/>
              </w:rPr>
            </w:pPr>
          </w:p>
        </w:tc>
        <w:tc>
          <w:tcPr>
            <w:tcW w:w="6172" w:type="dxa"/>
            <w:tcMar/>
          </w:tcPr>
          <w:p w:rsidRPr="008A4540" w:rsidR="00661191" w:rsidP="0068253B" w:rsidRDefault="00661191" w14:paraId="2A76C2FA" w14:textId="167E4F9D">
            <w:pPr>
              <w:jc w:val="both"/>
              <w:rPr>
                <w:rFonts w:ascii="Arial Narrow" w:hAnsi="Arial Narrow" w:cs="Arial"/>
                <w:sz w:val="20"/>
                <w:szCs w:val="20"/>
              </w:rPr>
            </w:pPr>
            <w:r w:rsidRPr="008A4540">
              <w:rPr>
                <w:rFonts w:ascii="Arial Narrow" w:hAnsi="Arial Narrow" w:cs="Arial"/>
                <w:sz w:val="20"/>
                <w:szCs w:val="20"/>
              </w:rPr>
              <w:t>Se castiga como falta. Son aquéllas que en concepto del tribunal, no se hallaren comprendidas en el artículo 399 del Código Penal (es decir, que no corresponda considerarlas lesiones menos graves) atendidas la calidad de las personas y circunstancias del hecho.</w:t>
            </w:r>
          </w:p>
        </w:tc>
      </w:tr>
      <w:tr w:rsidRPr="008A4540" w:rsidR="00661191" w:rsidTr="5FFAE9BA" w14:paraId="67E821F8" w14:textId="77777777">
        <w:trPr>
          <w:trHeight w:val="74"/>
        </w:trPr>
        <w:tc>
          <w:tcPr>
            <w:tcW w:w="3150" w:type="dxa"/>
            <w:tcMar/>
          </w:tcPr>
          <w:p w:rsidRPr="008A4540" w:rsidR="00661191" w:rsidP="007A506E" w:rsidRDefault="00661191" w14:paraId="51BE2BDA" w14:textId="77777777">
            <w:pPr>
              <w:rPr>
                <w:rFonts w:ascii="Arial Narrow" w:hAnsi="Arial Narrow"/>
                <w:sz w:val="20"/>
                <w:szCs w:val="20"/>
              </w:rPr>
            </w:pPr>
          </w:p>
        </w:tc>
        <w:tc>
          <w:tcPr>
            <w:tcW w:w="6172" w:type="dxa"/>
            <w:tcMar/>
          </w:tcPr>
          <w:p w:rsidRPr="008A4540" w:rsidR="00661191" w:rsidP="0068253B" w:rsidRDefault="00661191" w14:paraId="07A534D2" w14:textId="77777777">
            <w:pPr>
              <w:jc w:val="both"/>
              <w:rPr>
                <w:rFonts w:ascii="Arial Narrow" w:hAnsi="Arial Narrow" w:cs="Arial"/>
                <w:sz w:val="20"/>
                <w:szCs w:val="20"/>
              </w:rPr>
            </w:pPr>
          </w:p>
        </w:tc>
      </w:tr>
      <w:tr w:rsidRPr="008A4540" w:rsidR="00661191" w:rsidTr="5FFAE9BA" w14:paraId="5819AC10" w14:textId="77777777">
        <w:trPr>
          <w:trHeight w:val="74"/>
        </w:trPr>
        <w:tc>
          <w:tcPr>
            <w:tcW w:w="3150" w:type="dxa"/>
            <w:tcMar/>
          </w:tcPr>
          <w:p w:rsidRPr="008A4540" w:rsidR="00661191" w:rsidP="007A506E" w:rsidRDefault="00661191" w14:paraId="7BE7DF33" w14:textId="77777777">
            <w:pPr>
              <w:rPr>
                <w:rFonts w:ascii="Arial Narrow" w:hAnsi="Arial Narrow"/>
                <w:sz w:val="20"/>
                <w:szCs w:val="20"/>
              </w:rPr>
            </w:pPr>
          </w:p>
        </w:tc>
        <w:tc>
          <w:tcPr>
            <w:tcW w:w="6172" w:type="dxa"/>
            <w:tcMar/>
          </w:tcPr>
          <w:p w:rsidRPr="008A4540" w:rsidR="00661191" w:rsidP="007A506E" w:rsidRDefault="00661191" w14:paraId="096A8FC2" w14:textId="77777777">
            <w:pPr>
              <w:jc w:val="both"/>
              <w:rPr>
                <w:rFonts w:ascii="Arial Narrow" w:hAnsi="Arial Narrow" w:cs="Arial"/>
                <w:sz w:val="20"/>
                <w:szCs w:val="20"/>
              </w:rPr>
            </w:pPr>
          </w:p>
        </w:tc>
      </w:tr>
      <w:tr w:rsidRPr="008A4540" w:rsidR="00661191" w:rsidTr="5FFAE9BA" w14:paraId="4EEAFF23" w14:textId="77777777">
        <w:trPr>
          <w:trHeight w:val="469"/>
        </w:trPr>
        <w:tc>
          <w:tcPr>
            <w:tcW w:w="9322" w:type="dxa"/>
            <w:gridSpan w:val="2"/>
            <w:shd w:val="clear" w:color="auto" w:fill="BFBFBF" w:themeFill="background1" w:themeFillShade="BF"/>
            <w:tcMar/>
          </w:tcPr>
          <w:p w:rsidRPr="008A4540" w:rsidR="00661191" w:rsidP="00C73618" w:rsidRDefault="00661191" w14:paraId="33CBE057" w14:textId="77777777">
            <w:pPr>
              <w:rPr>
                <w:rFonts w:ascii="Arial Narrow" w:hAnsi="Arial Narrow" w:cs="Arial"/>
                <w:b/>
                <w:bCs/>
                <w:sz w:val="20"/>
                <w:szCs w:val="20"/>
              </w:rPr>
            </w:pPr>
            <w:r w:rsidRPr="008A4540">
              <w:rPr>
                <w:rFonts w:ascii="Arial Narrow" w:hAnsi="Arial Narrow" w:cs="Arial"/>
                <w:b/>
                <w:bCs/>
                <w:sz w:val="20"/>
                <w:szCs w:val="20"/>
              </w:rPr>
              <w:t>CRIMENES Y SIMPLES DELITOS CONTRA LA PROPIEDAD</w:t>
            </w:r>
          </w:p>
          <w:p w:rsidRPr="008A4540" w:rsidR="00661191" w:rsidP="00C73618" w:rsidRDefault="00661191" w14:paraId="1BEC2F9B" w14:textId="77777777">
            <w:pPr>
              <w:rPr>
                <w:rFonts w:ascii="Arial Narrow" w:hAnsi="Arial Narrow" w:cs="Arial"/>
                <w:sz w:val="20"/>
                <w:szCs w:val="20"/>
              </w:rPr>
            </w:pPr>
            <w:r w:rsidRPr="008A4540">
              <w:rPr>
                <w:rFonts w:ascii="Arial Narrow" w:hAnsi="Arial Narrow" w:cs="Arial"/>
                <w:b/>
                <w:bCs/>
                <w:sz w:val="20"/>
                <w:szCs w:val="20"/>
              </w:rPr>
              <w:t>Libro II Título IX</w:t>
            </w:r>
          </w:p>
        </w:tc>
      </w:tr>
      <w:tr w:rsidRPr="008A4540" w:rsidR="00661191" w:rsidTr="5FFAE9BA" w14:paraId="427D6311" w14:textId="77777777">
        <w:trPr>
          <w:trHeight w:val="74"/>
        </w:trPr>
        <w:tc>
          <w:tcPr>
            <w:tcW w:w="3150" w:type="dxa"/>
            <w:tcMar/>
          </w:tcPr>
          <w:p w:rsidRPr="008A4540" w:rsidR="00661191" w:rsidP="007A506E" w:rsidRDefault="00661191" w14:paraId="284AB38A" w14:textId="77777777">
            <w:pPr>
              <w:rPr>
                <w:rFonts w:ascii="Arial Narrow" w:hAnsi="Arial Narrow"/>
                <w:sz w:val="20"/>
                <w:szCs w:val="20"/>
              </w:rPr>
            </w:pPr>
          </w:p>
        </w:tc>
        <w:tc>
          <w:tcPr>
            <w:tcW w:w="6172" w:type="dxa"/>
            <w:tcMar/>
          </w:tcPr>
          <w:p w:rsidRPr="008A4540" w:rsidR="00661191" w:rsidP="007A506E" w:rsidRDefault="00661191" w14:paraId="54D67618" w14:textId="77777777">
            <w:pPr>
              <w:jc w:val="both"/>
              <w:rPr>
                <w:rFonts w:ascii="Arial Narrow" w:hAnsi="Arial Narrow" w:cs="Arial"/>
                <w:sz w:val="20"/>
                <w:szCs w:val="20"/>
              </w:rPr>
            </w:pPr>
          </w:p>
        </w:tc>
      </w:tr>
      <w:tr w:rsidRPr="008A4540" w:rsidR="00661191" w:rsidTr="5FFAE9BA" w14:paraId="7A9C6895" w14:textId="77777777">
        <w:trPr>
          <w:trHeight w:val="74"/>
        </w:trPr>
        <w:tc>
          <w:tcPr>
            <w:tcW w:w="3150" w:type="dxa"/>
            <w:tcMar/>
          </w:tcPr>
          <w:p w:rsidRPr="008A4540" w:rsidR="00661191" w:rsidP="007A506E" w:rsidRDefault="00661191" w14:paraId="5F4E4FAD"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0C075A" w:rsidRDefault="00661191" w14:paraId="5A538B25" w14:textId="5C50598F">
            <w:pPr>
              <w:jc w:val="both"/>
              <w:rPr>
                <w:rFonts w:ascii="Arial Narrow" w:hAnsi="Arial Narrow" w:cs="Arial"/>
                <w:sz w:val="20"/>
                <w:szCs w:val="20"/>
              </w:rPr>
            </w:pPr>
            <w:r w:rsidRPr="008A4540">
              <w:rPr>
                <w:rFonts w:ascii="Arial Narrow" w:hAnsi="Arial Narrow" w:cs="Arial"/>
                <w:sz w:val="20"/>
                <w:szCs w:val="20"/>
              </w:rPr>
              <w:t>(00801-00899</w:t>
            </w:r>
            <w:r w:rsidR="000C075A">
              <w:rPr>
                <w:rFonts w:ascii="Arial Narrow" w:hAnsi="Arial Narrow" w:cs="Arial"/>
                <w:sz w:val="20"/>
                <w:szCs w:val="20"/>
              </w:rPr>
              <w:t>;</w:t>
            </w:r>
            <w:r w:rsidRPr="000C075A" w:rsidR="000C075A">
              <w:rPr>
                <w:rFonts w:ascii="Arial Narrow" w:hAnsi="Arial Narrow" w:cs="Arial"/>
                <w:sz w:val="20"/>
                <w:szCs w:val="20"/>
              </w:rPr>
              <w:t>1100</w:t>
            </w:r>
            <w:r w:rsidR="000C075A">
              <w:rPr>
                <w:rFonts w:ascii="Arial Narrow" w:hAnsi="Arial Narrow" w:cs="Arial"/>
                <w:sz w:val="20"/>
                <w:szCs w:val="20"/>
              </w:rPr>
              <w:t>,</w:t>
            </w:r>
            <w:r w:rsidRPr="000C075A" w:rsidR="000C075A">
              <w:rPr>
                <w:rFonts w:ascii="Arial Narrow" w:hAnsi="Arial Narrow" w:cs="Arial"/>
                <w:sz w:val="20"/>
                <w:szCs w:val="20"/>
              </w:rPr>
              <w:t>1101</w:t>
            </w:r>
            <w:r w:rsidRPr="008A4540">
              <w:rPr>
                <w:rFonts w:ascii="Arial Narrow" w:hAnsi="Arial Narrow" w:cs="Arial"/>
                <w:sz w:val="20"/>
                <w:szCs w:val="20"/>
              </w:rPr>
              <w:t>)</w:t>
            </w:r>
          </w:p>
          <w:p w:rsidRPr="008A4540" w:rsidR="00661191" w:rsidP="007A506E" w:rsidRDefault="00661191" w14:paraId="520DE87A" w14:textId="77777777">
            <w:pPr>
              <w:jc w:val="both"/>
              <w:rPr>
                <w:rFonts w:ascii="Arial Narrow" w:hAnsi="Arial Narrow" w:cs="Arial"/>
                <w:sz w:val="20"/>
                <w:szCs w:val="20"/>
              </w:rPr>
            </w:pPr>
          </w:p>
        </w:tc>
      </w:tr>
      <w:tr w:rsidRPr="008A4540" w:rsidR="00661191" w:rsidTr="5FFAE9BA" w14:paraId="3D723850" w14:textId="77777777">
        <w:trPr>
          <w:trHeight w:val="74"/>
        </w:trPr>
        <w:tc>
          <w:tcPr>
            <w:tcW w:w="3150" w:type="dxa"/>
            <w:tcMar/>
          </w:tcPr>
          <w:p w:rsidRPr="008A4540" w:rsidR="00661191" w:rsidP="007A506E" w:rsidRDefault="00661191" w14:paraId="5D651B48" w14:textId="77777777">
            <w:pPr>
              <w:rPr>
                <w:rFonts w:ascii="Arial Narrow" w:hAnsi="Arial Narrow" w:cs="Arial"/>
                <w:sz w:val="20"/>
                <w:szCs w:val="20"/>
              </w:rPr>
            </w:pPr>
            <w:r w:rsidRPr="008A4540">
              <w:rPr>
                <w:rFonts w:ascii="Arial Narrow" w:hAnsi="Arial Narrow" w:cs="Arial"/>
                <w:sz w:val="20"/>
                <w:szCs w:val="20"/>
              </w:rPr>
              <w:lastRenderedPageBreak/>
              <w:t xml:space="preserve">Artículos del Código Penal           </w:t>
            </w:r>
          </w:p>
        </w:tc>
        <w:tc>
          <w:tcPr>
            <w:tcW w:w="6172" w:type="dxa"/>
            <w:tcMar/>
          </w:tcPr>
          <w:p w:rsidRPr="008A4540" w:rsidR="00661191" w:rsidP="007A506E" w:rsidRDefault="00661191" w14:paraId="0AD47C71" w14:textId="77777777">
            <w:pPr>
              <w:jc w:val="both"/>
              <w:rPr>
                <w:rFonts w:ascii="Arial Narrow" w:hAnsi="Arial Narrow" w:cs="Arial"/>
                <w:sz w:val="20"/>
                <w:szCs w:val="20"/>
              </w:rPr>
            </w:pPr>
            <w:r w:rsidRPr="008A4540">
              <w:rPr>
                <w:rFonts w:ascii="Arial Narrow" w:hAnsi="Arial Narrow" w:cs="Arial"/>
                <w:sz w:val="20"/>
                <w:szCs w:val="20"/>
              </w:rPr>
              <w:t>Art. 432 al 490</w:t>
            </w:r>
          </w:p>
          <w:p w:rsidRPr="008A4540" w:rsidR="00661191" w:rsidP="007A506E" w:rsidRDefault="00661191" w14:paraId="14B6A204" w14:textId="77777777">
            <w:pPr>
              <w:jc w:val="both"/>
              <w:rPr>
                <w:rFonts w:ascii="Arial Narrow" w:hAnsi="Arial Narrow" w:cs="Arial"/>
                <w:sz w:val="20"/>
                <w:szCs w:val="20"/>
              </w:rPr>
            </w:pPr>
          </w:p>
        </w:tc>
      </w:tr>
      <w:tr w:rsidRPr="008A4540" w:rsidR="00661191" w:rsidTr="5FFAE9BA" w14:paraId="73249D4A" w14:textId="77777777">
        <w:trPr>
          <w:trHeight w:val="74"/>
        </w:trPr>
        <w:tc>
          <w:tcPr>
            <w:tcW w:w="3150" w:type="dxa"/>
            <w:tcMar/>
          </w:tcPr>
          <w:p w:rsidRPr="008A4540" w:rsidR="00661191" w:rsidP="007A506E" w:rsidRDefault="00661191" w14:paraId="61E72C21" w14:textId="77777777">
            <w:pPr>
              <w:rPr>
                <w:rFonts w:ascii="Arial Narrow" w:hAnsi="Arial Narrow" w:cs="Arial"/>
                <w:b/>
                <w:bCs/>
                <w:sz w:val="20"/>
                <w:szCs w:val="20"/>
              </w:rPr>
            </w:pPr>
            <w:r w:rsidRPr="008A4540">
              <w:rPr>
                <w:rFonts w:ascii="Arial Narrow" w:hAnsi="Arial Narrow" w:cs="Arial"/>
                <w:b/>
                <w:bCs/>
                <w:sz w:val="20"/>
                <w:szCs w:val="20"/>
              </w:rPr>
              <w:t>802</w:t>
            </w:r>
          </w:p>
        </w:tc>
        <w:tc>
          <w:tcPr>
            <w:tcW w:w="6172" w:type="dxa"/>
            <w:tcMar/>
          </w:tcPr>
          <w:p w:rsidRPr="008A4540" w:rsidR="00661191" w:rsidP="00EB1A55" w:rsidRDefault="00661191" w14:paraId="352F63D7" w14:textId="77777777">
            <w:pPr>
              <w:jc w:val="both"/>
              <w:rPr>
                <w:rFonts w:ascii="Arial Narrow" w:hAnsi="Arial Narrow" w:cs="Arial"/>
                <w:b/>
                <w:bCs/>
                <w:sz w:val="20"/>
                <w:szCs w:val="20"/>
              </w:rPr>
            </w:pPr>
            <w:r w:rsidRPr="008A4540">
              <w:rPr>
                <w:rFonts w:ascii="Arial Narrow" w:hAnsi="Arial Narrow" w:cs="Arial"/>
                <w:b/>
                <w:bCs/>
                <w:sz w:val="20"/>
                <w:szCs w:val="20"/>
              </w:rPr>
              <w:t xml:space="preserve">ROBO CON INTIMIDACIÓN. </w:t>
            </w:r>
          </w:p>
          <w:p w:rsidRPr="008A4540" w:rsidR="00661191" w:rsidP="00EB1A55" w:rsidRDefault="00661191" w14:paraId="7C94CA5F" w14:textId="2981659D">
            <w:pPr>
              <w:jc w:val="both"/>
              <w:rPr>
                <w:rFonts w:ascii="Arial Narrow" w:hAnsi="Arial Narrow" w:cs="Arial"/>
                <w:bCs/>
                <w:sz w:val="20"/>
                <w:szCs w:val="20"/>
              </w:rPr>
            </w:pPr>
            <w:r w:rsidRPr="008A4540">
              <w:rPr>
                <w:rFonts w:ascii="Arial Narrow" w:hAnsi="Arial Narrow" w:cs="Arial"/>
                <w:bCs/>
                <w:sz w:val="20"/>
                <w:szCs w:val="20"/>
              </w:rPr>
              <w:t xml:space="preserve">ART. 433, 436 inc. </w:t>
            </w:r>
            <w:proofErr w:type="gramStart"/>
            <w:r w:rsidRPr="008A4540">
              <w:rPr>
                <w:rFonts w:ascii="Arial Narrow" w:hAnsi="Arial Narrow" w:cs="Arial"/>
                <w:bCs/>
                <w:sz w:val="20"/>
                <w:szCs w:val="20"/>
              </w:rPr>
              <w:t>1º .</w:t>
            </w:r>
            <w:proofErr w:type="gramEnd"/>
          </w:p>
        </w:tc>
      </w:tr>
      <w:tr w:rsidRPr="008A4540" w:rsidR="00661191" w:rsidTr="5FFAE9BA" w14:paraId="79A818C8" w14:textId="77777777">
        <w:trPr>
          <w:trHeight w:val="74"/>
        </w:trPr>
        <w:tc>
          <w:tcPr>
            <w:tcW w:w="3150" w:type="dxa"/>
            <w:tcMar/>
          </w:tcPr>
          <w:p w:rsidRPr="008A4540" w:rsidR="00661191" w:rsidP="007A506E" w:rsidRDefault="00661191" w14:paraId="27CBF0FB" w14:textId="77777777">
            <w:pPr>
              <w:rPr>
                <w:rFonts w:ascii="Arial Narrow" w:hAnsi="Arial Narrow"/>
                <w:sz w:val="20"/>
                <w:szCs w:val="20"/>
              </w:rPr>
            </w:pPr>
          </w:p>
        </w:tc>
        <w:tc>
          <w:tcPr>
            <w:tcW w:w="6172" w:type="dxa"/>
            <w:tcMar/>
          </w:tcPr>
          <w:p w:rsidRPr="008A4540" w:rsidR="00661191" w:rsidP="00B020C9" w:rsidRDefault="00661191" w14:paraId="5884CC8D" w14:textId="7F93DF5E">
            <w:pPr>
              <w:jc w:val="both"/>
              <w:rPr>
                <w:rFonts w:ascii="Arial Narrow" w:hAnsi="Arial Narrow" w:cs="Arial"/>
                <w:sz w:val="20"/>
                <w:szCs w:val="20"/>
              </w:rPr>
            </w:pPr>
            <w:r w:rsidRPr="008A4540">
              <w:rPr>
                <w:rFonts w:ascii="Arial Narrow" w:hAnsi="Arial Narrow" w:cs="Arial"/>
                <w:sz w:val="20"/>
                <w:szCs w:val="20"/>
              </w:rPr>
              <w:t>Apropiarse de cosa mueble ajena mediando amenazas, antes durante o después del hecho.</w:t>
            </w:r>
          </w:p>
        </w:tc>
      </w:tr>
      <w:tr w:rsidRPr="008A4540" w:rsidR="00661191" w:rsidTr="5FFAE9BA" w14:paraId="16884373" w14:textId="77777777">
        <w:trPr>
          <w:trHeight w:val="74"/>
        </w:trPr>
        <w:tc>
          <w:tcPr>
            <w:tcW w:w="3150" w:type="dxa"/>
            <w:tcMar/>
          </w:tcPr>
          <w:p w:rsidRPr="008A4540" w:rsidR="00661191" w:rsidP="007A506E" w:rsidRDefault="00661191" w14:paraId="40CBAF83" w14:textId="77777777">
            <w:pPr>
              <w:rPr>
                <w:rFonts w:ascii="Arial Narrow" w:hAnsi="Arial Narrow"/>
                <w:sz w:val="20"/>
                <w:szCs w:val="20"/>
              </w:rPr>
            </w:pPr>
          </w:p>
        </w:tc>
        <w:tc>
          <w:tcPr>
            <w:tcW w:w="6172" w:type="dxa"/>
            <w:tcMar/>
          </w:tcPr>
          <w:p w:rsidRPr="008A4540" w:rsidR="00661191" w:rsidP="007A506E" w:rsidRDefault="00661191" w14:paraId="6118FBFF" w14:textId="1036A064">
            <w:pPr>
              <w:jc w:val="both"/>
              <w:rPr>
                <w:rFonts w:ascii="Arial Narrow" w:hAnsi="Arial Narrow" w:cs="Arial"/>
                <w:sz w:val="20"/>
                <w:szCs w:val="20"/>
              </w:rPr>
            </w:pPr>
          </w:p>
        </w:tc>
      </w:tr>
      <w:tr w:rsidRPr="008A4540" w:rsidR="00661191" w:rsidTr="5FFAE9BA" w14:paraId="0FF2D557" w14:textId="77777777">
        <w:trPr>
          <w:trHeight w:val="74"/>
        </w:trPr>
        <w:tc>
          <w:tcPr>
            <w:tcW w:w="3150" w:type="dxa"/>
            <w:tcMar/>
          </w:tcPr>
          <w:p w:rsidRPr="008A4540" w:rsidR="00661191" w:rsidP="007A506E" w:rsidRDefault="00661191" w14:paraId="64342AFD" w14:textId="77777777">
            <w:pPr>
              <w:rPr>
                <w:rFonts w:ascii="Arial Narrow" w:hAnsi="Arial Narrow"/>
                <w:sz w:val="20"/>
                <w:szCs w:val="20"/>
              </w:rPr>
            </w:pPr>
            <w:r w:rsidRPr="008A4540">
              <w:rPr>
                <w:rFonts w:ascii="Arial Narrow" w:hAnsi="Arial Narrow" w:cs="Arial"/>
                <w:b/>
                <w:bCs/>
                <w:sz w:val="20"/>
                <w:szCs w:val="20"/>
              </w:rPr>
              <w:t>803</w:t>
            </w:r>
          </w:p>
        </w:tc>
        <w:tc>
          <w:tcPr>
            <w:tcW w:w="6172" w:type="dxa"/>
            <w:tcMar/>
          </w:tcPr>
          <w:p w:rsidRPr="008A4540" w:rsidR="00661191" w:rsidP="008F1741" w:rsidRDefault="00661191" w14:paraId="2219C778" w14:textId="77777777">
            <w:pPr>
              <w:rPr>
                <w:rFonts w:ascii="Arial Narrow" w:hAnsi="Arial Narrow" w:cs="Arial"/>
                <w:b/>
                <w:bCs/>
                <w:sz w:val="20"/>
                <w:szCs w:val="20"/>
              </w:rPr>
            </w:pPr>
            <w:r w:rsidRPr="008A4540">
              <w:rPr>
                <w:rFonts w:ascii="Arial Narrow" w:hAnsi="Arial Narrow" w:cs="Arial"/>
                <w:b/>
                <w:bCs/>
                <w:sz w:val="20"/>
                <w:szCs w:val="20"/>
              </w:rPr>
              <w:t>ROBO CON VIOLENCIA.</w:t>
            </w:r>
          </w:p>
          <w:p w:rsidRPr="008A4540" w:rsidR="00661191" w:rsidP="008F1741" w:rsidRDefault="00661191" w14:paraId="56522016" w14:textId="712D0B9C">
            <w:pPr>
              <w:rPr>
                <w:rFonts w:ascii="Arial Narrow" w:hAnsi="Arial Narrow" w:cs="Arial"/>
                <w:sz w:val="20"/>
                <w:szCs w:val="20"/>
              </w:rPr>
            </w:pPr>
            <w:r w:rsidRPr="008A4540">
              <w:rPr>
                <w:rFonts w:ascii="Arial Narrow" w:hAnsi="Arial Narrow" w:cs="Arial"/>
                <w:sz w:val="20"/>
                <w:szCs w:val="20"/>
              </w:rPr>
              <w:t>ARTS. 433, 436 inc. 1° Y 439</w:t>
            </w:r>
          </w:p>
          <w:p w:rsidRPr="008A4540" w:rsidR="00661191" w:rsidP="008B3EAB" w:rsidRDefault="00661191" w14:paraId="0D66F0F9" w14:textId="77777777">
            <w:pPr>
              <w:jc w:val="both"/>
              <w:rPr>
                <w:rFonts w:ascii="Arial Narrow" w:hAnsi="Arial Narrow" w:cs="Arial"/>
                <w:sz w:val="20"/>
                <w:szCs w:val="20"/>
              </w:rPr>
            </w:pPr>
          </w:p>
          <w:p w:rsidRPr="008A4540" w:rsidR="00661191" w:rsidP="008B3EAB" w:rsidRDefault="00661191" w14:paraId="43FE783E" w14:textId="77777777">
            <w:pPr>
              <w:jc w:val="both"/>
              <w:rPr>
                <w:rFonts w:ascii="Arial Narrow" w:hAnsi="Arial Narrow" w:cs="Arial"/>
                <w:sz w:val="20"/>
                <w:szCs w:val="20"/>
              </w:rPr>
            </w:pPr>
            <w:r w:rsidRPr="008A4540">
              <w:rPr>
                <w:rFonts w:ascii="Arial Narrow" w:hAnsi="Arial Narrow" w:cs="Arial"/>
                <w:sz w:val="20"/>
                <w:szCs w:val="20"/>
              </w:rPr>
              <w:t xml:space="preserve">ART. 436 inc. 1° Sanciona a quien roba a otro, ejerciendo violencia sobre el afectado. </w:t>
            </w:r>
          </w:p>
          <w:p w:rsidRPr="008A4540" w:rsidR="00661191" w:rsidP="008B3EAB" w:rsidRDefault="00661191" w14:paraId="41374996" w14:textId="77777777">
            <w:pPr>
              <w:jc w:val="both"/>
              <w:rPr>
                <w:rFonts w:ascii="Arial Narrow" w:hAnsi="Arial Narrow" w:cs="Arial"/>
                <w:sz w:val="20"/>
                <w:szCs w:val="20"/>
              </w:rPr>
            </w:pPr>
          </w:p>
          <w:p w:rsidRPr="008A4540" w:rsidR="00661191" w:rsidP="008B3EAB" w:rsidRDefault="00661191" w14:paraId="1457B5D9" w14:textId="77777777">
            <w:pPr>
              <w:jc w:val="both"/>
              <w:rPr>
                <w:rFonts w:ascii="Arial Narrow" w:hAnsi="Arial Narrow" w:cs="Arial"/>
                <w:sz w:val="20"/>
                <w:szCs w:val="20"/>
              </w:rPr>
            </w:pPr>
            <w:r w:rsidRPr="008A4540">
              <w:rPr>
                <w:rFonts w:ascii="Arial Narrow" w:hAnsi="Arial Narrow" w:cs="Arial"/>
                <w:sz w:val="20"/>
                <w:szCs w:val="20"/>
              </w:rPr>
              <w:t xml:space="preserve">ART. 433 Sanciona al que se apropia de cosa mueble ajena con agresión física antes, durante o después del hecho. </w:t>
            </w:r>
          </w:p>
          <w:p w:rsidRPr="008A4540" w:rsidR="00661191" w:rsidP="008B3EAB" w:rsidRDefault="00661191" w14:paraId="010EE420" w14:textId="77777777">
            <w:pPr>
              <w:rPr>
                <w:rFonts w:ascii="Arial Narrow" w:hAnsi="Arial Narrow" w:cs="Arial"/>
                <w:sz w:val="20"/>
                <w:szCs w:val="20"/>
              </w:rPr>
            </w:pPr>
          </w:p>
          <w:p w:rsidRPr="008A4540" w:rsidR="00661191" w:rsidP="00807381" w:rsidRDefault="00661191" w14:paraId="40622359" w14:textId="5B734D2C">
            <w:pPr>
              <w:rPr>
                <w:rFonts w:ascii="Arial Narrow" w:hAnsi="Arial Narrow" w:cs="Arial"/>
                <w:b/>
                <w:bCs/>
                <w:sz w:val="20"/>
                <w:szCs w:val="20"/>
              </w:rPr>
            </w:pPr>
            <w:r w:rsidRPr="008A4540">
              <w:rPr>
                <w:rFonts w:ascii="Arial Narrow" w:hAnsi="Arial Narrow" w:cs="Arial"/>
                <w:sz w:val="20"/>
                <w:szCs w:val="20"/>
              </w:rPr>
              <w:t>ART. 439 También se considera violencia el caso en que para obtener la entrega o manifestación alegare orden falsa de alguna autoridad, o la diere por si, fingiéndose ministro de justicia o funcionario público. Fracture vidrios, encontrándose personas en su interior; o amenace la integridad de niños que se encuentren al interior del vehículo.</w:t>
            </w:r>
          </w:p>
        </w:tc>
      </w:tr>
      <w:tr w:rsidRPr="008A4540" w:rsidR="00661191" w:rsidTr="5FFAE9BA" w14:paraId="72D78F46" w14:textId="77777777">
        <w:trPr>
          <w:trHeight w:val="74"/>
        </w:trPr>
        <w:tc>
          <w:tcPr>
            <w:tcW w:w="3150" w:type="dxa"/>
            <w:tcMar/>
          </w:tcPr>
          <w:p w:rsidRPr="008A4540" w:rsidR="00661191" w:rsidP="007A506E" w:rsidRDefault="00661191" w14:paraId="71EF336F" w14:textId="77777777">
            <w:pPr>
              <w:rPr>
                <w:rFonts w:ascii="Arial Narrow" w:hAnsi="Arial Narrow"/>
                <w:sz w:val="20"/>
                <w:szCs w:val="20"/>
              </w:rPr>
            </w:pPr>
          </w:p>
        </w:tc>
        <w:tc>
          <w:tcPr>
            <w:tcW w:w="6172" w:type="dxa"/>
            <w:tcMar/>
          </w:tcPr>
          <w:p w:rsidRPr="008A4540" w:rsidR="00661191" w:rsidP="007A506E" w:rsidRDefault="00661191" w14:paraId="00951872" w14:textId="5372ABD7">
            <w:pPr>
              <w:jc w:val="both"/>
              <w:rPr>
                <w:rFonts w:ascii="Arial Narrow" w:hAnsi="Arial Narrow" w:cs="Arial"/>
                <w:sz w:val="20"/>
                <w:szCs w:val="20"/>
              </w:rPr>
            </w:pPr>
          </w:p>
        </w:tc>
      </w:tr>
      <w:tr w:rsidRPr="008A4540" w:rsidR="00661191" w:rsidTr="5FFAE9BA" w14:paraId="062016A9" w14:textId="77777777">
        <w:trPr>
          <w:trHeight w:val="74"/>
        </w:trPr>
        <w:tc>
          <w:tcPr>
            <w:tcW w:w="3150" w:type="dxa"/>
            <w:tcMar/>
          </w:tcPr>
          <w:p w:rsidRPr="008A4540" w:rsidR="00661191" w:rsidP="007A506E" w:rsidRDefault="00661191" w14:paraId="2707526E" w14:textId="77777777">
            <w:pPr>
              <w:rPr>
                <w:rFonts w:ascii="Arial Narrow" w:hAnsi="Arial Narrow"/>
                <w:sz w:val="20"/>
                <w:szCs w:val="20"/>
              </w:rPr>
            </w:pPr>
            <w:r w:rsidRPr="008A4540">
              <w:rPr>
                <w:rFonts w:ascii="Arial Narrow" w:hAnsi="Arial Narrow" w:cs="Arial"/>
                <w:b/>
                <w:bCs/>
                <w:sz w:val="20"/>
                <w:szCs w:val="20"/>
              </w:rPr>
              <w:t>804</w:t>
            </w:r>
          </w:p>
        </w:tc>
        <w:tc>
          <w:tcPr>
            <w:tcW w:w="6172" w:type="dxa"/>
            <w:tcMar/>
          </w:tcPr>
          <w:p w:rsidRPr="008A4540" w:rsidR="00661191" w:rsidP="00011C6C" w:rsidRDefault="00661191" w14:paraId="5EF207BF" w14:textId="77777777">
            <w:pPr>
              <w:rPr>
                <w:rFonts w:ascii="Arial Narrow" w:hAnsi="Arial Narrow" w:cs="Arial"/>
                <w:sz w:val="20"/>
                <w:szCs w:val="20"/>
              </w:rPr>
            </w:pPr>
            <w:r w:rsidRPr="008A4540">
              <w:rPr>
                <w:rFonts w:ascii="Arial Narrow" w:hAnsi="Arial Narrow" w:cs="Arial"/>
                <w:b/>
                <w:bCs/>
                <w:sz w:val="20"/>
                <w:szCs w:val="20"/>
              </w:rPr>
              <w:t>ROBO POR SORPRESA.</w:t>
            </w:r>
          </w:p>
        </w:tc>
      </w:tr>
      <w:tr w:rsidRPr="008A4540" w:rsidR="00661191" w:rsidTr="5FFAE9BA" w14:paraId="573DB29D" w14:textId="77777777">
        <w:trPr>
          <w:trHeight w:val="74"/>
        </w:trPr>
        <w:tc>
          <w:tcPr>
            <w:tcW w:w="3150" w:type="dxa"/>
            <w:tcMar/>
          </w:tcPr>
          <w:p w:rsidRPr="008A4540" w:rsidR="00661191" w:rsidP="007A506E" w:rsidRDefault="00661191" w14:paraId="181216EE" w14:textId="77777777">
            <w:pPr>
              <w:rPr>
                <w:rFonts w:ascii="Arial Narrow" w:hAnsi="Arial Narrow"/>
                <w:sz w:val="20"/>
                <w:szCs w:val="20"/>
              </w:rPr>
            </w:pPr>
          </w:p>
        </w:tc>
        <w:tc>
          <w:tcPr>
            <w:tcW w:w="6172" w:type="dxa"/>
            <w:tcMar/>
          </w:tcPr>
          <w:p w:rsidRPr="008A4540" w:rsidR="00661191" w:rsidP="007A506E" w:rsidRDefault="00661191" w14:paraId="09067185" w14:textId="77777777">
            <w:pPr>
              <w:jc w:val="both"/>
              <w:rPr>
                <w:rFonts w:ascii="Arial Narrow" w:hAnsi="Arial Narrow" w:cs="Arial"/>
                <w:sz w:val="20"/>
                <w:szCs w:val="20"/>
              </w:rPr>
            </w:pPr>
            <w:r w:rsidRPr="008A4540">
              <w:rPr>
                <w:rFonts w:ascii="Arial Narrow" w:hAnsi="Arial Narrow" w:cs="Arial"/>
                <w:sz w:val="20"/>
                <w:szCs w:val="20"/>
              </w:rPr>
              <w:t>ART. 436 INC 2º</w:t>
            </w:r>
          </w:p>
        </w:tc>
      </w:tr>
      <w:tr w:rsidRPr="008A4540" w:rsidR="00661191" w:rsidTr="5FFAE9BA" w14:paraId="787537E7" w14:textId="77777777">
        <w:trPr>
          <w:trHeight w:val="74"/>
        </w:trPr>
        <w:tc>
          <w:tcPr>
            <w:tcW w:w="3150" w:type="dxa"/>
            <w:tcMar/>
          </w:tcPr>
          <w:p w:rsidRPr="008A4540" w:rsidR="00661191" w:rsidP="007A506E" w:rsidRDefault="00661191" w14:paraId="74FA0CD2" w14:textId="77777777">
            <w:pPr>
              <w:rPr>
                <w:rFonts w:ascii="Arial Narrow" w:hAnsi="Arial Narrow"/>
                <w:sz w:val="20"/>
                <w:szCs w:val="20"/>
              </w:rPr>
            </w:pPr>
          </w:p>
        </w:tc>
        <w:tc>
          <w:tcPr>
            <w:tcW w:w="6172" w:type="dxa"/>
            <w:tcMar/>
          </w:tcPr>
          <w:p w:rsidRPr="008A4540" w:rsidR="00661191" w:rsidP="007A506E" w:rsidRDefault="00661191" w14:paraId="37CAC1AF" w14:textId="77777777">
            <w:pPr>
              <w:jc w:val="both"/>
              <w:rPr>
                <w:rFonts w:ascii="Arial Narrow" w:hAnsi="Arial Narrow" w:cs="Arial"/>
                <w:sz w:val="20"/>
                <w:szCs w:val="20"/>
              </w:rPr>
            </w:pPr>
            <w:r w:rsidRPr="008A4540">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Pr="008A4540" w:rsidR="00661191" w:rsidTr="5FFAE9BA" w14:paraId="201DDE8C" w14:textId="77777777">
        <w:trPr>
          <w:trHeight w:val="74"/>
        </w:trPr>
        <w:tc>
          <w:tcPr>
            <w:tcW w:w="3150" w:type="dxa"/>
            <w:tcMar/>
          </w:tcPr>
          <w:p w:rsidRPr="008A4540" w:rsidR="00661191" w:rsidP="007A506E" w:rsidRDefault="00661191" w14:paraId="55EAF0C0" w14:textId="77777777">
            <w:pPr>
              <w:rPr>
                <w:rFonts w:ascii="Arial Narrow" w:hAnsi="Arial Narrow"/>
                <w:sz w:val="20"/>
                <w:szCs w:val="20"/>
              </w:rPr>
            </w:pPr>
          </w:p>
        </w:tc>
        <w:tc>
          <w:tcPr>
            <w:tcW w:w="6172" w:type="dxa"/>
            <w:tcMar/>
          </w:tcPr>
          <w:p w:rsidRPr="008A4540" w:rsidR="00661191" w:rsidP="007A506E" w:rsidRDefault="00661191" w14:paraId="3122D3A3" w14:textId="77777777">
            <w:pPr>
              <w:jc w:val="both"/>
              <w:rPr>
                <w:rFonts w:ascii="Arial Narrow" w:hAnsi="Arial Narrow" w:cs="Arial"/>
                <w:sz w:val="20"/>
                <w:szCs w:val="20"/>
              </w:rPr>
            </w:pPr>
          </w:p>
        </w:tc>
      </w:tr>
      <w:tr w:rsidRPr="008A4540" w:rsidR="00661191" w:rsidTr="5FFAE9BA" w14:paraId="677D11B0" w14:textId="77777777">
        <w:trPr>
          <w:trHeight w:val="74"/>
        </w:trPr>
        <w:tc>
          <w:tcPr>
            <w:tcW w:w="3150" w:type="dxa"/>
            <w:tcMar/>
          </w:tcPr>
          <w:p w:rsidRPr="008A4540" w:rsidR="00661191" w:rsidP="007A506E" w:rsidRDefault="00661191" w14:paraId="43EE973F" w14:textId="77777777">
            <w:pPr>
              <w:rPr>
                <w:rFonts w:ascii="Arial Narrow" w:hAnsi="Arial Narrow" w:cs="Arial"/>
                <w:b/>
                <w:bCs/>
                <w:sz w:val="20"/>
                <w:szCs w:val="20"/>
              </w:rPr>
            </w:pPr>
            <w:r w:rsidRPr="008A4540">
              <w:rPr>
                <w:rFonts w:ascii="Arial Narrow" w:hAnsi="Arial Narrow" w:cs="Arial"/>
                <w:b/>
                <w:bCs/>
                <w:sz w:val="20"/>
                <w:szCs w:val="20"/>
              </w:rPr>
              <w:t>806</w:t>
            </w:r>
          </w:p>
        </w:tc>
        <w:tc>
          <w:tcPr>
            <w:tcW w:w="6172" w:type="dxa"/>
            <w:tcMar/>
          </w:tcPr>
          <w:p w:rsidRPr="008A4540" w:rsidR="00661191" w:rsidP="007A506E" w:rsidRDefault="00661191" w14:paraId="332D2F51" w14:textId="77777777">
            <w:pPr>
              <w:jc w:val="both"/>
              <w:rPr>
                <w:rFonts w:ascii="Arial Narrow" w:hAnsi="Arial Narrow" w:cs="Arial"/>
                <w:b/>
                <w:bCs/>
                <w:sz w:val="20"/>
                <w:szCs w:val="20"/>
              </w:rPr>
            </w:pPr>
            <w:r w:rsidRPr="008A4540">
              <w:rPr>
                <w:rFonts w:ascii="Arial Narrow" w:hAnsi="Arial Narrow" w:cs="Arial"/>
                <w:b/>
                <w:bCs/>
                <w:sz w:val="20"/>
                <w:szCs w:val="20"/>
              </w:rPr>
              <w:t>EXTORSIÓN.</w:t>
            </w:r>
          </w:p>
        </w:tc>
      </w:tr>
      <w:tr w:rsidRPr="008A4540" w:rsidR="00661191" w:rsidTr="5FFAE9BA" w14:paraId="6709A0C7" w14:textId="77777777">
        <w:trPr>
          <w:trHeight w:val="74"/>
        </w:trPr>
        <w:tc>
          <w:tcPr>
            <w:tcW w:w="3150" w:type="dxa"/>
            <w:tcMar/>
          </w:tcPr>
          <w:p w:rsidRPr="008A4540" w:rsidR="00661191" w:rsidP="007A506E" w:rsidRDefault="00661191" w14:paraId="441C6FEB" w14:textId="77777777">
            <w:pPr>
              <w:rPr>
                <w:rFonts w:ascii="Arial Narrow" w:hAnsi="Arial Narrow"/>
                <w:sz w:val="20"/>
                <w:szCs w:val="20"/>
              </w:rPr>
            </w:pPr>
          </w:p>
        </w:tc>
        <w:tc>
          <w:tcPr>
            <w:tcW w:w="6172" w:type="dxa"/>
            <w:tcMar/>
          </w:tcPr>
          <w:p w:rsidRPr="008A4540" w:rsidR="00661191" w:rsidP="007A506E" w:rsidRDefault="00661191" w14:paraId="11FE6231" w14:textId="77777777">
            <w:pPr>
              <w:jc w:val="both"/>
              <w:rPr>
                <w:rFonts w:ascii="Arial Narrow" w:hAnsi="Arial Narrow" w:cs="Arial"/>
                <w:sz w:val="20"/>
                <w:szCs w:val="20"/>
              </w:rPr>
            </w:pPr>
            <w:r w:rsidRPr="008A4540">
              <w:rPr>
                <w:rFonts w:ascii="Arial Narrow" w:hAnsi="Arial Narrow" w:cs="Arial"/>
                <w:sz w:val="20"/>
                <w:szCs w:val="20"/>
              </w:rPr>
              <w:t>ART. 438</w:t>
            </w:r>
          </w:p>
        </w:tc>
      </w:tr>
      <w:tr w:rsidRPr="008A4540" w:rsidR="00661191" w:rsidTr="5FFAE9BA" w14:paraId="07643466" w14:textId="77777777">
        <w:trPr>
          <w:trHeight w:val="74"/>
        </w:trPr>
        <w:tc>
          <w:tcPr>
            <w:tcW w:w="3150" w:type="dxa"/>
            <w:tcMar/>
          </w:tcPr>
          <w:p w:rsidRPr="008A4540" w:rsidR="00661191" w:rsidP="007A506E" w:rsidRDefault="00661191" w14:paraId="7769EE39" w14:textId="77777777">
            <w:pPr>
              <w:rPr>
                <w:rFonts w:ascii="Arial Narrow" w:hAnsi="Arial Narrow"/>
                <w:sz w:val="20"/>
                <w:szCs w:val="20"/>
              </w:rPr>
            </w:pPr>
          </w:p>
        </w:tc>
        <w:tc>
          <w:tcPr>
            <w:tcW w:w="6172" w:type="dxa"/>
            <w:tcMar/>
          </w:tcPr>
          <w:p w:rsidRPr="008A4540" w:rsidR="00661191" w:rsidP="00B020C9" w:rsidRDefault="00661191" w14:paraId="2A1F21E6" w14:textId="276DAA39">
            <w:pPr>
              <w:jc w:val="both"/>
              <w:rPr>
                <w:rFonts w:ascii="Arial Narrow" w:hAnsi="Arial Narrow" w:cs="Arial"/>
                <w:sz w:val="20"/>
                <w:szCs w:val="20"/>
              </w:rPr>
            </w:pPr>
            <w:r w:rsidRPr="008A4540">
              <w:rPr>
                <w:rFonts w:ascii="Arial Narrow" w:hAnsi="Arial Narrow" w:cs="Arial"/>
                <w:sz w:val="20"/>
                <w:szCs w:val="20"/>
              </w:rPr>
              <w:t>Sanciona al que para obtener un provecho patrimonial para sí o para un tercero constriña a otro con violencia o intimidación a suscribir, otorgar o entregar un instrumento público o privado que importe una obligación estimable en dinero, o a ejecutar, omitir o tolerar cualquier otra acción que importe una disposición patrimonial en perjuicio suyo o de un tercero</w:t>
            </w:r>
          </w:p>
        </w:tc>
      </w:tr>
      <w:tr w:rsidRPr="008A4540" w:rsidR="00661191" w:rsidTr="5FFAE9BA" w14:paraId="3DBE8F14" w14:textId="77777777">
        <w:trPr>
          <w:trHeight w:val="74"/>
        </w:trPr>
        <w:tc>
          <w:tcPr>
            <w:tcW w:w="3150" w:type="dxa"/>
            <w:tcMar/>
          </w:tcPr>
          <w:p w:rsidRPr="008A4540" w:rsidR="00661191" w:rsidP="007A506E" w:rsidRDefault="00661191" w14:paraId="0423722A" w14:textId="77777777">
            <w:pPr>
              <w:rPr>
                <w:rFonts w:ascii="Arial Narrow" w:hAnsi="Arial Narrow"/>
                <w:sz w:val="20"/>
                <w:szCs w:val="20"/>
              </w:rPr>
            </w:pPr>
          </w:p>
        </w:tc>
        <w:tc>
          <w:tcPr>
            <w:tcW w:w="6172" w:type="dxa"/>
            <w:tcMar/>
          </w:tcPr>
          <w:p w:rsidRPr="008A4540" w:rsidR="00661191" w:rsidP="00B020C9" w:rsidRDefault="00661191" w14:paraId="5EDF75FF" w14:textId="77777777">
            <w:pPr>
              <w:jc w:val="both"/>
              <w:rPr>
                <w:rFonts w:ascii="Arial Narrow" w:hAnsi="Arial Narrow" w:cs="Arial"/>
                <w:sz w:val="20"/>
                <w:szCs w:val="20"/>
              </w:rPr>
            </w:pPr>
          </w:p>
        </w:tc>
      </w:tr>
      <w:tr w:rsidRPr="008A4540" w:rsidR="00661191" w:rsidTr="5FFAE9BA" w14:paraId="392FF537" w14:textId="77777777">
        <w:trPr>
          <w:trHeight w:val="74"/>
        </w:trPr>
        <w:tc>
          <w:tcPr>
            <w:tcW w:w="3150" w:type="dxa"/>
            <w:tcMar/>
          </w:tcPr>
          <w:p w:rsidRPr="008A4540" w:rsidR="00661191" w:rsidP="007A506E" w:rsidRDefault="00661191" w14:paraId="2A3AD73E" w14:textId="77777777">
            <w:pPr>
              <w:rPr>
                <w:rFonts w:ascii="Arial Narrow" w:hAnsi="Arial Narrow"/>
                <w:sz w:val="20"/>
                <w:szCs w:val="20"/>
              </w:rPr>
            </w:pPr>
            <w:r w:rsidRPr="008A4540">
              <w:rPr>
                <w:rFonts w:ascii="Arial Narrow" w:hAnsi="Arial Narrow" w:cs="Arial"/>
                <w:b/>
                <w:bCs/>
                <w:sz w:val="20"/>
                <w:szCs w:val="20"/>
              </w:rPr>
              <w:t>808</w:t>
            </w:r>
          </w:p>
        </w:tc>
        <w:tc>
          <w:tcPr>
            <w:tcW w:w="6172" w:type="dxa"/>
            <w:tcMar/>
          </w:tcPr>
          <w:p w:rsidRPr="008A4540" w:rsidR="00661191" w:rsidP="007A506E" w:rsidRDefault="00661191" w14:paraId="2E60231E" w14:textId="77777777">
            <w:pPr>
              <w:jc w:val="both"/>
              <w:rPr>
                <w:rFonts w:ascii="Arial Narrow" w:hAnsi="Arial Narrow" w:cs="Arial"/>
                <w:sz w:val="20"/>
                <w:szCs w:val="20"/>
              </w:rPr>
            </w:pPr>
            <w:r w:rsidRPr="008A4540">
              <w:rPr>
                <w:rFonts w:ascii="Arial Narrow" w:hAnsi="Arial Narrow" w:cs="Arial"/>
                <w:b/>
                <w:bCs/>
                <w:sz w:val="20"/>
                <w:szCs w:val="20"/>
              </w:rPr>
              <w:t>ROBO EN BIENES NACIONALES DE USO PÚBLICO O SITIOS NO DESTINADOS A HABITACIÓN.</w:t>
            </w:r>
          </w:p>
        </w:tc>
      </w:tr>
      <w:tr w:rsidRPr="008A4540" w:rsidR="00661191" w:rsidTr="5FFAE9BA" w14:paraId="45A94A96" w14:textId="77777777">
        <w:trPr>
          <w:trHeight w:val="74"/>
        </w:trPr>
        <w:tc>
          <w:tcPr>
            <w:tcW w:w="3150" w:type="dxa"/>
            <w:tcMar/>
          </w:tcPr>
          <w:p w:rsidRPr="008A4540" w:rsidR="00661191" w:rsidP="007A506E" w:rsidRDefault="00661191" w14:paraId="7FDF051C" w14:textId="77777777">
            <w:pPr>
              <w:rPr>
                <w:rFonts w:ascii="Arial Narrow" w:hAnsi="Arial Narrow"/>
                <w:sz w:val="20"/>
                <w:szCs w:val="20"/>
              </w:rPr>
            </w:pPr>
          </w:p>
        </w:tc>
        <w:tc>
          <w:tcPr>
            <w:tcW w:w="6172" w:type="dxa"/>
            <w:tcMar/>
          </w:tcPr>
          <w:p w:rsidRPr="008A4540" w:rsidR="00661191" w:rsidP="007A506E" w:rsidRDefault="00661191" w14:paraId="29D403FA" w14:textId="77777777">
            <w:pPr>
              <w:jc w:val="both"/>
              <w:rPr>
                <w:rFonts w:ascii="Arial Narrow" w:hAnsi="Arial Narrow" w:cs="Arial"/>
                <w:sz w:val="20"/>
                <w:szCs w:val="20"/>
              </w:rPr>
            </w:pPr>
            <w:r w:rsidRPr="008A4540">
              <w:rPr>
                <w:rFonts w:ascii="Arial Narrow" w:hAnsi="Arial Narrow" w:cs="Arial"/>
                <w:sz w:val="20"/>
                <w:szCs w:val="20"/>
              </w:rPr>
              <w:t>ART. 443</w:t>
            </w:r>
          </w:p>
        </w:tc>
      </w:tr>
      <w:tr w:rsidRPr="008A4540" w:rsidR="00661191" w:rsidTr="5FFAE9BA" w14:paraId="3E308380" w14:textId="77777777">
        <w:trPr>
          <w:trHeight w:val="74"/>
        </w:trPr>
        <w:tc>
          <w:tcPr>
            <w:tcW w:w="3150" w:type="dxa"/>
            <w:tcMar/>
          </w:tcPr>
          <w:p w:rsidRPr="008A4540" w:rsidR="00661191" w:rsidP="007A506E" w:rsidRDefault="00661191" w14:paraId="0A9F4240" w14:textId="77777777">
            <w:pPr>
              <w:rPr>
                <w:rFonts w:ascii="Arial Narrow" w:hAnsi="Arial Narrow"/>
                <w:sz w:val="20"/>
                <w:szCs w:val="20"/>
              </w:rPr>
            </w:pPr>
          </w:p>
        </w:tc>
        <w:tc>
          <w:tcPr>
            <w:tcW w:w="6172" w:type="dxa"/>
            <w:tcMar/>
          </w:tcPr>
          <w:p w:rsidRPr="008A4540" w:rsidR="00661191" w:rsidP="00B020C9" w:rsidRDefault="00661191" w14:paraId="6819BB3A" w14:textId="5283CB21">
            <w:pPr>
              <w:jc w:val="both"/>
              <w:rPr>
                <w:rFonts w:ascii="Arial Narrow" w:hAnsi="Arial Narrow" w:cs="Arial"/>
                <w:sz w:val="20"/>
                <w:szCs w:val="20"/>
              </w:rPr>
            </w:pPr>
            <w:r w:rsidRPr="008A4540">
              <w:rPr>
                <w:rFonts w:ascii="Arial Narrow" w:hAnsi="Arial Narrow" w:cs="Arial"/>
                <w:sz w:val="20"/>
                <w:szCs w:val="20"/>
              </w:rPr>
              <w:t xml:space="preserve">Apropiación de cosas muebles que se encuentren en bienes nacionales de uso público (aquellos que pertenecen a la nación toda y su uso a todos los habitantes de </w:t>
            </w:r>
            <w:proofErr w:type="gramStart"/>
            <w:r w:rsidRPr="008A4540">
              <w:rPr>
                <w:rFonts w:ascii="Arial Narrow" w:hAnsi="Arial Narrow" w:cs="Arial"/>
                <w:sz w:val="20"/>
                <w:szCs w:val="20"/>
              </w:rPr>
              <w:t>la misma</w:t>
            </w:r>
            <w:proofErr w:type="gramEnd"/>
            <w:r w:rsidRPr="008A4540">
              <w:rPr>
                <w:rFonts w:ascii="Arial Narrow" w:hAnsi="Arial Narrow" w:cs="Arial"/>
                <w:sz w:val="20"/>
                <w:szCs w:val="20"/>
              </w:rPr>
              <w:t>, art. 589 del Código Civil, tales como calles, plazas u otros lugares similares) o en sitios no destinados a la habitación.</w:t>
            </w:r>
          </w:p>
        </w:tc>
      </w:tr>
      <w:tr w:rsidRPr="008A4540" w:rsidR="00661191" w:rsidTr="5FFAE9BA" w14:paraId="736C5837" w14:textId="77777777">
        <w:trPr>
          <w:trHeight w:val="74"/>
        </w:trPr>
        <w:tc>
          <w:tcPr>
            <w:tcW w:w="3150" w:type="dxa"/>
            <w:tcMar/>
          </w:tcPr>
          <w:p w:rsidRPr="008A4540" w:rsidR="00661191" w:rsidP="007A506E" w:rsidRDefault="00661191" w14:paraId="3D963D7E" w14:textId="77777777">
            <w:pPr>
              <w:rPr>
                <w:rFonts w:ascii="Arial Narrow" w:hAnsi="Arial Narrow"/>
                <w:sz w:val="20"/>
                <w:szCs w:val="20"/>
              </w:rPr>
            </w:pPr>
          </w:p>
        </w:tc>
        <w:tc>
          <w:tcPr>
            <w:tcW w:w="6172" w:type="dxa"/>
            <w:tcMar/>
          </w:tcPr>
          <w:p w:rsidRPr="008A4540" w:rsidR="00661191" w:rsidP="00B020C9" w:rsidRDefault="00661191" w14:paraId="47C1DDF2" w14:textId="77777777">
            <w:pPr>
              <w:jc w:val="both"/>
              <w:rPr>
                <w:rFonts w:ascii="Arial Narrow" w:hAnsi="Arial Narrow" w:cs="Arial"/>
                <w:sz w:val="20"/>
                <w:szCs w:val="20"/>
              </w:rPr>
            </w:pPr>
          </w:p>
        </w:tc>
      </w:tr>
      <w:tr w:rsidRPr="008A4540" w:rsidR="00661191" w:rsidTr="5FFAE9BA" w14:paraId="7990BF1A" w14:textId="77777777">
        <w:trPr>
          <w:trHeight w:val="74"/>
        </w:trPr>
        <w:tc>
          <w:tcPr>
            <w:tcW w:w="3150" w:type="dxa"/>
            <w:tcMar/>
          </w:tcPr>
          <w:p w:rsidRPr="008A4540" w:rsidR="00661191" w:rsidP="007A506E" w:rsidRDefault="00661191" w14:paraId="6631A0C3" w14:textId="77777777">
            <w:pPr>
              <w:rPr>
                <w:rFonts w:ascii="Arial Narrow" w:hAnsi="Arial Narrow"/>
                <w:sz w:val="20"/>
                <w:szCs w:val="20"/>
              </w:rPr>
            </w:pPr>
            <w:r w:rsidRPr="008A4540">
              <w:rPr>
                <w:rFonts w:ascii="Arial Narrow" w:hAnsi="Arial Narrow" w:cs="Arial"/>
                <w:b/>
                <w:bCs/>
                <w:sz w:val="20"/>
                <w:szCs w:val="20"/>
              </w:rPr>
              <w:t>809</w:t>
            </w:r>
          </w:p>
        </w:tc>
        <w:tc>
          <w:tcPr>
            <w:tcW w:w="6172" w:type="dxa"/>
            <w:tcMar/>
          </w:tcPr>
          <w:p w:rsidRPr="008A4540" w:rsidR="00661191" w:rsidP="007A506E" w:rsidRDefault="00661191" w14:paraId="18F13BD3" w14:textId="77777777">
            <w:pPr>
              <w:jc w:val="both"/>
              <w:rPr>
                <w:rFonts w:ascii="Arial Narrow" w:hAnsi="Arial Narrow" w:cs="Arial"/>
                <w:sz w:val="20"/>
                <w:szCs w:val="20"/>
              </w:rPr>
            </w:pPr>
            <w:r w:rsidRPr="008A4540">
              <w:rPr>
                <w:rFonts w:ascii="Arial Narrow" w:hAnsi="Arial Narrow" w:cs="Arial"/>
                <w:b/>
                <w:bCs/>
                <w:sz w:val="20"/>
                <w:szCs w:val="20"/>
              </w:rPr>
              <w:t>ROBO EN LUGAR HABITADO.</w:t>
            </w:r>
          </w:p>
        </w:tc>
      </w:tr>
      <w:tr w:rsidRPr="008A4540" w:rsidR="00661191" w:rsidTr="5FFAE9BA" w14:paraId="2E0C33A4" w14:textId="77777777">
        <w:trPr>
          <w:trHeight w:val="74"/>
        </w:trPr>
        <w:tc>
          <w:tcPr>
            <w:tcW w:w="3150" w:type="dxa"/>
            <w:tcMar/>
          </w:tcPr>
          <w:p w:rsidRPr="008A4540" w:rsidR="00661191" w:rsidP="007A506E" w:rsidRDefault="00661191" w14:paraId="41004427" w14:textId="77777777">
            <w:pPr>
              <w:rPr>
                <w:rFonts w:ascii="Arial Narrow" w:hAnsi="Arial Narrow"/>
                <w:sz w:val="20"/>
                <w:szCs w:val="20"/>
              </w:rPr>
            </w:pPr>
          </w:p>
        </w:tc>
        <w:tc>
          <w:tcPr>
            <w:tcW w:w="6172" w:type="dxa"/>
            <w:tcMar/>
          </w:tcPr>
          <w:p w:rsidRPr="008A4540" w:rsidR="00661191" w:rsidP="007A506E" w:rsidRDefault="00661191" w14:paraId="424361D0" w14:textId="77777777">
            <w:pPr>
              <w:jc w:val="both"/>
              <w:rPr>
                <w:rFonts w:ascii="Arial Narrow" w:hAnsi="Arial Narrow" w:cs="Arial"/>
                <w:sz w:val="20"/>
                <w:szCs w:val="20"/>
              </w:rPr>
            </w:pPr>
            <w:r w:rsidRPr="008A4540">
              <w:rPr>
                <w:rFonts w:ascii="Arial Narrow" w:hAnsi="Arial Narrow" w:cs="Arial"/>
                <w:sz w:val="20"/>
                <w:szCs w:val="20"/>
              </w:rPr>
              <w:t>ART. 440</w:t>
            </w:r>
          </w:p>
        </w:tc>
      </w:tr>
      <w:tr w:rsidRPr="008A4540" w:rsidR="00661191" w:rsidTr="5FFAE9BA" w14:paraId="35A83A19" w14:textId="77777777">
        <w:trPr>
          <w:trHeight w:val="74"/>
        </w:trPr>
        <w:tc>
          <w:tcPr>
            <w:tcW w:w="3150" w:type="dxa"/>
            <w:tcMar/>
          </w:tcPr>
          <w:p w:rsidRPr="008A4540" w:rsidR="00661191" w:rsidP="007A506E" w:rsidRDefault="00661191" w14:paraId="2525F492" w14:textId="77777777">
            <w:pPr>
              <w:rPr>
                <w:rFonts w:ascii="Arial Narrow" w:hAnsi="Arial Narrow"/>
                <w:sz w:val="20"/>
                <w:szCs w:val="20"/>
              </w:rPr>
            </w:pPr>
          </w:p>
        </w:tc>
        <w:tc>
          <w:tcPr>
            <w:tcW w:w="6172" w:type="dxa"/>
            <w:tcMar/>
          </w:tcPr>
          <w:p w:rsidRPr="008A4540" w:rsidR="00661191" w:rsidP="00B020C9" w:rsidRDefault="00661191" w14:paraId="557647AA" w14:textId="1E8124E0">
            <w:pPr>
              <w:jc w:val="both"/>
              <w:rPr>
                <w:rFonts w:ascii="Arial Narrow" w:hAnsi="Arial Narrow" w:cs="Arial"/>
                <w:sz w:val="20"/>
                <w:szCs w:val="20"/>
              </w:rPr>
            </w:pPr>
            <w:r w:rsidRPr="008A4540">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Pr="008A4540" w:rsidR="00661191" w:rsidTr="5FFAE9BA" w14:paraId="6D714320" w14:textId="77777777">
        <w:trPr>
          <w:trHeight w:val="74"/>
        </w:trPr>
        <w:tc>
          <w:tcPr>
            <w:tcW w:w="3150" w:type="dxa"/>
            <w:tcMar/>
          </w:tcPr>
          <w:p w:rsidRPr="008A4540" w:rsidR="00661191" w:rsidP="007A506E" w:rsidRDefault="00661191" w14:paraId="43E8A3AE" w14:textId="77777777">
            <w:pPr>
              <w:rPr>
                <w:rFonts w:ascii="Arial Narrow" w:hAnsi="Arial Narrow"/>
                <w:sz w:val="20"/>
                <w:szCs w:val="20"/>
              </w:rPr>
            </w:pPr>
          </w:p>
        </w:tc>
        <w:tc>
          <w:tcPr>
            <w:tcW w:w="6172" w:type="dxa"/>
            <w:tcMar/>
          </w:tcPr>
          <w:p w:rsidRPr="008A4540" w:rsidR="00661191" w:rsidP="00B020C9" w:rsidRDefault="00661191" w14:paraId="4EDC1DD5" w14:textId="77777777">
            <w:pPr>
              <w:jc w:val="both"/>
              <w:rPr>
                <w:rFonts w:ascii="Arial Narrow" w:hAnsi="Arial Narrow" w:cs="Arial"/>
                <w:sz w:val="20"/>
                <w:szCs w:val="20"/>
              </w:rPr>
            </w:pPr>
          </w:p>
        </w:tc>
      </w:tr>
      <w:tr w:rsidRPr="008A4540" w:rsidR="00661191" w:rsidTr="5FFAE9BA" w14:paraId="58DF5701" w14:textId="77777777">
        <w:trPr>
          <w:trHeight w:val="74"/>
        </w:trPr>
        <w:tc>
          <w:tcPr>
            <w:tcW w:w="3150" w:type="dxa"/>
            <w:tcMar/>
          </w:tcPr>
          <w:p w:rsidRPr="008A4540" w:rsidR="00661191" w:rsidP="007A506E" w:rsidRDefault="00661191" w14:paraId="11C995CB" w14:textId="77777777">
            <w:pPr>
              <w:rPr>
                <w:rFonts w:ascii="Arial Narrow" w:hAnsi="Arial Narrow" w:cs="Arial"/>
                <w:b/>
                <w:bCs/>
                <w:sz w:val="20"/>
                <w:szCs w:val="20"/>
              </w:rPr>
            </w:pPr>
            <w:r w:rsidRPr="008A4540">
              <w:rPr>
                <w:rFonts w:ascii="Arial Narrow" w:hAnsi="Arial Narrow" w:cs="Arial"/>
                <w:b/>
                <w:bCs/>
                <w:sz w:val="20"/>
                <w:szCs w:val="20"/>
              </w:rPr>
              <w:t>810</w:t>
            </w:r>
          </w:p>
        </w:tc>
        <w:tc>
          <w:tcPr>
            <w:tcW w:w="6172" w:type="dxa"/>
            <w:tcMar/>
          </w:tcPr>
          <w:p w:rsidRPr="008A4540" w:rsidR="00661191" w:rsidP="007A506E" w:rsidRDefault="00661191" w14:paraId="7D8455DF" w14:textId="77777777">
            <w:pPr>
              <w:jc w:val="both"/>
              <w:rPr>
                <w:rFonts w:ascii="Arial Narrow" w:hAnsi="Arial Narrow" w:cs="Arial"/>
                <w:b/>
                <w:bCs/>
                <w:sz w:val="20"/>
                <w:szCs w:val="20"/>
              </w:rPr>
            </w:pPr>
            <w:r w:rsidRPr="008A4540">
              <w:rPr>
                <w:rFonts w:ascii="Arial Narrow" w:hAnsi="Arial Narrow" w:cs="Arial"/>
                <w:b/>
                <w:bCs/>
                <w:sz w:val="20"/>
                <w:szCs w:val="20"/>
              </w:rPr>
              <w:t>ROBO EN LUGAR NO HABITADO.</w:t>
            </w:r>
          </w:p>
        </w:tc>
      </w:tr>
      <w:tr w:rsidRPr="008A4540" w:rsidR="00661191" w:rsidTr="5FFAE9BA" w14:paraId="349D37C4" w14:textId="77777777">
        <w:trPr>
          <w:trHeight w:val="74"/>
        </w:trPr>
        <w:tc>
          <w:tcPr>
            <w:tcW w:w="3150" w:type="dxa"/>
            <w:tcMar/>
          </w:tcPr>
          <w:p w:rsidRPr="008A4540" w:rsidR="00661191" w:rsidP="007A506E" w:rsidRDefault="00661191" w14:paraId="0B19991C" w14:textId="77777777">
            <w:pPr>
              <w:rPr>
                <w:rFonts w:ascii="Arial Narrow" w:hAnsi="Arial Narrow"/>
                <w:sz w:val="20"/>
                <w:szCs w:val="20"/>
              </w:rPr>
            </w:pPr>
          </w:p>
        </w:tc>
        <w:tc>
          <w:tcPr>
            <w:tcW w:w="6172" w:type="dxa"/>
            <w:tcMar/>
          </w:tcPr>
          <w:p w:rsidRPr="008A4540" w:rsidR="00661191" w:rsidP="007A506E" w:rsidRDefault="00661191" w14:paraId="70136F2E" w14:textId="77777777">
            <w:pPr>
              <w:jc w:val="both"/>
              <w:rPr>
                <w:rFonts w:ascii="Arial Narrow" w:hAnsi="Arial Narrow" w:cs="Arial"/>
                <w:sz w:val="20"/>
                <w:szCs w:val="20"/>
              </w:rPr>
            </w:pPr>
            <w:r w:rsidRPr="008A4540">
              <w:rPr>
                <w:rFonts w:ascii="Arial Narrow" w:hAnsi="Arial Narrow" w:cs="Arial"/>
                <w:sz w:val="20"/>
                <w:szCs w:val="20"/>
              </w:rPr>
              <w:t>ART. 442</w:t>
            </w:r>
          </w:p>
        </w:tc>
      </w:tr>
      <w:tr w:rsidRPr="008A4540" w:rsidR="00661191" w:rsidTr="5FFAE9BA" w14:paraId="2E78BC34" w14:textId="77777777">
        <w:trPr>
          <w:trHeight w:val="74"/>
        </w:trPr>
        <w:tc>
          <w:tcPr>
            <w:tcW w:w="3150" w:type="dxa"/>
            <w:tcMar/>
          </w:tcPr>
          <w:p w:rsidRPr="008A4540" w:rsidR="00661191" w:rsidP="007A506E" w:rsidRDefault="00661191" w14:paraId="0E711E04" w14:textId="77777777">
            <w:pPr>
              <w:rPr>
                <w:rFonts w:ascii="Arial Narrow" w:hAnsi="Arial Narrow"/>
                <w:sz w:val="20"/>
                <w:szCs w:val="20"/>
              </w:rPr>
            </w:pPr>
          </w:p>
        </w:tc>
        <w:tc>
          <w:tcPr>
            <w:tcW w:w="6172" w:type="dxa"/>
            <w:tcMar/>
          </w:tcPr>
          <w:p w:rsidRPr="008A4540" w:rsidR="00661191" w:rsidP="00B020C9" w:rsidRDefault="00661191" w14:paraId="2679ECA8" w14:textId="64AE89F2">
            <w:pPr>
              <w:jc w:val="both"/>
              <w:rPr>
                <w:rFonts w:ascii="Arial Narrow" w:hAnsi="Arial Narrow" w:cs="Arial"/>
                <w:sz w:val="20"/>
                <w:szCs w:val="20"/>
              </w:rPr>
            </w:pPr>
            <w:r w:rsidRPr="008A4540">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Pr="008A4540" w:rsidR="00661191" w:rsidTr="5FFAE9BA" w14:paraId="1EB46745" w14:textId="77777777">
        <w:trPr>
          <w:trHeight w:val="74"/>
        </w:trPr>
        <w:tc>
          <w:tcPr>
            <w:tcW w:w="3150" w:type="dxa"/>
            <w:tcMar/>
          </w:tcPr>
          <w:p w:rsidRPr="008A4540" w:rsidR="00661191" w:rsidP="007A506E" w:rsidRDefault="00661191" w14:paraId="353B6CF7" w14:textId="77777777">
            <w:pPr>
              <w:rPr>
                <w:rFonts w:ascii="Arial Narrow" w:hAnsi="Arial Narrow"/>
                <w:sz w:val="20"/>
                <w:szCs w:val="20"/>
              </w:rPr>
            </w:pPr>
          </w:p>
        </w:tc>
        <w:tc>
          <w:tcPr>
            <w:tcW w:w="6172" w:type="dxa"/>
            <w:tcMar/>
          </w:tcPr>
          <w:p w:rsidRPr="008A4540" w:rsidR="00661191" w:rsidP="00B020C9" w:rsidRDefault="00661191" w14:paraId="43D00749" w14:textId="77777777">
            <w:pPr>
              <w:jc w:val="both"/>
              <w:rPr>
                <w:rFonts w:ascii="Arial Narrow" w:hAnsi="Arial Narrow" w:cs="Arial"/>
                <w:sz w:val="20"/>
                <w:szCs w:val="20"/>
              </w:rPr>
            </w:pPr>
          </w:p>
        </w:tc>
      </w:tr>
      <w:tr w:rsidRPr="008A4540" w:rsidR="00661191" w:rsidTr="5FFAE9BA" w14:paraId="030C5FEA" w14:textId="77777777">
        <w:trPr>
          <w:trHeight w:val="74"/>
        </w:trPr>
        <w:tc>
          <w:tcPr>
            <w:tcW w:w="3150" w:type="dxa"/>
            <w:tcMar/>
          </w:tcPr>
          <w:p w:rsidRPr="008A4540" w:rsidR="00661191" w:rsidP="007A506E" w:rsidRDefault="00661191" w14:paraId="68D8E231" w14:textId="77777777">
            <w:pPr>
              <w:rPr>
                <w:rFonts w:ascii="Arial Narrow" w:hAnsi="Arial Narrow"/>
                <w:sz w:val="20"/>
                <w:szCs w:val="20"/>
              </w:rPr>
            </w:pPr>
            <w:r w:rsidRPr="008A4540">
              <w:rPr>
                <w:rFonts w:ascii="Arial Narrow" w:hAnsi="Arial Narrow" w:cs="Arial"/>
                <w:b/>
                <w:bCs/>
                <w:sz w:val="20"/>
                <w:szCs w:val="20"/>
              </w:rPr>
              <w:t>811</w:t>
            </w:r>
          </w:p>
        </w:tc>
        <w:tc>
          <w:tcPr>
            <w:tcW w:w="6172" w:type="dxa"/>
            <w:tcMar/>
          </w:tcPr>
          <w:p w:rsidRPr="008A4540" w:rsidR="00661191" w:rsidP="007A506E" w:rsidRDefault="00661191" w14:paraId="636A60B1" w14:textId="77777777">
            <w:pPr>
              <w:jc w:val="both"/>
              <w:rPr>
                <w:rFonts w:ascii="Arial Narrow" w:hAnsi="Arial Narrow" w:cs="Arial"/>
                <w:sz w:val="20"/>
                <w:szCs w:val="20"/>
              </w:rPr>
            </w:pPr>
            <w:r w:rsidRPr="008A4540">
              <w:rPr>
                <w:rFonts w:ascii="Arial Narrow" w:hAnsi="Arial Narrow" w:cs="Arial"/>
                <w:b/>
                <w:bCs/>
                <w:sz w:val="20"/>
                <w:szCs w:val="20"/>
              </w:rPr>
              <w:t>ABIGEATO.</w:t>
            </w:r>
          </w:p>
        </w:tc>
      </w:tr>
      <w:tr w:rsidRPr="008A4540" w:rsidR="00661191" w:rsidTr="5FFAE9BA" w14:paraId="7B978944" w14:textId="77777777">
        <w:trPr>
          <w:trHeight w:val="74"/>
        </w:trPr>
        <w:tc>
          <w:tcPr>
            <w:tcW w:w="3150" w:type="dxa"/>
            <w:tcMar/>
          </w:tcPr>
          <w:p w:rsidRPr="008A4540" w:rsidR="00661191" w:rsidP="007A506E" w:rsidRDefault="00661191" w14:paraId="0CC83FEB" w14:textId="77777777">
            <w:pPr>
              <w:rPr>
                <w:rFonts w:ascii="Arial Narrow" w:hAnsi="Arial Narrow"/>
                <w:sz w:val="20"/>
                <w:szCs w:val="20"/>
              </w:rPr>
            </w:pPr>
          </w:p>
        </w:tc>
        <w:tc>
          <w:tcPr>
            <w:tcW w:w="6172" w:type="dxa"/>
            <w:tcMar/>
          </w:tcPr>
          <w:p w:rsidRPr="008A4540" w:rsidR="00661191" w:rsidP="007A506E" w:rsidRDefault="00661191" w14:paraId="7948DEC8" w14:textId="77777777">
            <w:pPr>
              <w:jc w:val="both"/>
              <w:rPr>
                <w:rFonts w:ascii="Arial Narrow" w:hAnsi="Arial Narrow" w:cs="Arial"/>
                <w:sz w:val="20"/>
                <w:szCs w:val="20"/>
              </w:rPr>
            </w:pPr>
            <w:r w:rsidRPr="008A4540">
              <w:rPr>
                <w:rFonts w:ascii="Arial Narrow" w:hAnsi="Arial Narrow" w:cs="Arial"/>
                <w:sz w:val="20"/>
                <w:szCs w:val="20"/>
              </w:rPr>
              <w:t>ART. 448 BIS</w:t>
            </w:r>
          </w:p>
        </w:tc>
      </w:tr>
      <w:tr w:rsidRPr="008A4540" w:rsidR="00661191" w:rsidTr="5FFAE9BA" w14:paraId="6255AC5B" w14:textId="77777777">
        <w:trPr>
          <w:trHeight w:val="74"/>
        </w:trPr>
        <w:tc>
          <w:tcPr>
            <w:tcW w:w="3150" w:type="dxa"/>
            <w:tcMar/>
          </w:tcPr>
          <w:p w:rsidRPr="008A4540" w:rsidR="00661191" w:rsidP="007A506E" w:rsidRDefault="00661191" w14:paraId="7F79F8E6" w14:textId="77777777">
            <w:pPr>
              <w:rPr>
                <w:rFonts w:ascii="Arial Narrow" w:hAnsi="Arial Narrow"/>
                <w:sz w:val="20"/>
                <w:szCs w:val="20"/>
              </w:rPr>
            </w:pPr>
          </w:p>
        </w:tc>
        <w:tc>
          <w:tcPr>
            <w:tcW w:w="6172" w:type="dxa"/>
            <w:tcMar/>
          </w:tcPr>
          <w:p w:rsidRPr="008A4540" w:rsidR="00661191" w:rsidP="005961EC" w:rsidRDefault="00661191" w14:paraId="323E539A" w14:textId="77777777">
            <w:pPr>
              <w:pStyle w:val="Prrafodelista"/>
              <w:numPr>
                <w:ilvl w:val="0"/>
                <w:numId w:val="32"/>
              </w:numPr>
              <w:jc w:val="both"/>
              <w:rPr>
                <w:rFonts w:ascii="Arial Narrow" w:hAnsi="Arial Narrow" w:cs="Arial"/>
                <w:sz w:val="20"/>
                <w:szCs w:val="20"/>
              </w:rPr>
            </w:pPr>
            <w:r w:rsidRPr="008A4540">
              <w:rPr>
                <w:rFonts w:ascii="Arial Narrow" w:hAnsi="Arial Narrow" w:cs="Arial"/>
                <w:sz w:val="20"/>
                <w:szCs w:val="20"/>
              </w:rPr>
              <w:t>robo o hurto de caballos o bestias de silla o carga, de ganado o porcinos.</w:t>
            </w:r>
          </w:p>
          <w:p w:rsidRPr="008A4540" w:rsidR="00661191" w:rsidP="007A506E" w:rsidRDefault="00661191" w14:paraId="5772989D" w14:textId="363BBBBF">
            <w:pPr>
              <w:pStyle w:val="Prrafodelista"/>
              <w:numPr>
                <w:ilvl w:val="0"/>
                <w:numId w:val="32"/>
              </w:numPr>
              <w:jc w:val="both"/>
              <w:rPr>
                <w:rFonts w:ascii="Arial Narrow" w:hAnsi="Arial Narrow" w:cs="Arial"/>
                <w:sz w:val="20"/>
                <w:szCs w:val="20"/>
              </w:rPr>
            </w:pPr>
            <w:r w:rsidRPr="008A4540">
              <w:rPr>
                <w:rFonts w:ascii="Arial Narrow" w:hAnsi="Arial Narrow" w:cs="Arial"/>
                <w:sz w:val="20"/>
                <w:szCs w:val="20"/>
              </w:rPr>
              <w:t>apropiarse de crines, plumas o cerdas de animales ajenos.</w:t>
            </w:r>
          </w:p>
        </w:tc>
      </w:tr>
      <w:tr w:rsidRPr="008A4540" w:rsidR="00661191" w:rsidTr="5FFAE9BA" w14:paraId="2B2CDB9F" w14:textId="77777777">
        <w:trPr>
          <w:trHeight w:val="74"/>
        </w:trPr>
        <w:tc>
          <w:tcPr>
            <w:tcW w:w="3150" w:type="dxa"/>
            <w:tcMar/>
          </w:tcPr>
          <w:p w:rsidRPr="008A4540" w:rsidR="00661191" w:rsidP="007A506E" w:rsidRDefault="00661191" w14:paraId="75F636CE" w14:textId="77777777">
            <w:pPr>
              <w:rPr>
                <w:rFonts w:ascii="Arial Narrow" w:hAnsi="Arial Narrow"/>
                <w:sz w:val="20"/>
                <w:szCs w:val="20"/>
              </w:rPr>
            </w:pPr>
          </w:p>
        </w:tc>
        <w:tc>
          <w:tcPr>
            <w:tcW w:w="6172" w:type="dxa"/>
            <w:tcMar/>
          </w:tcPr>
          <w:p w:rsidRPr="008A4540" w:rsidR="00661191" w:rsidP="00B020C9" w:rsidRDefault="00661191" w14:paraId="01A17C5E" w14:textId="77777777">
            <w:pPr>
              <w:jc w:val="both"/>
              <w:rPr>
                <w:rFonts w:ascii="Arial Narrow" w:hAnsi="Arial Narrow" w:cs="Arial"/>
                <w:sz w:val="20"/>
                <w:szCs w:val="20"/>
              </w:rPr>
            </w:pPr>
          </w:p>
        </w:tc>
      </w:tr>
      <w:tr w:rsidRPr="008A4540" w:rsidR="00661191" w:rsidTr="5FFAE9BA" w14:paraId="7B69ACB1" w14:textId="77777777">
        <w:trPr>
          <w:trHeight w:val="74"/>
        </w:trPr>
        <w:tc>
          <w:tcPr>
            <w:tcW w:w="3150" w:type="dxa"/>
            <w:tcMar/>
          </w:tcPr>
          <w:p w:rsidRPr="008A4540" w:rsidR="00661191" w:rsidP="007A506E" w:rsidRDefault="00661191" w14:paraId="0BC1F96D" w14:textId="12B27E93">
            <w:pPr>
              <w:rPr>
                <w:rFonts w:ascii="Arial Narrow" w:hAnsi="Arial Narrow"/>
                <w:sz w:val="20"/>
                <w:szCs w:val="20"/>
              </w:rPr>
            </w:pPr>
            <w:r w:rsidRPr="008A4540">
              <w:rPr>
                <w:rFonts w:ascii="Arial Narrow" w:hAnsi="Arial Narrow" w:cs="Arial"/>
                <w:b/>
                <w:bCs/>
                <w:sz w:val="20"/>
                <w:szCs w:val="20"/>
              </w:rPr>
              <w:t>812</w:t>
            </w:r>
          </w:p>
        </w:tc>
        <w:tc>
          <w:tcPr>
            <w:tcW w:w="6172" w:type="dxa"/>
            <w:tcMar/>
          </w:tcPr>
          <w:p w:rsidRPr="008A4540" w:rsidR="00661191" w:rsidP="007A506E" w:rsidRDefault="00661191" w14:paraId="2B8A8053" w14:textId="77777777">
            <w:pPr>
              <w:jc w:val="both"/>
              <w:rPr>
                <w:rFonts w:ascii="Arial Narrow" w:hAnsi="Arial Narrow" w:cs="Arial"/>
                <w:sz w:val="20"/>
                <w:szCs w:val="20"/>
              </w:rPr>
            </w:pPr>
            <w:r w:rsidRPr="008A4540">
              <w:rPr>
                <w:rFonts w:ascii="Arial Narrow" w:hAnsi="Arial Narrow" w:cs="Arial"/>
                <w:b/>
                <w:bCs/>
                <w:sz w:val="20"/>
                <w:szCs w:val="20"/>
              </w:rPr>
              <w:t>RECEPTACIÓN.</w:t>
            </w:r>
          </w:p>
        </w:tc>
      </w:tr>
      <w:tr w:rsidRPr="008A4540" w:rsidR="00661191" w:rsidTr="5FFAE9BA" w14:paraId="3FDAFE27" w14:textId="77777777">
        <w:trPr>
          <w:trHeight w:val="74"/>
        </w:trPr>
        <w:tc>
          <w:tcPr>
            <w:tcW w:w="3150" w:type="dxa"/>
            <w:tcMar/>
          </w:tcPr>
          <w:p w:rsidRPr="008A4540" w:rsidR="00661191" w:rsidP="007A506E" w:rsidRDefault="00661191" w14:paraId="2012F984" w14:textId="77777777">
            <w:pPr>
              <w:rPr>
                <w:rFonts w:ascii="Arial Narrow" w:hAnsi="Arial Narrow"/>
                <w:sz w:val="20"/>
                <w:szCs w:val="20"/>
              </w:rPr>
            </w:pPr>
          </w:p>
        </w:tc>
        <w:tc>
          <w:tcPr>
            <w:tcW w:w="6172" w:type="dxa"/>
            <w:tcMar/>
          </w:tcPr>
          <w:p w:rsidRPr="008A4540" w:rsidR="00661191" w:rsidP="007A506E" w:rsidRDefault="00661191" w14:paraId="12FAF022" w14:textId="77777777">
            <w:pPr>
              <w:jc w:val="both"/>
              <w:rPr>
                <w:rFonts w:ascii="Arial Narrow" w:hAnsi="Arial Narrow" w:cs="Arial"/>
                <w:sz w:val="20"/>
                <w:szCs w:val="20"/>
              </w:rPr>
            </w:pPr>
            <w:r w:rsidRPr="008A4540">
              <w:rPr>
                <w:rFonts w:ascii="Arial Narrow" w:hAnsi="Arial Narrow" w:cs="Arial"/>
                <w:sz w:val="20"/>
                <w:szCs w:val="20"/>
              </w:rPr>
              <w:t>ART. 456 BIS A</w:t>
            </w:r>
          </w:p>
        </w:tc>
      </w:tr>
      <w:tr w:rsidRPr="008A4540" w:rsidR="00661191" w:rsidTr="5FFAE9BA" w14:paraId="6F684736" w14:textId="77777777">
        <w:trPr>
          <w:trHeight w:val="74"/>
        </w:trPr>
        <w:tc>
          <w:tcPr>
            <w:tcW w:w="3150" w:type="dxa"/>
            <w:tcMar/>
          </w:tcPr>
          <w:p w:rsidRPr="008A4540" w:rsidR="00661191" w:rsidP="007A506E" w:rsidRDefault="00661191" w14:paraId="4F54E1AE" w14:textId="77777777">
            <w:pPr>
              <w:rPr>
                <w:rFonts w:ascii="Arial Narrow" w:hAnsi="Arial Narrow"/>
                <w:sz w:val="20"/>
                <w:szCs w:val="20"/>
              </w:rPr>
            </w:pPr>
          </w:p>
        </w:tc>
        <w:tc>
          <w:tcPr>
            <w:tcW w:w="6172" w:type="dxa"/>
            <w:tcMar/>
          </w:tcPr>
          <w:p w:rsidRPr="008A4540" w:rsidR="00661191" w:rsidP="00B020C9" w:rsidRDefault="00661191" w14:paraId="102B7D08" w14:textId="09EA7D30">
            <w:pPr>
              <w:jc w:val="both"/>
              <w:rPr>
                <w:rFonts w:ascii="Arial Narrow" w:hAnsi="Arial Narrow" w:cs="Arial"/>
                <w:sz w:val="20"/>
                <w:szCs w:val="20"/>
              </w:rPr>
            </w:pPr>
            <w:r w:rsidRPr="008A4540">
              <w:rPr>
                <w:rFonts w:ascii="Arial Narrow" w:hAnsi="Arial Narrow" w:cs="Arial"/>
                <w:sz w:val="20"/>
                <w:szCs w:val="20"/>
              </w:rPr>
              <w:t>El que conociendo o debiendo saber su origen tenga en su poder especies robadas o hurtadas o las compre, venda o comercialice.</w:t>
            </w:r>
          </w:p>
        </w:tc>
      </w:tr>
      <w:tr w:rsidRPr="008A4540" w:rsidR="00661191" w:rsidTr="5FFAE9BA" w14:paraId="6F28AD32" w14:textId="77777777">
        <w:trPr>
          <w:trHeight w:val="74"/>
        </w:trPr>
        <w:tc>
          <w:tcPr>
            <w:tcW w:w="3150" w:type="dxa"/>
            <w:tcMar/>
          </w:tcPr>
          <w:p w:rsidRPr="008A4540" w:rsidR="00661191" w:rsidP="007A506E" w:rsidRDefault="00661191" w14:paraId="05C4865A" w14:textId="77777777">
            <w:pPr>
              <w:rPr>
                <w:rFonts w:ascii="Arial Narrow" w:hAnsi="Arial Narrow"/>
                <w:sz w:val="20"/>
                <w:szCs w:val="20"/>
              </w:rPr>
            </w:pPr>
          </w:p>
        </w:tc>
        <w:tc>
          <w:tcPr>
            <w:tcW w:w="6172" w:type="dxa"/>
            <w:tcMar/>
          </w:tcPr>
          <w:p w:rsidRPr="008A4540" w:rsidR="00661191" w:rsidP="00B020C9" w:rsidRDefault="00661191" w14:paraId="5F62DF98" w14:textId="77777777">
            <w:pPr>
              <w:jc w:val="both"/>
              <w:rPr>
                <w:rFonts w:ascii="Arial Narrow" w:hAnsi="Arial Narrow" w:cs="Arial"/>
                <w:sz w:val="20"/>
                <w:szCs w:val="20"/>
              </w:rPr>
            </w:pPr>
          </w:p>
        </w:tc>
      </w:tr>
      <w:tr w:rsidRPr="008A4540" w:rsidR="00661191" w:rsidTr="5FFAE9BA" w14:paraId="1F861249" w14:textId="77777777">
        <w:trPr>
          <w:trHeight w:val="74"/>
        </w:trPr>
        <w:tc>
          <w:tcPr>
            <w:tcW w:w="3150" w:type="dxa"/>
            <w:tcMar/>
          </w:tcPr>
          <w:p w:rsidRPr="008A4540" w:rsidR="00661191" w:rsidP="006D2042" w:rsidRDefault="00661191" w14:paraId="0E80E260" w14:textId="77777777">
            <w:pPr>
              <w:jc w:val="both"/>
              <w:rPr>
                <w:rFonts w:ascii="Arial Narrow" w:hAnsi="Arial Narrow" w:cs="Arial"/>
                <w:b/>
                <w:bCs/>
                <w:sz w:val="20"/>
                <w:szCs w:val="20"/>
              </w:rPr>
            </w:pPr>
            <w:r w:rsidRPr="008A4540">
              <w:rPr>
                <w:rFonts w:ascii="Arial Narrow" w:hAnsi="Arial Narrow" w:cs="Arial"/>
                <w:b/>
                <w:bCs/>
                <w:sz w:val="20"/>
                <w:szCs w:val="20"/>
              </w:rPr>
              <w:t>814</w:t>
            </w:r>
          </w:p>
        </w:tc>
        <w:tc>
          <w:tcPr>
            <w:tcW w:w="6172" w:type="dxa"/>
            <w:tcMar/>
          </w:tcPr>
          <w:p w:rsidRPr="008A4540" w:rsidR="00661191" w:rsidP="006A7A21" w:rsidRDefault="00661191" w14:paraId="017924D1" w14:textId="0B2D50F8">
            <w:pPr>
              <w:jc w:val="both"/>
              <w:rPr>
                <w:rFonts w:ascii="Arial Narrow" w:hAnsi="Arial Narrow" w:cs="Arial"/>
                <w:b/>
                <w:bCs/>
                <w:sz w:val="20"/>
                <w:szCs w:val="20"/>
              </w:rPr>
            </w:pPr>
            <w:r w:rsidRPr="008A4540">
              <w:rPr>
                <w:rFonts w:ascii="Arial Narrow" w:hAnsi="Arial Narrow" w:cs="Arial"/>
                <w:b/>
                <w:bCs/>
                <w:sz w:val="20"/>
                <w:szCs w:val="20"/>
              </w:rPr>
              <w:t>DESTRUCCIÓN O ALTERACIÓN DE DESLINDES.</w:t>
            </w:r>
          </w:p>
        </w:tc>
      </w:tr>
      <w:tr w:rsidRPr="008A4540" w:rsidR="00661191" w:rsidTr="5FFAE9BA" w14:paraId="43F0AB89" w14:textId="77777777">
        <w:trPr>
          <w:trHeight w:val="74"/>
        </w:trPr>
        <w:tc>
          <w:tcPr>
            <w:tcW w:w="3150" w:type="dxa"/>
            <w:tcMar/>
          </w:tcPr>
          <w:p w:rsidRPr="008A4540" w:rsidR="00661191" w:rsidP="007A506E" w:rsidRDefault="00661191" w14:paraId="75784260" w14:textId="77777777">
            <w:pPr>
              <w:rPr>
                <w:rFonts w:ascii="Arial Narrow" w:hAnsi="Arial Narrow"/>
                <w:sz w:val="20"/>
                <w:szCs w:val="20"/>
              </w:rPr>
            </w:pPr>
          </w:p>
        </w:tc>
        <w:tc>
          <w:tcPr>
            <w:tcW w:w="6172" w:type="dxa"/>
            <w:tcMar/>
          </w:tcPr>
          <w:p w:rsidRPr="008A4540" w:rsidR="00661191" w:rsidP="006A7A21" w:rsidRDefault="00661191" w14:paraId="219749A3" w14:textId="1AA9B51A">
            <w:pPr>
              <w:jc w:val="both"/>
              <w:rPr>
                <w:rFonts w:ascii="Arial Narrow" w:hAnsi="Arial Narrow" w:cs="Arial"/>
                <w:sz w:val="20"/>
                <w:szCs w:val="20"/>
              </w:rPr>
            </w:pPr>
            <w:r w:rsidRPr="008A4540">
              <w:rPr>
                <w:rFonts w:ascii="Arial Narrow" w:hAnsi="Arial Narrow" w:cs="Arial"/>
                <w:sz w:val="20"/>
                <w:szCs w:val="20"/>
              </w:rPr>
              <w:t>ART. 462 Y 462 BIS C.P.</w:t>
            </w:r>
          </w:p>
        </w:tc>
      </w:tr>
      <w:tr w:rsidRPr="008A4540" w:rsidR="00661191" w:rsidTr="5FFAE9BA" w14:paraId="161780FB" w14:textId="77777777">
        <w:trPr>
          <w:trHeight w:val="74"/>
        </w:trPr>
        <w:tc>
          <w:tcPr>
            <w:tcW w:w="3150" w:type="dxa"/>
            <w:tcMar/>
          </w:tcPr>
          <w:p w:rsidRPr="008A4540" w:rsidR="00661191" w:rsidP="007A506E" w:rsidRDefault="00661191" w14:paraId="02F17EE4" w14:textId="77777777">
            <w:pPr>
              <w:rPr>
                <w:rFonts w:ascii="Arial Narrow" w:hAnsi="Arial Narrow"/>
                <w:sz w:val="20"/>
                <w:szCs w:val="20"/>
              </w:rPr>
            </w:pPr>
          </w:p>
        </w:tc>
        <w:tc>
          <w:tcPr>
            <w:tcW w:w="6172" w:type="dxa"/>
            <w:tcMar/>
          </w:tcPr>
          <w:p w:rsidRPr="008A4540" w:rsidR="00661191" w:rsidP="00B559B7" w:rsidRDefault="00661191" w14:paraId="09762FE1" w14:textId="6D0B4C3E">
            <w:pPr>
              <w:jc w:val="both"/>
              <w:rPr>
                <w:rFonts w:ascii="Arial Narrow" w:hAnsi="Arial Narrow" w:cs="Arial"/>
                <w:sz w:val="20"/>
                <w:szCs w:val="20"/>
              </w:rPr>
            </w:pPr>
            <w:r w:rsidRPr="008A4540">
              <w:rPr>
                <w:rFonts w:ascii="Arial Narrow" w:hAnsi="Arial Narrow" w:cs="Arial"/>
                <w:sz w:val="20"/>
                <w:szCs w:val="20"/>
              </w:rPr>
              <w:t>Sanciona destrozar o modificar los límites de propiedades públicas o privadas y al que, sin estar legalmente autorizado, destruya o altere los términos o límites de un inmueble con el objetivo de posibilitar una posesión o quien, sin tener la posesión material de un bien inmueble, instale banderas, estacas u otras demarcaciones destinadas a manifestar intención de posesión de sitios no destinados a la habitación, sin el consentimiento de quien lo posee en virtud de título legítimo.</w:t>
            </w:r>
          </w:p>
        </w:tc>
      </w:tr>
      <w:tr w:rsidRPr="008A4540" w:rsidR="00661191" w:rsidTr="5FFAE9BA" w14:paraId="45356680" w14:textId="77777777">
        <w:trPr>
          <w:trHeight w:val="74"/>
        </w:trPr>
        <w:tc>
          <w:tcPr>
            <w:tcW w:w="3150" w:type="dxa"/>
            <w:tcMar/>
          </w:tcPr>
          <w:p w:rsidRPr="008A4540" w:rsidR="00661191" w:rsidP="007A506E" w:rsidRDefault="00661191" w14:paraId="44D060C6" w14:textId="77777777">
            <w:pPr>
              <w:rPr>
                <w:rFonts w:ascii="Arial Narrow" w:hAnsi="Arial Narrow"/>
                <w:sz w:val="20"/>
                <w:szCs w:val="20"/>
              </w:rPr>
            </w:pPr>
          </w:p>
        </w:tc>
        <w:tc>
          <w:tcPr>
            <w:tcW w:w="6172" w:type="dxa"/>
            <w:tcMar/>
          </w:tcPr>
          <w:p w:rsidRPr="008A4540" w:rsidR="00661191" w:rsidP="00B020C9" w:rsidRDefault="00661191" w14:paraId="091D543D" w14:textId="77777777">
            <w:pPr>
              <w:jc w:val="both"/>
              <w:rPr>
                <w:rFonts w:ascii="Arial Narrow" w:hAnsi="Arial Narrow" w:cs="Arial"/>
                <w:sz w:val="20"/>
                <w:szCs w:val="20"/>
              </w:rPr>
            </w:pPr>
          </w:p>
        </w:tc>
      </w:tr>
      <w:tr w:rsidRPr="008A4540" w:rsidR="00661191" w:rsidTr="5FFAE9BA" w14:paraId="409CD716" w14:textId="77777777">
        <w:trPr>
          <w:trHeight w:val="74"/>
        </w:trPr>
        <w:tc>
          <w:tcPr>
            <w:tcW w:w="3150" w:type="dxa"/>
            <w:tcMar/>
          </w:tcPr>
          <w:p w:rsidRPr="008A4540" w:rsidR="00661191" w:rsidP="007A506E" w:rsidRDefault="00661191" w14:paraId="6F1F55CD" w14:textId="77777777">
            <w:pPr>
              <w:rPr>
                <w:rFonts w:ascii="Arial Narrow" w:hAnsi="Arial Narrow"/>
                <w:sz w:val="20"/>
                <w:szCs w:val="20"/>
              </w:rPr>
            </w:pPr>
            <w:r w:rsidRPr="008A4540">
              <w:rPr>
                <w:rFonts w:ascii="Arial Narrow" w:hAnsi="Arial Narrow" w:cs="Arial"/>
                <w:b/>
                <w:bCs/>
                <w:sz w:val="20"/>
                <w:szCs w:val="20"/>
              </w:rPr>
              <w:t>816</w:t>
            </w:r>
          </w:p>
        </w:tc>
        <w:tc>
          <w:tcPr>
            <w:tcW w:w="6172" w:type="dxa"/>
            <w:tcMar/>
          </w:tcPr>
          <w:p w:rsidRPr="008A4540" w:rsidR="00661191" w:rsidP="007A506E" w:rsidRDefault="00661191" w14:paraId="202B8512" w14:textId="77777777">
            <w:pPr>
              <w:jc w:val="both"/>
              <w:rPr>
                <w:rFonts w:ascii="Arial Narrow" w:hAnsi="Arial Narrow" w:cs="Arial"/>
                <w:sz w:val="20"/>
                <w:szCs w:val="20"/>
              </w:rPr>
            </w:pPr>
            <w:r w:rsidRPr="008A4540">
              <w:rPr>
                <w:rFonts w:ascii="Arial Narrow" w:hAnsi="Arial Narrow" w:cs="Arial"/>
                <w:b/>
                <w:bCs/>
                <w:sz w:val="20"/>
                <w:szCs w:val="20"/>
              </w:rPr>
              <w:t>ESTAFAS Y OTRAS DEFRAUDACIONES CONTRA PARTICULARES.</w:t>
            </w:r>
          </w:p>
        </w:tc>
      </w:tr>
      <w:tr w:rsidRPr="008A4540" w:rsidR="00661191" w:rsidTr="5FFAE9BA" w14:paraId="141A0577" w14:textId="77777777">
        <w:trPr>
          <w:trHeight w:val="74"/>
        </w:trPr>
        <w:tc>
          <w:tcPr>
            <w:tcW w:w="3150" w:type="dxa"/>
            <w:tcMar/>
          </w:tcPr>
          <w:p w:rsidRPr="008A4540" w:rsidR="00661191" w:rsidP="007A506E" w:rsidRDefault="00661191" w14:paraId="5BF42EC6" w14:textId="77777777">
            <w:pPr>
              <w:rPr>
                <w:rFonts w:ascii="Arial Narrow" w:hAnsi="Arial Narrow"/>
                <w:sz w:val="20"/>
                <w:szCs w:val="20"/>
              </w:rPr>
            </w:pPr>
          </w:p>
        </w:tc>
        <w:tc>
          <w:tcPr>
            <w:tcW w:w="6172" w:type="dxa"/>
            <w:tcMar/>
          </w:tcPr>
          <w:p w:rsidRPr="008A4540" w:rsidR="00661191" w:rsidP="00103A67" w:rsidRDefault="00661191" w14:paraId="41B33C38" w14:textId="732650EC">
            <w:pPr>
              <w:jc w:val="both"/>
              <w:rPr>
                <w:rFonts w:ascii="Arial Narrow" w:hAnsi="Arial Narrow" w:cs="Arial"/>
                <w:sz w:val="20"/>
                <w:szCs w:val="20"/>
              </w:rPr>
            </w:pPr>
            <w:r w:rsidRPr="008A4540">
              <w:rPr>
                <w:rFonts w:ascii="Arial Narrow" w:hAnsi="Arial Narrow" w:cs="Arial"/>
                <w:sz w:val="20"/>
                <w:szCs w:val="20"/>
              </w:rPr>
              <w:t>ART. 468, 467, 469, 470 (SE EXCLUYE EL Nº 1, Nº 3, N°8 Y N°11), 473.</w:t>
            </w:r>
          </w:p>
        </w:tc>
      </w:tr>
      <w:tr w:rsidRPr="008A4540" w:rsidR="00661191" w:rsidTr="5FFAE9BA" w14:paraId="277A87D3" w14:textId="77777777">
        <w:trPr>
          <w:trHeight w:val="74"/>
        </w:trPr>
        <w:tc>
          <w:tcPr>
            <w:tcW w:w="3150" w:type="dxa"/>
            <w:tcMar/>
          </w:tcPr>
          <w:p w:rsidRPr="008A4540" w:rsidR="00661191" w:rsidP="007A506E" w:rsidRDefault="00661191" w14:paraId="455066E5" w14:textId="77777777">
            <w:pPr>
              <w:rPr>
                <w:rFonts w:ascii="Arial Narrow" w:hAnsi="Arial Narrow"/>
                <w:sz w:val="20"/>
                <w:szCs w:val="20"/>
              </w:rPr>
            </w:pPr>
          </w:p>
        </w:tc>
        <w:tc>
          <w:tcPr>
            <w:tcW w:w="6172" w:type="dxa"/>
            <w:tcMar/>
          </w:tcPr>
          <w:p w:rsidRPr="008A4540" w:rsidR="00661191" w:rsidP="006A7A21" w:rsidRDefault="00661191" w14:paraId="1AC74798" w14:textId="330F557F">
            <w:pPr>
              <w:jc w:val="both"/>
              <w:rPr>
                <w:rFonts w:ascii="Arial Narrow" w:hAnsi="Arial Narrow" w:cs="Arial"/>
                <w:sz w:val="20"/>
                <w:szCs w:val="20"/>
              </w:rPr>
            </w:pPr>
            <w:r w:rsidRPr="008A4540">
              <w:rPr>
                <w:rFonts w:ascii="Arial Narrow" w:hAnsi="Arial Narrow" w:cs="Arial"/>
                <w:sz w:val="20"/>
                <w:szCs w:val="20"/>
              </w:rPr>
              <w:t>Sanciona al que defraudare a otro usando de nombre fingido, atribuyéndose poder, influencia o crédito supuestos, aparentando bienes, crédito, comisión, empresa o negociación imaginarios, o valiéndose de cualquier otro engaño semejante.</w:t>
            </w:r>
          </w:p>
          <w:p w:rsidRPr="008A4540" w:rsidR="00661191" w:rsidP="006A7A21" w:rsidRDefault="00661191" w14:paraId="6A12502F" w14:textId="77777777">
            <w:pPr>
              <w:jc w:val="both"/>
              <w:rPr>
                <w:rFonts w:ascii="Arial Narrow" w:hAnsi="Arial Narrow" w:cs="Arial"/>
                <w:sz w:val="20"/>
                <w:szCs w:val="20"/>
              </w:rPr>
            </w:pPr>
          </w:p>
          <w:p w:rsidRPr="008A4540" w:rsidR="00661191" w:rsidP="006A7A21" w:rsidRDefault="00661191" w14:paraId="5B9AFD3B" w14:textId="77777777">
            <w:pPr>
              <w:jc w:val="both"/>
              <w:rPr>
                <w:rFonts w:ascii="Arial Narrow" w:hAnsi="Arial Narrow" w:cs="Arial"/>
                <w:sz w:val="20"/>
                <w:szCs w:val="20"/>
              </w:rPr>
            </w:pPr>
            <w:r w:rsidRPr="008A4540">
              <w:rPr>
                <w:rFonts w:ascii="Arial Narrow" w:hAnsi="Arial Narrow" w:cs="Arial"/>
                <w:sz w:val="20"/>
                <w:szCs w:val="20"/>
              </w:rPr>
              <w:t>ART. 467</w:t>
            </w:r>
          </w:p>
          <w:p w:rsidRPr="008A4540" w:rsidR="00661191" w:rsidP="006A7A21" w:rsidRDefault="00661191" w14:paraId="63F19853" w14:textId="77777777">
            <w:pPr>
              <w:jc w:val="both"/>
              <w:rPr>
                <w:rFonts w:ascii="Arial Narrow" w:hAnsi="Arial Narrow" w:cs="Arial"/>
                <w:sz w:val="20"/>
                <w:szCs w:val="20"/>
              </w:rPr>
            </w:pPr>
            <w:r w:rsidRPr="008A4540">
              <w:rPr>
                <w:rFonts w:ascii="Arial Narrow" w:hAnsi="Arial Narrow" w:cs="Arial"/>
                <w:sz w:val="20"/>
                <w:szCs w:val="20"/>
              </w:rPr>
              <w:t xml:space="preserve">Se castiga al que, para obtener provecho patrimonial para sí o para un tercero mediante engaño, provocare un error en otro, haciéndolo incurrir en una disposición patrimonial consistente en ejecutar, omitir o tolerar alguna acción en perjuicio suyo o de un </w:t>
            </w:r>
            <w:proofErr w:type="gramStart"/>
            <w:r w:rsidRPr="008A4540">
              <w:rPr>
                <w:rFonts w:ascii="Arial Narrow" w:hAnsi="Arial Narrow" w:cs="Arial"/>
                <w:sz w:val="20"/>
                <w:szCs w:val="20"/>
              </w:rPr>
              <w:t>tercero .</w:t>
            </w:r>
            <w:proofErr w:type="gramEnd"/>
          </w:p>
          <w:p w:rsidRPr="008A4540" w:rsidR="00661191" w:rsidP="006A7A21" w:rsidRDefault="00661191" w14:paraId="466D8477" w14:textId="77777777">
            <w:pPr>
              <w:jc w:val="both"/>
              <w:rPr>
                <w:rFonts w:ascii="Arial Narrow" w:hAnsi="Arial Narrow" w:cs="Arial"/>
                <w:sz w:val="20"/>
                <w:szCs w:val="20"/>
              </w:rPr>
            </w:pPr>
          </w:p>
          <w:p w:rsidRPr="008A4540" w:rsidR="00661191" w:rsidP="006A7A21" w:rsidRDefault="00661191" w14:paraId="727F9AAD" w14:textId="77777777">
            <w:pPr>
              <w:jc w:val="both"/>
              <w:rPr>
                <w:rFonts w:ascii="Arial Narrow" w:hAnsi="Arial Narrow" w:cs="Arial"/>
                <w:sz w:val="20"/>
                <w:szCs w:val="20"/>
              </w:rPr>
            </w:pPr>
            <w:r w:rsidRPr="008A4540">
              <w:rPr>
                <w:rFonts w:ascii="Arial Narrow" w:hAnsi="Arial Narrow" w:cs="Arial"/>
                <w:sz w:val="20"/>
                <w:szCs w:val="20"/>
              </w:rPr>
              <w:t>ART. 468</w:t>
            </w:r>
          </w:p>
          <w:p w:rsidRPr="008A4540" w:rsidR="00661191" w:rsidP="006A7A21" w:rsidRDefault="00661191" w14:paraId="245DC9B3" w14:textId="77777777">
            <w:pPr>
              <w:jc w:val="both"/>
              <w:rPr>
                <w:rFonts w:ascii="Arial Narrow" w:hAnsi="Arial Narrow" w:cs="Arial"/>
                <w:sz w:val="20"/>
                <w:szCs w:val="20"/>
              </w:rPr>
            </w:pPr>
            <w:r w:rsidRPr="008A4540">
              <w:rPr>
                <w:rFonts w:ascii="Arial Narrow" w:hAnsi="Arial Narrow" w:cs="Arial"/>
                <w:sz w:val="20"/>
                <w:szCs w:val="20"/>
              </w:rPr>
              <w:t>Se castiga obtener un provecho para sí o para un tercero que irrogue perjuicio patrimonial a otra persona:</w:t>
            </w:r>
          </w:p>
          <w:p w:rsidRPr="008A4540" w:rsidR="00661191" w:rsidP="006A7A21" w:rsidRDefault="00661191" w14:paraId="3D0F8C67" w14:textId="2517493F">
            <w:pPr>
              <w:jc w:val="both"/>
              <w:rPr>
                <w:rFonts w:ascii="Arial Narrow" w:hAnsi="Arial Narrow" w:cs="Arial"/>
                <w:sz w:val="20"/>
                <w:szCs w:val="20"/>
              </w:rPr>
            </w:pPr>
            <w:r w:rsidRPr="008A4540">
              <w:rPr>
                <w:rFonts w:ascii="Arial Narrow" w:hAnsi="Arial Narrow" w:cs="Arial"/>
                <w:sz w:val="20"/>
                <w:szCs w:val="20"/>
              </w:rPr>
              <w:t>1. Manipulando los datos contenidos en un sistema informático o el resultado del procesamiento informático de datos a través de una intromisión indebida en la operación de éste.</w:t>
            </w:r>
          </w:p>
          <w:p w:rsidRPr="008A4540" w:rsidR="00661191" w:rsidP="006A7A21" w:rsidRDefault="00661191" w14:paraId="188A23FC" w14:textId="712DB4DE">
            <w:pPr>
              <w:jc w:val="both"/>
              <w:rPr>
                <w:rFonts w:ascii="Arial Narrow" w:hAnsi="Arial Narrow" w:cs="Arial"/>
                <w:sz w:val="20"/>
                <w:szCs w:val="20"/>
              </w:rPr>
            </w:pPr>
            <w:r w:rsidRPr="008A4540">
              <w:rPr>
                <w:rFonts w:ascii="Arial Narrow" w:hAnsi="Arial Narrow" w:cs="Arial"/>
                <w:sz w:val="20"/>
                <w:szCs w:val="20"/>
              </w:rPr>
              <w:t>2. Utilizando sin la autorización del titular una o más claves confidenciales que habiliten el acceso u operación de un sistema informático, o</w:t>
            </w:r>
          </w:p>
          <w:p w:rsidRPr="008A4540" w:rsidR="00661191" w:rsidP="006A7A21" w:rsidRDefault="00661191" w14:paraId="069348DA" w14:textId="60D61C48">
            <w:pPr>
              <w:jc w:val="both"/>
              <w:rPr>
                <w:rFonts w:ascii="Arial Narrow" w:hAnsi="Arial Narrow" w:cs="Arial"/>
                <w:sz w:val="20"/>
                <w:szCs w:val="20"/>
              </w:rPr>
            </w:pPr>
            <w:r w:rsidRPr="008A4540">
              <w:rPr>
                <w:rFonts w:ascii="Arial Narrow" w:hAnsi="Arial Narrow" w:cs="Arial"/>
                <w:sz w:val="20"/>
                <w:szCs w:val="20"/>
              </w:rPr>
              <w:t>3. Haciendo uso no autorizado de una tarjeta de pago ajena o de los datos codificados en una tarjeta de pago que la identifiquen y habiliten como medio de pago.</w:t>
            </w:r>
          </w:p>
          <w:p w:rsidRPr="008A4540" w:rsidR="00661191" w:rsidP="006A7A21" w:rsidRDefault="00661191" w14:paraId="5B5E7F8D" w14:textId="77777777">
            <w:pPr>
              <w:jc w:val="both"/>
              <w:rPr>
                <w:rFonts w:ascii="Arial Narrow" w:hAnsi="Arial Narrow" w:cs="Arial"/>
                <w:sz w:val="20"/>
                <w:szCs w:val="20"/>
              </w:rPr>
            </w:pPr>
            <w:r w:rsidRPr="008A4540">
              <w:rPr>
                <w:rFonts w:ascii="Arial Narrow" w:hAnsi="Arial Narrow" w:cs="Arial"/>
                <w:sz w:val="20"/>
                <w:szCs w:val="20"/>
              </w:rPr>
              <w:t>Se sanciona también al que obtenga indebidamente los datos codificados en una tarjeta de pago que la identifiquen y habiliten como medio de pago.</w:t>
            </w:r>
          </w:p>
          <w:p w:rsidRPr="008A4540" w:rsidR="00661191" w:rsidP="006A7A21" w:rsidRDefault="00661191" w14:paraId="53503271" w14:textId="77777777">
            <w:pPr>
              <w:jc w:val="both"/>
              <w:rPr>
                <w:rFonts w:ascii="Arial Narrow" w:hAnsi="Arial Narrow" w:cs="Arial"/>
                <w:sz w:val="20"/>
                <w:szCs w:val="20"/>
              </w:rPr>
            </w:pPr>
          </w:p>
          <w:p w:rsidRPr="008A4540" w:rsidR="00661191" w:rsidP="006A7A21" w:rsidRDefault="00661191" w14:paraId="46ABFA4F" w14:textId="77777777">
            <w:pPr>
              <w:jc w:val="both"/>
              <w:rPr>
                <w:rFonts w:ascii="Arial Narrow" w:hAnsi="Arial Narrow" w:cs="Arial"/>
                <w:sz w:val="20"/>
                <w:szCs w:val="20"/>
              </w:rPr>
            </w:pPr>
            <w:r w:rsidRPr="008A4540">
              <w:rPr>
                <w:rFonts w:ascii="Arial Narrow" w:hAnsi="Arial Narrow" w:cs="Arial"/>
                <w:sz w:val="20"/>
                <w:szCs w:val="20"/>
              </w:rPr>
              <w:t>ART. 469</w:t>
            </w:r>
          </w:p>
          <w:p w:rsidRPr="008A4540" w:rsidR="00661191" w:rsidP="006A7A21" w:rsidRDefault="00661191" w14:paraId="4EAE79B2" w14:textId="77777777">
            <w:pPr>
              <w:jc w:val="both"/>
              <w:rPr>
                <w:rFonts w:ascii="Arial Narrow" w:hAnsi="Arial Narrow" w:cs="Arial"/>
                <w:sz w:val="20"/>
                <w:szCs w:val="20"/>
              </w:rPr>
            </w:pPr>
            <w:r w:rsidRPr="008A4540">
              <w:rPr>
                <w:rFonts w:ascii="Arial Narrow" w:hAnsi="Arial Narrow" w:cs="Arial"/>
                <w:sz w:val="20"/>
                <w:szCs w:val="20"/>
              </w:rPr>
              <w:t>Engaños cometidos por plateros, joyeros, traficantes, comisionistas, capitanes de buque, dueños de cosa embargada, y los engaños cometidos con ocasión de supuestas remuneraciones a empleado público.</w:t>
            </w:r>
          </w:p>
          <w:p w:rsidRPr="008A4540" w:rsidR="00661191" w:rsidP="006A7A21" w:rsidRDefault="00661191" w14:paraId="6E4FC3CC" w14:textId="77777777">
            <w:pPr>
              <w:jc w:val="both"/>
              <w:rPr>
                <w:rFonts w:ascii="Arial Narrow" w:hAnsi="Arial Narrow" w:cs="Arial"/>
                <w:sz w:val="20"/>
                <w:szCs w:val="20"/>
              </w:rPr>
            </w:pPr>
          </w:p>
          <w:p w:rsidRPr="008A4540" w:rsidR="00661191" w:rsidP="006A7A21" w:rsidRDefault="00661191" w14:paraId="167F8911" w14:textId="77777777">
            <w:pPr>
              <w:jc w:val="both"/>
              <w:rPr>
                <w:rFonts w:ascii="Arial Narrow" w:hAnsi="Arial Narrow" w:cs="Arial"/>
                <w:sz w:val="20"/>
                <w:szCs w:val="20"/>
              </w:rPr>
            </w:pPr>
            <w:r w:rsidRPr="008A4540">
              <w:rPr>
                <w:rFonts w:ascii="Arial Narrow" w:hAnsi="Arial Narrow" w:cs="Arial"/>
                <w:sz w:val="20"/>
                <w:szCs w:val="20"/>
              </w:rPr>
              <w:t xml:space="preserve">ART. 470 (se excluye el Nº 1 </w:t>
            </w:r>
            <w:proofErr w:type="gramStart"/>
            <w:r w:rsidRPr="008A4540">
              <w:rPr>
                <w:rFonts w:ascii="Arial Narrow" w:hAnsi="Arial Narrow" w:cs="Arial"/>
                <w:sz w:val="20"/>
                <w:szCs w:val="20"/>
              </w:rPr>
              <w:t>Y ,</w:t>
            </w:r>
            <w:proofErr w:type="gramEnd"/>
            <w:r w:rsidRPr="008A4540">
              <w:rPr>
                <w:rFonts w:ascii="Arial Narrow" w:hAnsi="Arial Narrow" w:cs="Arial"/>
                <w:sz w:val="20"/>
                <w:szCs w:val="20"/>
              </w:rPr>
              <w:t xml:space="preserve"> Nº3 y N°8)</w:t>
            </w:r>
          </w:p>
          <w:p w:rsidRPr="008A4540" w:rsidR="00661191" w:rsidP="006A7A21" w:rsidRDefault="00661191" w14:paraId="35BA1E21" w14:textId="77777777">
            <w:pPr>
              <w:jc w:val="both"/>
              <w:rPr>
                <w:rFonts w:ascii="Arial Narrow" w:hAnsi="Arial Narrow" w:cs="Arial"/>
                <w:sz w:val="20"/>
                <w:szCs w:val="20"/>
              </w:rPr>
            </w:pPr>
            <w:r w:rsidRPr="008A4540">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p w:rsidRPr="008A4540" w:rsidR="00661191" w:rsidP="006A7A21" w:rsidRDefault="00661191" w14:paraId="05176113" w14:textId="77777777">
            <w:pPr>
              <w:jc w:val="both"/>
              <w:rPr>
                <w:rFonts w:ascii="Arial Narrow" w:hAnsi="Arial Narrow" w:cs="Arial"/>
                <w:sz w:val="20"/>
                <w:szCs w:val="20"/>
              </w:rPr>
            </w:pPr>
          </w:p>
          <w:p w:rsidRPr="008A4540" w:rsidR="00661191" w:rsidP="006A7A21" w:rsidRDefault="00661191" w14:paraId="4022A05F" w14:textId="77777777">
            <w:pPr>
              <w:jc w:val="both"/>
              <w:rPr>
                <w:rFonts w:ascii="Arial Narrow" w:hAnsi="Arial Narrow" w:cs="Arial"/>
                <w:sz w:val="20"/>
                <w:szCs w:val="20"/>
              </w:rPr>
            </w:pPr>
            <w:r w:rsidRPr="008A4540">
              <w:rPr>
                <w:rFonts w:ascii="Arial Narrow" w:hAnsi="Arial Narrow" w:cs="Arial"/>
                <w:sz w:val="20"/>
                <w:szCs w:val="20"/>
              </w:rPr>
              <w:t>ART.473</w:t>
            </w:r>
          </w:p>
          <w:p w:rsidRPr="008A4540" w:rsidR="00661191" w:rsidP="00145827" w:rsidRDefault="00661191" w14:paraId="5B9969BE" w14:textId="5EBEBFAE">
            <w:pPr>
              <w:jc w:val="both"/>
              <w:rPr>
                <w:rFonts w:ascii="Arial Narrow" w:hAnsi="Arial Narrow" w:cs="Arial"/>
                <w:sz w:val="20"/>
                <w:szCs w:val="20"/>
              </w:rPr>
            </w:pPr>
            <w:r w:rsidRPr="008A4540">
              <w:rPr>
                <w:rFonts w:ascii="Arial Narrow" w:hAnsi="Arial Narrow" w:cs="Arial"/>
                <w:sz w:val="20"/>
                <w:szCs w:val="20"/>
              </w:rPr>
              <w:t>Engaño de cualquier naturaleza que produzca un perjuicio a otro y que no esté contemplado anteriormente.</w:t>
            </w:r>
          </w:p>
        </w:tc>
      </w:tr>
      <w:tr w:rsidRPr="008A4540" w:rsidR="00661191" w:rsidTr="5FFAE9BA" w14:paraId="75A84D57" w14:textId="77777777">
        <w:trPr>
          <w:trHeight w:val="74"/>
        </w:trPr>
        <w:tc>
          <w:tcPr>
            <w:tcW w:w="3150" w:type="dxa"/>
            <w:tcMar/>
          </w:tcPr>
          <w:p w:rsidRPr="008A4540" w:rsidR="00661191" w:rsidP="007A506E" w:rsidRDefault="00661191" w14:paraId="5F3416B2" w14:textId="77777777">
            <w:pPr>
              <w:rPr>
                <w:rFonts w:ascii="Arial Narrow" w:hAnsi="Arial Narrow"/>
                <w:sz w:val="20"/>
                <w:szCs w:val="20"/>
              </w:rPr>
            </w:pPr>
          </w:p>
        </w:tc>
        <w:tc>
          <w:tcPr>
            <w:tcW w:w="6172" w:type="dxa"/>
            <w:tcMar/>
          </w:tcPr>
          <w:p w:rsidRPr="008A4540" w:rsidR="00661191" w:rsidP="00B020C9" w:rsidRDefault="00661191" w14:paraId="6C578C25" w14:textId="77777777">
            <w:pPr>
              <w:jc w:val="both"/>
              <w:rPr>
                <w:rFonts w:ascii="Arial Narrow" w:hAnsi="Arial Narrow" w:cs="Arial"/>
                <w:sz w:val="20"/>
                <w:szCs w:val="20"/>
              </w:rPr>
            </w:pPr>
          </w:p>
        </w:tc>
      </w:tr>
      <w:tr w:rsidRPr="008A4540" w:rsidR="00661191" w:rsidTr="5FFAE9BA" w14:paraId="2FFFF158" w14:textId="77777777">
        <w:trPr>
          <w:trHeight w:val="74"/>
        </w:trPr>
        <w:tc>
          <w:tcPr>
            <w:tcW w:w="3150" w:type="dxa"/>
            <w:tcMar/>
          </w:tcPr>
          <w:p w:rsidRPr="008A4540" w:rsidR="00661191" w:rsidP="007A506E" w:rsidRDefault="00661191" w14:paraId="3DFC7DDF" w14:textId="77777777">
            <w:pPr>
              <w:rPr>
                <w:rFonts w:ascii="Arial Narrow" w:hAnsi="Arial Narrow"/>
                <w:sz w:val="20"/>
                <w:szCs w:val="20"/>
              </w:rPr>
            </w:pPr>
            <w:r w:rsidRPr="008A4540">
              <w:rPr>
                <w:rFonts w:ascii="Arial Narrow" w:hAnsi="Arial Narrow" w:cs="Arial"/>
                <w:b/>
                <w:bCs/>
                <w:sz w:val="20"/>
                <w:szCs w:val="20"/>
              </w:rPr>
              <w:t>817</w:t>
            </w:r>
          </w:p>
        </w:tc>
        <w:tc>
          <w:tcPr>
            <w:tcW w:w="6172" w:type="dxa"/>
            <w:tcMar/>
          </w:tcPr>
          <w:p w:rsidRPr="008A4540" w:rsidR="00661191" w:rsidP="007A506E" w:rsidRDefault="00661191" w14:paraId="1A75B07A" w14:textId="77777777">
            <w:pPr>
              <w:jc w:val="both"/>
              <w:rPr>
                <w:rFonts w:ascii="Arial Narrow" w:hAnsi="Arial Narrow" w:cs="Arial"/>
                <w:sz w:val="20"/>
                <w:szCs w:val="20"/>
              </w:rPr>
            </w:pPr>
            <w:r w:rsidRPr="008A4540">
              <w:rPr>
                <w:rFonts w:ascii="Arial Narrow" w:hAnsi="Arial Narrow" w:cs="Arial"/>
                <w:b/>
                <w:bCs/>
                <w:sz w:val="20"/>
                <w:szCs w:val="20"/>
              </w:rPr>
              <w:t>USURA.</w:t>
            </w:r>
          </w:p>
        </w:tc>
      </w:tr>
      <w:tr w:rsidRPr="008A4540" w:rsidR="00661191" w:rsidTr="5FFAE9BA" w14:paraId="13976598" w14:textId="77777777">
        <w:trPr>
          <w:trHeight w:val="74"/>
        </w:trPr>
        <w:tc>
          <w:tcPr>
            <w:tcW w:w="3150" w:type="dxa"/>
            <w:tcMar/>
          </w:tcPr>
          <w:p w:rsidRPr="008A4540" w:rsidR="00661191" w:rsidP="007A506E" w:rsidRDefault="00661191" w14:paraId="08DA7937" w14:textId="77777777">
            <w:pPr>
              <w:rPr>
                <w:rFonts w:ascii="Arial Narrow" w:hAnsi="Arial Narrow"/>
                <w:sz w:val="20"/>
                <w:szCs w:val="20"/>
              </w:rPr>
            </w:pPr>
          </w:p>
        </w:tc>
        <w:tc>
          <w:tcPr>
            <w:tcW w:w="6172" w:type="dxa"/>
            <w:tcMar/>
          </w:tcPr>
          <w:p w:rsidRPr="008A4540" w:rsidR="00661191" w:rsidP="007A506E" w:rsidRDefault="00661191" w14:paraId="4068E7F4" w14:textId="77777777">
            <w:pPr>
              <w:jc w:val="both"/>
              <w:rPr>
                <w:rFonts w:ascii="Arial Narrow" w:hAnsi="Arial Narrow" w:cs="Arial"/>
                <w:sz w:val="20"/>
                <w:szCs w:val="20"/>
              </w:rPr>
            </w:pPr>
            <w:r w:rsidRPr="008A4540">
              <w:rPr>
                <w:rFonts w:ascii="Arial Narrow" w:hAnsi="Arial Narrow" w:cs="Arial"/>
                <w:sz w:val="20"/>
                <w:szCs w:val="20"/>
              </w:rPr>
              <w:t>ART. 472</w:t>
            </w:r>
          </w:p>
        </w:tc>
      </w:tr>
      <w:tr w:rsidRPr="008A4540" w:rsidR="00661191" w:rsidTr="5FFAE9BA" w14:paraId="70625A98" w14:textId="77777777">
        <w:trPr>
          <w:trHeight w:val="74"/>
        </w:trPr>
        <w:tc>
          <w:tcPr>
            <w:tcW w:w="3150" w:type="dxa"/>
            <w:tcMar/>
          </w:tcPr>
          <w:p w:rsidRPr="008A4540" w:rsidR="00661191" w:rsidP="007A506E" w:rsidRDefault="00661191" w14:paraId="3221258D" w14:textId="77777777">
            <w:pPr>
              <w:rPr>
                <w:rFonts w:ascii="Arial Narrow" w:hAnsi="Arial Narrow"/>
                <w:sz w:val="20"/>
                <w:szCs w:val="20"/>
              </w:rPr>
            </w:pPr>
          </w:p>
        </w:tc>
        <w:tc>
          <w:tcPr>
            <w:tcW w:w="6172" w:type="dxa"/>
            <w:tcMar/>
          </w:tcPr>
          <w:p w:rsidRPr="008A4540" w:rsidR="00661191" w:rsidP="00FA58A6" w:rsidRDefault="00661191" w14:paraId="3CAA67F1" w14:textId="77777777">
            <w:pPr>
              <w:jc w:val="both"/>
              <w:rPr>
                <w:rFonts w:ascii="Arial Narrow" w:hAnsi="Arial Narrow" w:cs="Arial"/>
                <w:sz w:val="20"/>
                <w:szCs w:val="20"/>
              </w:rPr>
            </w:pPr>
            <w:r w:rsidRPr="008A4540">
              <w:rPr>
                <w:rFonts w:ascii="Arial Narrow" w:hAnsi="Arial Narrow" w:cs="Arial"/>
                <w:sz w:val="20"/>
                <w:szCs w:val="20"/>
              </w:rPr>
              <w:t>Suministrar valores a un interés que exceda al máximo que la Ley permite estipular.</w:t>
            </w:r>
          </w:p>
        </w:tc>
      </w:tr>
      <w:tr w:rsidRPr="008A4540" w:rsidR="00661191" w:rsidTr="5FFAE9BA" w14:paraId="0C9DA8CE" w14:textId="77777777">
        <w:trPr>
          <w:trHeight w:val="74"/>
        </w:trPr>
        <w:tc>
          <w:tcPr>
            <w:tcW w:w="3150" w:type="dxa"/>
            <w:tcMar/>
          </w:tcPr>
          <w:p w:rsidRPr="008A4540" w:rsidR="00661191" w:rsidP="007A506E" w:rsidRDefault="00661191" w14:paraId="56D01285" w14:textId="77777777">
            <w:pPr>
              <w:rPr>
                <w:rFonts w:ascii="Arial Narrow" w:hAnsi="Arial Narrow"/>
                <w:sz w:val="20"/>
                <w:szCs w:val="20"/>
              </w:rPr>
            </w:pPr>
          </w:p>
        </w:tc>
        <w:tc>
          <w:tcPr>
            <w:tcW w:w="6172" w:type="dxa"/>
            <w:tcMar/>
          </w:tcPr>
          <w:p w:rsidRPr="008A4540" w:rsidR="00661191" w:rsidP="00FA58A6" w:rsidRDefault="00661191" w14:paraId="07636EC8" w14:textId="77777777">
            <w:pPr>
              <w:jc w:val="both"/>
              <w:rPr>
                <w:rFonts w:ascii="Arial Narrow" w:hAnsi="Arial Narrow" w:cs="Arial"/>
                <w:sz w:val="20"/>
                <w:szCs w:val="20"/>
              </w:rPr>
            </w:pPr>
          </w:p>
        </w:tc>
      </w:tr>
      <w:tr w:rsidRPr="008A4540" w:rsidR="00661191" w:rsidTr="5FFAE9BA" w14:paraId="56687235" w14:textId="77777777">
        <w:trPr>
          <w:trHeight w:val="74"/>
        </w:trPr>
        <w:tc>
          <w:tcPr>
            <w:tcW w:w="3150" w:type="dxa"/>
            <w:tcMar/>
          </w:tcPr>
          <w:p w:rsidRPr="008A4540" w:rsidR="00661191" w:rsidP="007A506E" w:rsidRDefault="00661191" w14:paraId="083A7574" w14:textId="77777777">
            <w:pPr>
              <w:rPr>
                <w:rFonts w:ascii="Arial Narrow" w:hAnsi="Arial Narrow"/>
                <w:sz w:val="20"/>
                <w:szCs w:val="20"/>
              </w:rPr>
            </w:pPr>
            <w:r w:rsidRPr="008A4540">
              <w:rPr>
                <w:rFonts w:ascii="Arial Narrow" w:hAnsi="Arial Narrow" w:cs="Arial"/>
                <w:b/>
                <w:bCs/>
                <w:sz w:val="20"/>
                <w:szCs w:val="20"/>
              </w:rPr>
              <w:t>821</w:t>
            </w:r>
          </w:p>
        </w:tc>
        <w:tc>
          <w:tcPr>
            <w:tcW w:w="6172" w:type="dxa"/>
            <w:tcMar/>
          </w:tcPr>
          <w:p w:rsidRPr="008A4540" w:rsidR="00661191" w:rsidP="007A506E" w:rsidRDefault="00661191" w14:paraId="45B89CE9" w14:textId="77777777">
            <w:pPr>
              <w:jc w:val="both"/>
              <w:rPr>
                <w:rFonts w:ascii="Arial Narrow" w:hAnsi="Arial Narrow" w:cs="Arial"/>
                <w:sz w:val="20"/>
                <w:szCs w:val="20"/>
              </w:rPr>
            </w:pPr>
            <w:r w:rsidRPr="008A4540">
              <w:rPr>
                <w:rFonts w:ascii="Arial Narrow" w:hAnsi="Arial Narrow" w:cs="Arial"/>
                <w:b/>
                <w:bCs/>
                <w:sz w:val="20"/>
                <w:szCs w:val="20"/>
              </w:rPr>
              <w:t>HURTO DE HALLAZGO.</w:t>
            </w:r>
          </w:p>
        </w:tc>
      </w:tr>
      <w:tr w:rsidRPr="008A4540" w:rsidR="00661191" w:rsidTr="5FFAE9BA" w14:paraId="702782AF" w14:textId="77777777">
        <w:trPr>
          <w:trHeight w:val="74"/>
        </w:trPr>
        <w:tc>
          <w:tcPr>
            <w:tcW w:w="3150" w:type="dxa"/>
            <w:tcMar/>
          </w:tcPr>
          <w:p w:rsidRPr="008A4540" w:rsidR="00661191" w:rsidP="007A506E" w:rsidRDefault="00661191" w14:paraId="7FF233BE" w14:textId="77777777">
            <w:pPr>
              <w:rPr>
                <w:rFonts w:ascii="Arial Narrow" w:hAnsi="Arial Narrow"/>
                <w:sz w:val="20"/>
                <w:szCs w:val="20"/>
              </w:rPr>
            </w:pPr>
          </w:p>
        </w:tc>
        <w:tc>
          <w:tcPr>
            <w:tcW w:w="6172" w:type="dxa"/>
            <w:tcMar/>
          </w:tcPr>
          <w:p w:rsidRPr="008A4540" w:rsidR="00661191" w:rsidP="007A506E" w:rsidRDefault="00661191" w14:paraId="09B7EDB9" w14:textId="77777777">
            <w:pPr>
              <w:jc w:val="both"/>
              <w:rPr>
                <w:rFonts w:ascii="Arial Narrow" w:hAnsi="Arial Narrow" w:cs="Arial"/>
                <w:sz w:val="20"/>
                <w:szCs w:val="20"/>
              </w:rPr>
            </w:pPr>
            <w:r w:rsidRPr="008A4540">
              <w:rPr>
                <w:rFonts w:ascii="Arial Narrow" w:hAnsi="Arial Narrow" w:cs="Arial"/>
                <w:sz w:val="20"/>
                <w:szCs w:val="20"/>
              </w:rPr>
              <w:t>ART.448</w:t>
            </w:r>
          </w:p>
        </w:tc>
      </w:tr>
      <w:tr w:rsidRPr="008A4540" w:rsidR="00661191" w:rsidTr="5FFAE9BA" w14:paraId="602D0897" w14:textId="77777777">
        <w:trPr>
          <w:trHeight w:val="74"/>
        </w:trPr>
        <w:tc>
          <w:tcPr>
            <w:tcW w:w="3150" w:type="dxa"/>
            <w:tcMar/>
          </w:tcPr>
          <w:p w:rsidRPr="008A4540" w:rsidR="00661191" w:rsidP="007A506E" w:rsidRDefault="00661191" w14:paraId="36CD616C" w14:textId="77777777">
            <w:pPr>
              <w:rPr>
                <w:rFonts w:ascii="Arial Narrow" w:hAnsi="Arial Narrow"/>
                <w:sz w:val="20"/>
                <w:szCs w:val="20"/>
              </w:rPr>
            </w:pPr>
          </w:p>
        </w:tc>
        <w:tc>
          <w:tcPr>
            <w:tcW w:w="6172" w:type="dxa"/>
            <w:tcMar/>
          </w:tcPr>
          <w:p w:rsidRPr="008A4540" w:rsidR="00661191" w:rsidP="00AC00B6" w:rsidRDefault="00661191" w14:paraId="46B9C7A6" w14:textId="7008F1D2">
            <w:pPr>
              <w:jc w:val="both"/>
              <w:rPr>
                <w:rFonts w:ascii="Arial Narrow" w:hAnsi="Arial Narrow" w:cs="Arial"/>
                <w:sz w:val="20"/>
                <w:szCs w:val="20"/>
              </w:rPr>
            </w:pPr>
            <w:r w:rsidRPr="008A4540">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Pr="008A4540" w:rsidR="00661191" w:rsidTr="5FFAE9BA" w14:paraId="2DFA500E" w14:textId="77777777">
        <w:trPr>
          <w:trHeight w:val="74"/>
        </w:trPr>
        <w:tc>
          <w:tcPr>
            <w:tcW w:w="3150" w:type="dxa"/>
            <w:tcMar/>
          </w:tcPr>
          <w:p w:rsidRPr="008A4540" w:rsidR="00661191" w:rsidP="007A506E" w:rsidRDefault="00661191" w14:paraId="2E64E330" w14:textId="77777777">
            <w:pPr>
              <w:rPr>
                <w:rFonts w:ascii="Arial Narrow" w:hAnsi="Arial Narrow"/>
                <w:sz w:val="20"/>
                <w:szCs w:val="20"/>
              </w:rPr>
            </w:pPr>
          </w:p>
        </w:tc>
        <w:tc>
          <w:tcPr>
            <w:tcW w:w="6172" w:type="dxa"/>
            <w:tcMar/>
          </w:tcPr>
          <w:p w:rsidRPr="008A4540" w:rsidR="00661191" w:rsidP="00AC00B6" w:rsidRDefault="00661191" w14:paraId="6F6C6F64" w14:textId="77777777">
            <w:pPr>
              <w:jc w:val="both"/>
              <w:rPr>
                <w:rFonts w:ascii="Arial Narrow" w:hAnsi="Arial Narrow" w:cs="Arial"/>
                <w:sz w:val="20"/>
                <w:szCs w:val="20"/>
              </w:rPr>
            </w:pPr>
          </w:p>
        </w:tc>
      </w:tr>
      <w:tr w:rsidRPr="008A4540" w:rsidR="00661191" w:rsidTr="5FFAE9BA" w14:paraId="291811A9" w14:textId="77777777">
        <w:trPr>
          <w:trHeight w:val="74"/>
        </w:trPr>
        <w:tc>
          <w:tcPr>
            <w:tcW w:w="3150" w:type="dxa"/>
            <w:tcMar/>
          </w:tcPr>
          <w:p w:rsidRPr="008A4540" w:rsidR="00661191" w:rsidP="007A506E" w:rsidRDefault="00661191" w14:paraId="3AAF768D" w14:textId="77777777">
            <w:pPr>
              <w:rPr>
                <w:rFonts w:ascii="Arial Narrow" w:hAnsi="Arial Narrow"/>
                <w:sz w:val="20"/>
                <w:szCs w:val="20"/>
              </w:rPr>
            </w:pPr>
            <w:r w:rsidRPr="008A4540">
              <w:rPr>
                <w:rFonts w:ascii="Arial Narrow" w:hAnsi="Arial Narrow" w:cs="Arial"/>
                <w:b/>
                <w:bCs/>
                <w:sz w:val="20"/>
                <w:szCs w:val="20"/>
              </w:rPr>
              <w:t>824</w:t>
            </w:r>
          </w:p>
        </w:tc>
        <w:tc>
          <w:tcPr>
            <w:tcW w:w="6172" w:type="dxa"/>
            <w:tcMar/>
          </w:tcPr>
          <w:p w:rsidRPr="008A4540" w:rsidR="00661191" w:rsidP="007A506E" w:rsidRDefault="00661191" w14:paraId="7863D610" w14:textId="77777777">
            <w:pPr>
              <w:jc w:val="both"/>
              <w:rPr>
                <w:rFonts w:ascii="Arial Narrow" w:hAnsi="Arial Narrow" w:cs="Arial"/>
                <w:sz w:val="20"/>
                <w:szCs w:val="20"/>
              </w:rPr>
            </w:pPr>
            <w:r w:rsidRPr="008A4540">
              <w:rPr>
                <w:rFonts w:ascii="Arial Narrow" w:hAnsi="Arial Narrow" w:cs="Arial"/>
                <w:b/>
                <w:bCs/>
                <w:sz w:val="20"/>
                <w:szCs w:val="20"/>
              </w:rPr>
              <w:t>ABUSO DE FIRMA EN BLANCO.</w:t>
            </w:r>
          </w:p>
        </w:tc>
      </w:tr>
      <w:tr w:rsidRPr="008A4540" w:rsidR="00661191" w:rsidTr="5FFAE9BA" w14:paraId="139921C9" w14:textId="77777777">
        <w:trPr>
          <w:trHeight w:val="74"/>
        </w:trPr>
        <w:tc>
          <w:tcPr>
            <w:tcW w:w="3150" w:type="dxa"/>
            <w:tcMar/>
          </w:tcPr>
          <w:p w:rsidRPr="008A4540" w:rsidR="00661191" w:rsidP="007A506E" w:rsidRDefault="00661191" w14:paraId="1B6A3EF6" w14:textId="77777777">
            <w:pPr>
              <w:rPr>
                <w:rFonts w:ascii="Arial Narrow" w:hAnsi="Arial Narrow"/>
                <w:sz w:val="20"/>
                <w:szCs w:val="20"/>
              </w:rPr>
            </w:pPr>
          </w:p>
        </w:tc>
        <w:tc>
          <w:tcPr>
            <w:tcW w:w="6172" w:type="dxa"/>
            <w:tcMar/>
          </w:tcPr>
          <w:p w:rsidRPr="008A4540" w:rsidR="00661191" w:rsidP="007A506E" w:rsidRDefault="00661191" w14:paraId="55FE308B" w14:textId="77777777">
            <w:pPr>
              <w:jc w:val="both"/>
              <w:rPr>
                <w:rFonts w:ascii="Arial Narrow" w:hAnsi="Arial Narrow" w:cs="Arial"/>
                <w:sz w:val="20"/>
                <w:szCs w:val="20"/>
              </w:rPr>
            </w:pPr>
            <w:r w:rsidRPr="008A4540">
              <w:rPr>
                <w:rFonts w:ascii="Arial Narrow" w:hAnsi="Arial Narrow" w:cs="Arial"/>
                <w:sz w:val="20"/>
                <w:szCs w:val="20"/>
              </w:rPr>
              <w:t>Art. 470 Nº3</w:t>
            </w:r>
          </w:p>
        </w:tc>
      </w:tr>
      <w:tr w:rsidRPr="008A4540" w:rsidR="00661191" w:rsidTr="5FFAE9BA" w14:paraId="72343FC0" w14:textId="77777777">
        <w:trPr>
          <w:trHeight w:val="74"/>
        </w:trPr>
        <w:tc>
          <w:tcPr>
            <w:tcW w:w="3150" w:type="dxa"/>
            <w:tcMar/>
          </w:tcPr>
          <w:p w:rsidRPr="008A4540" w:rsidR="00661191" w:rsidP="007A506E" w:rsidRDefault="00661191" w14:paraId="74B1D4F6" w14:textId="77777777">
            <w:pPr>
              <w:rPr>
                <w:rFonts w:ascii="Arial Narrow" w:hAnsi="Arial Narrow"/>
                <w:sz w:val="20"/>
                <w:szCs w:val="20"/>
              </w:rPr>
            </w:pPr>
          </w:p>
        </w:tc>
        <w:tc>
          <w:tcPr>
            <w:tcW w:w="6172" w:type="dxa"/>
            <w:tcMar/>
          </w:tcPr>
          <w:p w:rsidRPr="008A4540" w:rsidR="00661191" w:rsidP="00AC00B6" w:rsidRDefault="00661191" w14:paraId="78766CAE" w14:textId="76DE0552">
            <w:pPr>
              <w:jc w:val="both"/>
              <w:rPr>
                <w:rFonts w:ascii="Arial Narrow" w:hAnsi="Arial Narrow" w:cs="Arial"/>
                <w:sz w:val="20"/>
                <w:szCs w:val="20"/>
              </w:rPr>
            </w:pPr>
            <w:r w:rsidRPr="008A4540">
              <w:rPr>
                <w:rFonts w:ascii="Arial Narrow" w:hAnsi="Arial Narrow" w:cs="Arial"/>
                <w:sz w:val="20"/>
                <w:szCs w:val="20"/>
              </w:rPr>
              <w:t xml:space="preserve">Engañar abusando de firma de otro en blanco y extendiendo con ella algún documento en perjuicio </w:t>
            </w:r>
            <w:proofErr w:type="gramStart"/>
            <w:r w:rsidRPr="008A4540">
              <w:rPr>
                <w:rFonts w:ascii="Arial Narrow" w:hAnsi="Arial Narrow" w:cs="Arial"/>
                <w:sz w:val="20"/>
                <w:szCs w:val="20"/>
              </w:rPr>
              <w:t>del mismo</w:t>
            </w:r>
            <w:proofErr w:type="gramEnd"/>
            <w:r w:rsidRPr="008A4540">
              <w:rPr>
                <w:rFonts w:ascii="Arial Narrow" w:hAnsi="Arial Narrow" w:cs="Arial"/>
                <w:sz w:val="20"/>
                <w:szCs w:val="20"/>
              </w:rPr>
              <w:t xml:space="preserve"> o de un tercero.</w:t>
            </w:r>
          </w:p>
        </w:tc>
      </w:tr>
      <w:tr w:rsidRPr="008A4540" w:rsidR="00661191" w:rsidTr="5FFAE9BA" w14:paraId="3081B3D4" w14:textId="77777777">
        <w:trPr>
          <w:trHeight w:val="74"/>
        </w:trPr>
        <w:tc>
          <w:tcPr>
            <w:tcW w:w="3150" w:type="dxa"/>
            <w:tcMar/>
          </w:tcPr>
          <w:p w:rsidRPr="008A4540" w:rsidR="00661191" w:rsidP="007A506E" w:rsidRDefault="00661191" w14:paraId="09B33876" w14:textId="77777777">
            <w:pPr>
              <w:rPr>
                <w:rFonts w:ascii="Arial Narrow" w:hAnsi="Arial Narrow"/>
                <w:sz w:val="20"/>
                <w:szCs w:val="20"/>
              </w:rPr>
            </w:pPr>
          </w:p>
        </w:tc>
        <w:tc>
          <w:tcPr>
            <w:tcW w:w="6172" w:type="dxa"/>
            <w:tcMar/>
          </w:tcPr>
          <w:p w:rsidRPr="008A4540" w:rsidR="00661191" w:rsidP="00AC00B6" w:rsidRDefault="00661191" w14:paraId="3B89CCC7" w14:textId="77777777">
            <w:pPr>
              <w:jc w:val="both"/>
              <w:rPr>
                <w:rFonts w:ascii="Arial Narrow" w:hAnsi="Arial Narrow" w:cs="Arial"/>
                <w:sz w:val="20"/>
                <w:szCs w:val="20"/>
              </w:rPr>
            </w:pPr>
          </w:p>
        </w:tc>
      </w:tr>
      <w:tr w:rsidRPr="008A4540" w:rsidR="00661191" w:rsidTr="5FFAE9BA" w14:paraId="06DDD1F3" w14:textId="77777777">
        <w:trPr>
          <w:trHeight w:val="74"/>
        </w:trPr>
        <w:tc>
          <w:tcPr>
            <w:tcW w:w="3150" w:type="dxa"/>
            <w:tcMar/>
          </w:tcPr>
          <w:p w:rsidRPr="008A4540" w:rsidR="00661191" w:rsidP="007A506E" w:rsidRDefault="00661191" w14:paraId="597EA25B" w14:textId="77777777">
            <w:pPr>
              <w:rPr>
                <w:rFonts w:ascii="Arial Narrow" w:hAnsi="Arial Narrow"/>
                <w:sz w:val="20"/>
                <w:szCs w:val="20"/>
              </w:rPr>
            </w:pPr>
            <w:r w:rsidRPr="008A4540">
              <w:rPr>
                <w:rFonts w:ascii="Arial Narrow" w:hAnsi="Arial Narrow" w:cs="Arial"/>
                <w:b/>
                <w:bCs/>
                <w:sz w:val="20"/>
                <w:szCs w:val="20"/>
              </w:rPr>
              <w:t>825</w:t>
            </w:r>
          </w:p>
        </w:tc>
        <w:tc>
          <w:tcPr>
            <w:tcW w:w="6172" w:type="dxa"/>
            <w:tcMar/>
          </w:tcPr>
          <w:p w:rsidRPr="008A4540" w:rsidR="00661191" w:rsidP="007A506E" w:rsidRDefault="00661191" w14:paraId="6A2775C4" w14:textId="77777777">
            <w:pPr>
              <w:jc w:val="both"/>
              <w:rPr>
                <w:rFonts w:ascii="Arial Narrow" w:hAnsi="Arial Narrow" w:cs="Arial"/>
                <w:sz w:val="20"/>
                <w:szCs w:val="20"/>
              </w:rPr>
            </w:pPr>
            <w:r w:rsidRPr="008A4540">
              <w:rPr>
                <w:rFonts w:ascii="Arial Narrow" w:hAnsi="Arial Narrow" w:cs="Arial"/>
                <w:b/>
                <w:bCs/>
                <w:sz w:val="20"/>
                <w:szCs w:val="20"/>
              </w:rPr>
              <w:t>INFRACCIÓN ARTÍCULO 454.</w:t>
            </w:r>
          </w:p>
        </w:tc>
      </w:tr>
      <w:tr w:rsidRPr="008A4540" w:rsidR="00661191" w:rsidTr="5FFAE9BA" w14:paraId="29036680" w14:textId="77777777">
        <w:trPr>
          <w:trHeight w:val="74"/>
        </w:trPr>
        <w:tc>
          <w:tcPr>
            <w:tcW w:w="3150" w:type="dxa"/>
            <w:tcMar/>
          </w:tcPr>
          <w:p w:rsidRPr="008A4540" w:rsidR="00661191" w:rsidP="007A506E" w:rsidRDefault="00661191" w14:paraId="06CC006B" w14:textId="77777777">
            <w:pPr>
              <w:rPr>
                <w:rFonts w:ascii="Arial Narrow" w:hAnsi="Arial Narrow"/>
                <w:sz w:val="20"/>
                <w:szCs w:val="20"/>
              </w:rPr>
            </w:pPr>
          </w:p>
        </w:tc>
        <w:tc>
          <w:tcPr>
            <w:tcW w:w="6172" w:type="dxa"/>
            <w:tcMar/>
          </w:tcPr>
          <w:p w:rsidRPr="008A4540" w:rsidR="00661191" w:rsidP="007A506E" w:rsidRDefault="00661191" w14:paraId="5B38B1A1" w14:textId="77777777">
            <w:pPr>
              <w:jc w:val="both"/>
              <w:rPr>
                <w:rFonts w:ascii="Arial Narrow" w:hAnsi="Arial Narrow" w:cs="Arial"/>
                <w:sz w:val="20"/>
                <w:szCs w:val="20"/>
              </w:rPr>
            </w:pPr>
            <w:r w:rsidRPr="008A4540">
              <w:rPr>
                <w:rFonts w:ascii="Arial Narrow" w:hAnsi="Arial Narrow" w:cs="Arial"/>
                <w:sz w:val="20"/>
                <w:szCs w:val="20"/>
              </w:rPr>
              <w:t>ART. 454</w:t>
            </w:r>
          </w:p>
        </w:tc>
      </w:tr>
      <w:tr w:rsidRPr="008A4540" w:rsidR="00661191" w:rsidTr="5FFAE9BA" w14:paraId="164CD5EF" w14:textId="77777777">
        <w:trPr>
          <w:trHeight w:val="74"/>
        </w:trPr>
        <w:tc>
          <w:tcPr>
            <w:tcW w:w="3150" w:type="dxa"/>
            <w:tcMar/>
          </w:tcPr>
          <w:p w:rsidRPr="008A4540" w:rsidR="00661191" w:rsidP="007A506E" w:rsidRDefault="00661191" w14:paraId="027FFD64" w14:textId="77777777">
            <w:pPr>
              <w:rPr>
                <w:rFonts w:ascii="Arial Narrow" w:hAnsi="Arial Narrow"/>
                <w:sz w:val="20"/>
                <w:szCs w:val="20"/>
              </w:rPr>
            </w:pPr>
          </w:p>
        </w:tc>
        <w:tc>
          <w:tcPr>
            <w:tcW w:w="6172" w:type="dxa"/>
            <w:tcMar/>
          </w:tcPr>
          <w:p w:rsidRPr="008A4540" w:rsidR="00661191" w:rsidP="00F7115C" w:rsidRDefault="00661191" w14:paraId="0328A459" w14:textId="77777777">
            <w:pPr>
              <w:jc w:val="both"/>
              <w:rPr>
                <w:rFonts w:ascii="Arial Narrow" w:hAnsi="Arial Narrow" w:cs="Arial"/>
                <w:sz w:val="20"/>
                <w:szCs w:val="20"/>
              </w:rPr>
            </w:pPr>
            <w:r w:rsidRPr="008A4540">
              <w:rPr>
                <w:rFonts w:ascii="Arial Narrow" w:hAnsi="Arial Narrow" w:cs="Arial"/>
                <w:sz w:val="20"/>
                <w:szCs w:val="20"/>
              </w:rPr>
              <w:t>Se presumirá autor del robo o hurto de una cosa, aquél en cuyo poder se encuentre, salvo que justifique su legítima adquisición o que la prueba de su irreprochable conducta anterior establezca una presunción en contrario.</w:t>
            </w:r>
          </w:p>
          <w:p w:rsidRPr="008A4540" w:rsidR="00661191" w:rsidP="00F7115C" w:rsidRDefault="00661191" w14:paraId="49359498" w14:textId="77777777">
            <w:pPr>
              <w:jc w:val="both"/>
              <w:rPr>
                <w:rFonts w:ascii="Arial Narrow" w:hAnsi="Arial Narrow" w:cs="Arial"/>
                <w:sz w:val="20"/>
                <w:szCs w:val="20"/>
              </w:rPr>
            </w:pPr>
          </w:p>
          <w:p w:rsidRPr="008A4540" w:rsidR="00661191" w:rsidP="00F7115C" w:rsidRDefault="00661191" w14:paraId="279266C7" w14:textId="77777777">
            <w:pPr>
              <w:jc w:val="both"/>
              <w:rPr>
                <w:rFonts w:ascii="Arial Narrow" w:hAnsi="Arial Narrow" w:cs="Arial"/>
                <w:sz w:val="20"/>
                <w:szCs w:val="20"/>
              </w:rPr>
            </w:pPr>
            <w:r w:rsidRPr="008A4540">
              <w:rPr>
                <w:rFonts w:ascii="Arial Narrow" w:hAnsi="Arial Narrow" w:cs="Arial"/>
                <w:sz w:val="20"/>
                <w:szCs w:val="20"/>
              </w:rPr>
              <w:t>Se presumirá también autor de robo o hurto de animales, aquél en cuyo poder se encuentren partes identificables de la especie robada o hurtada.</w:t>
            </w:r>
          </w:p>
          <w:p w:rsidRPr="008A4540" w:rsidR="00661191" w:rsidP="00F7115C" w:rsidRDefault="00661191" w14:paraId="367DB124" w14:textId="77777777">
            <w:pPr>
              <w:jc w:val="both"/>
              <w:rPr>
                <w:rFonts w:ascii="Arial Narrow" w:hAnsi="Arial Narrow" w:cs="Arial"/>
                <w:sz w:val="20"/>
                <w:szCs w:val="20"/>
              </w:rPr>
            </w:pPr>
          </w:p>
          <w:p w:rsidRPr="008A4540" w:rsidR="00661191" w:rsidP="00AC00B6" w:rsidRDefault="00661191" w14:paraId="495328B0" w14:textId="7ADC9511">
            <w:pPr>
              <w:jc w:val="both"/>
              <w:rPr>
                <w:rFonts w:ascii="Arial Narrow" w:hAnsi="Arial Narrow" w:cs="Arial"/>
                <w:sz w:val="20"/>
                <w:szCs w:val="20"/>
              </w:rPr>
            </w:pPr>
            <w:r w:rsidRPr="008A4540">
              <w:rPr>
                <w:rFonts w:ascii="Arial Narrow" w:hAnsi="Arial Narrow" w:cs="Arial"/>
                <w:sz w:val="20"/>
                <w:szCs w:val="20"/>
              </w:rPr>
              <w:t xml:space="preserve">La marca registrada puesta sobre el animal robado o </w:t>
            </w:r>
            <w:proofErr w:type="gramStart"/>
            <w:r w:rsidRPr="008A4540">
              <w:rPr>
                <w:rFonts w:ascii="Arial Narrow" w:hAnsi="Arial Narrow" w:cs="Arial"/>
                <w:sz w:val="20"/>
                <w:szCs w:val="20"/>
              </w:rPr>
              <w:t>hurtado,</w:t>
            </w:r>
            <w:proofErr w:type="gramEnd"/>
            <w:r w:rsidRPr="008A4540">
              <w:rPr>
                <w:rFonts w:ascii="Arial Narrow" w:hAnsi="Arial Narrow" w:cs="Arial"/>
                <w:sz w:val="20"/>
                <w:szCs w:val="20"/>
              </w:rPr>
              <w:t xml:space="preserve"> constituye presunción de dominio a favor del dueño de la marca.</w:t>
            </w:r>
          </w:p>
        </w:tc>
      </w:tr>
      <w:tr w:rsidRPr="008A4540" w:rsidR="00661191" w:rsidTr="5FFAE9BA" w14:paraId="16ACD402" w14:textId="77777777">
        <w:trPr>
          <w:trHeight w:val="74"/>
        </w:trPr>
        <w:tc>
          <w:tcPr>
            <w:tcW w:w="3150" w:type="dxa"/>
            <w:tcMar/>
          </w:tcPr>
          <w:p w:rsidRPr="008A4540" w:rsidR="00661191" w:rsidP="007A506E" w:rsidRDefault="00661191" w14:paraId="32D02346" w14:textId="77777777">
            <w:pPr>
              <w:rPr>
                <w:rFonts w:ascii="Arial Narrow" w:hAnsi="Arial Narrow"/>
                <w:sz w:val="20"/>
                <w:szCs w:val="20"/>
              </w:rPr>
            </w:pPr>
          </w:p>
        </w:tc>
        <w:tc>
          <w:tcPr>
            <w:tcW w:w="6172" w:type="dxa"/>
            <w:tcMar/>
          </w:tcPr>
          <w:p w:rsidRPr="008A4540" w:rsidR="00661191" w:rsidP="00F7115C" w:rsidRDefault="00661191" w14:paraId="75E6147C" w14:textId="77777777">
            <w:pPr>
              <w:jc w:val="both"/>
              <w:rPr>
                <w:rFonts w:ascii="Arial Narrow" w:hAnsi="Arial Narrow" w:cs="Arial"/>
                <w:sz w:val="20"/>
                <w:szCs w:val="20"/>
              </w:rPr>
            </w:pPr>
          </w:p>
        </w:tc>
      </w:tr>
      <w:tr w:rsidRPr="008A4540" w:rsidR="00661191" w:rsidTr="5FFAE9BA" w14:paraId="3F45C308" w14:textId="77777777">
        <w:trPr>
          <w:trHeight w:val="74"/>
        </w:trPr>
        <w:tc>
          <w:tcPr>
            <w:tcW w:w="3150" w:type="dxa"/>
            <w:tcMar/>
          </w:tcPr>
          <w:p w:rsidRPr="008A4540" w:rsidR="00661191" w:rsidP="007A506E" w:rsidRDefault="00661191" w14:paraId="1CB7FE2E" w14:textId="77777777">
            <w:pPr>
              <w:rPr>
                <w:rFonts w:ascii="Arial Narrow" w:hAnsi="Arial Narrow"/>
                <w:sz w:val="20"/>
                <w:szCs w:val="20"/>
              </w:rPr>
            </w:pPr>
            <w:r w:rsidRPr="008A4540">
              <w:rPr>
                <w:rFonts w:ascii="Arial Narrow" w:hAnsi="Arial Narrow" w:cs="Arial"/>
                <w:b/>
                <w:bCs/>
                <w:sz w:val="20"/>
                <w:szCs w:val="20"/>
              </w:rPr>
              <w:t>826</w:t>
            </w:r>
          </w:p>
        </w:tc>
        <w:tc>
          <w:tcPr>
            <w:tcW w:w="6172" w:type="dxa"/>
            <w:tcMar/>
          </w:tcPr>
          <w:p w:rsidRPr="008A4540" w:rsidR="00661191" w:rsidP="007A506E" w:rsidRDefault="00661191" w14:paraId="599EE1B5" w14:textId="77777777">
            <w:pPr>
              <w:jc w:val="both"/>
              <w:rPr>
                <w:rFonts w:ascii="Arial Narrow" w:hAnsi="Arial Narrow" w:cs="Arial"/>
                <w:sz w:val="20"/>
                <w:szCs w:val="20"/>
              </w:rPr>
            </w:pPr>
            <w:r w:rsidRPr="008A4540">
              <w:rPr>
                <w:rFonts w:ascii="Arial Narrow" w:hAnsi="Arial Narrow" w:cs="Arial"/>
                <w:b/>
                <w:bCs/>
                <w:sz w:val="20"/>
                <w:szCs w:val="20"/>
              </w:rPr>
              <w:t>HURTO AGRAVADO.</w:t>
            </w:r>
          </w:p>
        </w:tc>
      </w:tr>
      <w:tr w:rsidRPr="008A4540" w:rsidR="00661191" w:rsidTr="5FFAE9BA" w14:paraId="4BF48E4D" w14:textId="77777777">
        <w:trPr>
          <w:trHeight w:val="74"/>
        </w:trPr>
        <w:tc>
          <w:tcPr>
            <w:tcW w:w="3150" w:type="dxa"/>
            <w:tcMar/>
          </w:tcPr>
          <w:p w:rsidRPr="008A4540" w:rsidR="00661191" w:rsidP="007A506E" w:rsidRDefault="00661191" w14:paraId="7257E16B" w14:textId="77777777">
            <w:pPr>
              <w:rPr>
                <w:rFonts w:ascii="Arial Narrow" w:hAnsi="Arial Narrow"/>
                <w:sz w:val="20"/>
                <w:szCs w:val="20"/>
              </w:rPr>
            </w:pPr>
          </w:p>
        </w:tc>
        <w:tc>
          <w:tcPr>
            <w:tcW w:w="6172" w:type="dxa"/>
            <w:tcMar/>
          </w:tcPr>
          <w:p w:rsidRPr="008A4540" w:rsidR="00661191" w:rsidP="007A506E" w:rsidRDefault="00661191" w14:paraId="306FCC12" w14:textId="77777777">
            <w:pPr>
              <w:jc w:val="both"/>
              <w:rPr>
                <w:rFonts w:ascii="Arial Narrow" w:hAnsi="Arial Narrow" w:cs="Arial"/>
                <w:sz w:val="20"/>
                <w:szCs w:val="20"/>
              </w:rPr>
            </w:pPr>
            <w:r w:rsidRPr="008A4540">
              <w:rPr>
                <w:rFonts w:ascii="Arial Narrow" w:hAnsi="Arial Narrow" w:cs="Arial"/>
                <w:sz w:val="20"/>
                <w:szCs w:val="20"/>
              </w:rPr>
              <w:t>ART. 447</w:t>
            </w:r>
          </w:p>
        </w:tc>
      </w:tr>
      <w:tr w:rsidRPr="008A4540" w:rsidR="00661191" w:rsidTr="5FFAE9BA" w14:paraId="389A4C0F" w14:textId="77777777">
        <w:trPr>
          <w:trHeight w:val="74"/>
        </w:trPr>
        <w:tc>
          <w:tcPr>
            <w:tcW w:w="3150" w:type="dxa"/>
            <w:tcMar/>
          </w:tcPr>
          <w:p w:rsidRPr="008A4540" w:rsidR="00661191" w:rsidP="007A506E" w:rsidRDefault="00661191" w14:paraId="00040FEB" w14:textId="77777777">
            <w:pPr>
              <w:rPr>
                <w:rFonts w:ascii="Arial Narrow" w:hAnsi="Arial Narrow"/>
                <w:sz w:val="20"/>
                <w:szCs w:val="20"/>
              </w:rPr>
            </w:pPr>
          </w:p>
        </w:tc>
        <w:tc>
          <w:tcPr>
            <w:tcW w:w="6172" w:type="dxa"/>
            <w:tcMar/>
          </w:tcPr>
          <w:p w:rsidRPr="008A4540" w:rsidR="00661191" w:rsidP="009D69C7" w:rsidRDefault="00661191" w14:paraId="36E36C16" w14:textId="77777777">
            <w:pPr>
              <w:jc w:val="both"/>
              <w:rPr>
                <w:rFonts w:ascii="Arial Narrow" w:hAnsi="Arial Narrow" w:cs="Arial"/>
                <w:sz w:val="20"/>
                <w:szCs w:val="20"/>
              </w:rPr>
            </w:pPr>
            <w:r w:rsidRPr="008A4540">
              <w:rPr>
                <w:rFonts w:ascii="Arial Narrow" w:hAnsi="Arial Narrow" w:cs="Arial"/>
                <w:sz w:val="20"/>
                <w:szCs w:val="20"/>
              </w:rPr>
              <w:t>Se produce cuando el hurto es realizado por:</w:t>
            </w:r>
          </w:p>
          <w:p w:rsidRPr="008A4540" w:rsidR="00661191" w:rsidP="009D69C7" w:rsidRDefault="00661191" w14:paraId="4DB646EF" w14:textId="77777777">
            <w:pPr>
              <w:jc w:val="both"/>
              <w:rPr>
                <w:rFonts w:ascii="Arial Narrow" w:hAnsi="Arial Narrow" w:cs="Arial"/>
                <w:sz w:val="20"/>
                <w:szCs w:val="20"/>
              </w:rPr>
            </w:pPr>
            <w:r w:rsidRPr="008A4540">
              <w:rPr>
                <w:rFonts w:ascii="Arial Narrow" w:hAnsi="Arial Narrow" w:cs="Arial"/>
                <w:sz w:val="20"/>
                <w:szCs w:val="20"/>
              </w:rPr>
              <w:t>- Dependiente, criado o sirviente asalariado, bien sea en la casa en que sirve o en aquella a que lo hubiere llevado su amo o patrón.</w:t>
            </w:r>
          </w:p>
          <w:p w:rsidRPr="008A4540" w:rsidR="00661191" w:rsidP="009D69C7" w:rsidRDefault="00661191" w14:paraId="0481E771" w14:textId="77777777">
            <w:pPr>
              <w:jc w:val="both"/>
              <w:rPr>
                <w:rFonts w:ascii="Arial Narrow" w:hAnsi="Arial Narrow" w:cs="Arial"/>
                <w:sz w:val="20"/>
                <w:szCs w:val="20"/>
              </w:rPr>
            </w:pPr>
            <w:r w:rsidRPr="008A4540">
              <w:rPr>
                <w:rFonts w:ascii="Arial Narrow" w:hAnsi="Arial Narrow" w:cs="Arial"/>
                <w:sz w:val="20"/>
                <w:szCs w:val="20"/>
              </w:rPr>
              <w:t>- Obrero, oficial o aprendiz en el lugar en que trabaja o individuo que trabaja habitualmente en la casa donde hubiere hurtado.</w:t>
            </w:r>
          </w:p>
          <w:p w:rsidRPr="008A4540" w:rsidR="00661191" w:rsidP="009D69C7" w:rsidRDefault="00661191" w14:paraId="274ED0A3" w14:textId="77777777">
            <w:pPr>
              <w:jc w:val="both"/>
              <w:rPr>
                <w:rFonts w:ascii="Arial Narrow" w:hAnsi="Arial Narrow" w:cs="Arial"/>
                <w:sz w:val="20"/>
                <w:szCs w:val="20"/>
              </w:rPr>
            </w:pPr>
            <w:r w:rsidRPr="008A4540">
              <w:rPr>
                <w:rFonts w:ascii="Arial Narrow" w:hAnsi="Arial Narrow" w:cs="Arial"/>
                <w:sz w:val="20"/>
                <w:szCs w:val="20"/>
              </w:rPr>
              <w:t>- Persona que hospede a otros en las cosas que éstos lleven al lugar de hospedaje.</w:t>
            </w:r>
          </w:p>
          <w:p w:rsidRPr="008A4540" w:rsidR="00661191" w:rsidP="009D69C7" w:rsidRDefault="00661191" w14:paraId="3995884A" w14:textId="77777777">
            <w:pPr>
              <w:jc w:val="both"/>
              <w:rPr>
                <w:rFonts w:ascii="Arial Narrow" w:hAnsi="Arial Narrow" w:cs="Arial"/>
                <w:sz w:val="20"/>
                <w:szCs w:val="20"/>
              </w:rPr>
            </w:pPr>
            <w:r w:rsidRPr="008A4540">
              <w:rPr>
                <w:rFonts w:ascii="Arial Narrow" w:hAnsi="Arial Narrow" w:cs="Arial"/>
                <w:sz w:val="20"/>
                <w:szCs w:val="20"/>
              </w:rPr>
              <w:t>- Patrón o comandante de buque, lanchero, conductor o bodeguero de tren, guarda almacenes, carruajero, carretero o arriero en cosas puestas en su medio de transporte.</w:t>
            </w:r>
          </w:p>
        </w:tc>
      </w:tr>
      <w:tr w:rsidRPr="008A4540" w:rsidR="00661191" w:rsidTr="5FFAE9BA" w14:paraId="6F19810A" w14:textId="77777777">
        <w:trPr>
          <w:trHeight w:val="74"/>
        </w:trPr>
        <w:tc>
          <w:tcPr>
            <w:tcW w:w="3150" w:type="dxa"/>
            <w:tcMar/>
          </w:tcPr>
          <w:p w:rsidRPr="008A4540" w:rsidR="00661191" w:rsidP="007A506E" w:rsidRDefault="00661191" w14:paraId="686FF58C" w14:textId="77777777">
            <w:pPr>
              <w:rPr>
                <w:rFonts w:ascii="Arial Narrow" w:hAnsi="Arial Narrow"/>
                <w:sz w:val="20"/>
                <w:szCs w:val="20"/>
              </w:rPr>
            </w:pPr>
          </w:p>
        </w:tc>
        <w:tc>
          <w:tcPr>
            <w:tcW w:w="6172" w:type="dxa"/>
            <w:tcMar/>
          </w:tcPr>
          <w:p w:rsidRPr="008A4540" w:rsidR="00661191" w:rsidP="009D69C7" w:rsidRDefault="00661191" w14:paraId="2A2BD866" w14:textId="77777777">
            <w:pPr>
              <w:jc w:val="both"/>
              <w:rPr>
                <w:rFonts w:ascii="Arial Narrow" w:hAnsi="Arial Narrow" w:cs="Arial"/>
                <w:sz w:val="20"/>
                <w:szCs w:val="20"/>
              </w:rPr>
            </w:pPr>
          </w:p>
        </w:tc>
      </w:tr>
      <w:tr w:rsidRPr="008A4540" w:rsidR="00661191" w:rsidTr="5FFAE9BA" w14:paraId="259B8CF3" w14:textId="77777777">
        <w:trPr>
          <w:trHeight w:val="74"/>
        </w:trPr>
        <w:tc>
          <w:tcPr>
            <w:tcW w:w="3150" w:type="dxa"/>
            <w:tcMar/>
          </w:tcPr>
          <w:p w:rsidRPr="008A4540" w:rsidR="00661191" w:rsidP="007A506E" w:rsidRDefault="00661191" w14:paraId="1264B8BD" w14:textId="77777777">
            <w:pPr>
              <w:rPr>
                <w:rFonts w:ascii="Arial Narrow" w:hAnsi="Arial Narrow" w:cs="Arial"/>
                <w:b/>
                <w:bCs/>
                <w:sz w:val="20"/>
                <w:szCs w:val="20"/>
              </w:rPr>
            </w:pPr>
            <w:r w:rsidRPr="008A4540">
              <w:rPr>
                <w:rFonts w:ascii="Arial Narrow" w:hAnsi="Arial Narrow" w:cs="Arial"/>
                <w:b/>
                <w:bCs/>
                <w:sz w:val="20"/>
                <w:szCs w:val="20"/>
              </w:rPr>
              <w:t>827</w:t>
            </w:r>
          </w:p>
        </w:tc>
        <w:tc>
          <w:tcPr>
            <w:tcW w:w="6172" w:type="dxa"/>
            <w:tcMar/>
          </w:tcPr>
          <w:p w:rsidRPr="008A4540" w:rsidR="00661191" w:rsidP="007A506E" w:rsidRDefault="00661191" w14:paraId="3D0FE39B" w14:textId="77777777">
            <w:pPr>
              <w:jc w:val="both"/>
              <w:rPr>
                <w:rFonts w:ascii="Arial Narrow" w:hAnsi="Arial Narrow" w:cs="Arial"/>
                <w:b/>
                <w:bCs/>
                <w:sz w:val="20"/>
                <w:szCs w:val="20"/>
              </w:rPr>
            </w:pPr>
            <w:r w:rsidRPr="008A4540">
              <w:rPr>
                <w:rFonts w:ascii="Arial Narrow" w:hAnsi="Arial Narrow" w:cs="Arial"/>
                <w:b/>
                <w:bCs/>
                <w:sz w:val="20"/>
                <w:szCs w:val="20"/>
              </w:rPr>
              <w:t>ROBO CON HOMICIDIO.</w:t>
            </w:r>
          </w:p>
        </w:tc>
      </w:tr>
      <w:tr w:rsidRPr="008A4540" w:rsidR="00661191" w:rsidTr="5FFAE9BA" w14:paraId="5E662835" w14:textId="77777777">
        <w:trPr>
          <w:trHeight w:val="74"/>
        </w:trPr>
        <w:tc>
          <w:tcPr>
            <w:tcW w:w="3150" w:type="dxa"/>
            <w:tcMar/>
          </w:tcPr>
          <w:p w:rsidRPr="008A4540" w:rsidR="00661191" w:rsidP="007A506E" w:rsidRDefault="00661191" w14:paraId="5B7AFF5F" w14:textId="77777777">
            <w:pPr>
              <w:rPr>
                <w:rFonts w:ascii="Arial Narrow" w:hAnsi="Arial Narrow"/>
                <w:sz w:val="20"/>
                <w:szCs w:val="20"/>
              </w:rPr>
            </w:pPr>
          </w:p>
        </w:tc>
        <w:tc>
          <w:tcPr>
            <w:tcW w:w="6172" w:type="dxa"/>
            <w:tcMar/>
          </w:tcPr>
          <w:p w:rsidRPr="008A4540" w:rsidR="00661191" w:rsidP="007A506E" w:rsidRDefault="00661191" w14:paraId="18A3C917"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Pr="008A4540" w:rsidR="00661191" w:rsidTr="5FFAE9BA" w14:paraId="221B87C1" w14:textId="77777777">
        <w:trPr>
          <w:trHeight w:val="74"/>
        </w:trPr>
        <w:tc>
          <w:tcPr>
            <w:tcW w:w="3150" w:type="dxa"/>
            <w:tcMar/>
          </w:tcPr>
          <w:p w:rsidRPr="008A4540" w:rsidR="00661191" w:rsidP="007A506E" w:rsidRDefault="00661191" w14:paraId="10216395" w14:textId="77777777">
            <w:pPr>
              <w:rPr>
                <w:rFonts w:ascii="Arial Narrow" w:hAnsi="Arial Narrow"/>
                <w:sz w:val="20"/>
                <w:szCs w:val="20"/>
              </w:rPr>
            </w:pPr>
          </w:p>
        </w:tc>
        <w:tc>
          <w:tcPr>
            <w:tcW w:w="6172" w:type="dxa"/>
            <w:tcMar/>
          </w:tcPr>
          <w:p w:rsidRPr="008A4540" w:rsidR="00661191" w:rsidP="00AC00B6" w:rsidRDefault="00661191" w14:paraId="55C282AA" w14:textId="4078617B">
            <w:pPr>
              <w:jc w:val="both"/>
              <w:rPr>
                <w:rFonts w:ascii="Arial Narrow" w:hAnsi="Arial Narrow" w:cs="Arial"/>
                <w:sz w:val="20"/>
                <w:szCs w:val="20"/>
              </w:rPr>
            </w:pPr>
            <w:r w:rsidRPr="008A4540">
              <w:rPr>
                <w:rFonts w:ascii="Arial Narrow" w:hAnsi="Arial Narrow" w:cs="Arial"/>
                <w:sz w:val="20"/>
                <w:szCs w:val="20"/>
              </w:rPr>
              <w:t>Se produce cuando con motivo u ocasión del robo, se cometiere además homicidio.</w:t>
            </w:r>
          </w:p>
        </w:tc>
      </w:tr>
      <w:tr w:rsidRPr="008A4540" w:rsidR="00661191" w:rsidTr="5FFAE9BA" w14:paraId="6FD2FA8F" w14:textId="77777777">
        <w:trPr>
          <w:trHeight w:val="74"/>
        </w:trPr>
        <w:tc>
          <w:tcPr>
            <w:tcW w:w="3150" w:type="dxa"/>
            <w:tcMar/>
          </w:tcPr>
          <w:p w:rsidRPr="008A4540" w:rsidR="00661191" w:rsidP="007A506E" w:rsidRDefault="00661191" w14:paraId="6832123D" w14:textId="77777777">
            <w:pPr>
              <w:rPr>
                <w:rFonts w:ascii="Arial Narrow" w:hAnsi="Arial Narrow"/>
                <w:sz w:val="20"/>
                <w:szCs w:val="20"/>
              </w:rPr>
            </w:pPr>
          </w:p>
        </w:tc>
        <w:tc>
          <w:tcPr>
            <w:tcW w:w="6172" w:type="dxa"/>
            <w:tcMar/>
          </w:tcPr>
          <w:p w:rsidRPr="008A4540" w:rsidR="00661191" w:rsidP="00AC00B6" w:rsidRDefault="00661191" w14:paraId="63F2AC90" w14:textId="77777777">
            <w:pPr>
              <w:jc w:val="both"/>
              <w:rPr>
                <w:rFonts w:ascii="Arial Narrow" w:hAnsi="Arial Narrow" w:cs="Arial"/>
                <w:sz w:val="20"/>
                <w:szCs w:val="20"/>
              </w:rPr>
            </w:pPr>
          </w:p>
        </w:tc>
      </w:tr>
      <w:tr w:rsidRPr="008A4540" w:rsidR="00661191" w:rsidTr="5FFAE9BA" w14:paraId="673117C5" w14:textId="77777777">
        <w:trPr>
          <w:trHeight w:val="74"/>
        </w:trPr>
        <w:tc>
          <w:tcPr>
            <w:tcW w:w="3150" w:type="dxa"/>
            <w:tcMar/>
          </w:tcPr>
          <w:p w:rsidRPr="008A4540" w:rsidR="00661191" w:rsidP="007A506E" w:rsidRDefault="00661191" w14:paraId="1533C258" w14:textId="77777777">
            <w:pPr>
              <w:rPr>
                <w:rFonts w:ascii="Arial Narrow" w:hAnsi="Arial Narrow" w:cs="Arial"/>
                <w:b/>
                <w:bCs/>
                <w:sz w:val="20"/>
                <w:szCs w:val="20"/>
              </w:rPr>
            </w:pPr>
            <w:r w:rsidRPr="008A4540">
              <w:rPr>
                <w:rFonts w:ascii="Arial Narrow" w:hAnsi="Arial Narrow" w:cs="Arial"/>
                <w:b/>
                <w:bCs/>
                <w:sz w:val="20"/>
                <w:szCs w:val="20"/>
              </w:rPr>
              <w:t>828</w:t>
            </w:r>
          </w:p>
        </w:tc>
        <w:tc>
          <w:tcPr>
            <w:tcW w:w="6172" w:type="dxa"/>
            <w:tcMar/>
          </w:tcPr>
          <w:p w:rsidRPr="008A4540" w:rsidR="00661191" w:rsidP="007A506E" w:rsidRDefault="00661191" w14:paraId="7DB36B87" w14:textId="77777777">
            <w:pPr>
              <w:jc w:val="both"/>
              <w:rPr>
                <w:rFonts w:ascii="Arial Narrow" w:hAnsi="Arial Narrow" w:cs="Arial"/>
                <w:b/>
                <w:bCs/>
                <w:sz w:val="20"/>
                <w:szCs w:val="20"/>
              </w:rPr>
            </w:pPr>
            <w:r w:rsidRPr="008A4540">
              <w:rPr>
                <w:rFonts w:ascii="Arial Narrow" w:hAnsi="Arial Narrow" w:cs="Arial"/>
                <w:b/>
                <w:bCs/>
                <w:sz w:val="20"/>
                <w:szCs w:val="20"/>
              </w:rPr>
              <w:t>ROBO CON VIOLACIÓN.</w:t>
            </w:r>
          </w:p>
        </w:tc>
      </w:tr>
      <w:tr w:rsidRPr="008A4540" w:rsidR="00661191" w:rsidTr="5FFAE9BA" w14:paraId="3C4773EC" w14:textId="77777777">
        <w:trPr>
          <w:trHeight w:val="74"/>
        </w:trPr>
        <w:tc>
          <w:tcPr>
            <w:tcW w:w="3150" w:type="dxa"/>
            <w:tcMar/>
          </w:tcPr>
          <w:p w:rsidRPr="008A4540" w:rsidR="00661191" w:rsidP="007A506E" w:rsidRDefault="00661191" w14:paraId="6169D8F9" w14:textId="77777777">
            <w:pPr>
              <w:rPr>
                <w:rFonts w:ascii="Arial Narrow" w:hAnsi="Arial Narrow"/>
                <w:sz w:val="20"/>
                <w:szCs w:val="20"/>
              </w:rPr>
            </w:pPr>
          </w:p>
        </w:tc>
        <w:tc>
          <w:tcPr>
            <w:tcW w:w="6172" w:type="dxa"/>
            <w:tcMar/>
          </w:tcPr>
          <w:p w:rsidRPr="008A4540" w:rsidR="00661191" w:rsidP="007A506E" w:rsidRDefault="00661191" w14:paraId="34B5C4B0"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Pr="008A4540" w:rsidR="00661191" w:rsidTr="5FFAE9BA" w14:paraId="77B4FB6B" w14:textId="77777777">
        <w:trPr>
          <w:trHeight w:val="74"/>
        </w:trPr>
        <w:tc>
          <w:tcPr>
            <w:tcW w:w="3150" w:type="dxa"/>
            <w:tcMar/>
          </w:tcPr>
          <w:p w:rsidRPr="008A4540" w:rsidR="00661191" w:rsidP="007A506E" w:rsidRDefault="00661191" w14:paraId="1C36F25D" w14:textId="77777777">
            <w:pPr>
              <w:rPr>
                <w:rFonts w:ascii="Arial Narrow" w:hAnsi="Arial Narrow"/>
                <w:sz w:val="20"/>
                <w:szCs w:val="20"/>
              </w:rPr>
            </w:pPr>
          </w:p>
        </w:tc>
        <w:tc>
          <w:tcPr>
            <w:tcW w:w="6172" w:type="dxa"/>
            <w:tcMar/>
          </w:tcPr>
          <w:p w:rsidRPr="008A4540" w:rsidR="00661191" w:rsidP="00AC00B6" w:rsidRDefault="00661191" w14:paraId="2ECC891D" w14:textId="0BE32F85">
            <w:pPr>
              <w:jc w:val="both"/>
              <w:rPr>
                <w:rFonts w:ascii="Arial Narrow" w:hAnsi="Arial Narrow" w:cs="Arial"/>
                <w:sz w:val="20"/>
                <w:szCs w:val="20"/>
              </w:rPr>
            </w:pPr>
            <w:r w:rsidRPr="008A4540">
              <w:rPr>
                <w:rFonts w:ascii="Arial Narrow" w:hAnsi="Arial Narrow" w:cs="Arial"/>
                <w:sz w:val="20"/>
                <w:szCs w:val="20"/>
              </w:rPr>
              <w:t>Se produce cuando con motivo u ocasión del robo, se cometiere además violación.</w:t>
            </w:r>
          </w:p>
        </w:tc>
      </w:tr>
      <w:tr w:rsidRPr="008A4540" w:rsidR="00661191" w:rsidTr="5FFAE9BA" w14:paraId="0152AF20" w14:textId="77777777">
        <w:trPr>
          <w:trHeight w:val="74"/>
        </w:trPr>
        <w:tc>
          <w:tcPr>
            <w:tcW w:w="3150" w:type="dxa"/>
            <w:tcMar/>
          </w:tcPr>
          <w:p w:rsidRPr="008A4540" w:rsidR="00661191" w:rsidP="007A506E" w:rsidRDefault="00661191" w14:paraId="61F9D13D" w14:textId="77777777">
            <w:pPr>
              <w:rPr>
                <w:rFonts w:ascii="Arial Narrow" w:hAnsi="Arial Narrow"/>
                <w:sz w:val="20"/>
                <w:szCs w:val="20"/>
              </w:rPr>
            </w:pPr>
          </w:p>
        </w:tc>
        <w:tc>
          <w:tcPr>
            <w:tcW w:w="6172" w:type="dxa"/>
            <w:tcMar/>
          </w:tcPr>
          <w:p w:rsidRPr="008A4540" w:rsidR="00661191" w:rsidP="00AC00B6" w:rsidRDefault="00661191" w14:paraId="47DCEBE6" w14:textId="77777777">
            <w:pPr>
              <w:jc w:val="both"/>
              <w:rPr>
                <w:rFonts w:ascii="Arial Narrow" w:hAnsi="Arial Narrow" w:cs="Arial"/>
                <w:sz w:val="20"/>
                <w:szCs w:val="20"/>
              </w:rPr>
            </w:pPr>
          </w:p>
        </w:tc>
      </w:tr>
      <w:tr w:rsidRPr="008A4540" w:rsidR="00661191" w:rsidTr="5FFAE9BA" w14:paraId="62A5D7CD" w14:textId="77777777">
        <w:trPr>
          <w:trHeight w:val="74"/>
        </w:trPr>
        <w:tc>
          <w:tcPr>
            <w:tcW w:w="3150" w:type="dxa"/>
            <w:tcMar/>
          </w:tcPr>
          <w:p w:rsidRPr="008A4540" w:rsidR="00661191" w:rsidP="007A506E" w:rsidRDefault="00661191" w14:paraId="751E3F90" w14:textId="77777777">
            <w:pPr>
              <w:rPr>
                <w:rFonts w:ascii="Arial Narrow" w:hAnsi="Arial Narrow" w:cs="Arial"/>
                <w:b/>
                <w:bCs/>
                <w:sz w:val="20"/>
                <w:szCs w:val="20"/>
              </w:rPr>
            </w:pPr>
            <w:r w:rsidRPr="008A4540">
              <w:rPr>
                <w:rFonts w:ascii="Arial Narrow" w:hAnsi="Arial Narrow" w:cs="Arial"/>
                <w:b/>
                <w:bCs/>
                <w:sz w:val="20"/>
                <w:szCs w:val="20"/>
              </w:rPr>
              <w:t>829</w:t>
            </w:r>
          </w:p>
        </w:tc>
        <w:tc>
          <w:tcPr>
            <w:tcW w:w="6172" w:type="dxa"/>
            <w:tcMar/>
          </w:tcPr>
          <w:p w:rsidRPr="008A4540" w:rsidR="00661191" w:rsidP="007A506E" w:rsidRDefault="00661191" w14:paraId="247975B8" w14:textId="77777777">
            <w:pPr>
              <w:jc w:val="both"/>
              <w:rPr>
                <w:rFonts w:ascii="Arial Narrow" w:hAnsi="Arial Narrow" w:cs="Arial"/>
                <w:b/>
                <w:bCs/>
                <w:sz w:val="20"/>
                <w:szCs w:val="20"/>
              </w:rPr>
            </w:pPr>
            <w:r w:rsidRPr="008A4540">
              <w:rPr>
                <w:rFonts w:ascii="Arial Narrow" w:hAnsi="Arial Narrow" w:cs="Arial"/>
                <w:b/>
                <w:bCs/>
                <w:sz w:val="20"/>
                <w:szCs w:val="20"/>
              </w:rPr>
              <w:t>ROBO CON CASTRACIÓN, MUTILACIÓN O LESIONES GRAVES GRAVÍSIMAS.</w:t>
            </w:r>
          </w:p>
        </w:tc>
      </w:tr>
      <w:tr w:rsidRPr="008A4540" w:rsidR="00661191" w:rsidTr="5FFAE9BA" w14:paraId="3D4D1CD0" w14:textId="77777777">
        <w:trPr>
          <w:trHeight w:val="74"/>
        </w:trPr>
        <w:tc>
          <w:tcPr>
            <w:tcW w:w="3150" w:type="dxa"/>
            <w:tcMar/>
          </w:tcPr>
          <w:p w:rsidRPr="008A4540" w:rsidR="00661191" w:rsidP="007A506E" w:rsidRDefault="00661191" w14:paraId="0F54CA03" w14:textId="77777777">
            <w:pPr>
              <w:rPr>
                <w:rFonts w:ascii="Arial Narrow" w:hAnsi="Arial Narrow"/>
                <w:sz w:val="20"/>
                <w:szCs w:val="20"/>
              </w:rPr>
            </w:pPr>
          </w:p>
        </w:tc>
        <w:tc>
          <w:tcPr>
            <w:tcW w:w="6172" w:type="dxa"/>
            <w:tcMar/>
          </w:tcPr>
          <w:p w:rsidRPr="008A4540" w:rsidR="00661191" w:rsidP="007A506E" w:rsidRDefault="00661191" w14:paraId="42D69634"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Pr="008A4540" w:rsidR="00661191" w:rsidTr="5FFAE9BA" w14:paraId="6684704A" w14:textId="77777777">
        <w:trPr>
          <w:trHeight w:val="74"/>
        </w:trPr>
        <w:tc>
          <w:tcPr>
            <w:tcW w:w="3150" w:type="dxa"/>
            <w:tcMar/>
          </w:tcPr>
          <w:p w:rsidRPr="008A4540" w:rsidR="00661191" w:rsidP="007A506E" w:rsidRDefault="00661191" w14:paraId="52571BD2" w14:textId="77777777">
            <w:pPr>
              <w:rPr>
                <w:rFonts w:ascii="Arial Narrow" w:hAnsi="Arial Narrow"/>
                <w:sz w:val="20"/>
                <w:szCs w:val="20"/>
              </w:rPr>
            </w:pPr>
          </w:p>
        </w:tc>
        <w:tc>
          <w:tcPr>
            <w:tcW w:w="6172" w:type="dxa"/>
            <w:tcMar/>
          </w:tcPr>
          <w:p w:rsidRPr="008A4540" w:rsidR="00661191" w:rsidP="00AC00B6" w:rsidRDefault="00661191" w14:paraId="2B65413C" w14:textId="5C15068F">
            <w:pPr>
              <w:jc w:val="both"/>
              <w:rPr>
                <w:rFonts w:ascii="Arial Narrow" w:hAnsi="Arial Narrow" w:cs="Arial"/>
                <w:sz w:val="20"/>
                <w:szCs w:val="20"/>
              </w:rPr>
            </w:pPr>
            <w:r w:rsidRPr="008A4540">
              <w:rPr>
                <w:rFonts w:ascii="Arial Narrow" w:hAnsi="Arial Narrow" w:cs="Arial"/>
                <w:sz w:val="20"/>
                <w:szCs w:val="20"/>
              </w:rPr>
              <w:t xml:space="preserve">Se produce cuando con motivo u ocasión del robo, se cometiere además alguna de las lesiones de los artículos 395 (castración), 396 (mutilación) o 397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 (lesiones graves gravísimas).</w:t>
            </w:r>
          </w:p>
        </w:tc>
      </w:tr>
      <w:tr w:rsidRPr="008A4540" w:rsidR="00661191" w:rsidTr="5FFAE9BA" w14:paraId="68EC7E81" w14:textId="77777777">
        <w:trPr>
          <w:trHeight w:val="74"/>
        </w:trPr>
        <w:tc>
          <w:tcPr>
            <w:tcW w:w="3150" w:type="dxa"/>
            <w:tcMar/>
          </w:tcPr>
          <w:p w:rsidRPr="008A4540" w:rsidR="00661191" w:rsidP="007A506E" w:rsidRDefault="00661191" w14:paraId="41F87318" w14:textId="77777777">
            <w:pPr>
              <w:rPr>
                <w:rFonts w:ascii="Arial Narrow" w:hAnsi="Arial Narrow"/>
                <w:sz w:val="20"/>
                <w:szCs w:val="20"/>
              </w:rPr>
            </w:pPr>
          </w:p>
        </w:tc>
        <w:tc>
          <w:tcPr>
            <w:tcW w:w="6172" w:type="dxa"/>
            <w:tcMar/>
          </w:tcPr>
          <w:p w:rsidRPr="008A4540" w:rsidR="00661191" w:rsidP="00AC00B6" w:rsidRDefault="00661191" w14:paraId="7364465E" w14:textId="77777777">
            <w:pPr>
              <w:jc w:val="both"/>
              <w:rPr>
                <w:rFonts w:ascii="Arial Narrow" w:hAnsi="Arial Narrow" w:cs="Arial"/>
                <w:sz w:val="20"/>
                <w:szCs w:val="20"/>
              </w:rPr>
            </w:pPr>
          </w:p>
        </w:tc>
      </w:tr>
      <w:tr w:rsidRPr="008A4540" w:rsidR="00661191" w:rsidTr="5FFAE9BA" w14:paraId="58F1AF06" w14:textId="77777777">
        <w:trPr>
          <w:trHeight w:val="74"/>
        </w:trPr>
        <w:tc>
          <w:tcPr>
            <w:tcW w:w="3150" w:type="dxa"/>
            <w:tcMar/>
          </w:tcPr>
          <w:p w:rsidRPr="008A4540" w:rsidR="00661191" w:rsidP="007A506E" w:rsidRDefault="00661191" w14:paraId="01D4AA64" w14:textId="77777777">
            <w:pPr>
              <w:rPr>
                <w:rFonts w:ascii="Arial Narrow" w:hAnsi="Arial Narrow" w:cs="Arial"/>
                <w:b/>
                <w:bCs/>
                <w:sz w:val="20"/>
                <w:szCs w:val="20"/>
              </w:rPr>
            </w:pPr>
            <w:r w:rsidRPr="008A4540">
              <w:rPr>
                <w:rFonts w:ascii="Arial Narrow" w:hAnsi="Arial Narrow" w:cs="Arial"/>
                <w:b/>
                <w:bCs/>
                <w:sz w:val="20"/>
                <w:szCs w:val="20"/>
              </w:rPr>
              <w:t>831</w:t>
            </w:r>
          </w:p>
        </w:tc>
        <w:tc>
          <w:tcPr>
            <w:tcW w:w="6172" w:type="dxa"/>
            <w:tcMar/>
          </w:tcPr>
          <w:p w:rsidRPr="008A4540" w:rsidR="00661191" w:rsidP="007A506E" w:rsidRDefault="00661191" w14:paraId="56997A32" w14:textId="77777777">
            <w:pPr>
              <w:jc w:val="both"/>
              <w:rPr>
                <w:rFonts w:ascii="Arial Narrow" w:hAnsi="Arial Narrow" w:cs="Arial"/>
                <w:b/>
                <w:bCs/>
                <w:sz w:val="20"/>
                <w:szCs w:val="20"/>
              </w:rPr>
            </w:pPr>
            <w:r w:rsidRPr="008A4540">
              <w:rPr>
                <w:rFonts w:ascii="Arial Narrow" w:hAnsi="Arial Narrow" w:cs="Arial"/>
                <w:b/>
                <w:bCs/>
                <w:sz w:val="20"/>
                <w:szCs w:val="20"/>
              </w:rPr>
              <w:t>ROBO DE VEHÍCULO MOTORIZADO.</w:t>
            </w:r>
          </w:p>
        </w:tc>
      </w:tr>
      <w:tr w:rsidRPr="008A4540" w:rsidR="00661191" w:rsidTr="5FFAE9BA" w14:paraId="25F34FA4" w14:textId="77777777">
        <w:trPr>
          <w:trHeight w:val="74"/>
        </w:trPr>
        <w:tc>
          <w:tcPr>
            <w:tcW w:w="3150" w:type="dxa"/>
            <w:tcMar/>
          </w:tcPr>
          <w:p w:rsidRPr="008A4540" w:rsidR="00661191" w:rsidP="007A506E" w:rsidRDefault="00661191" w14:paraId="4AD4685F" w14:textId="77777777">
            <w:pPr>
              <w:rPr>
                <w:rFonts w:ascii="Arial Narrow" w:hAnsi="Arial Narrow"/>
                <w:sz w:val="20"/>
                <w:szCs w:val="20"/>
              </w:rPr>
            </w:pPr>
          </w:p>
        </w:tc>
        <w:tc>
          <w:tcPr>
            <w:tcW w:w="6172" w:type="dxa"/>
            <w:tcMar/>
          </w:tcPr>
          <w:p w:rsidRPr="008A4540" w:rsidR="00661191" w:rsidP="007A506E" w:rsidRDefault="00661191" w14:paraId="51B4F3A1" w14:textId="77777777">
            <w:pPr>
              <w:jc w:val="both"/>
              <w:rPr>
                <w:rFonts w:ascii="Arial Narrow" w:hAnsi="Arial Narrow" w:cs="Arial"/>
                <w:sz w:val="20"/>
                <w:szCs w:val="20"/>
              </w:rPr>
            </w:pPr>
            <w:r w:rsidRPr="008A4540">
              <w:rPr>
                <w:rFonts w:ascii="Arial Narrow" w:hAnsi="Arial Narrow" w:cs="Arial"/>
                <w:sz w:val="20"/>
                <w:szCs w:val="20"/>
              </w:rPr>
              <w:t>ART.443 INC.2.</w:t>
            </w:r>
          </w:p>
        </w:tc>
      </w:tr>
      <w:tr w:rsidRPr="008A4540" w:rsidR="00661191" w:rsidTr="5FFAE9BA" w14:paraId="21B636C2" w14:textId="77777777">
        <w:trPr>
          <w:trHeight w:val="74"/>
        </w:trPr>
        <w:tc>
          <w:tcPr>
            <w:tcW w:w="3150" w:type="dxa"/>
            <w:tcMar/>
          </w:tcPr>
          <w:p w:rsidRPr="008A4540" w:rsidR="00661191" w:rsidP="007A506E" w:rsidRDefault="00661191" w14:paraId="02430C7E" w14:textId="77777777">
            <w:pPr>
              <w:rPr>
                <w:rFonts w:ascii="Arial Narrow" w:hAnsi="Arial Narrow"/>
                <w:sz w:val="20"/>
                <w:szCs w:val="20"/>
              </w:rPr>
            </w:pPr>
          </w:p>
        </w:tc>
        <w:tc>
          <w:tcPr>
            <w:tcW w:w="6172" w:type="dxa"/>
            <w:tcMar/>
          </w:tcPr>
          <w:p w:rsidRPr="008A4540" w:rsidR="00661191" w:rsidP="00AC00B6" w:rsidRDefault="00661191" w14:paraId="5D22F8F8" w14:textId="257CDEF1">
            <w:pPr>
              <w:jc w:val="both"/>
              <w:rPr>
                <w:rFonts w:ascii="Arial Narrow" w:hAnsi="Arial Narrow" w:cs="Arial"/>
                <w:sz w:val="20"/>
                <w:szCs w:val="20"/>
              </w:rPr>
            </w:pPr>
            <w:r w:rsidRPr="008A4540">
              <w:rPr>
                <w:rFonts w:ascii="Arial Narrow" w:hAnsi="Arial Narrow" w:cs="Arial"/>
                <w:sz w:val="20"/>
                <w:szCs w:val="20"/>
              </w:rPr>
              <w:t xml:space="preserve">Consiste en el robo que tiene por objeto un vehículo motorizado </w:t>
            </w:r>
            <w:proofErr w:type="gramStart"/>
            <w:r w:rsidRPr="008A4540">
              <w:rPr>
                <w:rFonts w:ascii="Arial Narrow" w:hAnsi="Arial Narrow" w:cs="Arial"/>
                <w:sz w:val="20"/>
                <w:szCs w:val="20"/>
              </w:rPr>
              <w:t>de acuerdo a</w:t>
            </w:r>
            <w:proofErr w:type="gramEnd"/>
            <w:r w:rsidRPr="008A4540">
              <w:rPr>
                <w:rFonts w:ascii="Arial Narrow" w:hAnsi="Arial Narrow" w:cs="Arial"/>
                <w:sz w:val="20"/>
                <w:szCs w:val="20"/>
              </w:rPr>
              <w:t xml:space="preserve"> lo dispuesto en el artículo 443 inc. 2°.</w:t>
            </w:r>
          </w:p>
        </w:tc>
      </w:tr>
      <w:tr w:rsidRPr="008A4540" w:rsidR="00661191" w:rsidTr="5FFAE9BA" w14:paraId="0C2FDBC2" w14:textId="77777777">
        <w:trPr>
          <w:trHeight w:val="74"/>
        </w:trPr>
        <w:tc>
          <w:tcPr>
            <w:tcW w:w="3150" w:type="dxa"/>
            <w:tcMar/>
          </w:tcPr>
          <w:p w:rsidRPr="008A4540" w:rsidR="00661191" w:rsidP="007A506E" w:rsidRDefault="00661191" w14:paraId="04EDAFC0" w14:textId="77777777">
            <w:pPr>
              <w:rPr>
                <w:rFonts w:ascii="Arial Narrow" w:hAnsi="Arial Narrow"/>
                <w:sz w:val="20"/>
                <w:szCs w:val="20"/>
              </w:rPr>
            </w:pPr>
          </w:p>
        </w:tc>
        <w:tc>
          <w:tcPr>
            <w:tcW w:w="6172" w:type="dxa"/>
            <w:tcMar/>
          </w:tcPr>
          <w:p w:rsidRPr="008A4540" w:rsidR="00661191" w:rsidP="00AC00B6" w:rsidRDefault="00661191" w14:paraId="2D7C149F" w14:textId="77777777">
            <w:pPr>
              <w:jc w:val="both"/>
              <w:rPr>
                <w:rFonts w:ascii="Arial Narrow" w:hAnsi="Arial Narrow" w:cs="Arial"/>
                <w:sz w:val="20"/>
                <w:szCs w:val="20"/>
              </w:rPr>
            </w:pPr>
          </w:p>
        </w:tc>
      </w:tr>
      <w:tr w:rsidRPr="008A4540" w:rsidR="00661191" w:rsidTr="5FFAE9BA" w14:paraId="1B43A7DC" w14:textId="77777777">
        <w:trPr>
          <w:trHeight w:val="74"/>
        </w:trPr>
        <w:tc>
          <w:tcPr>
            <w:tcW w:w="3150" w:type="dxa"/>
            <w:tcMar/>
          </w:tcPr>
          <w:p w:rsidRPr="008A4540" w:rsidR="00661191" w:rsidP="007A506E" w:rsidRDefault="00661191" w14:paraId="665F8332" w14:textId="77777777">
            <w:pPr>
              <w:rPr>
                <w:rFonts w:ascii="Arial Narrow" w:hAnsi="Arial Narrow"/>
                <w:sz w:val="20"/>
                <w:szCs w:val="20"/>
              </w:rPr>
            </w:pPr>
            <w:r w:rsidRPr="008A4540">
              <w:rPr>
                <w:rFonts w:ascii="Arial Narrow" w:hAnsi="Arial Narrow" w:cs="Arial"/>
                <w:b/>
                <w:bCs/>
                <w:sz w:val="20"/>
                <w:szCs w:val="20"/>
              </w:rPr>
              <w:t>832</w:t>
            </w:r>
          </w:p>
        </w:tc>
        <w:tc>
          <w:tcPr>
            <w:tcW w:w="6172" w:type="dxa"/>
            <w:tcMar/>
          </w:tcPr>
          <w:p w:rsidRPr="008A4540" w:rsidR="00661191" w:rsidP="007A506E" w:rsidRDefault="00661191" w14:paraId="79390361" w14:textId="77777777">
            <w:pPr>
              <w:jc w:val="both"/>
              <w:rPr>
                <w:rFonts w:ascii="Arial Narrow" w:hAnsi="Arial Narrow" w:cs="Arial"/>
                <w:sz w:val="20"/>
                <w:szCs w:val="20"/>
              </w:rPr>
            </w:pPr>
            <w:r w:rsidRPr="008A4540">
              <w:rPr>
                <w:rFonts w:ascii="Arial Narrow" w:hAnsi="Arial Narrow" w:cs="Arial"/>
                <w:b/>
                <w:bCs/>
                <w:sz w:val="20"/>
                <w:szCs w:val="20"/>
              </w:rPr>
              <w:t>PORTAR ELEMENTOS CONOCIDAMENTE DESTINADOS A COMETER DELITO DE ROBO.</w:t>
            </w:r>
          </w:p>
        </w:tc>
      </w:tr>
      <w:tr w:rsidRPr="008A4540" w:rsidR="00661191" w:rsidTr="5FFAE9BA" w14:paraId="600A7DA9" w14:textId="77777777">
        <w:trPr>
          <w:trHeight w:val="74"/>
        </w:trPr>
        <w:tc>
          <w:tcPr>
            <w:tcW w:w="3150" w:type="dxa"/>
            <w:tcMar/>
          </w:tcPr>
          <w:p w:rsidRPr="008A4540" w:rsidR="00661191" w:rsidP="007A506E" w:rsidRDefault="00661191" w14:paraId="0D8B7413" w14:textId="77777777">
            <w:pPr>
              <w:rPr>
                <w:rFonts w:ascii="Arial Narrow" w:hAnsi="Arial Narrow"/>
                <w:sz w:val="20"/>
                <w:szCs w:val="20"/>
              </w:rPr>
            </w:pPr>
          </w:p>
        </w:tc>
        <w:tc>
          <w:tcPr>
            <w:tcW w:w="6172" w:type="dxa"/>
            <w:tcMar/>
          </w:tcPr>
          <w:p w:rsidRPr="008A4540" w:rsidR="00661191" w:rsidP="007A506E" w:rsidRDefault="00661191" w14:paraId="39F0A584" w14:textId="77777777">
            <w:pPr>
              <w:jc w:val="both"/>
              <w:rPr>
                <w:rFonts w:ascii="Arial Narrow" w:hAnsi="Arial Narrow" w:cs="Arial"/>
                <w:sz w:val="20"/>
                <w:szCs w:val="20"/>
              </w:rPr>
            </w:pPr>
            <w:r w:rsidRPr="008A4540">
              <w:rPr>
                <w:rFonts w:ascii="Arial Narrow" w:hAnsi="Arial Narrow" w:cs="Arial"/>
                <w:sz w:val="20"/>
                <w:szCs w:val="20"/>
              </w:rPr>
              <w:t>ART. 445.</w:t>
            </w:r>
          </w:p>
        </w:tc>
      </w:tr>
      <w:tr w:rsidRPr="008A4540" w:rsidR="00661191" w:rsidTr="5FFAE9BA" w14:paraId="43B8955F" w14:textId="77777777">
        <w:trPr>
          <w:trHeight w:val="74"/>
        </w:trPr>
        <w:tc>
          <w:tcPr>
            <w:tcW w:w="3150" w:type="dxa"/>
            <w:tcMar/>
          </w:tcPr>
          <w:p w:rsidRPr="008A4540" w:rsidR="00661191" w:rsidP="007A506E" w:rsidRDefault="00661191" w14:paraId="0D83ABE4" w14:textId="77777777">
            <w:pPr>
              <w:rPr>
                <w:rFonts w:ascii="Arial Narrow" w:hAnsi="Arial Narrow"/>
                <w:sz w:val="20"/>
                <w:szCs w:val="20"/>
              </w:rPr>
            </w:pPr>
          </w:p>
        </w:tc>
        <w:tc>
          <w:tcPr>
            <w:tcW w:w="6172" w:type="dxa"/>
            <w:tcMar/>
          </w:tcPr>
          <w:p w:rsidRPr="008A4540" w:rsidR="00661191" w:rsidP="00AC00B6" w:rsidRDefault="00661191" w14:paraId="58515862" w14:textId="53BE0C87">
            <w:pPr>
              <w:jc w:val="both"/>
              <w:rPr>
                <w:rFonts w:ascii="Arial Narrow" w:hAnsi="Arial Narrow" w:cs="Arial"/>
                <w:sz w:val="20"/>
                <w:szCs w:val="20"/>
              </w:rPr>
            </w:pPr>
            <w:r w:rsidRPr="008A4540">
              <w:rPr>
                <w:rFonts w:ascii="Arial Narrow" w:hAnsi="Arial Narrow" w:cs="Arial"/>
                <w:sz w:val="20"/>
                <w:szCs w:val="20"/>
              </w:rPr>
              <w:t>Castiga al que fabricare, expendiere o tuviere en su poder llaves falsas, ganzúas u otros instrumentos destinados conocidamente para efectuar el delito de robo.</w:t>
            </w:r>
          </w:p>
        </w:tc>
      </w:tr>
      <w:tr w:rsidRPr="008A4540" w:rsidR="00661191" w:rsidTr="5FFAE9BA" w14:paraId="594ACBE4" w14:textId="77777777">
        <w:trPr>
          <w:trHeight w:val="74"/>
        </w:trPr>
        <w:tc>
          <w:tcPr>
            <w:tcW w:w="3150" w:type="dxa"/>
            <w:tcMar/>
          </w:tcPr>
          <w:p w:rsidRPr="008A4540" w:rsidR="00661191" w:rsidP="007A506E" w:rsidRDefault="00661191" w14:paraId="19374399" w14:textId="77777777">
            <w:pPr>
              <w:rPr>
                <w:rFonts w:ascii="Arial Narrow" w:hAnsi="Arial Narrow"/>
                <w:sz w:val="20"/>
                <w:szCs w:val="20"/>
              </w:rPr>
            </w:pPr>
          </w:p>
        </w:tc>
        <w:tc>
          <w:tcPr>
            <w:tcW w:w="6172" w:type="dxa"/>
            <w:tcMar/>
          </w:tcPr>
          <w:p w:rsidRPr="008A4540" w:rsidR="00661191" w:rsidP="00AC00B6" w:rsidRDefault="00661191" w14:paraId="782908FD" w14:textId="77777777">
            <w:pPr>
              <w:jc w:val="both"/>
              <w:rPr>
                <w:rFonts w:ascii="Arial Narrow" w:hAnsi="Arial Narrow" w:cs="Arial"/>
                <w:sz w:val="20"/>
                <w:szCs w:val="20"/>
              </w:rPr>
            </w:pPr>
          </w:p>
        </w:tc>
      </w:tr>
      <w:tr w:rsidRPr="008A4540" w:rsidR="00661191" w:rsidTr="5FFAE9BA" w14:paraId="375660BE" w14:textId="77777777">
        <w:trPr>
          <w:trHeight w:val="74"/>
        </w:trPr>
        <w:tc>
          <w:tcPr>
            <w:tcW w:w="3150" w:type="dxa"/>
            <w:tcMar/>
          </w:tcPr>
          <w:p w:rsidRPr="008A4540" w:rsidR="00661191" w:rsidP="007A506E" w:rsidRDefault="00661191" w14:paraId="1B473B53" w14:textId="77777777">
            <w:pPr>
              <w:rPr>
                <w:rFonts w:ascii="Arial Narrow" w:hAnsi="Arial Narrow"/>
                <w:sz w:val="20"/>
                <w:szCs w:val="20"/>
              </w:rPr>
            </w:pPr>
            <w:r w:rsidRPr="008A4540">
              <w:rPr>
                <w:rFonts w:ascii="Arial Narrow" w:hAnsi="Arial Narrow" w:cs="Arial"/>
                <w:b/>
                <w:bCs/>
                <w:sz w:val="20"/>
                <w:szCs w:val="20"/>
              </w:rPr>
              <w:t>833</w:t>
            </w:r>
          </w:p>
        </w:tc>
        <w:tc>
          <w:tcPr>
            <w:tcW w:w="6172" w:type="dxa"/>
            <w:tcMar/>
          </w:tcPr>
          <w:p w:rsidRPr="008A4540" w:rsidR="00661191" w:rsidP="00156C6F" w:rsidRDefault="00661191" w14:paraId="16BBA284" w14:textId="4734D8DA">
            <w:pPr>
              <w:jc w:val="both"/>
              <w:rPr>
                <w:rFonts w:ascii="Arial Narrow" w:hAnsi="Arial Narrow" w:cs="Arial"/>
                <w:sz w:val="20"/>
                <w:szCs w:val="20"/>
              </w:rPr>
            </w:pPr>
            <w:r w:rsidRPr="008A4540">
              <w:rPr>
                <w:rFonts w:ascii="Arial Narrow" w:hAnsi="Arial Narrow" w:cs="Arial"/>
                <w:b/>
                <w:bCs/>
                <w:sz w:val="20"/>
                <w:szCs w:val="20"/>
              </w:rPr>
              <w:t>USURPACIÓN U OCUPACIÓN VIOLENTA DE INMUEBLE.</w:t>
            </w:r>
          </w:p>
        </w:tc>
      </w:tr>
      <w:tr w:rsidRPr="008A4540" w:rsidR="00661191" w:rsidTr="5FFAE9BA" w14:paraId="6148255D" w14:textId="77777777">
        <w:trPr>
          <w:trHeight w:val="74"/>
        </w:trPr>
        <w:tc>
          <w:tcPr>
            <w:tcW w:w="3150" w:type="dxa"/>
            <w:tcMar/>
          </w:tcPr>
          <w:p w:rsidRPr="008A4540" w:rsidR="00661191" w:rsidP="007A506E" w:rsidRDefault="00661191" w14:paraId="07CA3B1C" w14:textId="77777777">
            <w:pPr>
              <w:rPr>
                <w:rFonts w:ascii="Arial Narrow" w:hAnsi="Arial Narrow"/>
                <w:sz w:val="20"/>
                <w:szCs w:val="20"/>
              </w:rPr>
            </w:pPr>
          </w:p>
        </w:tc>
        <w:tc>
          <w:tcPr>
            <w:tcW w:w="6172" w:type="dxa"/>
            <w:tcMar/>
          </w:tcPr>
          <w:p w:rsidRPr="008A4540" w:rsidR="00661191" w:rsidP="00156C6F" w:rsidRDefault="00661191" w14:paraId="744A4BBA" w14:textId="516FFE3C">
            <w:pPr>
              <w:jc w:val="both"/>
              <w:rPr>
                <w:rFonts w:ascii="Arial Narrow" w:hAnsi="Arial Narrow" w:cs="Arial"/>
                <w:sz w:val="20"/>
                <w:szCs w:val="20"/>
              </w:rPr>
            </w:pPr>
            <w:r w:rsidRPr="008A4540">
              <w:rPr>
                <w:rFonts w:ascii="Arial Narrow" w:hAnsi="Arial Narrow" w:cs="Arial"/>
                <w:sz w:val="20"/>
                <w:szCs w:val="20"/>
              </w:rPr>
              <w:t>ART. 457 INC 1º</w:t>
            </w:r>
          </w:p>
        </w:tc>
      </w:tr>
      <w:tr w:rsidRPr="008A4540" w:rsidR="00661191" w:rsidTr="5FFAE9BA" w14:paraId="26ED7106" w14:textId="77777777">
        <w:trPr>
          <w:trHeight w:val="74"/>
        </w:trPr>
        <w:tc>
          <w:tcPr>
            <w:tcW w:w="3150" w:type="dxa"/>
            <w:tcMar/>
          </w:tcPr>
          <w:p w:rsidRPr="008A4540" w:rsidR="00661191" w:rsidP="007A506E" w:rsidRDefault="00661191" w14:paraId="27CE584C" w14:textId="77777777">
            <w:pPr>
              <w:rPr>
                <w:rFonts w:ascii="Arial Narrow" w:hAnsi="Arial Narrow"/>
                <w:sz w:val="20"/>
                <w:szCs w:val="20"/>
              </w:rPr>
            </w:pPr>
          </w:p>
        </w:tc>
        <w:tc>
          <w:tcPr>
            <w:tcW w:w="6172" w:type="dxa"/>
            <w:tcMar/>
          </w:tcPr>
          <w:p w:rsidRPr="008A4540" w:rsidR="00661191" w:rsidP="00145827" w:rsidRDefault="00661191" w14:paraId="4A548133" w14:textId="78080A4E">
            <w:pPr>
              <w:jc w:val="both"/>
              <w:rPr>
                <w:rFonts w:ascii="Arial Narrow" w:hAnsi="Arial Narrow" w:cs="Arial"/>
                <w:sz w:val="20"/>
                <w:szCs w:val="20"/>
              </w:rPr>
            </w:pPr>
            <w:r w:rsidRPr="008A4540">
              <w:rPr>
                <w:rFonts w:ascii="Arial Narrow" w:hAnsi="Arial Narrow" w:cs="Arial"/>
                <w:sz w:val="20"/>
                <w:szCs w:val="20"/>
              </w:rPr>
              <w:t>Al que, con violencia o intimidación en las personas, ocupare total o parcialmente un inmueble, sea público o privado, o usurpare un derecho real que otro poseyere o tuviere legítimamente y al que, hecha la ocupación en ausencia del legítimo poseedor o tenedor, vuelto éste le repeliere.</w:t>
            </w:r>
          </w:p>
        </w:tc>
      </w:tr>
      <w:tr w:rsidRPr="008A4540" w:rsidR="00661191" w:rsidTr="5FFAE9BA" w14:paraId="1429EA1B" w14:textId="77777777">
        <w:trPr>
          <w:trHeight w:val="74"/>
        </w:trPr>
        <w:tc>
          <w:tcPr>
            <w:tcW w:w="3150" w:type="dxa"/>
            <w:tcMar/>
          </w:tcPr>
          <w:p w:rsidRPr="008A4540" w:rsidR="00661191" w:rsidP="007A506E" w:rsidRDefault="00661191" w14:paraId="1303572A" w14:textId="77777777">
            <w:pPr>
              <w:rPr>
                <w:rFonts w:ascii="Arial Narrow" w:hAnsi="Arial Narrow" w:cs="Arial"/>
                <w:b/>
                <w:bCs/>
                <w:sz w:val="20"/>
                <w:szCs w:val="20"/>
              </w:rPr>
            </w:pPr>
          </w:p>
        </w:tc>
        <w:tc>
          <w:tcPr>
            <w:tcW w:w="6172" w:type="dxa"/>
            <w:tcMar/>
          </w:tcPr>
          <w:p w:rsidRPr="008A4540" w:rsidR="00661191" w:rsidP="007A506E" w:rsidRDefault="00661191" w14:paraId="0233B16A" w14:textId="77777777">
            <w:pPr>
              <w:jc w:val="both"/>
              <w:rPr>
                <w:rFonts w:ascii="Arial Narrow" w:hAnsi="Arial Narrow" w:cs="Arial"/>
                <w:b/>
                <w:bCs/>
                <w:sz w:val="20"/>
                <w:szCs w:val="20"/>
              </w:rPr>
            </w:pPr>
          </w:p>
        </w:tc>
      </w:tr>
      <w:tr w:rsidRPr="008A4540" w:rsidR="00661191" w:rsidTr="5FFAE9BA" w14:paraId="77D1FF2F" w14:textId="77777777">
        <w:trPr>
          <w:trHeight w:val="74"/>
        </w:trPr>
        <w:tc>
          <w:tcPr>
            <w:tcW w:w="3150" w:type="dxa"/>
            <w:tcMar/>
          </w:tcPr>
          <w:p w:rsidRPr="008A4540" w:rsidR="00661191" w:rsidP="007A506E" w:rsidRDefault="00661191" w14:paraId="7E15B171" w14:textId="77777777">
            <w:pPr>
              <w:rPr>
                <w:rFonts w:ascii="Arial Narrow" w:hAnsi="Arial Narrow" w:cs="Arial"/>
                <w:b/>
                <w:bCs/>
                <w:sz w:val="20"/>
                <w:szCs w:val="20"/>
              </w:rPr>
            </w:pPr>
            <w:r w:rsidRPr="008A4540">
              <w:rPr>
                <w:rFonts w:ascii="Arial Narrow" w:hAnsi="Arial Narrow" w:cs="Arial"/>
                <w:b/>
                <w:bCs/>
                <w:sz w:val="20"/>
                <w:szCs w:val="20"/>
              </w:rPr>
              <w:t>834</w:t>
            </w:r>
          </w:p>
        </w:tc>
        <w:tc>
          <w:tcPr>
            <w:tcW w:w="6172" w:type="dxa"/>
            <w:tcMar/>
          </w:tcPr>
          <w:p w:rsidRPr="008A4540" w:rsidR="00661191" w:rsidP="007A506E" w:rsidRDefault="00661191" w14:paraId="21453A15" w14:textId="1A3C3806">
            <w:pPr>
              <w:jc w:val="both"/>
              <w:rPr>
                <w:rFonts w:ascii="Arial Narrow" w:hAnsi="Arial Narrow" w:cs="Arial"/>
                <w:b/>
                <w:bCs/>
                <w:sz w:val="20"/>
                <w:szCs w:val="20"/>
              </w:rPr>
            </w:pPr>
            <w:r w:rsidRPr="008A4540">
              <w:rPr>
                <w:rFonts w:ascii="Arial Narrow" w:hAnsi="Arial Narrow" w:cs="Arial"/>
                <w:b/>
                <w:bCs/>
                <w:sz w:val="20"/>
                <w:szCs w:val="20"/>
              </w:rPr>
              <w:t>USURPACIÓN U OCUPACIÓN DE INMUEBLE NO VIOLENTA SIN DAÑOS A LAS COSAS.</w:t>
            </w:r>
          </w:p>
        </w:tc>
      </w:tr>
      <w:tr w:rsidRPr="008A4540" w:rsidR="00661191" w:rsidTr="5FFAE9BA" w14:paraId="2C1EA136" w14:textId="77777777">
        <w:trPr>
          <w:trHeight w:val="74"/>
        </w:trPr>
        <w:tc>
          <w:tcPr>
            <w:tcW w:w="3150" w:type="dxa"/>
            <w:tcMar/>
          </w:tcPr>
          <w:p w:rsidRPr="008A4540" w:rsidR="00661191" w:rsidP="007A506E" w:rsidRDefault="00661191" w14:paraId="4E3799D2" w14:textId="77777777">
            <w:pPr>
              <w:rPr>
                <w:rFonts w:ascii="Arial Narrow" w:hAnsi="Arial Narrow"/>
                <w:sz w:val="20"/>
                <w:szCs w:val="20"/>
              </w:rPr>
            </w:pPr>
          </w:p>
        </w:tc>
        <w:tc>
          <w:tcPr>
            <w:tcW w:w="6172" w:type="dxa"/>
            <w:tcMar/>
          </w:tcPr>
          <w:p w:rsidRPr="008A4540" w:rsidR="00661191" w:rsidP="007A506E" w:rsidRDefault="00661191" w14:paraId="4614EEEC" w14:textId="1904A18E">
            <w:pPr>
              <w:jc w:val="both"/>
              <w:rPr>
                <w:rFonts w:ascii="Arial Narrow" w:hAnsi="Arial Narrow" w:cs="Arial"/>
                <w:sz w:val="20"/>
                <w:szCs w:val="20"/>
              </w:rPr>
            </w:pPr>
            <w:r w:rsidRPr="008A4540">
              <w:rPr>
                <w:rFonts w:ascii="Arial Narrow" w:hAnsi="Arial Narrow" w:cs="Arial"/>
                <w:sz w:val="20"/>
                <w:szCs w:val="20"/>
              </w:rPr>
              <w:t>ART. 458</w:t>
            </w:r>
          </w:p>
        </w:tc>
      </w:tr>
      <w:tr w:rsidRPr="008A4540" w:rsidR="00661191" w:rsidTr="5FFAE9BA" w14:paraId="7B6B58E6" w14:textId="77777777">
        <w:trPr>
          <w:trHeight w:val="74"/>
        </w:trPr>
        <w:tc>
          <w:tcPr>
            <w:tcW w:w="3150" w:type="dxa"/>
            <w:tcMar/>
          </w:tcPr>
          <w:p w:rsidRPr="008A4540" w:rsidR="00661191" w:rsidP="007A506E" w:rsidRDefault="00661191" w14:paraId="2E1B676A" w14:textId="77777777">
            <w:pPr>
              <w:rPr>
                <w:rFonts w:ascii="Arial Narrow" w:hAnsi="Arial Narrow"/>
                <w:sz w:val="20"/>
                <w:szCs w:val="20"/>
              </w:rPr>
            </w:pPr>
          </w:p>
        </w:tc>
        <w:tc>
          <w:tcPr>
            <w:tcW w:w="6172" w:type="dxa"/>
            <w:tcMar/>
          </w:tcPr>
          <w:p w:rsidRPr="008A4540" w:rsidR="00661191" w:rsidP="001519E7" w:rsidRDefault="00661191" w14:paraId="7E5AC603" w14:textId="27E8DBE4">
            <w:pPr>
              <w:jc w:val="both"/>
              <w:rPr>
                <w:rFonts w:ascii="Arial Narrow" w:hAnsi="Arial Narrow" w:cs="Arial"/>
                <w:sz w:val="20"/>
                <w:szCs w:val="20"/>
              </w:rPr>
            </w:pPr>
            <w:r w:rsidRPr="008A4540">
              <w:rPr>
                <w:rFonts w:ascii="Arial Narrow" w:hAnsi="Arial Narrow" w:cs="Arial"/>
                <w:sz w:val="20"/>
                <w:szCs w:val="20"/>
              </w:rPr>
              <w:t>Sanciona al que, en los casos del inciso primero del artículo 457, llevare a cabo el hecho sin violencia o intimidación en las personas, ni daño en las cosas.</w:t>
            </w:r>
          </w:p>
        </w:tc>
      </w:tr>
      <w:tr w:rsidRPr="008A4540" w:rsidR="00661191" w:rsidTr="5FFAE9BA" w14:paraId="51D701EB" w14:textId="77777777">
        <w:trPr>
          <w:trHeight w:val="74"/>
        </w:trPr>
        <w:tc>
          <w:tcPr>
            <w:tcW w:w="3150" w:type="dxa"/>
            <w:tcMar/>
          </w:tcPr>
          <w:p w:rsidRPr="008A4540" w:rsidR="00661191" w:rsidP="007A506E" w:rsidRDefault="00661191" w14:paraId="1449E1E5" w14:textId="77777777">
            <w:pPr>
              <w:rPr>
                <w:rFonts w:ascii="Arial Narrow" w:hAnsi="Arial Narrow"/>
                <w:sz w:val="20"/>
                <w:szCs w:val="20"/>
              </w:rPr>
            </w:pPr>
          </w:p>
        </w:tc>
        <w:tc>
          <w:tcPr>
            <w:tcW w:w="6172" w:type="dxa"/>
            <w:tcMar/>
          </w:tcPr>
          <w:p w:rsidRPr="008A4540" w:rsidR="00661191" w:rsidP="00AC00B6" w:rsidRDefault="00661191" w14:paraId="716BDBAA" w14:textId="77777777">
            <w:pPr>
              <w:jc w:val="both"/>
              <w:rPr>
                <w:rFonts w:ascii="Arial Narrow" w:hAnsi="Arial Narrow" w:cs="Arial"/>
                <w:sz w:val="20"/>
                <w:szCs w:val="20"/>
              </w:rPr>
            </w:pPr>
          </w:p>
        </w:tc>
      </w:tr>
      <w:tr w:rsidRPr="008A4540" w:rsidR="00661191" w:rsidTr="5FFAE9BA" w14:paraId="7D600145" w14:textId="77777777">
        <w:trPr>
          <w:trHeight w:val="74"/>
        </w:trPr>
        <w:tc>
          <w:tcPr>
            <w:tcW w:w="3150" w:type="dxa"/>
            <w:tcMar/>
          </w:tcPr>
          <w:p w:rsidRPr="008A4540" w:rsidR="00661191" w:rsidP="007A506E" w:rsidRDefault="00661191" w14:paraId="4A695623" w14:textId="77777777">
            <w:pPr>
              <w:rPr>
                <w:rFonts w:ascii="Arial Narrow" w:hAnsi="Arial Narrow" w:cs="Arial"/>
                <w:b/>
                <w:bCs/>
                <w:sz w:val="20"/>
                <w:szCs w:val="20"/>
              </w:rPr>
            </w:pPr>
            <w:r w:rsidRPr="008A4540">
              <w:rPr>
                <w:rFonts w:ascii="Arial Narrow" w:hAnsi="Arial Narrow" w:cs="Arial"/>
                <w:b/>
                <w:bCs/>
                <w:sz w:val="20"/>
                <w:szCs w:val="20"/>
              </w:rPr>
              <w:t>836</w:t>
            </w:r>
          </w:p>
        </w:tc>
        <w:tc>
          <w:tcPr>
            <w:tcW w:w="6172" w:type="dxa"/>
            <w:tcMar/>
          </w:tcPr>
          <w:p w:rsidRPr="008A4540" w:rsidR="00661191" w:rsidP="007A506E" w:rsidRDefault="00661191" w14:paraId="461A634B" w14:textId="77777777">
            <w:pPr>
              <w:jc w:val="both"/>
              <w:rPr>
                <w:rFonts w:ascii="Arial Narrow" w:hAnsi="Arial Narrow" w:cs="Arial"/>
                <w:b/>
                <w:bCs/>
                <w:sz w:val="20"/>
                <w:szCs w:val="20"/>
              </w:rPr>
            </w:pPr>
            <w:r w:rsidRPr="008A4540">
              <w:rPr>
                <w:rFonts w:ascii="Arial Narrow" w:hAnsi="Arial Narrow" w:cs="Arial"/>
                <w:b/>
                <w:bCs/>
                <w:sz w:val="20"/>
                <w:szCs w:val="20"/>
              </w:rPr>
              <w:t>USURPACIÓN DE AGUAS.</w:t>
            </w:r>
          </w:p>
        </w:tc>
      </w:tr>
      <w:tr w:rsidRPr="008A4540" w:rsidR="00661191" w:rsidTr="5FFAE9BA" w14:paraId="4439FF3A" w14:textId="77777777">
        <w:trPr>
          <w:trHeight w:val="74"/>
        </w:trPr>
        <w:tc>
          <w:tcPr>
            <w:tcW w:w="3150" w:type="dxa"/>
            <w:tcMar/>
          </w:tcPr>
          <w:p w:rsidRPr="008A4540" w:rsidR="00661191" w:rsidP="007A506E" w:rsidRDefault="00661191" w14:paraId="671DA9C7" w14:textId="77777777">
            <w:pPr>
              <w:rPr>
                <w:rFonts w:ascii="Arial Narrow" w:hAnsi="Arial Narrow"/>
                <w:sz w:val="20"/>
                <w:szCs w:val="20"/>
              </w:rPr>
            </w:pPr>
          </w:p>
        </w:tc>
        <w:tc>
          <w:tcPr>
            <w:tcW w:w="6172" w:type="dxa"/>
            <w:tcMar/>
          </w:tcPr>
          <w:p w:rsidRPr="008A4540" w:rsidR="00661191" w:rsidP="007A506E" w:rsidRDefault="00661191" w14:paraId="78071EEA" w14:textId="77777777">
            <w:pPr>
              <w:jc w:val="both"/>
              <w:rPr>
                <w:rFonts w:ascii="Arial Narrow" w:hAnsi="Arial Narrow" w:cs="Arial"/>
                <w:sz w:val="20"/>
                <w:szCs w:val="20"/>
              </w:rPr>
            </w:pPr>
            <w:r w:rsidRPr="008A4540">
              <w:rPr>
                <w:rFonts w:ascii="Arial Narrow" w:hAnsi="Arial Narrow" w:cs="Arial"/>
                <w:sz w:val="20"/>
                <w:szCs w:val="20"/>
              </w:rPr>
              <w:t>ART. 459</w:t>
            </w:r>
          </w:p>
        </w:tc>
      </w:tr>
      <w:tr w:rsidRPr="008A4540" w:rsidR="00661191" w:rsidTr="5FFAE9BA" w14:paraId="3FC9C75A" w14:textId="77777777">
        <w:trPr>
          <w:trHeight w:val="74"/>
        </w:trPr>
        <w:tc>
          <w:tcPr>
            <w:tcW w:w="3150" w:type="dxa"/>
            <w:tcMar/>
          </w:tcPr>
          <w:p w:rsidRPr="008A4540" w:rsidR="00661191" w:rsidP="007A506E" w:rsidRDefault="00661191" w14:paraId="0001369B" w14:textId="77777777">
            <w:pPr>
              <w:rPr>
                <w:rFonts w:ascii="Arial Narrow" w:hAnsi="Arial Narrow"/>
                <w:sz w:val="20"/>
                <w:szCs w:val="20"/>
              </w:rPr>
            </w:pPr>
          </w:p>
        </w:tc>
        <w:tc>
          <w:tcPr>
            <w:tcW w:w="6172" w:type="dxa"/>
            <w:tcMar/>
          </w:tcPr>
          <w:p w:rsidRPr="008A4540" w:rsidR="001519E7" w:rsidP="00156C6F" w:rsidRDefault="00661191" w14:paraId="17873921" w14:textId="77777777">
            <w:pPr>
              <w:jc w:val="both"/>
              <w:rPr>
                <w:rFonts w:ascii="Arial Narrow" w:hAnsi="Arial Narrow" w:cs="Arial"/>
                <w:sz w:val="20"/>
                <w:szCs w:val="20"/>
              </w:rPr>
            </w:pPr>
            <w:r w:rsidRPr="008A4540">
              <w:rPr>
                <w:rFonts w:ascii="Arial Narrow" w:hAnsi="Arial Narrow" w:cs="Arial"/>
                <w:sz w:val="20"/>
                <w:szCs w:val="20"/>
              </w:rPr>
              <w:t>Sanciona a quienes:</w:t>
            </w:r>
          </w:p>
          <w:p w:rsidRPr="008A4540" w:rsidR="00661191" w:rsidP="00156C6F" w:rsidRDefault="00661191" w14:paraId="3AE33E2F" w14:textId="6360633F">
            <w:pPr>
              <w:jc w:val="both"/>
              <w:rPr>
                <w:rFonts w:ascii="Arial Narrow" w:hAnsi="Arial Narrow" w:cs="Arial"/>
                <w:sz w:val="20"/>
                <w:szCs w:val="20"/>
              </w:rPr>
            </w:pPr>
            <w:r w:rsidRPr="008A4540">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rsidRPr="008A4540" w:rsidR="00661191" w:rsidP="00156C6F" w:rsidRDefault="00661191" w14:paraId="3AD5746E" w14:textId="77777777">
            <w:pPr>
              <w:jc w:val="both"/>
              <w:rPr>
                <w:rFonts w:ascii="Arial Narrow" w:hAnsi="Arial Narrow" w:cs="Arial"/>
                <w:sz w:val="20"/>
                <w:szCs w:val="20"/>
              </w:rPr>
            </w:pPr>
            <w:r w:rsidRPr="008A4540">
              <w:rPr>
                <w:rFonts w:ascii="Arial Narrow" w:hAnsi="Arial Narrow" w:cs="Arial"/>
                <w:sz w:val="20"/>
                <w:szCs w:val="20"/>
              </w:rPr>
              <w:t>2° Rompieren o alteraren con igual fin diques, esclusas, compuertas, marcos u otras obras semejantes existentes en los ríos, arroyos, fuentes, depósitos, canales o acueductos.</w:t>
            </w:r>
          </w:p>
          <w:p w:rsidRPr="008A4540" w:rsidR="00661191" w:rsidP="00156C6F" w:rsidRDefault="00661191" w14:paraId="29E07442" w14:textId="77777777">
            <w:pPr>
              <w:jc w:val="both"/>
              <w:rPr>
                <w:rFonts w:ascii="Arial Narrow" w:hAnsi="Arial Narrow" w:cs="Arial"/>
                <w:sz w:val="20"/>
                <w:szCs w:val="20"/>
              </w:rPr>
            </w:pPr>
            <w:r w:rsidRPr="008A4540">
              <w:rPr>
                <w:rFonts w:ascii="Arial Narrow" w:hAnsi="Arial Narrow" w:cs="Arial"/>
                <w:sz w:val="20"/>
                <w:szCs w:val="20"/>
              </w:rPr>
              <w:t>3° Pusieren embarazo al ejercicio de los derechos que un tercero tuviere sobre dichas aguas.</w:t>
            </w:r>
          </w:p>
          <w:p w:rsidRPr="008A4540" w:rsidR="00661191" w:rsidP="00693DA6" w:rsidRDefault="00661191" w14:paraId="49B8560B" w14:textId="5236F808">
            <w:pPr>
              <w:jc w:val="both"/>
              <w:rPr>
                <w:rFonts w:ascii="Arial Narrow" w:hAnsi="Arial Narrow" w:cs="Arial"/>
                <w:sz w:val="20"/>
                <w:szCs w:val="20"/>
              </w:rPr>
            </w:pPr>
            <w:r w:rsidRPr="008A4540">
              <w:rPr>
                <w:rFonts w:ascii="Arial Narrow" w:hAnsi="Arial Narrow" w:cs="Arial"/>
                <w:sz w:val="20"/>
                <w:szCs w:val="20"/>
              </w:rPr>
              <w:t>4° Usurparen un derecho cualquiera referente al curso de ellas o turbaren a alguno en su legítima posesión. salvo a quienes hagan uso del agua para consumo personal o familiar.</w:t>
            </w:r>
          </w:p>
        </w:tc>
      </w:tr>
      <w:tr w:rsidRPr="008A4540" w:rsidR="00661191" w:rsidTr="5FFAE9BA" w14:paraId="27B07CA9" w14:textId="77777777">
        <w:trPr>
          <w:trHeight w:val="74"/>
        </w:trPr>
        <w:tc>
          <w:tcPr>
            <w:tcW w:w="3150" w:type="dxa"/>
            <w:tcMar/>
          </w:tcPr>
          <w:p w:rsidRPr="008A4540" w:rsidR="00661191" w:rsidP="007A506E" w:rsidRDefault="00661191" w14:paraId="337AD50D" w14:textId="0F3AF8E9">
            <w:pPr>
              <w:rPr>
                <w:rFonts w:ascii="Arial Narrow" w:hAnsi="Arial Narrow"/>
                <w:sz w:val="20"/>
                <w:szCs w:val="20"/>
              </w:rPr>
            </w:pPr>
          </w:p>
        </w:tc>
        <w:tc>
          <w:tcPr>
            <w:tcW w:w="6172" w:type="dxa"/>
            <w:tcMar/>
          </w:tcPr>
          <w:p w:rsidRPr="008A4540" w:rsidR="00661191" w:rsidP="007651F5" w:rsidRDefault="00661191" w14:paraId="0A4C2EEA" w14:textId="77777777">
            <w:pPr>
              <w:jc w:val="both"/>
              <w:rPr>
                <w:rFonts w:ascii="Arial Narrow" w:hAnsi="Arial Narrow" w:cs="Arial"/>
                <w:sz w:val="20"/>
                <w:szCs w:val="20"/>
              </w:rPr>
            </w:pPr>
          </w:p>
        </w:tc>
      </w:tr>
      <w:tr w:rsidRPr="008A4540" w:rsidR="00661191" w:rsidTr="5FFAE9BA" w14:paraId="53AAEA88" w14:textId="77777777">
        <w:trPr>
          <w:trHeight w:val="74"/>
        </w:trPr>
        <w:tc>
          <w:tcPr>
            <w:tcW w:w="3150" w:type="dxa"/>
            <w:tcMar/>
          </w:tcPr>
          <w:p w:rsidRPr="008A4540" w:rsidR="00661191" w:rsidP="007A506E" w:rsidRDefault="00661191" w14:paraId="3AF19BFE" w14:textId="77777777">
            <w:pPr>
              <w:rPr>
                <w:rFonts w:ascii="Arial Narrow" w:hAnsi="Arial Narrow" w:cs="Arial"/>
                <w:b/>
                <w:bCs/>
                <w:sz w:val="20"/>
                <w:szCs w:val="20"/>
              </w:rPr>
            </w:pPr>
            <w:r w:rsidRPr="008A4540">
              <w:rPr>
                <w:rFonts w:ascii="Arial Narrow" w:hAnsi="Arial Narrow" w:cs="Arial"/>
                <w:b/>
                <w:bCs/>
                <w:sz w:val="20"/>
                <w:szCs w:val="20"/>
              </w:rPr>
              <w:t>838</w:t>
            </w:r>
          </w:p>
        </w:tc>
        <w:tc>
          <w:tcPr>
            <w:tcW w:w="6172" w:type="dxa"/>
            <w:tcMar/>
          </w:tcPr>
          <w:p w:rsidRPr="008A4540" w:rsidR="00661191" w:rsidP="007A506E" w:rsidRDefault="00661191" w14:paraId="61FA2002" w14:textId="77777777">
            <w:pPr>
              <w:jc w:val="both"/>
              <w:rPr>
                <w:rFonts w:ascii="Arial Narrow" w:hAnsi="Arial Narrow" w:cs="Arial"/>
                <w:b/>
                <w:bCs/>
                <w:sz w:val="20"/>
                <w:szCs w:val="20"/>
              </w:rPr>
            </w:pPr>
            <w:r w:rsidRPr="008A4540">
              <w:rPr>
                <w:rFonts w:ascii="Arial Narrow" w:hAnsi="Arial Narrow" w:cs="Arial"/>
                <w:b/>
                <w:bCs/>
                <w:sz w:val="20"/>
                <w:szCs w:val="20"/>
              </w:rPr>
              <w:t>INCENDIO CON RESULTADO DE MUERTE Y/O LESIONES.</w:t>
            </w:r>
          </w:p>
        </w:tc>
      </w:tr>
      <w:tr w:rsidRPr="008A4540" w:rsidR="00661191" w:rsidTr="5FFAE9BA" w14:paraId="083DC5C4" w14:textId="77777777">
        <w:trPr>
          <w:trHeight w:val="74"/>
        </w:trPr>
        <w:tc>
          <w:tcPr>
            <w:tcW w:w="3150" w:type="dxa"/>
            <w:tcMar/>
          </w:tcPr>
          <w:p w:rsidRPr="008A4540" w:rsidR="00661191" w:rsidP="007A506E" w:rsidRDefault="00661191" w14:paraId="5EF43C45" w14:textId="77777777">
            <w:pPr>
              <w:rPr>
                <w:rFonts w:ascii="Arial Narrow" w:hAnsi="Arial Narrow"/>
                <w:sz w:val="20"/>
                <w:szCs w:val="20"/>
              </w:rPr>
            </w:pPr>
          </w:p>
        </w:tc>
        <w:tc>
          <w:tcPr>
            <w:tcW w:w="6172" w:type="dxa"/>
            <w:tcMar/>
          </w:tcPr>
          <w:p w:rsidRPr="008A4540" w:rsidR="00661191" w:rsidP="007A506E" w:rsidRDefault="00661191" w14:paraId="5AB90D3D" w14:textId="77777777">
            <w:pPr>
              <w:jc w:val="both"/>
              <w:rPr>
                <w:rFonts w:ascii="Arial Narrow" w:hAnsi="Arial Narrow" w:cs="Arial"/>
                <w:sz w:val="20"/>
                <w:szCs w:val="20"/>
              </w:rPr>
            </w:pPr>
            <w:r w:rsidRPr="008A4540">
              <w:rPr>
                <w:rFonts w:ascii="Arial Narrow" w:hAnsi="Arial Narrow" w:cs="Arial"/>
                <w:sz w:val="20"/>
                <w:szCs w:val="20"/>
              </w:rPr>
              <w:t>ART. 474 CODIGO PENAL</w:t>
            </w:r>
          </w:p>
        </w:tc>
      </w:tr>
      <w:tr w:rsidRPr="008A4540" w:rsidR="00661191" w:rsidTr="5FFAE9BA" w14:paraId="55894242" w14:textId="77777777">
        <w:trPr>
          <w:trHeight w:val="74"/>
        </w:trPr>
        <w:tc>
          <w:tcPr>
            <w:tcW w:w="3150" w:type="dxa"/>
            <w:tcMar/>
          </w:tcPr>
          <w:p w:rsidRPr="008A4540" w:rsidR="00661191" w:rsidP="007A506E" w:rsidRDefault="00661191" w14:paraId="44D89332" w14:textId="77777777">
            <w:pPr>
              <w:rPr>
                <w:rFonts w:ascii="Arial Narrow" w:hAnsi="Arial Narrow"/>
                <w:sz w:val="20"/>
                <w:szCs w:val="20"/>
              </w:rPr>
            </w:pPr>
          </w:p>
        </w:tc>
        <w:tc>
          <w:tcPr>
            <w:tcW w:w="6172" w:type="dxa"/>
            <w:tcMar/>
          </w:tcPr>
          <w:p w:rsidRPr="008A4540" w:rsidR="00661191" w:rsidP="008D73CA" w:rsidRDefault="00661191" w14:paraId="4393B856" w14:textId="77777777">
            <w:pPr>
              <w:jc w:val="both"/>
              <w:rPr>
                <w:rFonts w:ascii="Arial Narrow" w:hAnsi="Arial Narrow" w:cs="Arial"/>
                <w:sz w:val="20"/>
                <w:szCs w:val="20"/>
              </w:rPr>
            </w:pPr>
            <w:r w:rsidRPr="008A4540">
              <w:rPr>
                <w:rFonts w:ascii="Arial Narrow" w:hAnsi="Arial Narrow" w:cs="Arial"/>
                <w:sz w:val="20"/>
                <w:szCs w:val="20"/>
              </w:rPr>
              <w:t>Cuando, como resultado del incendio, se produce lesiones o muerte de una o más personas.</w:t>
            </w:r>
          </w:p>
          <w:p w:rsidRPr="008A4540" w:rsidR="00661191" w:rsidP="008D73CA" w:rsidRDefault="00661191" w14:paraId="1513868C" w14:textId="77777777">
            <w:pPr>
              <w:jc w:val="both"/>
              <w:rPr>
                <w:rFonts w:ascii="Arial Narrow" w:hAnsi="Arial Narrow" w:cs="Arial"/>
                <w:sz w:val="20"/>
                <w:szCs w:val="20"/>
              </w:rPr>
            </w:pPr>
          </w:p>
          <w:p w:rsidRPr="008A4540" w:rsidR="00661191" w:rsidP="008D73CA" w:rsidRDefault="00661191" w14:paraId="291D7164" w14:textId="77777777">
            <w:pPr>
              <w:jc w:val="both"/>
              <w:rPr>
                <w:rFonts w:ascii="Arial Narrow" w:hAnsi="Arial Narrow" w:cs="Arial"/>
                <w:sz w:val="20"/>
                <w:szCs w:val="20"/>
              </w:rPr>
            </w:pPr>
            <w:r w:rsidRPr="008A4540">
              <w:rPr>
                <w:rFonts w:ascii="Arial Narrow" w:hAnsi="Arial Narrow" w:cs="Arial"/>
                <w:sz w:val="20"/>
                <w:szCs w:val="20"/>
              </w:rPr>
              <w:t>El que incendiare edificio, ferrocarril, buque u otro lugar cualquiera, causando la muerte de una o más personas cuya presencia allí pudo prever, será castigado con presidio mayor en su grado máximo a presidio perpetuo.</w:t>
            </w:r>
          </w:p>
          <w:p w:rsidRPr="008A4540" w:rsidR="00661191" w:rsidP="00AC00B6" w:rsidRDefault="00661191" w14:paraId="6881C5AC" w14:textId="38AB14F8">
            <w:pPr>
              <w:jc w:val="both"/>
              <w:rPr>
                <w:rFonts w:ascii="Arial Narrow" w:hAnsi="Arial Narrow" w:cs="Arial"/>
                <w:sz w:val="20"/>
                <w:szCs w:val="20"/>
              </w:rPr>
            </w:pPr>
            <w:r w:rsidRPr="008A4540">
              <w:rPr>
                <w:rFonts w:ascii="Arial Narrow" w:hAnsi="Arial Narrow" w:cs="Arial"/>
                <w:sz w:val="20"/>
                <w:szCs w:val="20"/>
              </w:rPr>
              <w:t>La misma pena se impondrá cuando del incendio no resultare muerte sino mutilación de miembro importante o lesión grave.</w:t>
            </w:r>
          </w:p>
        </w:tc>
      </w:tr>
      <w:tr w:rsidRPr="008A4540" w:rsidR="00661191" w:rsidTr="5FFAE9BA" w14:paraId="535982E9" w14:textId="77777777">
        <w:trPr>
          <w:trHeight w:val="74"/>
        </w:trPr>
        <w:tc>
          <w:tcPr>
            <w:tcW w:w="3150" w:type="dxa"/>
            <w:tcMar/>
          </w:tcPr>
          <w:p w:rsidRPr="008A4540" w:rsidR="00661191" w:rsidP="007A506E" w:rsidRDefault="00661191" w14:paraId="766897A1" w14:textId="77777777">
            <w:pPr>
              <w:rPr>
                <w:rFonts w:ascii="Arial Narrow" w:hAnsi="Arial Narrow"/>
                <w:sz w:val="20"/>
                <w:szCs w:val="20"/>
              </w:rPr>
            </w:pPr>
          </w:p>
        </w:tc>
        <w:tc>
          <w:tcPr>
            <w:tcW w:w="6172" w:type="dxa"/>
            <w:tcMar/>
          </w:tcPr>
          <w:p w:rsidRPr="008A4540" w:rsidR="00661191" w:rsidP="008D73CA" w:rsidRDefault="00661191" w14:paraId="258DFE17" w14:textId="77777777">
            <w:pPr>
              <w:jc w:val="both"/>
              <w:rPr>
                <w:rFonts w:ascii="Arial Narrow" w:hAnsi="Arial Narrow" w:cs="Arial"/>
                <w:sz w:val="20"/>
                <w:szCs w:val="20"/>
              </w:rPr>
            </w:pPr>
          </w:p>
        </w:tc>
      </w:tr>
      <w:tr w:rsidRPr="008A4540" w:rsidR="00661191" w:rsidTr="5FFAE9BA" w14:paraId="252BD80C" w14:textId="77777777">
        <w:trPr>
          <w:trHeight w:val="74"/>
        </w:trPr>
        <w:tc>
          <w:tcPr>
            <w:tcW w:w="3150" w:type="dxa"/>
            <w:tcMar/>
          </w:tcPr>
          <w:p w:rsidRPr="008A4540" w:rsidR="00661191" w:rsidP="008D73CA" w:rsidRDefault="00661191" w14:paraId="0DBFB19A" w14:textId="77777777">
            <w:pPr>
              <w:jc w:val="both"/>
              <w:rPr>
                <w:rFonts w:ascii="Arial Narrow" w:hAnsi="Arial Narrow"/>
                <w:sz w:val="20"/>
                <w:szCs w:val="20"/>
              </w:rPr>
            </w:pPr>
            <w:r w:rsidRPr="008A4540">
              <w:rPr>
                <w:rFonts w:ascii="Arial Narrow" w:hAnsi="Arial Narrow" w:cs="Arial"/>
                <w:b/>
                <w:bCs/>
                <w:sz w:val="20"/>
                <w:szCs w:val="20"/>
              </w:rPr>
              <w:t>839</w:t>
            </w:r>
          </w:p>
        </w:tc>
        <w:tc>
          <w:tcPr>
            <w:tcW w:w="6172" w:type="dxa"/>
            <w:tcMar/>
          </w:tcPr>
          <w:p w:rsidRPr="008A4540" w:rsidR="00661191" w:rsidP="007A506E" w:rsidRDefault="00661191" w14:paraId="0E0D0956" w14:textId="77777777">
            <w:pPr>
              <w:jc w:val="both"/>
              <w:rPr>
                <w:rFonts w:ascii="Arial Narrow" w:hAnsi="Arial Narrow" w:cs="Arial"/>
                <w:sz w:val="20"/>
                <w:szCs w:val="20"/>
              </w:rPr>
            </w:pPr>
            <w:r w:rsidRPr="008A4540">
              <w:rPr>
                <w:rFonts w:ascii="Arial Narrow" w:hAnsi="Arial Narrow" w:cs="Arial"/>
                <w:b/>
                <w:bCs/>
                <w:sz w:val="20"/>
                <w:szCs w:val="20"/>
              </w:rPr>
              <w:t>OTROS ESTRAGOS.</w:t>
            </w:r>
          </w:p>
        </w:tc>
      </w:tr>
      <w:tr w:rsidRPr="008A4540" w:rsidR="00661191" w:rsidTr="5FFAE9BA" w14:paraId="6ABCEC42" w14:textId="77777777">
        <w:trPr>
          <w:trHeight w:val="74"/>
        </w:trPr>
        <w:tc>
          <w:tcPr>
            <w:tcW w:w="3150" w:type="dxa"/>
            <w:tcMar/>
          </w:tcPr>
          <w:p w:rsidRPr="008A4540" w:rsidR="00661191" w:rsidP="007A506E" w:rsidRDefault="00661191" w14:paraId="1E0C19DB" w14:textId="77777777">
            <w:pPr>
              <w:rPr>
                <w:rFonts w:ascii="Arial Narrow" w:hAnsi="Arial Narrow"/>
                <w:sz w:val="20"/>
                <w:szCs w:val="20"/>
              </w:rPr>
            </w:pPr>
          </w:p>
        </w:tc>
        <w:tc>
          <w:tcPr>
            <w:tcW w:w="6172" w:type="dxa"/>
            <w:tcMar/>
          </w:tcPr>
          <w:p w:rsidRPr="008A4540" w:rsidR="00661191" w:rsidP="007A506E" w:rsidRDefault="00661191" w14:paraId="5148A3B3" w14:textId="77777777">
            <w:pPr>
              <w:jc w:val="both"/>
              <w:rPr>
                <w:rFonts w:ascii="Arial Narrow" w:hAnsi="Arial Narrow" w:cs="Arial"/>
                <w:sz w:val="20"/>
                <w:szCs w:val="20"/>
              </w:rPr>
            </w:pPr>
            <w:r w:rsidRPr="008A4540">
              <w:rPr>
                <w:rFonts w:ascii="Arial Narrow" w:hAnsi="Arial Narrow" w:cs="Arial"/>
                <w:sz w:val="20"/>
                <w:szCs w:val="20"/>
              </w:rPr>
              <w:t>ART. 480</w:t>
            </w:r>
          </w:p>
        </w:tc>
      </w:tr>
      <w:tr w:rsidRPr="008A4540" w:rsidR="00661191" w:rsidTr="5FFAE9BA" w14:paraId="3F79A0F1" w14:textId="77777777">
        <w:trPr>
          <w:trHeight w:val="74"/>
        </w:trPr>
        <w:tc>
          <w:tcPr>
            <w:tcW w:w="3150" w:type="dxa"/>
            <w:tcMar/>
          </w:tcPr>
          <w:p w:rsidRPr="008A4540" w:rsidR="00661191" w:rsidP="007A506E" w:rsidRDefault="00661191" w14:paraId="6CC07ED5" w14:textId="77777777">
            <w:pPr>
              <w:rPr>
                <w:rFonts w:ascii="Arial Narrow" w:hAnsi="Arial Narrow"/>
                <w:sz w:val="20"/>
                <w:szCs w:val="20"/>
              </w:rPr>
            </w:pPr>
          </w:p>
        </w:tc>
        <w:tc>
          <w:tcPr>
            <w:tcW w:w="6172" w:type="dxa"/>
            <w:tcMar/>
          </w:tcPr>
          <w:p w:rsidRPr="008A4540" w:rsidR="00661191" w:rsidP="00AC00B6" w:rsidRDefault="00661191" w14:paraId="6559C223" w14:textId="1548DE70">
            <w:pPr>
              <w:jc w:val="both"/>
              <w:rPr>
                <w:rFonts w:ascii="Arial Narrow" w:hAnsi="Arial Narrow" w:cs="Arial"/>
                <w:sz w:val="20"/>
                <w:szCs w:val="20"/>
              </w:rPr>
            </w:pPr>
            <w:r w:rsidRPr="008A4540">
              <w:rPr>
                <w:rFonts w:ascii="Arial Narrow" w:hAnsi="Arial Narrow" w:cs="Arial"/>
                <w:sz w:val="20"/>
                <w:szCs w:val="20"/>
              </w:rPr>
              <w:t>Consiste en causar daños de gran magnitud mediante medios de destrucción poderosos distintos del fuego.</w:t>
            </w:r>
          </w:p>
        </w:tc>
      </w:tr>
      <w:tr w:rsidRPr="008A4540" w:rsidR="00661191" w:rsidTr="5FFAE9BA" w14:paraId="1EEE8CF0" w14:textId="77777777">
        <w:trPr>
          <w:trHeight w:val="74"/>
        </w:trPr>
        <w:tc>
          <w:tcPr>
            <w:tcW w:w="3150" w:type="dxa"/>
            <w:tcMar/>
          </w:tcPr>
          <w:p w:rsidRPr="008A4540" w:rsidR="00661191" w:rsidP="007A506E" w:rsidRDefault="00661191" w14:paraId="2D23B462" w14:textId="77777777">
            <w:pPr>
              <w:rPr>
                <w:rFonts w:ascii="Arial Narrow" w:hAnsi="Arial Narrow"/>
                <w:sz w:val="20"/>
                <w:szCs w:val="20"/>
              </w:rPr>
            </w:pPr>
          </w:p>
        </w:tc>
        <w:tc>
          <w:tcPr>
            <w:tcW w:w="6172" w:type="dxa"/>
            <w:tcMar/>
          </w:tcPr>
          <w:p w:rsidRPr="008A4540" w:rsidR="00661191" w:rsidP="00AC00B6" w:rsidRDefault="00661191" w14:paraId="4DCBCFC5" w14:textId="77777777">
            <w:pPr>
              <w:jc w:val="both"/>
              <w:rPr>
                <w:rFonts w:ascii="Arial Narrow" w:hAnsi="Arial Narrow" w:cs="Arial"/>
                <w:sz w:val="20"/>
                <w:szCs w:val="20"/>
              </w:rPr>
            </w:pPr>
          </w:p>
        </w:tc>
      </w:tr>
      <w:tr w:rsidRPr="008A4540" w:rsidR="00661191" w:rsidTr="5FFAE9BA" w14:paraId="7A522F4D" w14:textId="77777777">
        <w:trPr>
          <w:trHeight w:val="74"/>
        </w:trPr>
        <w:tc>
          <w:tcPr>
            <w:tcW w:w="3150" w:type="dxa"/>
            <w:tcMar/>
          </w:tcPr>
          <w:p w:rsidRPr="008A4540" w:rsidR="00661191" w:rsidP="007A506E" w:rsidRDefault="00661191" w14:paraId="38200A6E" w14:textId="77777777">
            <w:pPr>
              <w:rPr>
                <w:rFonts w:ascii="Arial Narrow" w:hAnsi="Arial Narrow"/>
                <w:sz w:val="20"/>
                <w:szCs w:val="20"/>
              </w:rPr>
            </w:pPr>
            <w:r w:rsidRPr="008A4540">
              <w:rPr>
                <w:rFonts w:ascii="Arial Narrow" w:hAnsi="Arial Narrow" w:cs="Arial"/>
                <w:b/>
                <w:bCs/>
                <w:sz w:val="20"/>
                <w:szCs w:val="20"/>
              </w:rPr>
              <w:t>840</w:t>
            </w:r>
          </w:p>
        </w:tc>
        <w:tc>
          <w:tcPr>
            <w:tcW w:w="6172" w:type="dxa"/>
            <w:tcMar/>
          </w:tcPr>
          <w:p w:rsidRPr="008A4540" w:rsidR="00661191" w:rsidP="007A506E" w:rsidRDefault="00661191" w14:paraId="403CDF60" w14:textId="77777777">
            <w:pPr>
              <w:jc w:val="both"/>
              <w:rPr>
                <w:rFonts w:ascii="Arial Narrow" w:hAnsi="Arial Narrow" w:cs="Arial"/>
                <w:sz w:val="20"/>
                <w:szCs w:val="20"/>
              </w:rPr>
            </w:pPr>
            <w:r w:rsidRPr="008A4540">
              <w:rPr>
                <w:rFonts w:ascii="Arial Narrow" w:hAnsi="Arial Narrow" w:cs="Arial"/>
                <w:b/>
                <w:bCs/>
                <w:sz w:val="20"/>
                <w:szCs w:val="20"/>
              </w:rPr>
              <w:t>DAÑOS SIMPLES.</w:t>
            </w:r>
          </w:p>
        </w:tc>
      </w:tr>
      <w:tr w:rsidRPr="008A4540" w:rsidR="00661191" w:rsidTr="5FFAE9BA" w14:paraId="411EB5A4" w14:textId="77777777">
        <w:trPr>
          <w:trHeight w:val="74"/>
        </w:trPr>
        <w:tc>
          <w:tcPr>
            <w:tcW w:w="3150" w:type="dxa"/>
            <w:tcMar/>
          </w:tcPr>
          <w:p w:rsidRPr="008A4540" w:rsidR="00661191" w:rsidP="007A506E" w:rsidRDefault="00661191" w14:paraId="3DED9D7A" w14:textId="77777777">
            <w:pPr>
              <w:rPr>
                <w:rFonts w:ascii="Arial Narrow" w:hAnsi="Arial Narrow"/>
                <w:sz w:val="20"/>
                <w:szCs w:val="20"/>
              </w:rPr>
            </w:pPr>
          </w:p>
        </w:tc>
        <w:tc>
          <w:tcPr>
            <w:tcW w:w="6172" w:type="dxa"/>
            <w:tcMar/>
          </w:tcPr>
          <w:p w:rsidRPr="008A4540" w:rsidR="00661191" w:rsidP="007A506E" w:rsidRDefault="00661191" w14:paraId="5FBF1893" w14:textId="77777777">
            <w:pPr>
              <w:jc w:val="both"/>
              <w:rPr>
                <w:rFonts w:ascii="Arial Narrow" w:hAnsi="Arial Narrow" w:cs="Arial"/>
                <w:sz w:val="20"/>
                <w:szCs w:val="20"/>
              </w:rPr>
            </w:pPr>
            <w:r w:rsidRPr="008A4540">
              <w:rPr>
                <w:rFonts w:ascii="Arial Narrow" w:hAnsi="Arial Narrow" w:cs="Arial"/>
                <w:sz w:val="20"/>
                <w:szCs w:val="20"/>
              </w:rPr>
              <w:t>ART. 487.</w:t>
            </w:r>
          </w:p>
        </w:tc>
      </w:tr>
      <w:tr w:rsidRPr="008A4540" w:rsidR="00661191" w:rsidTr="5FFAE9BA" w14:paraId="00D6352B" w14:textId="77777777">
        <w:trPr>
          <w:trHeight w:val="74"/>
        </w:trPr>
        <w:tc>
          <w:tcPr>
            <w:tcW w:w="3150" w:type="dxa"/>
            <w:tcMar/>
          </w:tcPr>
          <w:p w:rsidRPr="008A4540" w:rsidR="00661191" w:rsidP="007A506E" w:rsidRDefault="00661191" w14:paraId="522B202E" w14:textId="77777777">
            <w:pPr>
              <w:rPr>
                <w:rFonts w:ascii="Arial Narrow" w:hAnsi="Arial Narrow"/>
                <w:sz w:val="20"/>
                <w:szCs w:val="20"/>
              </w:rPr>
            </w:pPr>
          </w:p>
        </w:tc>
        <w:tc>
          <w:tcPr>
            <w:tcW w:w="6172" w:type="dxa"/>
            <w:tcMar/>
          </w:tcPr>
          <w:p w:rsidRPr="008A4540" w:rsidR="00661191" w:rsidP="00AC00B6" w:rsidRDefault="00661191" w14:paraId="1B9366A9" w14:textId="40A19AE5">
            <w:pPr>
              <w:jc w:val="both"/>
              <w:rPr>
                <w:rFonts w:ascii="Arial Narrow" w:hAnsi="Arial Narrow" w:cs="Arial"/>
                <w:sz w:val="20"/>
                <w:szCs w:val="20"/>
              </w:rPr>
            </w:pPr>
            <w:r w:rsidRPr="008A4540">
              <w:rPr>
                <w:rFonts w:ascii="Arial Narrow" w:hAnsi="Arial Narrow" w:cs="Arial"/>
                <w:sz w:val="20"/>
                <w:szCs w:val="20"/>
              </w:rPr>
              <w:t>Cualquier perjuicio en cosa ajena que no constituya incendio ni estrago.</w:t>
            </w:r>
          </w:p>
        </w:tc>
      </w:tr>
      <w:tr w:rsidRPr="008A4540" w:rsidR="00661191" w:rsidTr="5FFAE9BA" w14:paraId="5F36C8DE" w14:textId="77777777">
        <w:trPr>
          <w:trHeight w:val="74"/>
        </w:trPr>
        <w:tc>
          <w:tcPr>
            <w:tcW w:w="3150" w:type="dxa"/>
            <w:tcMar/>
          </w:tcPr>
          <w:p w:rsidRPr="008A4540" w:rsidR="00661191" w:rsidP="007A506E" w:rsidRDefault="00661191" w14:paraId="3B2443AB" w14:textId="77777777">
            <w:pPr>
              <w:rPr>
                <w:rFonts w:ascii="Arial Narrow" w:hAnsi="Arial Narrow"/>
                <w:sz w:val="20"/>
                <w:szCs w:val="20"/>
              </w:rPr>
            </w:pPr>
          </w:p>
        </w:tc>
        <w:tc>
          <w:tcPr>
            <w:tcW w:w="6172" w:type="dxa"/>
            <w:tcMar/>
          </w:tcPr>
          <w:p w:rsidRPr="008A4540" w:rsidR="00661191" w:rsidP="00AC00B6" w:rsidRDefault="00661191" w14:paraId="7944CB43" w14:textId="77777777">
            <w:pPr>
              <w:jc w:val="both"/>
              <w:rPr>
                <w:rFonts w:ascii="Arial Narrow" w:hAnsi="Arial Narrow" w:cs="Arial"/>
                <w:sz w:val="20"/>
                <w:szCs w:val="20"/>
              </w:rPr>
            </w:pPr>
          </w:p>
        </w:tc>
      </w:tr>
      <w:tr w:rsidRPr="008A4540" w:rsidR="00661191" w:rsidTr="5FFAE9BA" w14:paraId="4FF1EED9" w14:textId="77777777">
        <w:trPr>
          <w:trHeight w:val="74"/>
        </w:trPr>
        <w:tc>
          <w:tcPr>
            <w:tcW w:w="3150" w:type="dxa"/>
            <w:tcMar/>
          </w:tcPr>
          <w:p w:rsidRPr="008A4540" w:rsidR="00661191" w:rsidP="007A506E" w:rsidRDefault="00661191" w14:paraId="34C268F2" w14:textId="77777777">
            <w:pPr>
              <w:rPr>
                <w:rFonts w:ascii="Arial Narrow" w:hAnsi="Arial Narrow" w:cs="Arial"/>
                <w:b/>
                <w:bCs/>
                <w:sz w:val="20"/>
                <w:szCs w:val="20"/>
              </w:rPr>
            </w:pPr>
            <w:r w:rsidRPr="008A4540">
              <w:rPr>
                <w:rFonts w:ascii="Arial Narrow" w:hAnsi="Arial Narrow" w:cs="Arial"/>
                <w:b/>
                <w:bCs/>
                <w:sz w:val="20"/>
                <w:szCs w:val="20"/>
              </w:rPr>
              <w:t>841</w:t>
            </w:r>
          </w:p>
        </w:tc>
        <w:tc>
          <w:tcPr>
            <w:tcW w:w="6172" w:type="dxa"/>
            <w:tcMar/>
          </w:tcPr>
          <w:p w:rsidRPr="008A4540" w:rsidR="00661191" w:rsidP="007A506E" w:rsidRDefault="00661191" w14:paraId="2140D9D8" w14:textId="77777777">
            <w:pPr>
              <w:jc w:val="both"/>
              <w:rPr>
                <w:rFonts w:ascii="Arial Narrow" w:hAnsi="Arial Narrow" w:cs="Arial"/>
                <w:b/>
                <w:bCs/>
                <w:sz w:val="20"/>
                <w:szCs w:val="20"/>
              </w:rPr>
            </w:pPr>
            <w:r w:rsidRPr="008A4540">
              <w:rPr>
                <w:rFonts w:ascii="Arial Narrow" w:hAnsi="Arial Narrow" w:cs="Arial"/>
                <w:b/>
                <w:bCs/>
                <w:sz w:val="20"/>
                <w:szCs w:val="20"/>
              </w:rPr>
              <w:t>DAÑOS CALIFICADOS.</w:t>
            </w:r>
          </w:p>
        </w:tc>
      </w:tr>
      <w:tr w:rsidRPr="008A4540" w:rsidR="00661191" w:rsidTr="5FFAE9BA" w14:paraId="2FBB6BC9" w14:textId="77777777">
        <w:trPr>
          <w:trHeight w:val="74"/>
        </w:trPr>
        <w:tc>
          <w:tcPr>
            <w:tcW w:w="3150" w:type="dxa"/>
            <w:tcMar/>
          </w:tcPr>
          <w:p w:rsidRPr="008A4540" w:rsidR="00661191" w:rsidP="007A506E" w:rsidRDefault="00661191" w14:paraId="0F64E5F2" w14:textId="77777777">
            <w:pPr>
              <w:rPr>
                <w:rFonts w:ascii="Arial Narrow" w:hAnsi="Arial Narrow"/>
                <w:sz w:val="20"/>
                <w:szCs w:val="20"/>
              </w:rPr>
            </w:pPr>
          </w:p>
        </w:tc>
        <w:tc>
          <w:tcPr>
            <w:tcW w:w="6172" w:type="dxa"/>
            <w:tcMar/>
          </w:tcPr>
          <w:p w:rsidRPr="008A4540" w:rsidR="00661191" w:rsidP="007A506E" w:rsidRDefault="00661191" w14:paraId="2CD62E50" w14:textId="77777777">
            <w:pPr>
              <w:jc w:val="both"/>
              <w:rPr>
                <w:rFonts w:ascii="Arial Narrow" w:hAnsi="Arial Narrow" w:cs="Arial"/>
                <w:sz w:val="20"/>
                <w:szCs w:val="20"/>
              </w:rPr>
            </w:pPr>
            <w:r w:rsidRPr="008A4540">
              <w:rPr>
                <w:rFonts w:ascii="Arial Narrow" w:hAnsi="Arial Narrow" w:cs="Arial"/>
                <w:sz w:val="20"/>
                <w:szCs w:val="20"/>
              </w:rPr>
              <w:t>ARTS. 485 Y 486</w:t>
            </w:r>
          </w:p>
        </w:tc>
      </w:tr>
      <w:tr w:rsidRPr="008A4540" w:rsidR="00661191" w:rsidTr="5FFAE9BA" w14:paraId="662CAFBA" w14:textId="77777777">
        <w:trPr>
          <w:trHeight w:val="74"/>
        </w:trPr>
        <w:tc>
          <w:tcPr>
            <w:tcW w:w="3150" w:type="dxa"/>
            <w:tcMar/>
          </w:tcPr>
          <w:p w:rsidRPr="008A4540" w:rsidR="00661191" w:rsidP="007A506E" w:rsidRDefault="00661191" w14:paraId="4422C4C0" w14:textId="77777777">
            <w:pPr>
              <w:rPr>
                <w:rFonts w:ascii="Arial Narrow" w:hAnsi="Arial Narrow"/>
                <w:sz w:val="20"/>
                <w:szCs w:val="20"/>
              </w:rPr>
            </w:pPr>
          </w:p>
        </w:tc>
        <w:tc>
          <w:tcPr>
            <w:tcW w:w="6172" w:type="dxa"/>
            <w:tcMar/>
          </w:tcPr>
          <w:p w:rsidRPr="008A4540" w:rsidR="00661191" w:rsidP="00156C6F" w:rsidRDefault="00661191" w14:paraId="779CD950" w14:textId="0F48FDEF">
            <w:pPr>
              <w:jc w:val="both"/>
              <w:rPr>
                <w:rFonts w:ascii="Arial Narrow" w:hAnsi="Arial Narrow" w:cs="Arial"/>
                <w:sz w:val="20"/>
                <w:szCs w:val="20"/>
              </w:rPr>
            </w:pPr>
            <w:r w:rsidRPr="008A4540">
              <w:rPr>
                <w:rFonts w:ascii="Arial Narrow" w:hAnsi="Arial Narrow" w:cs="Arial"/>
                <w:sz w:val="20"/>
                <w:szCs w:val="20"/>
              </w:rPr>
              <w:t>Son aquellos en que concurren las circunstancias enumeradas en el artículo citado, que son las siguientes:</w:t>
            </w:r>
          </w:p>
          <w:p w:rsidRPr="008A4540" w:rsidR="00661191" w:rsidP="00156C6F" w:rsidRDefault="00661191" w14:paraId="5749D63C" w14:textId="77777777">
            <w:pPr>
              <w:jc w:val="both"/>
              <w:rPr>
                <w:rFonts w:ascii="Arial Narrow" w:hAnsi="Arial Narrow" w:cs="Arial"/>
                <w:sz w:val="20"/>
                <w:szCs w:val="20"/>
              </w:rPr>
            </w:pPr>
            <w:r w:rsidRPr="008A4540">
              <w:rPr>
                <w:rFonts w:ascii="Arial Narrow" w:hAnsi="Arial Narrow" w:cs="Arial"/>
                <w:sz w:val="20"/>
                <w:szCs w:val="20"/>
              </w:rPr>
              <w:t>- Con la mira de impedir el libre ejercicio de la autoridad o en venganza de sus determinaciones.</w:t>
            </w:r>
          </w:p>
          <w:p w:rsidRPr="008A4540" w:rsidR="00661191" w:rsidP="00156C6F" w:rsidRDefault="00661191" w14:paraId="46ACA585" w14:textId="77777777">
            <w:pPr>
              <w:jc w:val="both"/>
              <w:rPr>
                <w:rFonts w:ascii="Arial Narrow" w:hAnsi="Arial Narrow" w:cs="Arial"/>
                <w:sz w:val="20"/>
                <w:szCs w:val="20"/>
              </w:rPr>
            </w:pPr>
            <w:r w:rsidRPr="008A4540">
              <w:rPr>
                <w:rFonts w:ascii="Arial Narrow" w:hAnsi="Arial Narrow" w:cs="Arial"/>
                <w:sz w:val="20"/>
                <w:szCs w:val="20"/>
              </w:rPr>
              <w:t>- Produciendo por cualquier medio infección o contagio de animales o aves domésticas.</w:t>
            </w:r>
          </w:p>
          <w:p w:rsidRPr="008A4540" w:rsidR="00661191" w:rsidP="00156C6F" w:rsidRDefault="00661191" w14:paraId="6856C478" w14:textId="77777777">
            <w:pPr>
              <w:jc w:val="both"/>
              <w:rPr>
                <w:rFonts w:ascii="Arial Narrow" w:hAnsi="Arial Narrow" w:cs="Arial"/>
                <w:sz w:val="20"/>
                <w:szCs w:val="20"/>
              </w:rPr>
            </w:pPr>
            <w:r w:rsidRPr="008A4540">
              <w:rPr>
                <w:rFonts w:ascii="Arial Narrow" w:hAnsi="Arial Narrow" w:cs="Arial"/>
                <w:sz w:val="20"/>
                <w:szCs w:val="20"/>
              </w:rPr>
              <w:t>- Empleando substancias venenosas o corrosivas.</w:t>
            </w:r>
          </w:p>
          <w:p w:rsidRPr="008A4540" w:rsidR="00661191" w:rsidP="00156C6F" w:rsidRDefault="00661191" w14:paraId="63BC11AC" w14:textId="77777777">
            <w:pPr>
              <w:jc w:val="both"/>
              <w:rPr>
                <w:rFonts w:ascii="Arial Narrow" w:hAnsi="Arial Narrow" w:cs="Arial"/>
                <w:sz w:val="20"/>
                <w:szCs w:val="20"/>
              </w:rPr>
            </w:pPr>
            <w:r w:rsidRPr="008A4540">
              <w:rPr>
                <w:rFonts w:ascii="Arial Narrow" w:hAnsi="Arial Narrow" w:cs="Arial"/>
                <w:sz w:val="20"/>
                <w:szCs w:val="20"/>
              </w:rPr>
              <w:t>- En cuadrilla y en despoblado.</w:t>
            </w:r>
          </w:p>
          <w:p w:rsidRPr="008A4540" w:rsidR="00661191" w:rsidP="00156C6F" w:rsidRDefault="00661191" w14:paraId="40FEEAC5" w14:textId="77777777">
            <w:pPr>
              <w:jc w:val="both"/>
              <w:rPr>
                <w:rFonts w:ascii="Arial Narrow" w:hAnsi="Arial Narrow" w:cs="Arial"/>
                <w:sz w:val="20"/>
                <w:szCs w:val="20"/>
              </w:rPr>
            </w:pPr>
            <w:r w:rsidRPr="008A4540">
              <w:rPr>
                <w:rFonts w:ascii="Arial Narrow" w:hAnsi="Arial Narrow" w:cs="Arial"/>
                <w:sz w:val="20"/>
                <w:szCs w:val="20"/>
              </w:rPr>
              <w:t>- En archivos, registros, bibliotecas o museos públicos.</w:t>
            </w:r>
          </w:p>
          <w:p w:rsidRPr="008A4540" w:rsidR="00661191" w:rsidP="00156C6F" w:rsidRDefault="00661191" w14:paraId="0E816801" w14:textId="77777777">
            <w:pPr>
              <w:jc w:val="both"/>
              <w:rPr>
                <w:rFonts w:ascii="Arial Narrow" w:hAnsi="Arial Narrow" w:cs="Arial"/>
                <w:sz w:val="20"/>
                <w:szCs w:val="20"/>
              </w:rPr>
            </w:pPr>
            <w:r w:rsidRPr="008A4540">
              <w:rPr>
                <w:rFonts w:ascii="Arial Narrow" w:hAnsi="Arial Narrow" w:cs="Arial"/>
                <w:sz w:val="20"/>
                <w:szCs w:val="20"/>
              </w:rPr>
              <w:t>- En puentes, caminos, paseos u otros bienes de uso público.</w:t>
            </w:r>
          </w:p>
          <w:p w:rsidRPr="008A4540" w:rsidR="00661191" w:rsidP="00156C6F" w:rsidRDefault="00661191" w14:paraId="157F9913" w14:textId="77777777">
            <w:pPr>
              <w:jc w:val="both"/>
              <w:rPr>
                <w:rFonts w:ascii="Arial Narrow" w:hAnsi="Arial Narrow" w:cs="Arial"/>
                <w:sz w:val="20"/>
                <w:szCs w:val="20"/>
              </w:rPr>
            </w:pPr>
            <w:r w:rsidRPr="008A4540">
              <w:rPr>
                <w:rFonts w:ascii="Arial Narrow" w:hAnsi="Arial Narrow" w:cs="Arial"/>
                <w:sz w:val="20"/>
                <w:szCs w:val="20"/>
              </w:rPr>
              <w:lastRenderedPageBreak/>
              <w:t>- En tumbas, signos conmemorativos, monumentos, estatuas, cuadros u otros objetos de arte colocados en edificios o lugares públicos.</w:t>
            </w:r>
          </w:p>
          <w:p w:rsidRPr="008A4540" w:rsidR="00661191" w:rsidP="00156C6F" w:rsidRDefault="00661191" w14:paraId="5B2035E8" w14:textId="77777777">
            <w:pPr>
              <w:jc w:val="both"/>
              <w:rPr>
                <w:rFonts w:ascii="Arial Narrow" w:hAnsi="Arial Narrow" w:cs="Arial"/>
                <w:sz w:val="20"/>
                <w:szCs w:val="20"/>
              </w:rPr>
            </w:pPr>
            <w:r w:rsidRPr="008A4540">
              <w:rPr>
                <w:rFonts w:ascii="Arial Narrow" w:hAnsi="Arial Narrow" w:cs="Arial"/>
                <w:sz w:val="20"/>
                <w:szCs w:val="20"/>
              </w:rPr>
              <w:t>- Arruinando al perjudicado.</w:t>
            </w:r>
          </w:p>
          <w:p w:rsidRPr="008A4540" w:rsidR="00661191" w:rsidP="001519E7" w:rsidRDefault="00661191" w14:paraId="3E372FAC" w14:textId="515AE7B4">
            <w:pPr>
              <w:jc w:val="both"/>
              <w:rPr>
                <w:rFonts w:ascii="Arial Narrow" w:hAnsi="Arial Narrow" w:cs="Arial"/>
                <w:sz w:val="20"/>
                <w:szCs w:val="20"/>
              </w:rPr>
            </w:pPr>
            <w:r w:rsidRPr="008A4540">
              <w:rPr>
                <w:rFonts w:ascii="Arial Narrow" w:hAnsi="Arial Narrow" w:cs="Arial"/>
                <w:sz w:val="20"/>
                <w:szCs w:val="20"/>
              </w:rPr>
              <w:t>- En medios de transporte público de pasajeros o en bienes o infraestructura asociada a dicha actividad.</w:t>
            </w:r>
          </w:p>
        </w:tc>
      </w:tr>
      <w:tr w:rsidRPr="008A4540" w:rsidR="00661191" w:rsidTr="5FFAE9BA" w14:paraId="32366B3E" w14:textId="77777777">
        <w:trPr>
          <w:trHeight w:val="74"/>
        </w:trPr>
        <w:tc>
          <w:tcPr>
            <w:tcW w:w="3150" w:type="dxa"/>
            <w:tcMar/>
          </w:tcPr>
          <w:p w:rsidRPr="008A4540" w:rsidR="00661191" w:rsidP="007A506E" w:rsidRDefault="00661191" w14:paraId="30F6D444" w14:textId="7FC6F8F0">
            <w:pPr>
              <w:rPr>
                <w:rFonts w:ascii="Arial Narrow" w:hAnsi="Arial Narrow"/>
                <w:sz w:val="20"/>
                <w:szCs w:val="20"/>
              </w:rPr>
            </w:pPr>
          </w:p>
        </w:tc>
        <w:tc>
          <w:tcPr>
            <w:tcW w:w="6172" w:type="dxa"/>
            <w:tcMar/>
          </w:tcPr>
          <w:p w:rsidRPr="008A4540" w:rsidR="00661191" w:rsidP="00CC147C" w:rsidRDefault="00661191" w14:paraId="0839F346" w14:textId="77777777">
            <w:pPr>
              <w:jc w:val="both"/>
              <w:rPr>
                <w:rFonts w:ascii="Arial Narrow" w:hAnsi="Arial Narrow" w:cs="Arial"/>
                <w:sz w:val="20"/>
                <w:szCs w:val="20"/>
              </w:rPr>
            </w:pPr>
          </w:p>
        </w:tc>
      </w:tr>
      <w:tr w:rsidRPr="008A4540" w:rsidR="00661191" w:rsidTr="5FFAE9BA" w14:paraId="543F8A7D" w14:textId="77777777">
        <w:trPr>
          <w:trHeight w:val="74"/>
        </w:trPr>
        <w:tc>
          <w:tcPr>
            <w:tcW w:w="3150" w:type="dxa"/>
            <w:tcMar/>
          </w:tcPr>
          <w:p w:rsidRPr="008A4540" w:rsidR="00661191" w:rsidP="007A506E" w:rsidRDefault="00661191" w14:paraId="5B5E4F08" w14:textId="77777777">
            <w:pPr>
              <w:rPr>
                <w:rFonts w:ascii="Arial Narrow" w:hAnsi="Arial Narrow"/>
                <w:sz w:val="20"/>
                <w:szCs w:val="20"/>
              </w:rPr>
            </w:pPr>
            <w:r w:rsidRPr="008A4540">
              <w:rPr>
                <w:rFonts w:ascii="Arial Narrow" w:hAnsi="Arial Narrow" w:cs="Arial"/>
                <w:b/>
                <w:bCs/>
                <w:sz w:val="20"/>
                <w:szCs w:val="20"/>
              </w:rPr>
              <w:t>845</w:t>
            </w:r>
          </w:p>
        </w:tc>
        <w:tc>
          <w:tcPr>
            <w:tcW w:w="6172" w:type="dxa"/>
            <w:tcMar/>
          </w:tcPr>
          <w:p w:rsidRPr="008A4540" w:rsidR="00661191" w:rsidP="0083343E" w:rsidRDefault="00661191" w14:paraId="4C0AC54A" w14:textId="6DFC6852">
            <w:pPr>
              <w:jc w:val="both"/>
              <w:rPr>
                <w:rFonts w:ascii="Arial Narrow" w:hAnsi="Arial Narrow" w:cs="Arial"/>
                <w:b/>
                <w:bCs/>
                <w:sz w:val="20"/>
                <w:szCs w:val="20"/>
              </w:rPr>
            </w:pPr>
            <w:r w:rsidRPr="008A4540">
              <w:rPr>
                <w:rFonts w:ascii="Arial Narrow" w:hAnsi="Arial Narrow" w:cs="Arial"/>
                <w:b/>
                <w:bCs/>
                <w:sz w:val="20"/>
                <w:szCs w:val="20"/>
              </w:rPr>
              <w:t>FRAUDE DE SUBVENCIONES.</w:t>
            </w:r>
          </w:p>
        </w:tc>
      </w:tr>
      <w:tr w:rsidRPr="008A4540" w:rsidR="00661191" w:rsidTr="5FFAE9BA" w14:paraId="321EF3F0" w14:textId="77777777">
        <w:trPr>
          <w:trHeight w:val="74"/>
        </w:trPr>
        <w:tc>
          <w:tcPr>
            <w:tcW w:w="3150" w:type="dxa"/>
            <w:tcMar/>
          </w:tcPr>
          <w:p w:rsidRPr="008A4540" w:rsidR="00661191" w:rsidP="007A506E" w:rsidRDefault="00661191" w14:paraId="24B0B8C0" w14:textId="77777777">
            <w:pPr>
              <w:rPr>
                <w:rFonts w:ascii="Arial Narrow" w:hAnsi="Arial Narrow"/>
                <w:sz w:val="20"/>
                <w:szCs w:val="20"/>
              </w:rPr>
            </w:pPr>
          </w:p>
        </w:tc>
        <w:tc>
          <w:tcPr>
            <w:tcW w:w="6172" w:type="dxa"/>
            <w:tcMar/>
          </w:tcPr>
          <w:p w:rsidRPr="008A4540" w:rsidR="00661191" w:rsidP="007A506E" w:rsidRDefault="00661191" w14:paraId="2AAC6156" w14:textId="77777777">
            <w:pPr>
              <w:jc w:val="both"/>
              <w:rPr>
                <w:rFonts w:ascii="Arial Narrow" w:hAnsi="Arial Narrow" w:cs="Arial"/>
                <w:sz w:val="20"/>
                <w:szCs w:val="20"/>
              </w:rPr>
            </w:pPr>
            <w:r w:rsidRPr="008A4540">
              <w:rPr>
                <w:rFonts w:ascii="Arial Narrow" w:hAnsi="Arial Narrow" w:cs="Arial"/>
                <w:sz w:val="20"/>
                <w:szCs w:val="20"/>
              </w:rPr>
              <w:t>ART. 470 Nº 8</w:t>
            </w:r>
          </w:p>
        </w:tc>
      </w:tr>
      <w:tr w:rsidRPr="008A4540" w:rsidR="00661191" w:rsidTr="5FFAE9BA" w14:paraId="27D7F096" w14:textId="77777777">
        <w:trPr>
          <w:trHeight w:val="74"/>
        </w:trPr>
        <w:tc>
          <w:tcPr>
            <w:tcW w:w="3150" w:type="dxa"/>
            <w:tcMar/>
          </w:tcPr>
          <w:p w:rsidRPr="008A4540" w:rsidR="00661191" w:rsidP="007A506E" w:rsidRDefault="00661191" w14:paraId="688113E7" w14:textId="77777777">
            <w:pPr>
              <w:rPr>
                <w:rFonts w:ascii="Arial Narrow" w:hAnsi="Arial Narrow"/>
                <w:sz w:val="20"/>
                <w:szCs w:val="20"/>
              </w:rPr>
            </w:pPr>
          </w:p>
        </w:tc>
        <w:tc>
          <w:tcPr>
            <w:tcW w:w="6172" w:type="dxa"/>
            <w:tcMar/>
          </w:tcPr>
          <w:p w:rsidRPr="008A4540" w:rsidR="00661191" w:rsidP="00AC00B6" w:rsidRDefault="00661191" w14:paraId="1105D563" w14:textId="6CBD06CF">
            <w:pPr>
              <w:jc w:val="both"/>
              <w:rPr>
                <w:rFonts w:ascii="Arial Narrow" w:hAnsi="Arial Narrow" w:cs="Arial"/>
                <w:sz w:val="20"/>
                <w:szCs w:val="20"/>
              </w:rPr>
            </w:pPr>
            <w:r w:rsidRPr="008A4540">
              <w:rPr>
                <w:rFonts w:ascii="Arial Narrow" w:hAnsi="Arial Narrow" w:cs="Arial"/>
                <w:sz w:val="20"/>
                <w:szCs w:val="20"/>
              </w:rPr>
              <w:t>Se refiere a quienes fraudulentamente consigan remuneraciones, subsidios, pensiones, o asignaciones varias por parte del Fisco, de las Municipalidades o de Cajas de previsión o de instituciones del Estado.</w:t>
            </w:r>
          </w:p>
        </w:tc>
      </w:tr>
      <w:tr w:rsidRPr="008A4540" w:rsidR="00661191" w:rsidTr="5FFAE9BA" w14:paraId="3F6663CD" w14:textId="77777777">
        <w:trPr>
          <w:trHeight w:val="74"/>
        </w:trPr>
        <w:tc>
          <w:tcPr>
            <w:tcW w:w="3150" w:type="dxa"/>
            <w:tcMar/>
          </w:tcPr>
          <w:p w:rsidRPr="008A4540" w:rsidR="00661191" w:rsidP="007A506E" w:rsidRDefault="00661191" w14:paraId="59DC5DBE" w14:textId="77777777">
            <w:pPr>
              <w:rPr>
                <w:rFonts w:ascii="Arial Narrow" w:hAnsi="Arial Narrow"/>
                <w:sz w:val="20"/>
                <w:szCs w:val="20"/>
              </w:rPr>
            </w:pPr>
          </w:p>
        </w:tc>
        <w:tc>
          <w:tcPr>
            <w:tcW w:w="6172" w:type="dxa"/>
            <w:tcMar/>
          </w:tcPr>
          <w:p w:rsidRPr="008A4540" w:rsidR="00661191" w:rsidP="00AC00B6" w:rsidRDefault="00661191" w14:paraId="76052B98" w14:textId="77777777">
            <w:pPr>
              <w:jc w:val="both"/>
              <w:rPr>
                <w:rFonts w:ascii="Arial Narrow" w:hAnsi="Arial Narrow" w:cs="Arial"/>
                <w:sz w:val="20"/>
                <w:szCs w:val="20"/>
              </w:rPr>
            </w:pPr>
          </w:p>
        </w:tc>
      </w:tr>
      <w:tr w:rsidRPr="008A4540" w:rsidR="00661191" w:rsidTr="5FFAE9BA" w14:paraId="6221C86F" w14:textId="77777777">
        <w:trPr>
          <w:trHeight w:val="74"/>
        </w:trPr>
        <w:tc>
          <w:tcPr>
            <w:tcW w:w="3150" w:type="dxa"/>
            <w:tcMar/>
          </w:tcPr>
          <w:p w:rsidRPr="008A4540" w:rsidR="00661191" w:rsidP="007A506E" w:rsidRDefault="00661191" w14:paraId="2235781F" w14:textId="77777777">
            <w:pPr>
              <w:rPr>
                <w:rFonts w:ascii="Arial Narrow" w:hAnsi="Arial Narrow"/>
                <w:sz w:val="20"/>
                <w:szCs w:val="20"/>
              </w:rPr>
            </w:pPr>
            <w:r w:rsidRPr="008A4540">
              <w:rPr>
                <w:rFonts w:ascii="Arial Narrow" w:hAnsi="Arial Narrow" w:cs="Arial"/>
                <w:b/>
                <w:sz w:val="20"/>
                <w:szCs w:val="20"/>
              </w:rPr>
              <w:t>846</w:t>
            </w:r>
          </w:p>
        </w:tc>
        <w:tc>
          <w:tcPr>
            <w:tcW w:w="6172" w:type="dxa"/>
            <w:tcMar/>
          </w:tcPr>
          <w:p w:rsidRPr="008A4540" w:rsidR="00661191" w:rsidP="007A506E" w:rsidRDefault="00661191" w14:paraId="784DF7A1" w14:textId="77777777">
            <w:pPr>
              <w:jc w:val="both"/>
              <w:rPr>
                <w:rFonts w:ascii="Arial Narrow" w:hAnsi="Arial Narrow" w:cs="Arial"/>
                <w:sz w:val="20"/>
                <w:szCs w:val="20"/>
              </w:rPr>
            </w:pPr>
            <w:r w:rsidRPr="008A4540">
              <w:rPr>
                <w:rFonts w:ascii="Arial Narrow" w:hAnsi="Arial Narrow" w:cs="Arial"/>
                <w:b/>
                <w:bCs/>
                <w:sz w:val="20"/>
                <w:szCs w:val="20"/>
              </w:rPr>
              <w:t>HURTO SIMPLE POR UN VALOR SOBRE 40 UTM.</w:t>
            </w:r>
          </w:p>
        </w:tc>
      </w:tr>
      <w:tr w:rsidRPr="008A4540" w:rsidR="00661191" w:rsidTr="5FFAE9BA" w14:paraId="204C1DBB" w14:textId="77777777">
        <w:trPr>
          <w:trHeight w:val="74"/>
        </w:trPr>
        <w:tc>
          <w:tcPr>
            <w:tcW w:w="3150" w:type="dxa"/>
            <w:tcMar/>
          </w:tcPr>
          <w:p w:rsidRPr="008A4540" w:rsidR="00661191" w:rsidP="007A506E" w:rsidRDefault="00661191" w14:paraId="4513285C" w14:textId="77777777">
            <w:pPr>
              <w:rPr>
                <w:rFonts w:ascii="Arial Narrow" w:hAnsi="Arial Narrow"/>
                <w:sz w:val="20"/>
                <w:szCs w:val="20"/>
              </w:rPr>
            </w:pPr>
          </w:p>
        </w:tc>
        <w:tc>
          <w:tcPr>
            <w:tcW w:w="6172" w:type="dxa"/>
            <w:tcMar/>
          </w:tcPr>
          <w:p w:rsidRPr="008A4540" w:rsidR="00661191" w:rsidP="007A506E" w:rsidRDefault="00661191" w14:paraId="0B0029B1" w14:textId="77777777">
            <w:pPr>
              <w:jc w:val="both"/>
              <w:rPr>
                <w:rFonts w:ascii="Arial Narrow" w:hAnsi="Arial Narrow" w:cs="Arial"/>
                <w:sz w:val="20"/>
                <w:szCs w:val="20"/>
              </w:rPr>
            </w:pPr>
            <w:r w:rsidRPr="008A4540">
              <w:rPr>
                <w:rFonts w:ascii="Arial Narrow" w:hAnsi="Arial Narrow" w:cs="Arial"/>
                <w:sz w:val="20"/>
                <w:szCs w:val="20"/>
              </w:rPr>
              <w:t>ARTS. 432 y 446 Nº 1</w:t>
            </w:r>
          </w:p>
        </w:tc>
      </w:tr>
      <w:tr w:rsidRPr="008A4540" w:rsidR="00661191" w:rsidTr="5FFAE9BA" w14:paraId="266FB900" w14:textId="77777777">
        <w:trPr>
          <w:trHeight w:val="74"/>
        </w:trPr>
        <w:tc>
          <w:tcPr>
            <w:tcW w:w="3150" w:type="dxa"/>
            <w:tcMar/>
          </w:tcPr>
          <w:p w:rsidRPr="008A4540" w:rsidR="00661191" w:rsidP="007A506E" w:rsidRDefault="00661191" w14:paraId="231D4BC7" w14:textId="77777777">
            <w:pPr>
              <w:rPr>
                <w:rFonts w:ascii="Arial Narrow" w:hAnsi="Arial Narrow"/>
                <w:sz w:val="20"/>
                <w:szCs w:val="20"/>
              </w:rPr>
            </w:pPr>
          </w:p>
        </w:tc>
        <w:tc>
          <w:tcPr>
            <w:tcW w:w="6172" w:type="dxa"/>
            <w:tcMar/>
          </w:tcPr>
          <w:p w:rsidRPr="008A4540" w:rsidR="00661191" w:rsidP="00AC00B6" w:rsidRDefault="00661191" w14:paraId="738DEAA5" w14:textId="560F736E">
            <w:pPr>
              <w:jc w:val="both"/>
              <w:rPr>
                <w:rFonts w:ascii="Arial Narrow" w:hAnsi="Arial Narrow" w:cs="Arial"/>
                <w:sz w:val="20"/>
                <w:szCs w:val="20"/>
              </w:rPr>
            </w:pPr>
            <w:r w:rsidRPr="008A4540">
              <w:rPr>
                <w:rFonts w:ascii="Arial Narrow" w:hAnsi="Arial Narrow" w:cs="Arial"/>
                <w:sz w:val="20"/>
                <w:szCs w:val="20"/>
              </w:rPr>
              <w:t>Apropiarse de cosa mueble ajena cuyo valor sea sobre 40 UTM sin que exista violencia o intimidación en las personas ni fuerza en las cosas.</w:t>
            </w:r>
          </w:p>
        </w:tc>
      </w:tr>
      <w:tr w:rsidRPr="008A4540" w:rsidR="00661191" w:rsidTr="5FFAE9BA" w14:paraId="02508364" w14:textId="77777777">
        <w:trPr>
          <w:trHeight w:val="74"/>
        </w:trPr>
        <w:tc>
          <w:tcPr>
            <w:tcW w:w="3150" w:type="dxa"/>
            <w:tcMar/>
          </w:tcPr>
          <w:p w:rsidRPr="008A4540" w:rsidR="00661191" w:rsidP="007A506E" w:rsidRDefault="00661191" w14:paraId="51A5EEF4" w14:textId="77777777">
            <w:pPr>
              <w:rPr>
                <w:rFonts w:ascii="Arial Narrow" w:hAnsi="Arial Narrow"/>
                <w:sz w:val="20"/>
                <w:szCs w:val="20"/>
              </w:rPr>
            </w:pPr>
          </w:p>
        </w:tc>
        <w:tc>
          <w:tcPr>
            <w:tcW w:w="6172" w:type="dxa"/>
            <w:tcMar/>
          </w:tcPr>
          <w:p w:rsidRPr="008A4540" w:rsidR="00661191" w:rsidP="00AC00B6" w:rsidRDefault="00661191" w14:paraId="65CCF143" w14:textId="77777777">
            <w:pPr>
              <w:jc w:val="both"/>
              <w:rPr>
                <w:rFonts w:ascii="Arial Narrow" w:hAnsi="Arial Narrow" w:cs="Arial"/>
                <w:sz w:val="20"/>
                <w:szCs w:val="20"/>
              </w:rPr>
            </w:pPr>
          </w:p>
        </w:tc>
      </w:tr>
      <w:tr w:rsidRPr="008A4540" w:rsidR="00661191" w:rsidTr="5FFAE9BA" w14:paraId="139911B3" w14:textId="77777777">
        <w:trPr>
          <w:trHeight w:val="74"/>
        </w:trPr>
        <w:tc>
          <w:tcPr>
            <w:tcW w:w="3150" w:type="dxa"/>
            <w:tcMar/>
          </w:tcPr>
          <w:p w:rsidRPr="008A4540" w:rsidR="00661191" w:rsidP="007A506E" w:rsidRDefault="00661191" w14:paraId="2718EE9F" w14:textId="77777777">
            <w:pPr>
              <w:rPr>
                <w:rFonts w:ascii="Arial Narrow" w:hAnsi="Arial Narrow"/>
                <w:sz w:val="20"/>
                <w:szCs w:val="20"/>
              </w:rPr>
            </w:pPr>
            <w:r w:rsidRPr="008A4540">
              <w:rPr>
                <w:rFonts w:ascii="Arial Narrow" w:hAnsi="Arial Narrow" w:cs="Arial"/>
                <w:b/>
                <w:bCs/>
                <w:sz w:val="20"/>
                <w:szCs w:val="20"/>
              </w:rPr>
              <w:t>847</w:t>
            </w:r>
          </w:p>
        </w:tc>
        <w:tc>
          <w:tcPr>
            <w:tcW w:w="6172" w:type="dxa"/>
            <w:tcMar/>
          </w:tcPr>
          <w:p w:rsidRPr="008A4540" w:rsidR="00661191" w:rsidP="007A506E" w:rsidRDefault="00661191" w14:paraId="02871764" w14:textId="77777777">
            <w:pPr>
              <w:jc w:val="both"/>
              <w:rPr>
                <w:rFonts w:ascii="Arial Narrow" w:hAnsi="Arial Narrow" w:cs="Arial"/>
                <w:sz w:val="20"/>
                <w:szCs w:val="20"/>
              </w:rPr>
            </w:pPr>
            <w:r w:rsidRPr="008A4540">
              <w:rPr>
                <w:rFonts w:ascii="Arial Narrow" w:hAnsi="Arial Narrow" w:cs="Arial"/>
                <w:b/>
                <w:bCs/>
                <w:sz w:val="20"/>
                <w:szCs w:val="20"/>
              </w:rPr>
              <w:t>HURTO SIMPLE POR UN VALOR DE 4 A 40 UTM.</w:t>
            </w:r>
          </w:p>
        </w:tc>
      </w:tr>
      <w:tr w:rsidRPr="008A4540" w:rsidR="00661191" w:rsidTr="5FFAE9BA" w14:paraId="0B44AC94" w14:textId="77777777">
        <w:trPr>
          <w:trHeight w:val="74"/>
        </w:trPr>
        <w:tc>
          <w:tcPr>
            <w:tcW w:w="3150" w:type="dxa"/>
            <w:tcMar/>
          </w:tcPr>
          <w:p w:rsidRPr="008A4540" w:rsidR="00661191" w:rsidP="007A506E" w:rsidRDefault="00661191" w14:paraId="7248C69C" w14:textId="77777777">
            <w:pPr>
              <w:rPr>
                <w:rFonts w:ascii="Arial Narrow" w:hAnsi="Arial Narrow"/>
                <w:sz w:val="20"/>
                <w:szCs w:val="20"/>
              </w:rPr>
            </w:pPr>
          </w:p>
        </w:tc>
        <w:tc>
          <w:tcPr>
            <w:tcW w:w="6172" w:type="dxa"/>
            <w:tcMar/>
          </w:tcPr>
          <w:p w:rsidRPr="008A4540" w:rsidR="00661191" w:rsidP="007A506E" w:rsidRDefault="00661191" w14:paraId="6CF8438F" w14:textId="77777777">
            <w:pPr>
              <w:jc w:val="both"/>
              <w:rPr>
                <w:rFonts w:ascii="Arial Narrow" w:hAnsi="Arial Narrow" w:cs="Arial"/>
                <w:sz w:val="20"/>
                <w:szCs w:val="20"/>
              </w:rPr>
            </w:pPr>
            <w:r w:rsidRPr="008A4540">
              <w:rPr>
                <w:rFonts w:ascii="Arial Narrow" w:hAnsi="Arial Narrow" w:cs="Arial"/>
                <w:sz w:val="20"/>
                <w:szCs w:val="20"/>
              </w:rPr>
              <w:t>ARTS. 432 y 446 Nº 2</w:t>
            </w:r>
          </w:p>
        </w:tc>
      </w:tr>
      <w:tr w:rsidRPr="008A4540" w:rsidR="00661191" w:rsidTr="5FFAE9BA" w14:paraId="646453B5" w14:textId="77777777">
        <w:trPr>
          <w:trHeight w:val="74"/>
        </w:trPr>
        <w:tc>
          <w:tcPr>
            <w:tcW w:w="3150" w:type="dxa"/>
            <w:tcMar/>
          </w:tcPr>
          <w:p w:rsidRPr="008A4540" w:rsidR="00661191" w:rsidP="007A506E" w:rsidRDefault="00661191" w14:paraId="649D6555" w14:textId="77777777">
            <w:pPr>
              <w:rPr>
                <w:rFonts w:ascii="Arial Narrow" w:hAnsi="Arial Narrow"/>
                <w:sz w:val="20"/>
                <w:szCs w:val="20"/>
              </w:rPr>
            </w:pPr>
          </w:p>
        </w:tc>
        <w:tc>
          <w:tcPr>
            <w:tcW w:w="6172" w:type="dxa"/>
            <w:tcMar/>
          </w:tcPr>
          <w:p w:rsidRPr="008A4540" w:rsidR="00661191" w:rsidP="00AC00B6" w:rsidRDefault="00661191" w14:paraId="503034BF" w14:textId="65CD43F4">
            <w:pPr>
              <w:jc w:val="both"/>
              <w:rPr>
                <w:rFonts w:ascii="Arial Narrow" w:hAnsi="Arial Narrow" w:cs="Arial"/>
                <w:sz w:val="20"/>
                <w:szCs w:val="20"/>
              </w:rPr>
            </w:pPr>
            <w:r w:rsidRPr="008A4540">
              <w:rPr>
                <w:rFonts w:ascii="Arial Narrow" w:hAnsi="Arial Narrow" w:cs="Arial"/>
                <w:sz w:val="20"/>
                <w:szCs w:val="20"/>
              </w:rPr>
              <w:t>Apropiarse de cosa mueble ajena cuyo valor esté entre 4 y 40 UTM sin que exista violencia o intimidación en las personas ni fuerza en las cosas.</w:t>
            </w:r>
          </w:p>
        </w:tc>
      </w:tr>
      <w:tr w:rsidRPr="008A4540" w:rsidR="00661191" w:rsidTr="5FFAE9BA" w14:paraId="7FC00984" w14:textId="77777777">
        <w:trPr>
          <w:trHeight w:val="74"/>
        </w:trPr>
        <w:tc>
          <w:tcPr>
            <w:tcW w:w="3150" w:type="dxa"/>
            <w:tcMar/>
          </w:tcPr>
          <w:p w:rsidRPr="008A4540" w:rsidR="00661191" w:rsidP="007A506E" w:rsidRDefault="00661191" w14:paraId="3C691E37" w14:textId="77777777">
            <w:pPr>
              <w:rPr>
                <w:rFonts w:ascii="Arial Narrow" w:hAnsi="Arial Narrow"/>
                <w:sz w:val="20"/>
                <w:szCs w:val="20"/>
              </w:rPr>
            </w:pPr>
          </w:p>
        </w:tc>
        <w:tc>
          <w:tcPr>
            <w:tcW w:w="6172" w:type="dxa"/>
            <w:tcMar/>
          </w:tcPr>
          <w:p w:rsidRPr="008A4540" w:rsidR="00661191" w:rsidP="00AC00B6" w:rsidRDefault="00661191" w14:paraId="27B9034B" w14:textId="77777777">
            <w:pPr>
              <w:jc w:val="both"/>
              <w:rPr>
                <w:rFonts w:ascii="Arial Narrow" w:hAnsi="Arial Narrow" w:cs="Arial"/>
                <w:sz w:val="20"/>
                <w:szCs w:val="20"/>
              </w:rPr>
            </w:pPr>
          </w:p>
        </w:tc>
      </w:tr>
      <w:tr w:rsidRPr="008A4540" w:rsidR="001519E7" w:rsidTr="5FFAE9BA" w14:paraId="5EA98E5B" w14:textId="77777777">
        <w:trPr>
          <w:trHeight w:val="74"/>
        </w:trPr>
        <w:tc>
          <w:tcPr>
            <w:tcW w:w="3150" w:type="dxa"/>
            <w:tcMar/>
          </w:tcPr>
          <w:p w:rsidRPr="008A4540" w:rsidR="001519E7" w:rsidP="007A506E" w:rsidRDefault="001519E7" w14:paraId="24250E7F" w14:textId="77777777">
            <w:pPr>
              <w:rPr>
                <w:rFonts w:ascii="Arial Narrow" w:hAnsi="Arial Narrow"/>
                <w:sz w:val="20"/>
                <w:szCs w:val="20"/>
              </w:rPr>
            </w:pPr>
          </w:p>
        </w:tc>
        <w:tc>
          <w:tcPr>
            <w:tcW w:w="6172" w:type="dxa"/>
            <w:tcMar/>
          </w:tcPr>
          <w:p w:rsidRPr="008A4540" w:rsidR="001519E7" w:rsidP="00AC00B6" w:rsidRDefault="001519E7" w14:paraId="3CA9F1AF" w14:textId="77777777">
            <w:pPr>
              <w:jc w:val="both"/>
              <w:rPr>
                <w:rFonts w:ascii="Arial Narrow" w:hAnsi="Arial Narrow" w:cs="Arial"/>
                <w:sz w:val="20"/>
                <w:szCs w:val="20"/>
              </w:rPr>
            </w:pPr>
          </w:p>
        </w:tc>
      </w:tr>
      <w:tr w:rsidRPr="008A4540" w:rsidR="00661191" w:rsidTr="5FFAE9BA" w14:paraId="20EA9422" w14:textId="77777777">
        <w:trPr>
          <w:trHeight w:val="74"/>
        </w:trPr>
        <w:tc>
          <w:tcPr>
            <w:tcW w:w="3150" w:type="dxa"/>
            <w:tcMar/>
          </w:tcPr>
          <w:p w:rsidRPr="008A4540" w:rsidR="00661191" w:rsidP="007A506E" w:rsidRDefault="00661191" w14:paraId="77EC3C2A" w14:textId="77777777">
            <w:pPr>
              <w:rPr>
                <w:rFonts w:ascii="Arial Narrow" w:hAnsi="Arial Narrow" w:cs="Arial"/>
                <w:b/>
                <w:bCs/>
                <w:sz w:val="20"/>
                <w:szCs w:val="20"/>
              </w:rPr>
            </w:pPr>
            <w:r w:rsidRPr="008A4540">
              <w:rPr>
                <w:rFonts w:ascii="Arial Narrow" w:hAnsi="Arial Narrow" w:cs="Arial"/>
                <w:b/>
                <w:bCs/>
                <w:sz w:val="20"/>
                <w:szCs w:val="20"/>
              </w:rPr>
              <w:t>848</w:t>
            </w:r>
          </w:p>
        </w:tc>
        <w:tc>
          <w:tcPr>
            <w:tcW w:w="6172" w:type="dxa"/>
            <w:tcMar/>
          </w:tcPr>
          <w:p w:rsidRPr="008A4540" w:rsidR="00661191" w:rsidP="007A506E" w:rsidRDefault="00661191" w14:paraId="3CCD094D" w14:textId="77777777">
            <w:pPr>
              <w:jc w:val="both"/>
              <w:rPr>
                <w:rFonts w:ascii="Arial Narrow" w:hAnsi="Arial Narrow" w:cs="Arial"/>
                <w:b/>
                <w:bCs/>
                <w:sz w:val="20"/>
                <w:szCs w:val="20"/>
              </w:rPr>
            </w:pPr>
            <w:r w:rsidRPr="008A4540">
              <w:rPr>
                <w:rFonts w:ascii="Arial Narrow" w:hAnsi="Arial Narrow" w:cs="Arial"/>
                <w:b/>
                <w:bCs/>
                <w:sz w:val="20"/>
                <w:szCs w:val="20"/>
              </w:rPr>
              <w:t>HURTO SIMPLE POR UN VALOR DE MEDIA A 4 UTM.</w:t>
            </w:r>
          </w:p>
        </w:tc>
      </w:tr>
      <w:tr w:rsidRPr="008A4540" w:rsidR="00661191" w:rsidTr="5FFAE9BA" w14:paraId="23CE8FB3" w14:textId="77777777">
        <w:trPr>
          <w:trHeight w:val="74"/>
        </w:trPr>
        <w:tc>
          <w:tcPr>
            <w:tcW w:w="3150" w:type="dxa"/>
            <w:tcMar/>
          </w:tcPr>
          <w:p w:rsidRPr="008A4540" w:rsidR="00661191" w:rsidP="007A506E" w:rsidRDefault="00661191" w14:paraId="6241A8ED" w14:textId="77777777">
            <w:pPr>
              <w:rPr>
                <w:rFonts w:ascii="Arial Narrow" w:hAnsi="Arial Narrow"/>
                <w:sz w:val="20"/>
                <w:szCs w:val="20"/>
              </w:rPr>
            </w:pPr>
          </w:p>
        </w:tc>
        <w:tc>
          <w:tcPr>
            <w:tcW w:w="6172" w:type="dxa"/>
            <w:tcMar/>
          </w:tcPr>
          <w:p w:rsidRPr="008A4540" w:rsidR="00661191" w:rsidP="007A506E" w:rsidRDefault="00661191" w14:paraId="0BFA7E5E" w14:textId="77777777">
            <w:pPr>
              <w:jc w:val="both"/>
              <w:rPr>
                <w:rFonts w:ascii="Arial Narrow" w:hAnsi="Arial Narrow" w:cs="Arial"/>
                <w:sz w:val="20"/>
                <w:szCs w:val="20"/>
              </w:rPr>
            </w:pPr>
            <w:r w:rsidRPr="008A4540">
              <w:rPr>
                <w:rFonts w:ascii="Arial Narrow" w:hAnsi="Arial Narrow" w:cs="Arial"/>
                <w:sz w:val="20"/>
                <w:szCs w:val="20"/>
              </w:rPr>
              <w:t>ARTS. 432 y 446 Nº 3</w:t>
            </w:r>
          </w:p>
        </w:tc>
      </w:tr>
      <w:tr w:rsidRPr="008A4540" w:rsidR="00661191" w:rsidTr="5FFAE9BA" w14:paraId="4261C7B1" w14:textId="77777777">
        <w:trPr>
          <w:trHeight w:val="74"/>
        </w:trPr>
        <w:tc>
          <w:tcPr>
            <w:tcW w:w="3150" w:type="dxa"/>
            <w:tcMar/>
          </w:tcPr>
          <w:p w:rsidRPr="008A4540" w:rsidR="00661191" w:rsidP="007A506E" w:rsidRDefault="00661191" w14:paraId="466B9EAB" w14:textId="77777777">
            <w:pPr>
              <w:rPr>
                <w:rFonts w:ascii="Arial Narrow" w:hAnsi="Arial Narrow"/>
                <w:sz w:val="20"/>
                <w:szCs w:val="20"/>
              </w:rPr>
            </w:pPr>
          </w:p>
        </w:tc>
        <w:tc>
          <w:tcPr>
            <w:tcW w:w="6172" w:type="dxa"/>
            <w:tcMar/>
          </w:tcPr>
          <w:p w:rsidRPr="008A4540" w:rsidR="00661191" w:rsidP="00AC00B6" w:rsidRDefault="00661191" w14:paraId="4D9759ED" w14:textId="053A12C7">
            <w:pPr>
              <w:jc w:val="both"/>
              <w:rPr>
                <w:rFonts w:ascii="Arial Narrow" w:hAnsi="Arial Narrow" w:cs="Arial"/>
                <w:sz w:val="20"/>
                <w:szCs w:val="20"/>
              </w:rPr>
            </w:pPr>
            <w:r w:rsidRPr="008A4540">
              <w:rPr>
                <w:rFonts w:ascii="Arial Narrow" w:hAnsi="Arial Narrow" w:cs="Arial"/>
                <w:sz w:val="20"/>
                <w:szCs w:val="20"/>
              </w:rPr>
              <w:t>Apropiarse de cosa mueble ajena cuyo valor esté entre media y 4 UTM sin que exista violencia o intimidación en las personas ni fuerza en las cosas.</w:t>
            </w:r>
          </w:p>
        </w:tc>
      </w:tr>
      <w:tr w:rsidRPr="008A4540" w:rsidR="00661191" w:rsidTr="5FFAE9BA" w14:paraId="322ACBC2" w14:textId="77777777">
        <w:trPr>
          <w:trHeight w:val="74"/>
        </w:trPr>
        <w:tc>
          <w:tcPr>
            <w:tcW w:w="3150" w:type="dxa"/>
            <w:tcMar/>
          </w:tcPr>
          <w:p w:rsidRPr="008A4540" w:rsidR="00661191" w:rsidP="007A506E" w:rsidRDefault="00661191" w14:paraId="5677105F" w14:textId="77777777">
            <w:pPr>
              <w:rPr>
                <w:rFonts w:ascii="Arial Narrow" w:hAnsi="Arial Narrow"/>
                <w:sz w:val="20"/>
                <w:szCs w:val="20"/>
              </w:rPr>
            </w:pPr>
          </w:p>
        </w:tc>
        <w:tc>
          <w:tcPr>
            <w:tcW w:w="6172" w:type="dxa"/>
            <w:tcMar/>
          </w:tcPr>
          <w:p w:rsidRPr="008A4540" w:rsidR="00661191" w:rsidP="00AC00B6" w:rsidRDefault="00661191" w14:paraId="30BBDD6F" w14:textId="77777777">
            <w:pPr>
              <w:jc w:val="both"/>
              <w:rPr>
                <w:rFonts w:ascii="Arial Narrow" w:hAnsi="Arial Narrow" w:cs="Arial"/>
                <w:sz w:val="20"/>
                <w:szCs w:val="20"/>
              </w:rPr>
            </w:pPr>
          </w:p>
        </w:tc>
      </w:tr>
      <w:tr w:rsidRPr="008A4540" w:rsidR="00661191" w:rsidTr="5FFAE9BA" w14:paraId="43440274" w14:textId="77777777">
        <w:trPr>
          <w:trHeight w:val="74"/>
        </w:trPr>
        <w:tc>
          <w:tcPr>
            <w:tcW w:w="3150" w:type="dxa"/>
            <w:tcMar/>
          </w:tcPr>
          <w:p w:rsidRPr="008A4540" w:rsidR="00661191" w:rsidP="007A506E" w:rsidRDefault="00661191" w14:paraId="3C36AF09" w14:textId="77777777">
            <w:pPr>
              <w:rPr>
                <w:rFonts w:ascii="Arial Narrow" w:hAnsi="Arial Narrow" w:cs="Arial"/>
                <w:b/>
                <w:bCs/>
                <w:sz w:val="20"/>
                <w:szCs w:val="20"/>
              </w:rPr>
            </w:pPr>
            <w:r w:rsidRPr="008A4540">
              <w:rPr>
                <w:rFonts w:ascii="Arial Narrow" w:hAnsi="Arial Narrow" w:cs="Arial"/>
                <w:b/>
                <w:bCs/>
                <w:sz w:val="20"/>
                <w:szCs w:val="20"/>
              </w:rPr>
              <w:t>849</w:t>
            </w:r>
          </w:p>
        </w:tc>
        <w:tc>
          <w:tcPr>
            <w:tcW w:w="6172" w:type="dxa"/>
            <w:tcMar/>
          </w:tcPr>
          <w:p w:rsidRPr="008A4540" w:rsidR="00661191" w:rsidP="007A506E" w:rsidRDefault="00661191" w14:paraId="18E5CF07" w14:textId="77777777">
            <w:pPr>
              <w:jc w:val="both"/>
              <w:rPr>
                <w:rFonts w:ascii="Arial Narrow" w:hAnsi="Arial Narrow" w:cs="Arial"/>
                <w:b/>
                <w:bCs/>
                <w:sz w:val="20"/>
                <w:szCs w:val="20"/>
              </w:rPr>
            </w:pPr>
            <w:r w:rsidRPr="008A4540">
              <w:rPr>
                <w:rFonts w:ascii="Arial Narrow" w:hAnsi="Arial Narrow" w:cs="Arial"/>
                <w:b/>
                <w:bCs/>
                <w:sz w:val="20"/>
                <w:szCs w:val="20"/>
              </w:rPr>
              <w:t>APROPIACIÓN DE CABLES DE TENDIDO ELÉCTRICO O DE COMUNICACIONES.</w:t>
            </w:r>
          </w:p>
        </w:tc>
      </w:tr>
      <w:tr w:rsidRPr="008A4540" w:rsidR="00661191" w:rsidTr="5FFAE9BA" w14:paraId="6CE46C77" w14:textId="77777777">
        <w:trPr>
          <w:trHeight w:val="74"/>
        </w:trPr>
        <w:tc>
          <w:tcPr>
            <w:tcW w:w="3150" w:type="dxa"/>
            <w:tcMar/>
          </w:tcPr>
          <w:p w:rsidRPr="008A4540" w:rsidR="00661191" w:rsidP="007A506E" w:rsidRDefault="00661191" w14:paraId="231EFDD9" w14:textId="77777777">
            <w:pPr>
              <w:rPr>
                <w:rFonts w:ascii="Arial Narrow" w:hAnsi="Arial Narrow"/>
                <w:sz w:val="20"/>
                <w:szCs w:val="20"/>
              </w:rPr>
            </w:pPr>
          </w:p>
        </w:tc>
        <w:tc>
          <w:tcPr>
            <w:tcW w:w="6172" w:type="dxa"/>
            <w:tcMar/>
          </w:tcPr>
          <w:p w:rsidRPr="008A4540" w:rsidR="00661191" w:rsidP="007A506E" w:rsidRDefault="00661191" w14:paraId="76FD4246" w14:textId="00AC8956">
            <w:pPr>
              <w:jc w:val="both"/>
              <w:rPr>
                <w:rFonts w:ascii="Arial Narrow" w:hAnsi="Arial Narrow" w:cs="Arial"/>
                <w:sz w:val="20"/>
                <w:szCs w:val="20"/>
              </w:rPr>
            </w:pPr>
            <w:r w:rsidRPr="008A4540">
              <w:rPr>
                <w:rFonts w:ascii="Arial Narrow" w:hAnsi="Arial Narrow" w:cs="Arial"/>
                <w:sz w:val="20"/>
                <w:szCs w:val="20"/>
              </w:rPr>
              <w:t xml:space="preserve">ART. 443 </w:t>
            </w:r>
            <w:r w:rsidRPr="008A4540" w:rsidR="0083343E">
              <w:rPr>
                <w:rFonts w:ascii="Arial Narrow" w:hAnsi="Arial Narrow" w:cs="Arial"/>
                <w:sz w:val="20"/>
                <w:szCs w:val="20"/>
              </w:rPr>
              <w:t xml:space="preserve">INCISO </w:t>
            </w:r>
            <w:r w:rsidRPr="008A4540">
              <w:rPr>
                <w:rFonts w:ascii="Arial Narrow" w:hAnsi="Arial Narrow" w:cs="Arial"/>
                <w:sz w:val="20"/>
                <w:szCs w:val="20"/>
              </w:rPr>
              <w:t>2</w:t>
            </w:r>
          </w:p>
        </w:tc>
      </w:tr>
      <w:tr w:rsidRPr="008A4540" w:rsidR="00661191" w:rsidTr="5FFAE9BA" w14:paraId="017DD847" w14:textId="77777777">
        <w:trPr>
          <w:trHeight w:val="74"/>
        </w:trPr>
        <w:tc>
          <w:tcPr>
            <w:tcW w:w="3150" w:type="dxa"/>
            <w:tcMar/>
          </w:tcPr>
          <w:p w:rsidRPr="008A4540" w:rsidR="00661191" w:rsidP="007A506E" w:rsidRDefault="00661191" w14:paraId="122206F2" w14:textId="77777777">
            <w:pPr>
              <w:rPr>
                <w:rFonts w:ascii="Arial Narrow" w:hAnsi="Arial Narrow"/>
                <w:sz w:val="20"/>
                <w:szCs w:val="20"/>
              </w:rPr>
            </w:pPr>
          </w:p>
        </w:tc>
        <w:tc>
          <w:tcPr>
            <w:tcW w:w="6172" w:type="dxa"/>
            <w:tcMar/>
          </w:tcPr>
          <w:p w:rsidRPr="008A4540" w:rsidR="00661191" w:rsidP="00AC00B6" w:rsidRDefault="00661191" w14:paraId="17C52735" w14:textId="2ED7A28D">
            <w:pPr>
              <w:jc w:val="both"/>
              <w:rPr>
                <w:rFonts w:ascii="Arial Narrow" w:hAnsi="Arial Narrow" w:cs="Arial"/>
                <w:sz w:val="20"/>
                <w:szCs w:val="20"/>
              </w:rPr>
            </w:pPr>
            <w:r w:rsidRPr="008A4540">
              <w:rPr>
                <w:rFonts w:ascii="Arial Narrow" w:hAnsi="Arial Narrow" w:cs="Arial"/>
                <w:sz w:val="20"/>
                <w:szCs w:val="20"/>
              </w:rPr>
              <w:t>Apropiarse de alambres de tendido eléctrico, cables de los servicios telefónicos, telegráficos, de radio comunicaciones o de televisión, o alambres de electricidad o comunicaciones de las empresas de ferrocarriles.</w:t>
            </w:r>
          </w:p>
        </w:tc>
      </w:tr>
      <w:tr w:rsidRPr="008A4540" w:rsidR="00661191" w:rsidTr="5FFAE9BA" w14:paraId="082676F1" w14:textId="77777777">
        <w:trPr>
          <w:trHeight w:val="74"/>
        </w:trPr>
        <w:tc>
          <w:tcPr>
            <w:tcW w:w="3150" w:type="dxa"/>
            <w:tcMar/>
          </w:tcPr>
          <w:p w:rsidRPr="008A4540" w:rsidR="00661191" w:rsidP="007A506E" w:rsidRDefault="00661191" w14:paraId="3C1D3476" w14:textId="77777777">
            <w:pPr>
              <w:rPr>
                <w:rFonts w:ascii="Arial Narrow" w:hAnsi="Arial Narrow"/>
                <w:sz w:val="20"/>
                <w:szCs w:val="20"/>
              </w:rPr>
            </w:pPr>
          </w:p>
        </w:tc>
        <w:tc>
          <w:tcPr>
            <w:tcW w:w="6172" w:type="dxa"/>
            <w:tcMar/>
          </w:tcPr>
          <w:p w:rsidRPr="008A4540" w:rsidR="00661191" w:rsidP="00AC00B6" w:rsidRDefault="00661191" w14:paraId="477254A7" w14:textId="77777777">
            <w:pPr>
              <w:jc w:val="both"/>
              <w:rPr>
                <w:rFonts w:ascii="Arial Narrow" w:hAnsi="Arial Narrow" w:cs="Arial"/>
                <w:sz w:val="20"/>
                <w:szCs w:val="20"/>
              </w:rPr>
            </w:pPr>
          </w:p>
        </w:tc>
      </w:tr>
      <w:tr w:rsidRPr="008A4540" w:rsidR="00661191" w:rsidTr="5FFAE9BA" w14:paraId="1B0924D6" w14:textId="77777777">
        <w:trPr>
          <w:trHeight w:val="74"/>
        </w:trPr>
        <w:tc>
          <w:tcPr>
            <w:tcW w:w="3150" w:type="dxa"/>
            <w:tcMar/>
          </w:tcPr>
          <w:p w:rsidRPr="008A4540" w:rsidR="00661191" w:rsidP="007A506E" w:rsidRDefault="00661191" w14:paraId="53DEBBDD" w14:textId="77777777">
            <w:pPr>
              <w:rPr>
                <w:rFonts w:ascii="Arial Narrow" w:hAnsi="Arial Narrow" w:cs="Arial"/>
                <w:b/>
                <w:bCs/>
                <w:sz w:val="20"/>
                <w:szCs w:val="20"/>
              </w:rPr>
            </w:pPr>
            <w:r w:rsidRPr="008A4540">
              <w:rPr>
                <w:rFonts w:ascii="Arial Narrow" w:hAnsi="Arial Narrow" w:cs="Arial"/>
                <w:b/>
                <w:sz w:val="20"/>
                <w:szCs w:val="20"/>
              </w:rPr>
              <w:t>851</w:t>
            </w:r>
          </w:p>
        </w:tc>
        <w:tc>
          <w:tcPr>
            <w:tcW w:w="6172" w:type="dxa"/>
            <w:tcMar/>
          </w:tcPr>
          <w:p w:rsidRPr="008A4540" w:rsidR="00661191" w:rsidP="007A506E" w:rsidRDefault="00661191" w14:paraId="22D9DD3D" w14:textId="77777777">
            <w:pPr>
              <w:jc w:val="both"/>
              <w:rPr>
                <w:rFonts w:ascii="Arial Narrow" w:hAnsi="Arial Narrow" w:cs="Arial"/>
                <w:b/>
                <w:bCs/>
                <w:sz w:val="20"/>
                <w:szCs w:val="20"/>
              </w:rPr>
            </w:pPr>
            <w:r w:rsidRPr="008A4540">
              <w:rPr>
                <w:rFonts w:ascii="Arial Narrow" w:hAnsi="Arial Narrow" w:cs="Arial"/>
                <w:b/>
                <w:bCs/>
                <w:sz w:val="20"/>
                <w:szCs w:val="20"/>
              </w:rPr>
              <w:t>INCENDIO DE BOSQUES.</w:t>
            </w:r>
          </w:p>
        </w:tc>
      </w:tr>
      <w:tr w:rsidRPr="008A4540" w:rsidR="00661191" w:rsidTr="5FFAE9BA" w14:paraId="41E4C224" w14:textId="77777777">
        <w:trPr>
          <w:trHeight w:val="74"/>
        </w:trPr>
        <w:tc>
          <w:tcPr>
            <w:tcW w:w="3150" w:type="dxa"/>
            <w:tcMar/>
          </w:tcPr>
          <w:p w:rsidRPr="008A4540" w:rsidR="00661191" w:rsidP="007A506E" w:rsidRDefault="00661191" w14:paraId="48D6D7A5" w14:textId="77777777">
            <w:pPr>
              <w:rPr>
                <w:rFonts w:ascii="Arial Narrow" w:hAnsi="Arial Narrow"/>
                <w:sz w:val="20"/>
                <w:szCs w:val="20"/>
              </w:rPr>
            </w:pPr>
          </w:p>
        </w:tc>
        <w:tc>
          <w:tcPr>
            <w:tcW w:w="6172" w:type="dxa"/>
            <w:tcMar/>
          </w:tcPr>
          <w:p w:rsidRPr="008A4540" w:rsidR="00661191" w:rsidP="007A506E" w:rsidRDefault="00661191" w14:paraId="751BADBB" w14:textId="77777777">
            <w:pPr>
              <w:jc w:val="both"/>
              <w:rPr>
                <w:rFonts w:ascii="Arial Narrow" w:hAnsi="Arial Narrow" w:cs="Arial"/>
                <w:sz w:val="20"/>
                <w:szCs w:val="20"/>
              </w:rPr>
            </w:pPr>
            <w:r w:rsidRPr="008A4540">
              <w:rPr>
                <w:rFonts w:ascii="Arial Narrow" w:hAnsi="Arial Narrow" w:cs="Arial"/>
                <w:sz w:val="20"/>
                <w:szCs w:val="20"/>
              </w:rPr>
              <w:t xml:space="preserve">ART. 476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y 4</w:t>
            </w:r>
          </w:p>
        </w:tc>
      </w:tr>
      <w:tr w:rsidRPr="008A4540" w:rsidR="00661191" w:rsidTr="5FFAE9BA" w14:paraId="3AB5BB37" w14:textId="77777777">
        <w:trPr>
          <w:trHeight w:val="74"/>
        </w:trPr>
        <w:tc>
          <w:tcPr>
            <w:tcW w:w="3150" w:type="dxa"/>
            <w:tcMar/>
          </w:tcPr>
          <w:p w:rsidRPr="008A4540" w:rsidR="00661191" w:rsidP="007A506E" w:rsidRDefault="00661191" w14:paraId="7FF8A56F" w14:textId="77777777">
            <w:pPr>
              <w:rPr>
                <w:rFonts w:ascii="Arial Narrow" w:hAnsi="Arial Narrow"/>
                <w:sz w:val="20"/>
                <w:szCs w:val="20"/>
              </w:rPr>
            </w:pPr>
          </w:p>
        </w:tc>
        <w:tc>
          <w:tcPr>
            <w:tcW w:w="6172" w:type="dxa"/>
            <w:tcMar/>
          </w:tcPr>
          <w:p w:rsidRPr="008A4540" w:rsidR="00661191" w:rsidP="00AC00B6" w:rsidRDefault="00661191" w14:paraId="7F74B0F6" w14:textId="1A614CA0">
            <w:pPr>
              <w:jc w:val="both"/>
              <w:rPr>
                <w:rFonts w:ascii="Arial Narrow" w:hAnsi="Arial Narrow" w:cs="Arial"/>
                <w:sz w:val="20"/>
                <w:szCs w:val="20"/>
              </w:rPr>
            </w:pPr>
            <w:r w:rsidRPr="008A4540">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Pr="008A4540" w:rsidR="00661191" w:rsidTr="5FFAE9BA" w14:paraId="77C3DA4B" w14:textId="77777777">
        <w:trPr>
          <w:trHeight w:val="74"/>
        </w:trPr>
        <w:tc>
          <w:tcPr>
            <w:tcW w:w="3150" w:type="dxa"/>
            <w:tcMar/>
          </w:tcPr>
          <w:p w:rsidRPr="008A4540" w:rsidR="00661191" w:rsidP="007A506E" w:rsidRDefault="00661191" w14:paraId="003B2BA5" w14:textId="77777777">
            <w:pPr>
              <w:rPr>
                <w:rFonts w:ascii="Arial Narrow" w:hAnsi="Arial Narrow"/>
                <w:sz w:val="20"/>
                <w:szCs w:val="20"/>
              </w:rPr>
            </w:pPr>
          </w:p>
        </w:tc>
        <w:tc>
          <w:tcPr>
            <w:tcW w:w="6172" w:type="dxa"/>
            <w:tcMar/>
          </w:tcPr>
          <w:p w:rsidRPr="008A4540" w:rsidR="00661191" w:rsidP="00AC00B6" w:rsidRDefault="00661191" w14:paraId="79060A3E" w14:textId="77777777">
            <w:pPr>
              <w:jc w:val="both"/>
              <w:rPr>
                <w:rFonts w:ascii="Arial Narrow" w:hAnsi="Arial Narrow" w:cs="Arial"/>
                <w:sz w:val="20"/>
                <w:szCs w:val="20"/>
              </w:rPr>
            </w:pPr>
          </w:p>
        </w:tc>
      </w:tr>
      <w:tr w:rsidRPr="008A4540" w:rsidR="00661191" w:rsidTr="5FFAE9BA" w14:paraId="79FD40EF" w14:textId="77777777">
        <w:trPr>
          <w:trHeight w:val="74"/>
        </w:trPr>
        <w:tc>
          <w:tcPr>
            <w:tcW w:w="3150" w:type="dxa"/>
            <w:tcMar/>
          </w:tcPr>
          <w:p w:rsidRPr="008A4540" w:rsidR="00661191" w:rsidP="007A506E" w:rsidRDefault="00661191" w14:paraId="68DBF6EF" w14:textId="77777777">
            <w:pPr>
              <w:rPr>
                <w:rFonts w:ascii="Arial Narrow" w:hAnsi="Arial Narrow" w:cs="Arial"/>
                <w:b/>
                <w:sz w:val="20"/>
                <w:szCs w:val="20"/>
              </w:rPr>
            </w:pPr>
            <w:r w:rsidRPr="008A4540">
              <w:rPr>
                <w:rFonts w:ascii="Arial Narrow" w:hAnsi="Arial Narrow" w:cs="Arial"/>
                <w:b/>
                <w:sz w:val="20"/>
                <w:szCs w:val="20"/>
              </w:rPr>
              <w:t>852</w:t>
            </w:r>
          </w:p>
        </w:tc>
        <w:tc>
          <w:tcPr>
            <w:tcW w:w="6172" w:type="dxa"/>
            <w:tcMar/>
          </w:tcPr>
          <w:p w:rsidRPr="008A4540" w:rsidR="00661191" w:rsidP="007A506E" w:rsidRDefault="00661191" w14:paraId="599D1360" w14:textId="77777777">
            <w:pPr>
              <w:jc w:val="both"/>
              <w:rPr>
                <w:rFonts w:ascii="Arial Narrow" w:hAnsi="Arial Narrow" w:cs="Arial"/>
                <w:b/>
                <w:sz w:val="20"/>
                <w:szCs w:val="20"/>
              </w:rPr>
            </w:pPr>
            <w:r w:rsidRPr="008A4540">
              <w:rPr>
                <w:rFonts w:ascii="Arial Narrow" w:hAnsi="Arial Narrow" w:cs="Arial"/>
                <w:b/>
                <w:sz w:val="20"/>
                <w:szCs w:val="20"/>
              </w:rPr>
              <w:t>CELEBRACIÓN DE CONTRATO SIMULADO.</w:t>
            </w:r>
          </w:p>
        </w:tc>
      </w:tr>
      <w:tr w:rsidRPr="008A4540" w:rsidR="00661191" w:rsidTr="5FFAE9BA" w14:paraId="061D1542" w14:textId="77777777">
        <w:trPr>
          <w:trHeight w:val="74"/>
        </w:trPr>
        <w:tc>
          <w:tcPr>
            <w:tcW w:w="3150" w:type="dxa"/>
            <w:tcMar/>
          </w:tcPr>
          <w:p w:rsidRPr="008A4540" w:rsidR="00661191" w:rsidP="007A506E" w:rsidRDefault="00661191" w14:paraId="03B102B8" w14:textId="77777777">
            <w:pPr>
              <w:rPr>
                <w:rFonts w:ascii="Arial Narrow" w:hAnsi="Arial Narrow"/>
                <w:sz w:val="20"/>
                <w:szCs w:val="20"/>
              </w:rPr>
            </w:pPr>
          </w:p>
        </w:tc>
        <w:tc>
          <w:tcPr>
            <w:tcW w:w="6172" w:type="dxa"/>
            <w:tcMar/>
          </w:tcPr>
          <w:p w:rsidRPr="008A4540" w:rsidR="00661191" w:rsidP="007A506E" w:rsidRDefault="00661191" w14:paraId="38C203EB" w14:textId="77777777">
            <w:pPr>
              <w:jc w:val="both"/>
              <w:rPr>
                <w:rFonts w:ascii="Arial Narrow" w:hAnsi="Arial Narrow" w:cs="Arial"/>
                <w:sz w:val="20"/>
                <w:szCs w:val="20"/>
              </w:rPr>
            </w:pPr>
            <w:r w:rsidRPr="008A4540">
              <w:rPr>
                <w:rFonts w:ascii="Arial Narrow" w:hAnsi="Arial Narrow" w:cs="Arial"/>
                <w:sz w:val="20"/>
                <w:szCs w:val="20"/>
              </w:rPr>
              <w:t xml:space="preserve">ART. 471 Nº 2   </w:t>
            </w:r>
          </w:p>
        </w:tc>
      </w:tr>
      <w:tr w:rsidRPr="008A4540" w:rsidR="00661191" w:rsidTr="5FFAE9BA" w14:paraId="7E1B046D" w14:textId="77777777">
        <w:trPr>
          <w:trHeight w:val="74"/>
        </w:trPr>
        <w:tc>
          <w:tcPr>
            <w:tcW w:w="3150" w:type="dxa"/>
            <w:tcMar/>
          </w:tcPr>
          <w:p w:rsidRPr="008A4540" w:rsidR="00661191" w:rsidP="007A506E" w:rsidRDefault="00661191" w14:paraId="24C53203" w14:textId="77777777">
            <w:pPr>
              <w:rPr>
                <w:rFonts w:ascii="Arial Narrow" w:hAnsi="Arial Narrow"/>
                <w:sz w:val="20"/>
                <w:szCs w:val="20"/>
              </w:rPr>
            </w:pPr>
          </w:p>
        </w:tc>
        <w:tc>
          <w:tcPr>
            <w:tcW w:w="6172" w:type="dxa"/>
            <w:tcMar/>
          </w:tcPr>
          <w:p w:rsidRPr="008A4540" w:rsidR="00661191" w:rsidP="00AC00B6" w:rsidRDefault="00661191" w14:paraId="263FF15B" w14:textId="2F9A5B85">
            <w:pPr>
              <w:jc w:val="both"/>
              <w:rPr>
                <w:rFonts w:ascii="Arial Narrow" w:hAnsi="Arial Narrow" w:cs="Arial"/>
                <w:sz w:val="20"/>
                <w:szCs w:val="20"/>
              </w:rPr>
            </w:pPr>
            <w:r w:rsidRPr="008A4540">
              <w:rPr>
                <w:rFonts w:ascii="Arial Narrow" w:hAnsi="Arial Narrow" w:cs="Arial"/>
                <w:sz w:val="20"/>
                <w:szCs w:val="20"/>
              </w:rPr>
              <w:t>El que otorgare en perjuicio de otro un contrato simulado.</w:t>
            </w:r>
          </w:p>
        </w:tc>
      </w:tr>
      <w:tr w:rsidRPr="008A4540" w:rsidR="00661191" w:rsidTr="5FFAE9BA" w14:paraId="18B6E8BA" w14:textId="77777777">
        <w:trPr>
          <w:trHeight w:val="74"/>
        </w:trPr>
        <w:tc>
          <w:tcPr>
            <w:tcW w:w="3150" w:type="dxa"/>
            <w:tcMar/>
          </w:tcPr>
          <w:p w:rsidRPr="008A4540" w:rsidR="00661191" w:rsidP="007A506E" w:rsidRDefault="00661191" w14:paraId="2C0754CD" w14:textId="77777777">
            <w:pPr>
              <w:rPr>
                <w:rFonts w:ascii="Arial Narrow" w:hAnsi="Arial Narrow"/>
                <w:sz w:val="20"/>
                <w:szCs w:val="20"/>
              </w:rPr>
            </w:pPr>
          </w:p>
        </w:tc>
        <w:tc>
          <w:tcPr>
            <w:tcW w:w="6172" w:type="dxa"/>
            <w:tcMar/>
          </w:tcPr>
          <w:p w:rsidRPr="008A4540" w:rsidR="00661191" w:rsidP="00AC00B6" w:rsidRDefault="00661191" w14:paraId="304D18A3" w14:textId="77777777">
            <w:pPr>
              <w:jc w:val="both"/>
              <w:rPr>
                <w:rFonts w:ascii="Arial Narrow" w:hAnsi="Arial Narrow" w:cs="Arial"/>
                <w:sz w:val="20"/>
                <w:szCs w:val="20"/>
              </w:rPr>
            </w:pPr>
          </w:p>
        </w:tc>
      </w:tr>
      <w:tr w:rsidRPr="008A4540" w:rsidR="00661191" w:rsidTr="5FFAE9BA" w14:paraId="6C421E3C" w14:textId="77777777">
        <w:trPr>
          <w:trHeight w:val="74"/>
        </w:trPr>
        <w:tc>
          <w:tcPr>
            <w:tcW w:w="3150" w:type="dxa"/>
            <w:tcMar/>
          </w:tcPr>
          <w:p w:rsidRPr="008A4540" w:rsidR="00661191" w:rsidP="007A506E" w:rsidRDefault="00661191" w14:paraId="6D85B7AA" w14:textId="77777777">
            <w:pPr>
              <w:rPr>
                <w:rFonts w:ascii="Arial Narrow" w:hAnsi="Arial Narrow"/>
                <w:sz w:val="20"/>
                <w:szCs w:val="20"/>
              </w:rPr>
            </w:pPr>
            <w:r w:rsidRPr="008A4540">
              <w:rPr>
                <w:rFonts w:ascii="Arial Narrow" w:hAnsi="Arial Narrow" w:cs="Arial"/>
                <w:b/>
                <w:sz w:val="20"/>
                <w:szCs w:val="20"/>
              </w:rPr>
              <w:t>853</w:t>
            </w:r>
          </w:p>
        </w:tc>
        <w:tc>
          <w:tcPr>
            <w:tcW w:w="6172" w:type="dxa"/>
            <w:tcMar/>
          </w:tcPr>
          <w:p w:rsidRPr="008A4540" w:rsidR="00661191" w:rsidP="007A506E" w:rsidRDefault="00661191" w14:paraId="3DE3EE84" w14:textId="77777777">
            <w:pPr>
              <w:jc w:val="both"/>
              <w:rPr>
                <w:rFonts w:ascii="Arial Narrow" w:hAnsi="Arial Narrow" w:cs="Arial"/>
                <w:sz w:val="20"/>
                <w:szCs w:val="20"/>
              </w:rPr>
            </w:pPr>
            <w:r w:rsidRPr="008A4540">
              <w:rPr>
                <w:rFonts w:ascii="Arial Narrow" w:hAnsi="Arial Narrow" w:cs="Arial"/>
                <w:b/>
                <w:sz w:val="20"/>
                <w:szCs w:val="20"/>
              </w:rPr>
              <w:t>HURTO DE BIENES PERTENECIENTES A REDES DE SUMINISTRO PÚBLICO.</w:t>
            </w:r>
          </w:p>
        </w:tc>
      </w:tr>
      <w:tr w:rsidRPr="008A4540" w:rsidR="00661191" w:rsidTr="5FFAE9BA" w14:paraId="52023C01" w14:textId="77777777">
        <w:trPr>
          <w:trHeight w:val="74"/>
        </w:trPr>
        <w:tc>
          <w:tcPr>
            <w:tcW w:w="3150" w:type="dxa"/>
            <w:tcMar/>
          </w:tcPr>
          <w:p w:rsidRPr="008A4540" w:rsidR="00661191" w:rsidP="007A506E" w:rsidRDefault="00661191" w14:paraId="3F8ECD4C" w14:textId="77777777">
            <w:pPr>
              <w:rPr>
                <w:rFonts w:ascii="Arial Narrow" w:hAnsi="Arial Narrow"/>
                <w:sz w:val="20"/>
                <w:szCs w:val="20"/>
              </w:rPr>
            </w:pPr>
          </w:p>
        </w:tc>
        <w:tc>
          <w:tcPr>
            <w:tcW w:w="6172" w:type="dxa"/>
            <w:tcMar/>
          </w:tcPr>
          <w:p w:rsidRPr="008A4540" w:rsidR="00661191" w:rsidP="007A506E" w:rsidRDefault="00661191" w14:paraId="6466ACDB" w14:textId="77777777">
            <w:pPr>
              <w:jc w:val="both"/>
              <w:rPr>
                <w:rFonts w:ascii="Arial Narrow" w:hAnsi="Arial Narrow" w:cs="Arial"/>
                <w:sz w:val="20"/>
                <w:szCs w:val="20"/>
              </w:rPr>
            </w:pPr>
            <w:r w:rsidRPr="008A4540">
              <w:rPr>
                <w:rFonts w:ascii="Arial Narrow" w:hAnsi="Arial Narrow" w:cs="Arial"/>
                <w:sz w:val="20"/>
                <w:szCs w:val="20"/>
              </w:rPr>
              <w:t>ART 447 BIS</w:t>
            </w:r>
          </w:p>
        </w:tc>
      </w:tr>
      <w:tr w:rsidRPr="008A4540" w:rsidR="00661191" w:rsidTr="5FFAE9BA" w14:paraId="4077DD72" w14:textId="77777777">
        <w:trPr>
          <w:trHeight w:val="74"/>
        </w:trPr>
        <w:tc>
          <w:tcPr>
            <w:tcW w:w="3150" w:type="dxa"/>
            <w:tcMar/>
          </w:tcPr>
          <w:p w:rsidRPr="008A4540" w:rsidR="00661191" w:rsidP="007A506E" w:rsidRDefault="00661191" w14:paraId="3AC4C22A" w14:textId="77777777">
            <w:pPr>
              <w:rPr>
                <w:rFonts w:ascii="Arial Narrow" w:hAnsi="Arial Narrow"/>
                <w:sz w:val="20"/>
                <w:szCs w:val="20"/>
              </w:rPr>
            </w:pPr>
          </w:p>
        </w:tc>
        <w:tc>
          <w:tcPr>
            <w:tcW w:w="6172" w:type="dxa"/>
            <w:tcMar/>
          </w:tcPr>
          <w:p w:rsidRPr="008A4540" w:rsidR="00661191" w:rsidP="00AC00B6" w:rsidRDefault="00661191" w14:paraId="6B0BD85A" w14:textId="3C0AF44C">
            <w:pPr>
              <w:jc w:val="both"/>
              <w:rPr>
                <w:rFonts w:ascii="Arial Narrow" w:hAnsi="Arial Narrow" w:cs="Arial"/>
                <w:sz w:val="20"/>
                <w:szCs w:val="20"/>
              </w:rPr>
            </w:pPr>
            <w:r w:rsidRPr="008A4540">
              <w:rPr>
                <w:rFonts w:ascii="Arial Narrow" w:hAnsi="Arial Narrow" w:cs="Arial"/>
                <w:sz w:val="20"/>
                <w:szCs w:val="20"/>
              </w:rPr>
              <w:t>Hurto de cosas que forman parte de redes de suministro de servicios públicos o domiciliarios. En caso de cables de tendido eléctrico o de comunicaciones utilizar código 849.</w:t>
            </w:r>
          </w:p>
        </w:tc>
      </w:tr>
      <w:tr w:rsidRPr="008A4540" w:rsidR="001519E7" w:rsidTr="5FFAE9BA" w14:paraId="23F64171" w14:textId="77777777">
        <w:trPr>
          <w:trHeight w:val="74"/>
        </w:trPr>
        <w:tc>
          <w:tcPr>
            <w:tcW w:w="3150" w:type="dxa"/>
            <w:tcMar/>
          </w:tcPr>
          <w:p w:rsidRPr="008A4540" w:rsidR="001519E7" w:rsidP="007A506E" w:rsidRDefault="001519E7" w14:paraId="24028183" w14:textId="77777777">
            <w:pPr>
              <w:rPr>
                <w:rFonts w:ascii="Arial Narrow" w:hAnsi="Arial Narrow" w:cs="Arial"/>
                <w:b/>
                <w:sz w:val="20"/>
                <w:szCs w:val="20"/>
              </w:rPr>
            </w:pPr>
          </w:p>
        </w:tc>
        <w:tc>
          <w:tcPr>
            <w:tcW w:w="6172" w:type="dxa"/>
            <w:tcMar/>
          </w:tcPr>
          <w:p w:rsidRPr="008A4540" w:rsidR="001519E7" w:rsidP="007A506E" w:rsidRDefault="001519E7" w14:paraId="0F2F4853" w14:textId="77777777">
            <w:pPr>
              <w:jc w:val="both"/>
              <w:rPr>
                <w:rFonts w:ascii="Arial Narrow" w:hAnsi="Arial Narrow" w:cs="Arial"/>
                <w:b/>
                <w:sz w:val="20"/>
                <w:szCs w:val="20"/>
              </w:rPr>
            </w:pPr>
          </w:p>
        </w:tc>
      </w:tr>
      <w:tr w:rsidRPr="008A4540" w:rsidR="00661191" w:rsidTr="5FFAE9BA" w14:paraId="45A97868" w14:textId="77777777">
        <w:trPr>
          <w:trHeight w:val="74"/>
        </w:trPr>
        <w:tc>
          <w:tcPr>
            <w:tcW w:w="3150" w:type="dxa"/>
            <w:tcMar/>
          </w:tcPr>
          <w:p w:rsidRPr="008A4540" w:rsidR="00661191" w:rsidP="007A506E" w:rsidRDefault="00661191" w14:paraId="517735DB" w14:textId="77777777">
            <w:pPr>
              <w:rPr>
                <w:rFonts w:ascii="Arial Narrow" w:hAnsi="Arial Narrow" w:cs="Arial"/>
                <w:b/>
                <w:sz w:val="20"/>
                <w:szCs w:val="20"/>
              </w:rPr>
            </w:pPr>
            <w:r w:rsidRPr="008A4540">
              <w:rPr>
                <w:rFonts w:ascii="Arial Narrow" w:hAnsi="Arial Narrow" w:cs="Arial"/>
                <w:b/>
                <w:sz w:val="20"/>
                <w:szCs w:val="20"/>
              </w:rPr>
              <w:t>854</w:t>
            </w:r>
          </w:p>
        </w:tc>
        <w:tc>
          <w:tcPr>
            <w:tcW w:w="6172" w:type="dxa"/>
            <w:tcMar/>
          </w:tcPr>
          <w:p w:rsidRPr="008A4540" w:rsidR="00661191" w:rsidP="007A506E" w:rsidRDefault="00661191" w14:paraId="6559EB6C" w14:textId="77777777">
            <w:pPr>
              <w:jc w:val="both"/>
              <w:rPr>
                <w:rFonts w:ascii="Arial Narrow" w:hAnsi="Arial Narrow" w:cs="Arial"/>
                <w:b/>
                <w:sz w:val="20"/>
                <w:szCs w:val="20"/>
              </w:rPr>
            </w:pPr>
            <w:r w:rsidRPr="008A4540">
              <w:rPr>
                <w:rFonts w:ascii="Arial Narrow" w:hAnsi="Arial Narrow" w:cs="Arial"/>
                <w:b/>
                <w:sz w:val="20"/>
                <w:szCs w:val="20"/>
              </w:rPr>
              <w:t>INCENDIO CON PELIGRO PARA LAS PERSONAS.</w:t>
            </w:r>
          </w:p>
        </w:tc>
      </w:tr>
      <w:tr w:rsidRPr="008A4540" w:rsidR="00661191" w:rsidTr="5FFAE9BA" w14:paraId="0670682E" w14:textId="77777777">
        <w:trPr>
          <w:trHeight w:val="74"/>
        </w:trPr>
        <w:tc>
          <w:tcPr>
            <w:tcW w:w="3150" w:type="dxa"/>
            <w:tcMar/>
          </w:tcPr>
          <w:p w:rsidRPr="008A4540" w:rsidR="00661191" w:rsidP="007A506E" w:rsidRDefault="00661191" w14:paraId="117D1662" w14:textId="77777777">
            <w:pPr>
              <w:rPr>
                <w:rFonts w:ascii="Arial Narrow" w:hAnsi="Arial Narrow"/>
                <w:sz w:val="20"/>
                <w:szCs w:val="20"/>
              </w:rPr>
            </w:pPr>
          </w:p>
        </w:tc>
        <w:tc>
          <w:tcPr>
            <w:tcW w:w="6172" w:type="dxa"/>
            <w:tcMar/>
          </w:tcPr>
          <w:p w:rsidRPr="008A4540" w:rsidR="00661191" w:rsidP="007A506E" w:rsidRDefault="00661191" w14:paraId="06D076F6" w14:textId="77777777">
            <w:pPr>
              <w:jc w:val="both"/>
              <w:rPr>
                <w:rFonts w:ascii="Arial Narrow" w:hAnsi="Arial Narrow" w:cs="Arial"/>
                <w:sz w:val="20"/>
                <w:szCs w:val="20"/>
              </w:rPr>
            </w:pPr>
            <w:r w:rsidRPr="008A4540">
              <w:rPr>
                <w:rFonts w:ascii="Arial Narrow" w:hAnsi="Arial Narrow" w:cs="Arial"/>
                <w:sz w:val="20"/>
                <w:szCs w:val="20"/>
              </w:rPr>
              <w:t>ARTS. 475 Y 476 CÓDIGO PENAL</w:t>
            </w:r>
          </w:p>
        </w:tc>
      </w:tr>
      <w:tr w:rsidRPr="008A4540" w:rsidR="00661191" w:rsidTr="5FFAE9BA" w14:paraId="57CCD546" w14:textId="77777777">
        <w:trPr>
          <w:trHeight w:val="74"/>
        </w:trPr>
        <w:tc>
          <w:tcPr>
            <w:tcW w:w="3150" w:type="dxa"/>
            <w:tcMar/>
          </w:tcPr>
          <w:p w:rsidRPr="008A4540" w:rsidR="00661191" w:rsidP="007A506E" w:rsidRDefault="00661191" w14:paraId="215951A7" w14:textId="77777777">
            <w:pPr>
              <w:rPr>
                <w:rFonts w:ascii="Arial Narrow" w:hAnsi="Arial Narrow"/>
                <w:sz w:val="20"/>
                <w:szCs w:val="20"/>
              </w:rPr>
            </w:pPr>
          </w:p>
        </w:tc>
        <w:tc>
          <w:tcPr>
            <w:tcW w:w="6172" w:type="dxa"/>
            <w:tcMar/>
          </w:tcPr>
          <w:p w:rsidRPr="008A4540" w:rsidR="00661191" w:rsidP="00AC00B6" w:rsidRDefault="00661191" w14:paraId="237843C6" w14:textId="3E692078">
            <w:pPr>
              <w:jc w:val="both"/>
              <w:rPr>
                <w:rFonts w:ascii="Arial Narrow" w:hAnsi="Arial Narrow" w:cs="Arial"/>
                <w:sz w:val="20"/>
                <w:szCs w:val="20"/>
              </w:rPr>
            </w:pPr>
            <w:r w:rsidRPr="008A4540">
              <w:rPr>
                <w:rFonts w:ascii="Arial Narrow" w:hAnsi="Arial Narrow" w:cs="Arial"/>
                <w:sz w:val="20"/>
                <w:szCs w:val="20"/>
              </w:rPr>
              <w:t xml:space="preserve">Cuando se ejecute el incendio en edificios, tren de ferrocarril, buque o lugar habitado o en que actualmente haya una o más personas, siempre que el culpable haya podido prever tal circunstancia; 2º Si lo ejecuta en buques mercantes cargados con objetos explosivos o inflamables, en buques de guerra, arsenales, astilleros, almacenes, fábricas o depósitos de pólvora o de otras sustancias explosivas o inflamables, parques de artillería, maestranzas, museos, bibliotecas, archivos, oficinas, monumentos públicos u otros lugares análogos a los </w:t>
            </w:r>
            <w:r w:rsidRPr="008A4540">
              <w:rPr>
                <w:rFonts w:ascii="Arial Narrow" w:hAnsi="Arial Narrow" w:cs="Arial"/>
                <w:sz w:val="20"/>
                <w:szCs w:val="20"/>
              </w:rPr>
              <w:lastRenderedPageBreak/>
              <w:t>enumerados; Art. 476: 1º Castiga al que incendie un edificio destinado a servir de morada, que no esté actualmente habitado; 2º Al que dentro de un poblado incendie cualquier edificio o lugar, aun cuando no esté destinado a la habitación;</w:t>
            </w:r>
          </w:p>
        </w:tc>
      </w:tr>
      <w:tr w:rsidRPr="008A4540" w:rsidR="00661191" w:rsidTr="5FFAE9BA" w14:paraId="23A1EC02" w14:textId="77777777">
        <w:trPr>
          <w:trHeight w:val="74"/>
        </w:trPr>
        <w:tc>
          <w:tcPr>
            <w:tcW w:w="3150" w:type="dxa"/>
            <w:tcMar/>
          </w:tcPr>
          <w:p w:rsidRPr="008A4540" w:rsidR="00661191" w:rsidP="007A506E" w:rsidRDefault="00661191" w14:paraId="045695C1" w14:textId="77777777">
            <w:pPr>
              <w:rPr>
                <w:rFonts w:ascii="Arial Narrow" w:hAnsi="Arial Narrow"/>
                <w:sz w:val="20"/>
                <w:szCs w:val="20"/>
              </w:rPr>
            </w:pPr>
          </w:p>
        </w:tc>
        <w:tc>
          <w:tcPr>
            <w:tcW w:w="6172" w:type="dxa"/>
            <w:tcMar/>
          </w:tcPr>
          <w:p w:rsidRPr="008A4540" w:rsidR="00661191" w:rsidP="00AC00B6" w:rsidRDefault="00661191" w14:paraId="08BBB1D5" w14:textId="77777777">
            <w:pPr>
              <w:jc w:val="both"/>
              <w:rPr>
                <w:rFonts w:ascii="Arial Narrow" w:hAnsi="Arial Narrow" w:cs="Arial"/>
                <w:sz w:val="20"/>
                <w:szCs w:val="20"/>
              </w:rPr>
            </w:pPr>
          </w:p>
        </w:tc>
      </w:tr>
      <w:tr w:rsidRPr="008A4540" w:rsidR="00661191" w:rsidTr="5FFAE9BA" w14:paraId="52868EC7" w14:textId="77777777">
        <w:trPr>
          <w:trHeight w:val="74"/>
        </w:trPr>
        <w:tc>
          <w:tcPr>
            <w:tcW w:w="3150" w:type="dxa"/>
            <w:tcMar/>
          </w:tcPr>
          <w:p w:rsidRPr="008A4540" w:rsidR="00661191" w:rsidP="007A506E" w:rsidRDefault="00661191" w14:paraId="70CBE622" w14:textId="77777777">
            <w:pPr>
              <w:rPr>
                <w:rFonts w:ascii="Arial Narrow" w:hAnsi="Arial Narrow" w:cs="Arial"/>
                <w:b/>
                <w:sz w:val="20"/>
                <w:szCs w:val="20"/>
              </w:rPr>
            </w:pPr>
            <w:r w:rsidRPr="008A4540">
              <w:rPr>
                <w:rFonts w:ascii="Arial Narrow" w:hAnsi="Arial Narrow" w:cs="Arial"/>
                <w:b/>
                <w:sz w:val="20"/>
                <w:szCs w:val="20"/>
              </w:rPr>
              <w:t>856</w:t>
            </w:r>
          </w:p>
        </w:tc>
        <w:tc>
          <w:tcPr>
            <w:tcW w:w="6172" w:type="dxa"/>
            <w:tcMar/>
          </w:tcPr>
          <w:p w:rsidRPr="008A4540" w:rsidR="00661191" w:rsidP="00C227A3" w:rsidRDefault="00661191" w14:paraId="5948A248" w14:textId="77777777">
            <w:pPr>
              <w:jc w:val="both"/>
              <w:rPr>
                <w:rFonts w:ascii="Arial Narrow" w:hAnsi="Arial Narrow" w:cs="Arial"/>
                <w:b/>
                <w:sz w:val="20"/>
                <w:szCs w:val="20"/>
              </w:rPr>
            </w:pPr>
            <w:r w:rsidRPr="008A4540">
              <w:rPr>
                <w:rFonts w:ascii="Arial Narrow" w:hAnsi="Arial Narrow" w:cs="Arial"/>
                <w:b/>
                <w:sz w:val="20"/>
                <w:szCs w:val="20"/>
              </w:rPr>
              <w:t>APROPIACIÓN INDEBIDA.</w:t>
            </w:r>
          </w:p>
        </w:tc>
      </w:tr>
      <w:tr w:rsidRPr="008A4540" w:rsidR="00661191" w:rsidTr="5FFAE9BA" w14:paraId="35301700" w14:textId="77777777">
        <w:trPr>
          <w:trHeight w:val="74"/>
        </w:trPr>
        <w:tc>
          <w:tcPr>
            <w:tcW w:w="3150" w:type="dxa"/>
            <w:tcMar/>
          </w:tcPr>
          <w:p w:rsidRPr="008A4540" w:rsidR="00661191" w:rsidP="007A506E" w:rsidRDefault="00661191" w14:paraId="0F205458" w14:textId="77777777">
            <w:pPr>
              <w:rPr>
                <w:rFonts w:ascii="Arial Narrow" w:hAnsi="Arial Narrow"/>
                <w:sz w:val="20"/>
                <w:szCs w:val="20"/>
              </w:rPr>
            </w:pPr>
          </w:p>
        </w:tc>
        <w:tc>
          <w:tcPr>
            <w:tcW w:w="6172" w:type="dxa"/>
            <w:tcMar/>
          </w:tcPr>
          <w:p w:rsidRPr="008A4540" w:rsidR="00661191" w:rsidP="007A506E" w:rsidRDefault="00661191" w14:paraId="66506498" w14:textId="77777777">
            <w:pPr>
              <w:jc w:val="both"/>
              <w:rPr>
                <w:rFonts w:ascii="Arial Narrow" w:hAnsi="Arial Narrow" w:cs="Arial"/>
                <w:sz w:val="20"/>
                <w:szCs w:val="20"/>
              </w:rPr>
            </w:pPr>
            <w:r w:rsidRPr="008A4540">
              <w:rPr>
                <w:rFonts w:ascii="Arial Narrow" w:hAnsi="Arial Narrow" w:cs="Arial"/>
                <w:sz w:val="20"/>
                <w:szCs w:val="20"/>
              </w:rPr>
              <w:t>ART 470 N°1</w:t>
            </w:r>
          </w:p>
        </w:tc>
      </w:tr>
      <w:tr w:rsidRPr="008A4540" w:rsidR="00661191" w:rsidTr="5FFAE9BA" w14:paraId="2411831A" w14:textId="77777777">
        <w:trPr>
          <w:trHeight w:val="74"/>
        </w:trPr>
        <w:tc>
          <w:tcPr>
            <w:tcW w:w="3150" w:type="dxa"/>
            <w:tcMar/>
          </w:tcPr>
          <w:p w:rsidRPr="008A4540" w:rsidR="00661191" w:rsidP="007A506E" w:rsidRDefault="00661191" w14:paraId="10EF378A" w14:textId="77777777">
            <w:pPr>
              <w:rPr>
                <w:rFonts w:ascii="Arial Narrow" w:hAnsi="Arial Narrow"/>
                <w:sz w:val="20"/>
                <w:szCs w:val="20"/>
              </w:rPr>
            </w:pPr>
          </w:p>
        </w:tc>
        <w:tc>
          <w:tcPr>
            <w:tcW w:w="6172" w:type="dxa"/>
            <w:tcMar/>
          </w:tcPr>
          <w:p w:rsidRPr="008A4540" w:rsidR="00661191" w:rsidP="00AC00B6" w:rsidRDefault="00661191" w14:paraId="5CF7A8BF" w14:textId="5B39159F">
            <w:pPr>
              <w:jc w:val="both"/>
              <w:rPr>
                <w:rFonts w:ascii="Arial Narrow" w:hAnsi="Arial Narrow" w:cs="Arial"/>
                <w:sz w:val="20"/>
                <w:szCs w:val="20"/>
              </w:rPr>
            </w:pPr>
            <w:r w:rsidRPr="008A4540">
              <w:rPr>
                <w:rFonts w:ascii="Arial Narrow" w:hAnsi="Arial Narrow" w:cs="Arial"/>
                <w:sz w:val="20"/>
                <w:szCs w:val="20"/>
              </w:rPr>
              <w:t>Hacer suyo dinero, efectos o cualquier otra cosa mueble que hubieren recibido con obligación de devolverlas.</w:t>
            </w:r>
          </w:p>
        </w:tc>
      </w:tr>
      <w:tr w:rsidRPr="008A4540" w:rsidR="00661191" w:rsidTr="5FFAE9BA" w14:paraId="14B423E5" w14:textId="77777777">
        <w:trPr>
          <w:trHeight w:val="74"/>
        </w:trPr>
        <w:tc>
          <w:tcPr>
            <w:tcW w:w="3150" w:type="dxa"/>
            <w:tcMar/>
          </w:tcPr>
          <w:p w:rsidRPr="008A4540" w:rsidR="00661191" w:rsidP="007A506E" w:rsidRDefault="00661191" w14:paraId="08861AFC" w14:textId="77777777">
            <w:pPr>
              <w:rPr>
                <w:rFonts w:ascii="Arial Narrow" w:hAnsi="Arial Narrow"/>
                <w:sz w:val="20"/>
                <w:szCs w:val="20"/>
              </w:rPr>
            </w:pPr>
          </w:p>
        </w:tc>
        <w:tc>
          <w:tcPr>
            <w:tcW w:w="6172" w:type="dxa"/>
            <w:tcMar/>
          </w:tcPr>
          <w:p w:rsidRPr="008A4540" w:rsidR="00661191" w:rsidP="00AC00B6" w:rsidRDefault="00661191" w14:paraId="1BC5F77C" w14:textId="77777777">
            <w:pPr>
              <w:jc w:val="both"/>
              <w:rPr>
                <w:rFonts w:ascii="Arial Narrow" w:hAnsi="Arial Narrow" w:cs="Arial"/>
                <w:sz w:val="20"/>
                <w:szCs w:val="20"/>
              </w:rPr>
            </w:pPr>
          </w:p>
        </w:tc>
      </w:tr>
      <w:tr w:rsidRPr="008A4540" w:rsidR="00661191" w:rsidTr="5FFAE9BA" w14:paraId="44BBE6CD" w14:textId="77777777">
        <w:trPr>
          <w:trHeight w:val="74"/>
        </w:trPr>
        <w:tc>
          <w:tcPr>
            <w:tcW w:w="3150" w:type="dxa"/>
            <w:tcMar/>
          </w:tcPr>
          <w:p w:rsidRPr="008A4540" w:rsidR="00661191" w:rsidP="007A506E" w:rsidRDefault="00661191" w14:paraId="4EDF3C82" w14:textId="77777777">
            <w:pPr>
              <w:rPr>
                <w:rFonts w:ascii="Arial Narrow" w:hAnsi="Arial Narrow" w:cs="Arial"/>
                <w:b/>
                <w:sz w:val="20"/>
                <w:szCs w:val="20"/>
              </w:rPr>
            </w:pPr>
            <w:r w:rsidRPr="008A4540">
              <w:rPr>
                <w:rFonts w:ascii="Arial Narrow" w:hAnsi="Arial Narrow" w:cs="Arial"/>
                <w:b/>
                <w:sz w:val="20"/>
                <w:szCs w:val="20"/>
              </w:rPr>
              <w:t>857</w:t>
            </w:r>
          </w:p>
        </w:tc>
        <w:tc>
          <w:tcPr>
            <w:tcW w:w="6172" w:type="dxa"/>
            <w:tcMar/>
          </w:tcPr>
          <w:p w:rsidRPr="008A4540" w:rsidR="00661191" w:rsidP="007A506E" w:rsidRDefault="00661191" w14:paraId="65212CAD" w14:textId="77777777">
            <w:pPr>
              <w:jc w:val="both"/>
              <w:rPr>
                <w:rFonts w:ascii="Arial Narrow" w:hAnsi="Arial Narrow" w:cs="Arial"/>
                <w:b/>
                <w:sz w:val="20"/>
                <w:szCs w:val="20"/>
              </w:rPr>
            </w:pPr>
            <w:r w:rsidRPr="008A4540">
              <w:rPr>
                <w:rFonts w:ascii="Arial Narrow" w:hAnsi="Arial Narrow" w:cs="Arial"/>
                <w:b/>
                <w:sz w:val="20"/>
                <w:szCs w:val="20"/>
              </w:rPr>
              <w:t>DEPOSITARIO ALZADO.</w:t>
            </w:r>
          </w:p>
        </w:tc>
      </w:tr>
      <w:tr w:rsidRPr="008A4540" w:rsidR="00661191" w:rsidTr="5FFAE9BA" w14:paraId="4AB08AD8" w14:textId="77777777">
        <w:trPr>
          <w:trHeight w:val="74"/>
        </w:trPr>
        <w:tc>
          <w:tcPr>
            <w:tcW w:w="3150" w:type="dxa"/>
            <w:tcMar/>
          </w:tcPr>
          <w:p w:rsidRPr="008A4540" w:rsidR="00661191" w:rsidP="007A506E" w:rsidRDefault="00661191" w14:paraId="77922D45" w14:textId="77777777">
            <w:pPr>
              <w:rPr>
                <w:rFonts w:ascii="Arial Narrow" w:hAnsi="Arial Narrow"/>
                <w:sz w:val="20"/>
                <w:szCs w:val="20"/>
              </w:rPr>
            </w:pPr>
          </w:p>
        </w:tc>
        <w:tc>
          <w:tcPr>
            <w:tcW w:w="6172" w:type="dxa"/>
            <w:tcMar/>
          </w:tcPr>
          <w:p w:rsidRPr="008A4540" w:rsidR="00661191" w:rsidP="007A506E" w:rsidRDefault="00661191" w14:paraId="3DDFB85D" w14:textId="77777777">
            <w:pPr>
              <w:jc w:val="both"/>
              <w:rPr>
                <w:rFonts w:ascii="Arial Narrow" w:hAnsi="Arial Narrow" w:cs="Arial"/>
                <w:sz w:val="20"/>
                <w:szCs w:val="20"/>
              </w:rPr>
            </w:pPr>
            <w:r w:rsidRPr="008A4540">
              <w:rPr>
                <w:rFonts w:ascii="Arial Narrow" w:hAnsi="Arial Narrow" w:cs="Arial"/>
                <w:sz w:val="20"/>
                <w:szCs w:val="20"/>
              </w:rPr>
              <w:t>ART 444 CPC</w:t>
            </w:r>
          </w:p>
        </w:tc>
      </w:tr>
      <w:tr w:rsidRPr="008A4540" w:rsidR="00661191" w:rsidTr="5FFAE9BA" w14:paraId="5092C205" w14:textId="77777777">
        <w:trPr>
          <w:trHeight w:val="74"/>
        </w:trPr>
        <w:tc>
          <w:tcPr>
            <w:tcW w:w="3150" w:type="dxa"/>
            <w:tcMar/>
          </w:tcPr>
          <w:p w:rsidRPr="008A4540" w:rsidR="00661191" w:rsidP="007A506E" w:rsidRDefault="00661191" w14:paraId="71CB701C" w14:textId="77777777">
            <w:pPr>
              <w:rPr>
                <w:rFonts w:ascii="Arial Narrow" w:hAnsi="Arial Narrow"/>
                <w:sz w:val="20"/>
                <w:szCs w:val="20"/>
              </w:rPr>
            </w:pPr>
          </w:p>
        </w:tc>
        <w:tc>
          <w:tcPr>
            <w:tcW w:w="6172" w:type="dxa"/>
            <w:tcMar/>
          </w:tcPr>
          <w:p w:rsidRPr="008A4540" w:rsidR="00661191" w:rsidP="00AC00B6" w:rsidRDefault="00661191" w14:paraId="16262629" w14:textId="5DD1C57B">
            <w:pPr>
              <w:jc w:val="both"/>
              <w:rPr>
                <w:rFonts w:ascii="Arial Narrow" w:hAnsi="Arial Narrow" w:cs="Arial"/>
                <w:sz w:val="20"/>
                <w:szCs w:val="20"/>
              </w:rPr>
            </w:pPr>
            <w:r w:rsidRPr="008A4540">
              <w:rPr>
                <w:rFonts w:ascii="Arial Narrow" w:hAnsi="Arial Narrow" w:cs="Arial"/>
                <w:sz w:val="20"/>
                <w:szCs w:val="20"/>
              </w:rPr>
              <w:t>Se refiere a la sustracción de las especies con ocasión del embargo del juicio ejecutivo recaído sobre el menaje de la casa del deudor.</w:t>
            </w:r>
          </w:p>
        </w:tc>
      </w:tr>
      <w:tr w:rsidRPr="008A4540" w:rsidR="00661191" w:rsidTr="5FFAE9BA" w14:paraId="43E6830F" w14:textId="77777777">
        <w:trPr>
          <w:trHeight w:val="74"/>
        </w:trPr>
        <w:tc>
          <w:tcPr>
            <w:tcW w:w="3150" w:type="dxa"/>
            <w:tcMar/>
          </w:tcPr>
          <w:p w:rsidRPr="008A4540" w:rsidR="00661191" w:rsidP="007A506E" w:rsidRDefault="00661191" w14:paraId="67E18880" w14:textId="77777777">
            <w:pPr>
              <w:rPr>
                <w:rFonts w:ascii="Arial Narrow" w:hAnsi="Arial Narrow"/>
                <w:sz w:val="20"/>
                <w:szCs w:val="20"/>
              </w:rPr>
            </w:pPr>
          </w:p>
        </w:tc>
        <w:tc>
          <w:tcPr>
            <w:tcW w:w="6172" w:type="dxa"/>
            <w:tcMar/>
          </w:tcPr>
          <w:p w:rsidRPr="008A4540" w:rsidR="00661191" w:rsidP="00AC00B6" w:rsidRDefault="00661191" w14:paraId="523E87A4" w14:textId="77777777">
            <w:pPr>
              <w:jc w:val="both"/>
              <w:rPr>
                <w:rFonts w:ascii="Arial Narrow" w:hAnsi="Arial Narrow" w:cs="Arial"/>
                <w:sz w:val="20"/>
                <w:szCs w:val="20"/>
              </w:rPr>
            </w:pPr>
          </w:p>
        </w:tc>
      </w:tr>
      <w:tr w:rsidRPr="008A4540" w:rsidR="00661191" w:rsidTr="5FFAE9BA" w14:paraId="50514E47" w14:textId="77777777">
        <w:trPr>
          <w:trHeight w:val="74"/>
        </w:trPr>
        <w:tc>
          <w:tcPr>
            <w:tcW w:w="3150" w:type="dxa"/>
            <w:tcMar/>
          </w:tcPr>
          <w:p w:rsidRPr="008A4540" w:rsidR="00661191" w:rsidP="007A506E" w:rsidRDefault="00661191" w14:paraId="292A0C77" w14:textId="77777777">
            <w:pPr>
              <w:rPr>
                <w:rFonts w:ascii="Arial Narrow" w:hAnsi="Arial Narrow" w:cs="Arial"/>
                <w:b/>
                <w:sz w:val="20"/>
                <w:szCs w:val="20"/>
              </w:rPr>
            </w:pPr>
            <w:r w:rsidRPr="008A4540">
              <w:rPr>
                <w:rFonts w:ascii="Arial Narrow" w:hAnsi="Arial Narrow" w:cs="Arial"/>
                <w:b/>
                <w:sz w:val="20"/>
                <w:szCs w:val="20"/>
              </w:rPr>
              <w:t>858</w:t>
            </w:r>
          </w:p>
        </w:tc>
        <w:tc>
          <w:tcPr>
            <w:tcW w:w="6172" w:type="dxa"/>
            <w:tcMar/>
          </w:tcPr>
          <w:p w:rsidRPr="008A4540" w:rsidR="00661191" w:rsidP="007A506E" w:rsidRDefault="00661191" w14:paraId="4D2CF21E" w14:textId="77777777">
            <w:pPr>
              <w:jc w:val="both"/>
              <w:rPr>
                <w:rFonts w:ascii="Arial Narrow" w:hAnsi="Arial Narrow" w:cs="Arial"/>
                <w:b/>
                <w:sz w:val="20"/>
                <w:szCs w:val="20"/>
              </w:rPr>
            </w:pPr>
            <w:r w:rsidRPr="008A4540">
              <w:rPr>
                <w:rFonts w:ascii="Arial Narrow" w:hAnsi="Arial Narrow" w:cs="Arial"/>
                <w:b/>
                <w:sz w:val="20"/>
                <w:szCs w:val="20"/>
              </w:rPr>
              <w:t>ROBO CON FUERZA DE CAJEROS AUTOMÁTICOS.</w:t>
            </w:r>
          </w:p>
        </w:tc>
      </w:tr>
      <w:tr w:rsidRPr="008A4540" w:rsidR="00661191" w:rsidTr="5FFAE9BA" w14:paraId="3D967085" w14:textId="77777777">
        <w:trPr>
          <w:trHeight w:val="74"/>
        </w:trPr>
        <w:tc>
          <w:tcPr>
            <w:tcW w:w="3150" w:type="dxa"/>
            <w:tcMar/>
          </w:tcPr>
          <w:p w:rsidRPr="008A4540" w:rsidR="00661191" w:rsidP="007A506E" w:rsidRDefault="00661191" w14:paraId="5A34CA6A" w14:textId="77777777">
            <w:pPr>
              <w:rPr>
                <w:rFonts w:ascii="Arial Narrow" w:hAnsi="Arial Narrow"/>
                <w:sz w:val="20"/>
                <w:szCs w:val="20"/>
              </w:rPr>
            </w:pPr>
          </w:p>
        </w:tc>
        <w:tc>
          <w:tcPr>
            <w:tcW w:w="6172" w:type="dxa"/>
            <w:tcMar/>
          </w:tcPr>
          <w:p w:rsidRPr="008A4540" w:rsidR="00661191" w:rsidP="007A506E" w:rsidRDefault="00661191" w14:paraId="36462F6E" w14:textId="77777777">
            <w:pPr>
              <w:jc w:val="both"/>
              <w:rPr>
                <w:rFonts w:ascii="Arial Narrow" w:hAnsi="Arial Narrow" w:cs="Arial"/>
                <w:sz w:val="20"/>
                <w:szCs w:val="20"/>
              </w:rPr>
            </w:pPr>
            <w:r w:rsidRPr="008A4540">
              <w:rPr>
                <w:rFonts w:ascii="Arial Narrow" w:hAnsi="Arial Narrow" w:cs="Arial"/>
                <w:sz w:val="20"/>
                <w:szCs w:val="20"/>
              </w:rPr>
              <w:t>ART. 443 BIS</w:t>
            </w:r>
          </w:p>
        </w:tc>
      </w:tr>
      <w:tr w:rsidRPr="008A4540" w:rsidR="00661191" w:rsidTr="5FFAE9BA" w14:paraId="4F210011" w14:textId="77777777">
        <w:trPr>
          <w:trHeight w:val="74"/>
        </w:trPr>
        <w:tc>
          <w:tcPr>
            <w:tcW w:w="3150" w:type="dxa"/>
            <w:tcMar/>
          </w:tcPr>
          <w:p w:rsidRPr="008A4540" w:rsidR="00661191" w:rsidP="007A506E" w:rsidRDefault="00661191" w14:paraId="4F6764D3" w14:textId="77777777">
            <w:pPr>
              <w:rPr>
                <w:rFonts w:ascii="Arial Narrow" w:hAnsi="Arial Narrow"/>
                <w:sz w:val="20"/>
                <w:szCs w:val="20"/>
              </w:rPr>
            </w:pPr>
          </w:p>
        </w:tc>
        <w:tc>
          <w:tcPr>
            <w:tcW w:w="6172" w:type="dxa"/>
            <w:tcMar/>
          </w:tcPr>
          <w:p w:rsidRPr="008A4540" w:rsidR="00661191" w:rsidP="00AC00B6" w:rsidRDefault="00661191" w14:paraId="5CA8B47D" w14:textId="7D3EA02D">
            <w:pPr>
              <w:jc w:val="both"/>
              <w:rPr>
                <w:rFonts w:ascii="Arial Narrow" w:hAnsi="Arial Narrow" w:cs="Arial"/>
                <w:sz w:val="20"/>
                <w:szCs w:val="20"/>
              </w:rPr>
            </w:pPr>
            <w:r w:rsidRPr="008A4540">
              <w:rPr>
                <w:rFonts w:ascii="Arial Narrow" w:hAnsi="Arial Narrow" w:cs="Arial"/>
                <w:sz w:val="20"/>
                <w:szCs w:val="20"/>
              </w:rPr>
              <w:t>Robo con fuerza de cajeros automáticos, dispensadores o contenedores de dinero o del dinero y valores contenidos en ellos.</w:t>
            </w:r>
          </w:p>
        </w:tc>
      </w:tr>
      <w:tr w:rsidRPr="008A4540" w:rsidR="00661191" w:rsidTr="5FFAE9BA" w14:paraId="2B91A0D5" w14:textId="77777777">
        <w:trPr>
          <w:trHeight w:val="74"/>
        </w:trPr>
        <w:tc>
          <w:tcPr>
            <w:tcW w:w="3150" w:type="dxa"/>
            <w:tcMar/>
          </w:tcPr>
          <w:p w:rsidRPr="008A4540" w:rsidR="00661191" w:rsidP="007A506E" w:rsidRDefault="00661191" w14:paraId="420A0152" w14:textId="77777777">
            <w:pPr>
              <w:rPr>
                <w:rFonts w:ascii="Arial Narrow" w:hAnsi="Arial Narrow"/>
                <w:sz w:val="20"/>
                <w:szCs w:val="20"/>
              </w:rPr>
            </w:pPr>
          </w:p>
        </w:tc>
        <w:tc>
          <w:tcPr>
            <w:tcW w:w="6172" w:type="dxa"/>
            <w:tcMar/>
          </w:tcPr>
          <w:p w:rsidRPr="008A4540" w:rsidR="00661191" w:rsidP="00AC00B6" w:rsidRDefault="00661191" w14:paraId="14E18AAC" w14:textId="77777777">
            <w:pPr>
              <w:jc w:val="both"/>
              <w:rPr>
                <w:rFonts w:ascii="Arial Narrow" w:hAnsi="Arial Narrow" w:cs="Arial"/>
                <w:sz w:val="20"/>
                <w:szCs w:val="20"/>
              </w:rPr>
            </w:pPr>
          </w:p>
        </w:tc>
      </w:tr>
      <w:tr w:rsidRPr="008A4540" w:rsidR="00661191" w:rsidTr="5FFAE9BA" w14:paraId="406C9C4D" w14:textId="77777777">
        <w:trPr>
          <w:trHeight w:val="74"/>
        </w:trPr>
        <w:tc>
          <w:tcPr>
            <w:tcW w:w="3150" w:type="dxa"/>
            <w:tcMar/>
          </w:tcPr>
          <w:p w:rsidRPr="008A4540" w:rsidR="00661191" w:rsidP="007A506E" w:rsidRDefault="00661191" w14:paraId="400C7227" w14:textId="77777777">
            <w:pPr>
              <w:rPr>
                <w:rFonts w:ascii="Arial Narrow" w:hAnsi="Arial Narrow" w:cs="Arial"/>
                <w:b/>
                <w:sz w:val="20"/>
                <w:szCs w:val="20"/>
              </w:rPr>
            </w:pPr>
            <w:r w:rsidRPr="008A4540">
              <w:rPr>
                <w:rFonts w:ascii="Arial Narrow" w:hAnsi="Arial Narrow" w:cs="Arial"/>
                <w:b/>
                <w:sz w:val="20"/>
                <w:szCs w:val="20"/>
              </w:rPr>
              <w:t>859</w:t>
            </w:r>
          </w:p>
        </w:tc>
        <w:tc>
          <w:tcPr>
            <w:tcW w:w="6172" w:type="dxa"/>
            <w:tcMar/>
          </w:tcPr>
          <w:p w:rsidRPr="008A4540" w:rsidR="00661191" w:rsidP="000E3DD1" w:rsidRDefault="00661191" w14:paraId="3884242D" w14:textId="3F78C462">
            <w:pPr>
              <w:jc w:val="both"/>
              <w:rPr>
                <w:rFonts w:ascii="Arial Narrow" w:hAnsi="Arial Narrow" w:cs="Arial"/>
                <w:b/>
                <w:sz w:val="20"/>
                <w:szCs w:val="20"/>
              </w:rPr>
            </w:pPr>
            <w:r w:rsidRPr="008A4540">
              <w:rPr>
                <w:rFonts w:ascii="Arial Narrow" w:hAnsi="Arial Narrow" w:cs="Arial"/>
                <w:b/>
                <w:sz w:val="20"/>
                <w:szCs w:val="20"/>
              </w:rPr>
              <w:t>DEUDOR, GERENTES, DIRECTORES, ADMINISTRADORES O REPRESENTANTES QUE ACTÚEN EN PERJUICIO DE LOS ACREEDORES.</w:t>
            </w:r>
          </w:p>
        </w:tc>
      </w:tr>
      <w:tr w:rsidRPr="008A4540" w:rsidR="00661191" w:rsidTr="5FFAE9BA" w14:paraId="6F2FAD8C" w14:textId="77777777">
        <w:trPr>
          <w:trHeight w:val="74"/>
        </w:trPr>
        <w:tc>
          <w:tcPr>
            <w:tcW w:w="3150" w:type="dxa"/>
            <w:tcMar/>
          </w:tcPr>
          <w:p w:rsidRPr="008A4540" w:rsidR="00661191" w:rsidP="007A506E" w:rsidRDefault="00661191" w14:paraId="21B51A87" w14:textId="77777777">
            <w:pPr>
              <w:rPr>
                <w:rFonts w:ascii="Arial Narrow" w:hAnsi="Arial Narrow"/>
                <w:sz w:val="20"/>
                <w:szCs w:val="20"/>
              </w:rPr>
            </w:pPr>
          </w:p>
        </w:tc>
        <w:tc>
          <w:tcPr>
            <w:tcW w:w="6172" w:type="dxa"/>
            <w:tcMar/>
          </w:tcPr>
          <w:p w:rsidRPr="008A4540" w:rsidR="00661191" w:rsidP="007A506E" w:rsidRDefault="00661191" w14:paraId="3BC77DBE" w14:textId="22D8085D">
            <w:pPr>
              <w:jc w:val="both"/>
              <w:rPr>
                <w:rFonts w:ascii="Arial Narrow" w:hAnsi="Arial Narrow" w:cs="Arial"/>
                <w:sz w:val="20"/>
                <w:szCs w:val="20"/>
              </w:rPr>
            </w:pPr>
            <w:r w:rsidRPr="008A4540">
              <w:rPr>
                <w:rFonts w:ascii="Arial Narrow" w:hAnsi="Arial Narrow" w:cs="Arial"/>
                <w:sz w:val="20"/>
                <w:szCs w:val="20"/>
              </w:rPr>
              <w:t xml:space="preserve">ARTS. 463, </w:t>
            </w:r>
            <w:r w:rsidRPr="008A4540" w:rsidR="0083343E">
              <w:rPr>
                <w:rFonts w:ascii="Arial Narrow" w:hAnsi="Arial Narrow" w:cs="Arial"/>
                <w:sz w:val="20"/>
                <w:szCs w:val="20"/>
              </w:rPr>
              <w:t xml:space="preserve">463BIS </w:t>
            </w:r>
            <w:r w:rsidRPr="008A4540">
              <w:rPr>
                <w:rFonts w:ascii="Arial Narrow" w:hAnsi="Arial Narrow" w:cs="Arial"/>
                <w:sz w:val="20"/>
                <w:szCs w:val="20"/>
              </w:rPr>
              <w:t xml:space="preserve">y </w:t>
            </w:r>
            <w:r w:rsidRPr="008A4540" w:rsidR="0083343E">
              <w:rPr>
                <w:rFonts w:ascii="Arial Narrow" w:hAnsi="Arial Narrow" w:cs="Arial"/>
                <w:sz w:val="20"/>
                <w:szCs w:val="20"/>
              </w:rPr>
              <w:t>463TER</w:t>
            </w:r>
            <w:r w:rsidRPr="008A4540">
              <w:rPr>
                <w:rFonts w:ascii="Arial Narrow" w:hAnsi="Arial Narrow" w:cs="Arial"/>
                <w:sz w:val="20"/>
                <w:szCs w:val="20"/>
              </w:rPr>
              <w:t>.</w:t>
            </w:r>
          </w:p>
        </w:tc>
      </w:tr>
      <w:tr w:rsidRPr="008A4540" w:rsidR="00661191" w:rsidTr="5FFAE9BA" w14:paraId="39485389" w14:textId="77777777">
        <w:trPr>
          <w:trHeight w:val="74"/>
        </w:trPr>
        <w:tc>
          <w:tcPr>
            <w:tcW w:w="3150" w:type="dxa"/>
            <w:tcMar/>
          </w:tcPr>
          <w:p w:rsidRPr="008A4540" w:rsidR="00661191" w:rsidP="007A506E" w:rsidRDefault="00661191" w14:paraId="1321D7A9" w14:textId="77777777">
            <w:pPr>
              <w:rPr>
                <w:rFonts w:ascii="Arial Narrow" w:hAnsi="Arial Narrow"/>
                <w:sz w:val="20"/>
                <w:szCs w:val="20"/>
              </w:rPr>
            </w:pPr>
          </w:p>
        </w:tc>
        <w:tc>
          <w:tcPr>
            <w:tcW w:w="6172" w:type="dxa"/>
            <w:tcMar/>
          </w:tcPr>
          <w:p w:rsidRPr="008A4540" w:rsidR="00661191" w:rsidP="003F596F" w:rsidRDefault="00661191" w14:paraId="5E2A5CE9" w14:textId="71209C58">
            <w:pPr>
              <w:jc w:val="both"/>
              <w:rPr>
                <w:rFonts w:ascii="Arial Narrow" w:hAnsi="Arial Narrow" w:cs="Arial"/>
                <w:sz w:val="20"/>
                <w:szCs w:val="20"/>
              </w:rPr>
            </w:pPr>
            <w:r w:rsidRPr="008A4540">
              <w:rPr>
                <w:rFonts w:ascii="Arial Narrow" w:hAnsi="Arial Narrow" w:cs="Arial"/>
                <w:sz w:val="20"/>
                <w:szCs w:val="20"/>
              </w:rPr>
              <w:t xml:space="preserve">Castiga al que, dentro de los dos años anteriores a la dictación de la resolución de liquidación a la que se refiere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20.720, que Sustituye el régimen concursal vigente por una ley de reorganización y liquidación de empresas y personas, y perfecciona el rol de la superintendencia del ramo, o durante el tiempo que medie entre la notificación de la demanda de liquidación forzosa y la dictación de la respectiva resolución, conociendo el mal estado de sus negocios:</w:t>
            </w:r>
          </w:p>
          <w:p w:rsidRPr="008A4540" w:rsidR="00661191" w:rsidP="003F596F" w:rsidRDefault="00661191" w14:paraId="1A3B343C" w14:textId="6C0369F4">
            <w:pPr>
              <w:jc w:val="both"/>
              <w:rPr>
                <w:rFonts w:ascii="Arial Narrow" w:hAnsi="Arial Narrow" w:cs="Arial"/>
                <w:sz w:val="20"/>
                <w:szCs w:val="20"/>
              </w:rPr>
            </w:pPr>
            <w:r w:rsidRPr="008A4540">
              <w:rPr>
                <w:rFonts w:ascii="Arial Narrow" w:hAnsi="Arial Narrow" w:cs="Arial"/>
                <w:sz w:val="20"/>
                <w:szCs w:val="20"/>
              </w:rPr>
              <w:t>1.° Redujere considerablemente su patrimonio destruyendo, dañando, inutilizando o dilapidando, activos o valores o renunciando sin razón a créditos.</w:t>
            </w:r>
          </w:p>
          <w:p w:rsidRPr="008A4540" w:rsidR="00661191" w:rsidP="003F596F" w:rsidRDefault="00661191" w14:paraId="6C4F9040" w14:textId="10EBEC1C">
            <w:pPr>
              <w:jc w:val="both"/>
              <w:rPr>
                <w:rFonts w:ascii="Arial Narrow" w:hAnsi="Arial Narrow" w:cs="Arial"/>
                <w:sz w:val="20"/>
                <w:szCs w:val="20"/>
              </w:rPr>
            </w:pPr>
            <w:r w:rsidRPr="008A4540">
              <w:rPr>
                <w:rFonts w:ascii="Arial Narrow" w:hAnsi="Arial Narrow" w:cs="Arial"/>
                <w:sz w:val="20"/>
                <w:szCs w:val="20"/>
              </w:rPr>
              <w:t>2.° Dispusiere de sumas relevantes en consideración a su patrimonio aplicándolas en juegos o apuestas o en negocios inusualmente riesgosos en relación con su actividad económica normal.</w:t>
            </w:r>
          </w:p>
          <w:p w:rsidRPr="008A4540" w:rsidR="00661191" w:rsidP="003F596F" w:rsidRDefault="00661191" w14:paraId="435DD8C4" w14:textId="03002E8E">
            <w:pPr>
              <w:jc w:val="both"/>
              <w:rPr>
                <w:rFonts w:ascii="Arial Narrow" w:hAnsi="Arial Narrow" w:cs="Arial"/>
                <w:sz w:val="20"/>
                <w:szCs w:val="20"/>
              </w:rPr>
            </w:pPr>
            <w:r w:rsidRPr="008A4540">
              <w:rPr>
                <w:rFonts w:ascii="Arial Narrow" w:hAnsi="Arial Narrow" w:cs="Arial"/>
                <w:sz w:val="20"/>
                <w:szCs w:val="20"/>
              </w:rPr>
              <w:t>3.° Diere créditos sin las garantías habituales en atención a su monto, o se desprendiere de garantías sin que se hubieren satisfecho los créditos caucionados.</w:t>
            </w:r>
          </w:p>
          <w:p w:rsidRPr="008A4540" w:rsidR="00661191" w:rsidP="003F596F" w:rsidRDefault="00661191" w14:paraId="0251B83D" w14:textId="2BB53565">
            <w:pPr>
              <w:jc w:val="both"/>
              <w:rPr>
                <w:rFonts w:ascii="Arial Narrow" w:hAnsi="Arial Narrow" w:cs="Arial"/>
                <w:sz w:val="20"/>
                <w:szCs w:val="20"/>
              </w:rPr>
            </w:pPr>
            <w:r w:rsidRPr="008A4540">
              <w:rPr>
                <w:rFonts w:ascii="Arial Narrow" w:hAnsi="Arial Narrow" w:cs="Arial"/>
                <w:sz w:val="20"/>
                <w:szCs w:val="20"/>
              </w:rPr>
              <w:t>4.° Realizare otro acto manifiestamente contrario a las exigencias de una administración racional del patrimonio.</w:t>
            </w:r>
          </w:p>
          <w:p w:rsidRPr="008A4540" w:rsidR="00661191" w:rsidP="003F596F" w:rsidRDefault="00661191" w14:paraId="1415B841" w14:textId="77777777">
            <w:pPr>
              <w:jc w:val="both"/>
              <w:rPr>
                <w:rFonts w:ascii="Arial Narrow" w:hAnsi="Arial Narrow" w:cs="Arial"/>
                <w:sz w:val="20"/>
                <w:szCs w:val="20"/>
              </w:rPr>
            </w:pPr>
            <w:r w:rsidRPr="008A4540">
              <w:rPr>
                <w:rFonts w:ascii="Arial Narrow" w:hAnsi="Arial Narrow" w:cs="Arial"/>
                <w:sz w:val="20"/>
                <w:szCs w:val="20"/>
              </w:rPr>
              <w:t>Si la empresa es la deudora, se sanciona también al que hubiere actuado con ignorancia inexcusable del mal estado de sus negocios.</w:t>
            </w:r>
          </w:p>
          <w:p w:rsidRPr="008A4540" w:rsidR="00661191" w:rsidP="003F596F" w:rsidRDefault="00661191" w14:paraId="204A6305" w14:textId="77777777">
            <w:pPr>
              <w:jc w:val="both"/>
              <w:rPr>
                <w:rFonts w:ascii="Arial Narrow" w:hAnsi="Arial Narrow" w:cs="Arial"/>
                <w:sz w:val="20"/>
                <w:szCs w:val="20"/>
              </w:rPr>
            </w:pPr>
          </w:p>
          <w:p w:rsidRPr="008A4540" w:rsidR="00661191" w:rsidP="003F596F" w:rsidRDefault="00661191" w14:paraId="60C57348" w14:textId="77777777">
            <w:pPr>
              <w:jc w:val="both"/>
              <w:rPr>
                <w:rFonts w:ascii="Arial Narrow" w:hAnsi="Arial Narrow" w:cs="Arial"/>
                <w:sz w:val="20"/>
                <w:szCs w:val="20"/>
              </w:rPr>
            </w:pPr>
            <w:r w:rsidRPr="008A4540">
              <w:rPr>
                <w:rFonts w:ascii="Arial Narrow" w:hAnsi="Arial Narrow" w:cs="Arial"/>
                <w:sz w:val="20"/>
                <w:szCs w:val="20"/>
              </w:rPr>
              <w:t>Sanciona también al deudor que realizare alguna de las siguientes conductas:</w:t>
            </w:r>
          </w:p>
          <w:p w:rsidRPr="008A4540" w:rsidR="00661191" w:rsidP="003F596F" w:rsidRDefault="00661191" w14:paraId="11E48167" w14:textId="4445C44F">
            <w:pPr>
              <w:jc w:val="both"/>
              <w:rPr>
                <w:rFonts w:ascii="Arial Narrow" w:hAnsi="Arial Narrow" w:cs="Arial"/>
                <w:sz w:val="20"/>
                <w:szCs w:val="20"/>
              </w:rPr>
            </w:pPr>
            <w:r w:rsidRPr="008A4540">
              <w:rPr>
                <w:rFonts w:ascii="Arial Narrow" w:hAnsi="Arial Narrow" w:cs="Arial"/>
                <w:sz w:val="20"/>
                <w:szCs w:val="20"/>
              </w:rPr>
              <w:t>1.° Favorecer a uno o más acreedores en desmedro de otro pagando deudas que no fueren actualmente exigibles u otorgando garantías para deudas contraídas previamente sin garantía, dentro de los dos años anteriores a la resolución de reorganización o liquidación o durante el tiempo que medie entre la notificación de la demanda de liquidación forzosa y la dictación de la respectiva resolución.</w:t>
            </w:r>
          </w:p>
          <w:p w:rsidRPr="008A4540" w:rsidR="00661191" w:rsidP="003F596F" w:rsidRDefault="00661191" w14:paraId="064503A5" w14:textId="3B89B7CA">
            <w:pPr>
              <w:jc w:val="both"/>
              <w:rPr>
                <w:rFonts w:ascii="Arial Narrow" w:hAnsi="Arial Narrow" w:cs="Arial"/>
                <w:sz w:val="20"/>
                <w:szCs w:val="20"/>
              </w:rPr>
            </w:pPr>
            <w:r w:rsidRPr="008A4540">
              <w:rPr>
                <w:rFonts w:ascii="Arial Narrow" w:hAnsi="Arial Narrow" w:cs="Arial"/>
                <w:sz w:val="20"/>
                <w:szCs w:val="20"/>
              </w:rPr>
              <w:t>2.° Percibir, apropiarse o distraer bienes que deban ser objeto de cualquier clase de procedimiento concursal de liquidación, después de dictada la resolución de liquidación.</w:t>
            </w:r>
          </w:p>
          <w:p w:rsidRPr="008A4540" w:rsidR="00661191" w:rsidP="003F596F" w:rsidRDefault="00661191" w14:paraId="20A97F66" w14:textId="7576803E">
            <w:pPr>
              <w:jc w:val="both"/>
              <w:rPr>
                <w:rFonts w:ascii="Arial Narrow" w:hAnsi="Arial Narrow" w:cs="Arial"/>
                <w:sz w:val="20"/>
                <w:szCs w:val="20"/>
              </w:rPr>
            </w:pPr>
            <w:r w:rsidRPr="008A4540">
              <w:rPr>
                <w:rFonts w:ascii="Arial Narrow" w:hAnsi="Arial Narrow" w:cs="Arial"/>
                <w:sz w:val="20"/>
                <w:szCs w:val="20"/>
              </w:rPr>
              <w:t>3.° Realizar actos de disposición de bienes de su patrimonio, reales o simulados, o constituir prenda, hipoteca u otro gravamen sobre ellos, después de la resolución de liquidación.</w:t>
            </w:r>
          </w:p>
          <w:p w:rsidRPr="008A4540" w:rsidR="00661191" w:rsidP="003F596F" w:rsidRDefault="00661191" w14:paraId="21893736" w14:textId="080DFE67">
            <w:pPr>
              <w:jc w:val="both"/>
              <w:rPr>
                <w:rFonts w:ascii="Arial Narrow" w:hAnsi="Arial Narrow" w:cs="Arial"/>
                <w:sz w:val="20"/>
                <w:szCs w:val="20"/>
              </w:rPr>
            </w:pPr>
            <w:r w:rsidRPr="008A4540">
              <w:rPr>
                <w:rFonts w:ascii="Arial Narrow" w:hAnsi="Arial Narrow" w:cs="Arial"/>
                <w:sz w:val="20"/>
                <w:szCs w:val="20"/>
              </w:rPr>
              <w:t>4.° Ocultar total o parcialmente sus bienes o sus haberes, dentro de los dos años anteriores a la resolución de liquidación o reorganización, o con posterioridad a esa resolución.</w:t>
            </w:r>
          </w:p>
          <w:p w:rsidRPr="008A4540" w:rsidR="00661191" w:rsidP="003F596F" w:rsidRDefault="00661191" w14:paraId="2817CD37" w14:textId="77777777">
            <w:pPr>
              <w:jc w:val="both"/>
              <w:rPr>
                <w:rFonts w:ascii="Arial Narrow" w:hAnsi="Arial Narrow" w:cs="Arial"/>
                <w:sz w:val="20"/>
                <w:szCs w:val="20"/>
              </w:rPr>
            </w:pPr>
          </w:p>
          <w:p w:rsidRPr="008A4540" w:rsidR="00661191" w:rsidP="003F596F" w:rsidRDefault="00661191" w14:paraId="34286C1B" w14:textId="77777777">
            <w:pPr>
              <w:jc w:val="both"/>
              <w:rPr>
                <w:rFonts w:ascii="Arial Narrow" w:hAnsi="Arial Narrow" w:cs="Arial"/>
                <w:sz w:val="20"/>
                <w:szCs w:val="20"/>
              </w:rPr>
            </w:pPr>
            <w:r w:rsidRPr="008A4540">
              <w:rPr>
                <w:rFonts w:ascii="Arial Narrow" w:hAnsi="Arial Narrow" w:cs="Arial"/>
                <w:sz w:val="20"/>
                <w:szCs w:val="20"/>
              </w:rPr>
              <w:t>Sanciona también al deudor que:</w:t>
            </w:r>
          </w:p>
          <w:p w:rsidRPr="008A4540" w:rsidR="00661191" w:rsidP="003F596F" w:rsidRDefault="00661191" w14:paraId="0DC81955" w14:textId="28B2F5C1">
            <w:pPr>
              <w:jc w:val="both"/>
              <w:rPr>
                <w:rFonts w:ascii="Arial Narrow" w:hAnsi="Arial Narrow" w:cs="Arial"/>
                <w:sz w:val="20"/>
                <w:szCs w:val="20"/>
              </w:rPr>
            </w:pPr>
            <w:r w:rsidRPr="008A4540">
              <w:rPr>
                <w:rFonts w:ascii="Arial Narrow" w:hAnsi="Arial Narrow" w:cs="Arial"/>
                <w:sz w:val="20"/>
                <w:szCs w:val="20"/>
              </w:rPr>
              <w:t xml:space="preserve">1.° Durante cualquier clase de procedimiento concursal de reorganización o de liquidación, proporcionare al veedor o liquidador, en su caso, o a sus acreedores, información o </w:t>
            </w:r>
            <w:r w:rsidRPr="008A4540">
              <w:rPr>
                <w:rFonts w:ascii="Arial Narrow" w:hAnsi="Arial Narrow" w:cs="Arial"/>
                <w:sz w:val="20"/>
                <w:szCs w:val="20"/>
              </w:rPr>
              <w:lastRenderedPageBreak/>
              <w:t>antecedentes falsos o incompletos, en términos que no reflejen la verdadera situación de su activo o pasivo.</w:t>
            </w:r>
          </w:p>
          <w:p w:rsidRPr="008A4540" w:rsidR="00661191" w:rsidP="001519E7" w:rsidRDefault="00661191" w14:paraId="0A1A9810" w14:textId="4325EA91">
            <w:pPr>
              <w:jc w:val="both"/>
              <w:rPr>
                <w:rFonts w:ascii="Arial Narrow" w:hAnsi="Arial Narrow" w:cs="Arial"/>
                <w:sz w:val="20"/>
                <w:szCs w:val="20"/>
              </w:rPr>
            </w:pPr>
            <w:r w:rsidRPr="008A4540">
              <w:rPr>
                <w:rFonts w:ascii="Arial Narrow" w:hAnsi="Arial Narrow" w:cs="Arial"/>
                <w:sz w:val="20"/>
                <w:szCs w:val="20"/>
              </w:rPr>
              <w:t>2.° Dentro de los dos años anteriores a la dictación de la resolución de liquidación o durante el tiempo que medie entre la notificación de la demanda de liquidación forzosa y la dictación de la respectiva resolución, no hubiese llevado o conservado los libros de contabilidad y sus respaldos exigidos por la ley que deben ser puestos a disposición del liquidador una vez dictada la resolución de liquidación, o si hubiese ocultado, inutilizado, destruido o falseado la información en términos que ella no refleje la verdadera situación de su activo y pasivo.</w:t>
            </w:r>
          </w:p>
        </w:tc>
      </w:tr>
      <w:tr w:rsidRPr="008A4540" w:rsidR="001519E7" w:rsidTr="5FFAE9BA" w14:paraId="5119A993" w14:textId="77777777">
        <w:trPr>
          <w:trHeight w:val="74"/>
        </w:trPr>
        <w:tc>
          <w:tcPr>
            <w:tcW w:w="3150" w:type="dxa"/>
            <w:tcMar/>
          </w:tcPr>
          <w:p w:rsidRPr="008A4540" w:rsidR="001519E7" w:rsidP="007A506E" w:rsidRDefault="001519E7" w14:paraId="4177C1D0" w14:textId="77777777">
            <w:pPr>
              <w:rPr>
                <w:rFonts w:ascii="Arial Narrow" w:hAnsi="Arial Narrow"/>
                <w:sz w:val="20"/>
                <w:szCs w:val="20"/>
              </w:rPr>
            </w:pPr>
          </w:p>
        </w:tc>
        <w:tc>
          <w:tcPr>
            <w:tcW w:w="6172" w:type="dxa"/>
            <w:tcMar/>
          </w:tcPr>
          <w:p w:rsidRPr="008A4540" w:rsidR="001519E7" w:rsidP="00AC00B6" w:rsidRDefault="001519E7" w14:paraId="2A531A03" w14:textId="77777777">
            <w:pPr>
              <w:jc w:val="both"/>
              <w:rPr>
                <w:rFonts w:ascii="Arial Narrow" w:hAnsi="Arial Narrow" w:cs="Arial"/>
                <w:sz w:val="20"/>
                <w:szCs w:val="20"/>
              </w:rPr>
            </w:pPr>
          </w:p>
        </w:tc>
      </w:tr>
      <w:tr w:rsidRPr="008A4540" w:rsidR="00661191" w:rsidTr="5FFAE9BA" w14:paraId="4F080821" w14:textId="77777777">
        <w:trPr>
          <w:trHeight w:val="74"/>
        </w:trPr>
        <w:tc>
          <w:tcPr>
            <w:tcW w:w="3150" w:type="dxa"/>
            <w:tcMar/>
          </w:tcPr>
          <w:p w:rsidRPr="008A4540" w:rsidR="00661191" w:rsidP="007A506E" w:rsidRDefault="00661191" w14:paraId="26B991AD" w14:textId="77777777">
            <w:pPr>
              <w:rPr>
                <w:rFonts w:ascii="Arial Narrow" w:hAnsi="Arial Narrow" w:cs="Arial"/>
                <w:b/>
                <w:sz w:val="20"/>
                <w:szCs w:val="20"/>
              </w:rPr>
            </w:pPr>
            <w:r w:rsidRPr="008A4540">
              <w:rPr>
                <w:rFonts w:ascii="Arial Narrow" w:hAnsi="Arial Narrow" w:cs="Arial"/>
                <w:b/>
                <w:sz w:val="20"/>
                <w:szCs w:val="20"/>
              </w:rPr>
              <w:t>860</w:t>
            </w:r>
          </w:p>
        </w:tc>
        <w:tc>
          <w:tcPr>
            <w:tcW w:w="6172" w:type="dxa"/>
            <w:tcMar/>
          </w:tcPr>
          <w:p w:rsidRPr="008A4540" w:rsidR="00661191" w:rsidP="00A55134" w:rsidRDefault="00661191" w14:paraId="38166AB2" w14:textId="4ED64A92">
            <w:pPr>
              <w:jc w:val="both"/>
              <w:rPr>
                <w:rFonts w:ascii="Arial Narrow" w:hAnsi="Arial Narrow" w:cs="Arial"/>
                <w:b/>
                <w:sz w:val="20"/>
                <w:szCs w:val="20"/>
              </w:rPr>
            </w:pPr>
            <w:r w:rsidRPr="008A4540">
              <w:rPr>
                <w:rFonts w:ascii="Arial Narrow" w:hAnsi="Arial Narrow" w:cs="Arial"/>
                <w:b/>
                <w:sz w:val="20"/>
                <w:szCs w:val="20"/>
              </w:rPr>
              <w:t>VEEDOR O LIQUIDADOR QUE REALICE CONDUCTAS SEÑALADAS EN LOS ARTS. 464, 464 BIS, 464 TER, 464 QUATER</w:t>
            </w:r>
          </w:p>
        </w:tc>
      </w:tr>
      <w:tr w:rsidRPr="008A4540" w:rsidR="00661191" w:rsidTr="5FFAE9BA" w14:paraId="28CB092A" w14:textId="77777777">
        <w:trPr>
          <w:trHeight w:val="74"/>
        </w:trPr>
        <w:tc>
          <w:tcPr>
            <w:tcW w:w="3150" w:type="dxa"/>
            <w:tcMar/>
          </w:tcPr>
          <w:p w:rsidRPr="008A4540" w:rsidR="00661191" w:rsidP="007A506E" w:rsidRDefault="00661191" w14:paraId="022CAF30" w14:textId="77777777">
            <w:pPr>
              <w:rPr>
                <w:rFonts w:ascii="Arial Narrow" w:hAnsi="Arial Narrow"/>
                <w:sz w:val="20"/>
                <w:szCs w:val="20"/>
              </w:rPr>
            </w:pPr>
          </w:p>
        </w:tc>
        <w:tc>
          <w:tcPr>
            <w:tcW w:w="6172" w:type="dxa"/>
            <w:tcMar/>
          </w:tcPr>
          <w:p w:rsidRPr="008A4540" w:rsidR="00661191" w:rsidP="00E10C0D" w:rsidRDefault="00661191" w14:paraId="197EADF6" w14:textId="40A2BA11">
            <w:pPr>
              <w:jc w:val="both"/>
              <w:rPr>
                <w:rFonts w:ascii="Arial Narrow" w:hAnsi="Arial Narrow" w:cs="Arial"/>
                <w:sz w:val="20"/>
                <w:szCs w:val="20"/>
              </w:rPr>
            </w:pPr>
            <w:r w:rsidRPr="008A4540">
              <w:rPr>
                <w:rFonts w:ascii="Arial Narrow" w:hAnsi="Arial Narrow" w:cs="Arial"/>
                <w:sz w:val="20"/>
                <w:szCs w:val="20"/>
              </w:rPr>
              <w:t>Castiga al veedor o liquidador designado en cualquier clase de procedimiento concursal de reorganización o de liquidación que:</w:t>
            </w:r>
          </w:p>
          <w:p w:rsidRPr="008A4540" w:rsidR="00661191" w:rsidP="00E10C0D" w:rsidRDefault="00661191" w14:paraId="2BE46D97" w14:textId="7787A5CA">
            <w:pPr>
              <w:jc w:val="both"/>
              <w:rPr>
                <w:rFonts w:ascii="Arial Narrow" w:hAnsi="Arial Narrow" w:cs="Arial"/>
                <w:sz w:val="20"/>
                <w:szCs w:val="20"/>
              </w:rPr>
            </w:pPr>
            <w:r w:rsidRPr="008A4540">
              <w:rPr>
                <w:rFonts w:ascii="Arial Narrow" w:hAnsi="Arial Narrow" w:cs="Arial"/>
                <w:sz w:val="20"/>
                <w:szCs w:val="20"/>
              </w:rPr>
              <w:t>1. Proporcionare ventajas indebidas al deudor, a un acreedor o a un tercero.</w:t>
            </w:r>
          </w:p>
          <w:p w:rsidRPr="008A4540" w:rsidR="00661191" w:rsidP="00E10C0D" w:rsidRDefault="00661191" w14:paraId="754D0EAC" w14:textId="074888C2">
            <w:pPr>
              <w:jc w:val="both"/>
              <w:rPr>
                <w:rFonts w:ascii="Arial Narrow" w:hAnsi="Arial Narrow" w:cs="Arial"/>
                <w:sz w:val="20"/>
                <w:szCs w:val="20"/>
              </w:rPr>
            </w:pPr>
            <w:r w:rsidRPr="008A4540">
              <w:rPr>
                <w:rFonts w:ascii="Arial Narrow" w:hAnsi="Arial Narrow" w:cs="Arial"/>
                <w:sz w:val="20"/>
                <w:szCs w:val="20"/>
              </w:rPr>
              <w:t>2. Perpetrare cualquiera de los hechos previstos en los números 1 u 11 del artículo 470.</w:t>
            </w:r>
          </w:p>
          <w:p w:rsidRPr="008A4540" w:rsidR="00661191" w:rsidP="00E10C0D" w:rsidRDefault="00661191" w14:paraId="2838CE01" w14:textId="77777777">
            <w:pPr>
              <w:jc w:val="both"/>
              <w:rPr>
                <w:rFonts w:ascii="Arial Narrow" w:hAnsi="Arial Narrow" w:cs="Arial"/>
                <w:sz w:val="20"/>
                <w:szCs w:val="20"/>
              </w:rPr>
            </w:pPr>
          </w:p>
          <w:p w:rsidRPr="008A4540" w:rsidR="00661191" w:rsidP="00E10C0D" w:rsidRDefault="00661191" w14:paraId="2643B709" w14:textId="77777777">
            <w:pPr>
              <w:jc w:val="both"/>
              <w:rPr>
                <w:rFonts w:ascii="Arial Narrow" w:hAnsi="Arial Narrow" w:cs="Arial"/>
                <w:sz w:val="20"/>
                <w:szCs w:val="20"/>
              </w:rPr>
            </w:pPr>
            <w:r w:rsidRPr="008A4540">
              <w:rPr>
                <w:rFonts w:ascii="Arial Narrow" w:hAnsi="Arial Narrow" w:cs="Arial"/>
                <w:sz w:val="20"/>
                <w:szCs w:val="20"/>
              </w:rPr>
              <w:t>Sanciona deudor, veedor, liquidador, o al administrador o director de los negocios del deudor, que se valiere de quien no tuviere esa calidad para perpetrar cualquiera de los delitos previstos los casos anteriores.</w:t>
            </w:r>
          </w:p>
          <w:p w:rsidRPr="008A4540" w:rsidR="00661191" w:rsidP="00E10C0D" w:rsidRDefault="00661191" w14:paraId="0ED1905E" w14:textId="77777777">
            <w:pPr>
              <w:jc w:val="both"/>
              <w:rPr>
                <w:rFonts w:ascii="Arial Narrow" w:hAnsi="Arial Narrow" w:cs="Arial"/>
                <w:sz w:val="20"/>
                <w:szCs w:val="20"/>
              </w:rPr>
            </w:pPr>
          </w:p>
          <w:p w:rsidRPr="008A4540" w:rsidR="00661191" w:rsidP="001519E7" w:rsidRDefault="00661191" w14:paraId="25CF9D1C" w14:textId="630C9C75">
            <w:pPr>
              <w:jc w:val="both"/>
              <w:rPr>
                <w:rFonts w:ascii="Arial Narrow" w:hAnsi="Arial Narrow" w:cs="Arial"/>
                <w:sz w:val="20"/>
                <w:szCs w:val="20"/>
              </w:rPr>
            </w:pPr>
            <w:r w:rsidRPr="008A4540">
              <w:rPr>
                <w:rFonts w:ascii="Arial Narrow" w:hAnsi="Arial Narrow" w:cs="Arial"/>
                <w:sz w:val="20"/>
                <w:szCs w:val="20"/>
              </w:rPr>
              <w:t>Sanciona al que mediante engaño determinare a un deudor, veedor, liquidador, o aquellos al administrador o director de los negocios del deudor, a incurrir en cualquiera de los hechos previstos los casos anteriores.</w:t>
            </w:r>
          </w:p>
        </w:tc>
      </w:tr>
      <w:tr w:rsidRPr="008A4540" w:rsidR="00661191" w:rsidTr="5FFAE9BA" w14:paraId="2038CA0C" w14:textId="77777777">
        <w:trPr>
          <w:trHeight w:val="74"/>
        </w:trPr>
        <w:tc>
          <w:tcPr>
            <w:tcW w:w="3150" w:type="dxa"/>
            <w:tcMar/>
          </w:tcPr>
          <w:p w:rsidRPr="008A4540" w:rsidR="00661191" w:rsidP="007A506E" w:rsidRDefault="00661191" w14:paraId="56689D5C" w14:textId="77777777">
            <w:pPr>
              <w:rPr>
                <w:rFonts w:ascii="Arial Narrow" w:hAnsi="Arial Narrow"/>
                <w:sz w:val="20"/>
                <w:szCs w:val="20"/>
              </w:rPr>
            </w:pPr>
          </w:p>
        </w:tc>
        <w:tc>
          <w:tcPr>
            <w:tcW w:w="6172" w:type="dxa"/>
            <w:tcMar/>
          </w:tcPr>
          <w:p w:rsidRPr="008A4540" w:rsidR="00661191" w:rsidP="00AC00B6" w:rsidRDefault="00661191" w14:paraId="0669B45B" w14:textId="77777777">
            <w:pPr>
              <w:jc w:val="both"/>
              <w:rPr>
                <w:rFonts w:ascii="Arial Narrow" w:hAnsi="Arial Narrow" w:cs="Arial"/>
                <w:sz w:val="20"/>
                <w:szCs w:val="20"/>
              </w:rPr>
            </w:pPr>
          </w:p>
        </w:tc>
      </w:tr>
      <w:tr w:rsidRPr="008A4540" w:rsidR="00661191" w:rsidTr="5FFAE9BA" w14:paraId="744DBFD4" w14:textId="77777777">
        <w:trPr>
          <w:trHeight w:val="74"/>
        </w:trPr>
        <w:tc>
          <w:tcPr>
            <w:tcW w:w="3150" w:type="dxa"/>
            <w:tcMar/>
          </w:tcPr>
          <w:p w:rsidRPr="008A4540" w:rsidR="00661191" w:rsidP="007A506E" w:rsidRDefault="00661191" w14:paraId="102B5E39" w14:textId="77777777">
            <w:pPr>
              <w:rPr>
                <w:rFonts w:ascii="Arial Narrow" w:hAnsi="Arial Narrow" w:cs="Arial"/>
                <w:b/>
                <w:sz w:val="20"/>
                <w:szCs w:val="20"/>
              </w:rPr>
            </w:pPr>
            <w:r w:rsidRPr="008A4540">
              <w:rPr>
                <w:rFonts w:ascii="Arial Narrow" w:hAnsi="Arial Narrow" w:cs="Arial"/>
                <w:b/>
                <w:sz w:val="20"/>
                <w:szCs w:val="20"/>
              </w:rPr>
              <w:t>861</w:t>
            </w:r>
          </w:p>
        </w:tc>
        <w:tc>
          <w:tcPr>
            <w:tcW w:w="6172" w:type="dxa"/>
            <w:tcMar/>
          </w:tcPr>
          <w:p w:rsidRPr="008A4540" w:rsidR="00661191" w:rsidP="007A506E" w:rsidRDefault="00661191" w14:paraId="6ACA7740" w14:textId="77777777">
            <w:pPr>
              <w:jc w:val="both"/>
              <w:rPr>
                <w:rFonts w:ascii="Arial Narrow" w:hAnsi="Arial Narrow" w:cs="Arial"/>
                <w:b/>
                <w:sz w:val="20"/>
                <w:szCs w:val="20"/>
              </w:rPr>
            </w:pPr>
            <w:r w:rsidRPr="008A4540">
              <w:rPr>
                <w:rFonts w:ascii="Arial Narrow" w:hAnsi="Arial Narrow" w:cs="Arial"/>
                <w:b/>
                <w:sz w:val="20"/>
                <w:szCs w:val="20"/>
              </w:rPr>
              <w:t>ROBO CON LESIONES GRAVES.</w:t>
            </w:r>
          </w:p>
        </w:tc>
      </w:tr>
      <w:tr w:rsidRPr="008A4540" w:rsidR="00661191" w:rsidTr="5FFAE9BA" w14:paraId="7F919C2E" w14:textId="77777777">
        <w:trPr>
          <w:trHeight w:val="74"/>
        </w:trPr>
        <w:tc>
          <w:tcPr>
            <w:tcW w:w="3150" w:type="dxa"/>
            <w:tcMar/>
          </w:tcPr>
          <w:p w:rsidRPr="008A4540" w:rsidR="00661191" w:rsidP="007A506E" w:rsidRDefault="00661191" w14:paraId="65C52E0F" w14:textId="77777777">
            <w:pPr>
              <w:rPr>
                <w:rFonts w:ascii="Arial Narrow" w:hAnsi="Arial Narrow"/>
                <w:sz w:val="20"/>
                <w:szCs w:val="20"/>
              </w:rPr>
            </w:pPr>
          </w:p>
        </w:tc>
        <w:tc>
          <w:tcPr>
            <w:tcW w:w="6172" w:type="dxa"/>
            <w:tcMar/>
          </w:tcPr>
          <w:p w:rsidRPr="008A4540" w:rsidR="00661191" w:rsidP="007A506E" w:rsidRDefault="00661191" w14:paraId="5884F400"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w:t>
            </w:r>
          </w:p>
        </w:tc>
      </w:tr>
      <w:tr w:rsidRPr="008A4540" w:rsidR="00661191" w:rsidTr="5FFAE9BA" w14:paraId="08D8AEB6" w14:textId="77777777">
        <w:trPr>
          <w:trHeight w:val="74"/>
        </w:trPr>
        <w:tc>
          <w:tcPr>
            <w:tcW w:w="3150" w:type="dxa"/>
            <w:tcMar/>
          </w:tcPr>
          <w:p w:rsidRPr="008A4540" w:rsidR="00661191" w:rsidP="007A506E" w:rsidRDefault="00661191" w14:paraId="10219E67" w14:textId="77777777">
            <w:pPr>
              <w:rPr>
                <w:rFonts w:ascii="Arial Narrow" w:hAnsi="Arial Narrow"/>
                <w:sz w:val="20"/>
                <w:szCs w:val="20"/>
              </w:rPr>
            </w:pPr>
          </w:p>
        </w:tc>
        <w:tc>
          <w:tcPr>
            <w:tcW w:w="6172" w:type="dxa"/>
            <w:tcMar/>
          </w:tcPr>
          <w:p w:rsidRPr="008A4540" w:rsidR="00661191" w:rsidP="00AC00B6" w:rsidRDefault="00661191" w14:paraId="02476ACB" w14:textId="3DABF0AC">
            <w:pPr>
              <w:jc w:val="both"/>
              <w:rPr>
                <w:rFonts w:ascii="Arial Narrow" w:hAnsi="Arial Narrow" w:cs="Arial"/>
                <w:sz w:val="20"/>
                <w:szCs w:val="20"/>
              </w:rPr>
            </w:pPr>
            <w:r w:rsidRPr="008A4540">
              <w:rPr>
                <w:rFonts w:ascii="Arial Narrow" w:hAnsi="Arial Narrow" w:cs="Arial"/>
                <w:sz w:val="20"/>
                <w:szCs w:val="20"/>
              </w:rPr>
              <w:t>Castiga al que con motivo u ocasión del robo, cometiere alguna de las lesiones comprendidas en los artículos 395, 396 y 397, número 1° (lesiones graves).</w:t>
            </w:r>
          </w:p>
        </w:tc>
      </w:tr>
      <w:tr w:rsidRPr="008A4540" w:rsidR="00661191" w:rsidTr="5FFAE9BA" w14:paraId="03E0EF9A" w14:textId="77777777">
        <w:trPr>
          <w:trHeight w:val="74"/>
        </w:trPr>
        <w:tc>
          <w:tcPr>
            <w:tcW w:w="3150" w:type="dxa"/>
            <w:tcMar/>
          </w:tcPr>
          <w:p w:rsidRPr="008A4540" w:rsidR="00661191" w:rsidP="007A506E" w:rsidRDefault="00661191" w14:paraId="0B5FDCEE" w14:textId="77777777">
            <w:pPr>
              <w:rPr>
                <w:rFonts w:ascii="Arial Narrow" w:hAnsi="Arial Narrow"/>
                <w:sz w:val="20"/>
                <w:szCs w:val="20"/>
              </w:rPr>
            </w:pPr>
          </w:p>
        </w:tc>
        <w:tc>
          <w:tcPr>
            <w:tcW w:w="6172" w:type="dxa"/>
            <w:tcMar/>
          </w:tcPr>
          <w:p w:rsidRPr="008A4540" w:rsidR="00661191" w:rsidP="00AC00B6" w:rsidRDefault="00661191" w14:paraId="77AB5B78" w14:textId="77777777">
            <w:pPr>
              <w:jc w:val="both"/>
              <w:rPr>
                <w:rFonts w:ascii="Arial Narrow" w:hAnsi="Arial Narrow" w:cs="Arial"/>
                <w:sz w:val="20"/>
                <w:szCs w:val="20"/>
              </w:rPr>
            </w:pPr>
          </w:p>
        </w:tc>
      </w:tr>
      <w:tr w:rsidRPr="008A4540" w:rsidR="00661191" w:rsidTr="5FFAE9BA" w14:paraId="23726AA6" w14:textId="77777777">
        <w:trPr>
          <w:trHeight w:val="74"/>
        </w:trPr>
        <w:tc>
          <w:tcPr>
            <w:tcW w:w="3150" w:type="dxa"/>
            <w:tcMar/>
          </w:tcPr>
          <w:p w:rsidRPr="008A4540" w:rsidR="00661191" w:rsidP="007A506E" w:rsidRDefault="00661191" w14:paraId="7BB34219" w14:textId="77777777">
            <w:pPr>
              <w:rPr>
                <w:rFonts w:ascii="Arial Narrow" w:hAnsi="Arial Narrow" w:cs="Arial"/>
                <w:b/>
                <w:sz w:val="20"/>
                <w:szCs w:val="20"/>
              </w:rPr>
            </w:pPr>
            <w:r w:rsidRPr="008A4540">
              <w:rPr>
                <w:rFonts w:ascii="Arial Narrow" w:hAnsi="Arial Narrow" w:cs="Arial"/>
                <w:b/>
                <w:sz w:val="20"/>
                <w:szCs w:val="20"/>
              </w:rPr>
              <w:t>862</w:t>
            </w:r>
          </w:p>
        </w:tc>
        <w:tc>
          <w:tcPr>
            <w:tcW w:w="6172" w:type="dxa"/>
            <w:tcMar/>
          </w:tcPr>
          <w:p w:rsidRPr="008A4540" w:rsidR="00661191" w:rsidP="007A506E" w:rsidRDefault="00661191" w14:paraId="26FBC2F1" w14:textId="77777777">
            <w:pPr>
              <w:jc w:val="both"/>
              <w:rPr>
                <w:rFonts w:ascii="Arial Narrow" w:hAnsi="Arial Narrow" w:cs="Arial"/>
                <w:b/>
                <w:sz w:val="20"/>
                <w:szCs w:val="20"/>
              </w:rPr>
            </w:pPr>
            <w:r w:rsidRPr="008A4540">
              <w:rPr>
                <w:rFonts w:ascii="Arial Narrow" w:hAnsi="Arial Narrow" w:cs="Arial"/>
                <w:b/>
                <w:sz w:val="20"/>
                <w:szCs w:val="20"/>
              </w:rPr>
              <w:t>ROBO CON RETENCIÓN DE VÍCTIMAS O LESIONES GRAVES.</w:t>
            </w:r>
          </w:p>
        </w:tc>
      </w:tr>
      <w:tr w:rsidRPr="008A4540" w:rsidR="00661191" w:rsidTr="5FFAE9BA" w14:paraId="6C976060" w14:textId="77777777">
        <w:trPr>
          <w:trHeight w:val="74"/>
        </w:trPr>
        <w:tc>
          <w:tcPr>
            <w:tcW w:w="3150" w:type="dxa"/>
            <w:tcMar/>
          </w:tcPr>
          <w:p w:rsidRPr="008A4540" w:rsidR="00661191" w:rsidP="007A506E" w:rsidRDefault="00661191" w14:paraId="777226A3" w14:textId="77777777">
            <w:pPr>
              <w:rPr>
                <w:rFonts w:ascii="Arial Narrow" w:hAnsi="Arial Narrow"/>
                <w:sz w:val="20"/>
                <w:szCs w:val="20"/>
              </w:rPr>
            </w:pPr>
          </w:p>
        </w:tc>
        <w:tc>
          <w:tcPr>
            <w:tcW w:w="6172" w:type="dxa"/>
            <w:tcMar/>
          </w:tcPr>
          <w:p w:rsidRPr="008A4540" w:rsidR="00661191" w:rsidP="007A506E" w:rsidRDefault="00661191" w14:paraId="71412E3A" w14:textId="77777777">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w:t>
            </w:r>
          </w:p>
        </w:tc>
      </w:tr>
      <w:tr w:rsidRPr="008A4540" w:rsidR="00661191" w:rsidTr="5FFAE9BA" w14:paraId="5E021CFE" w14:textId="77777777">
        <w:trPr>
          <w:trHeight w:val="74"/>
        </w:trPr>
        <w:tc>
          <w:tcPr>
            <w:tcW w:w="3150" w:type="dxa"/>
            <w:tcMar/>
          </w:tcPr>
          <w:p w:rsidRPr="008A4540" w:rsidR="00661191" w:rsidP="007A506E" w:rsidRDefault="00661191" w14:paraId="06594614" w14:textId="77777777">
            <w:pPr>
              <w:rPr>
                <w:rFonts w:ascii="Arial Narrow" w:hAnsi="Arial Narrow"/>
                <w:sz w:val="20"/>
                <w:szCs w:val="20"/>
              </w:rPr>
            </w:pPr>
          </w:p>
        </w:tc>
        <w:tc>
          <w:tcPr>
            <w:tcW w:w="6172" w:type="dxa"/>
            <w:tcMar/>
          </w:tcPr>
          <w:p w:rsidRPr="008A4540" w:rsidR="00661191" w:rsidP="00AC00B6" w:rsidRDefault="00661191" w14:paraId="635F6713" w14:textId="43F3495A">
            <w:pPr>
              <w:jc w:val="both"/>
              <w:rPr>
                <w:rFonts w:ascii="Arial Narrow" w:hAnsi="Arial Narrow" w:cs="Arial"/>
                <w:sz w:val="20"/>
                <w:szCs w:val="20"/>
              </w:rPr>
            </w:pPr>
            <w:r w:rsidRPr="008A4540">
              <w:rPr>
                <w:rFonts w:ascii="Arial Narrow" w:hAnsi="Arial Narrow" w:cs="Arial"/>
                <w:sz w:val="20"/>
                <w:szCs w:val="20"/>
              </w:rPr>
              <w:t>Castiga al que con motivo u ocasión del robo, cometiere lesiones de las que trata el número 2 del artículo 397, o cuando las víctimas fueren retenidas bajo rescate o por un lapso mayor a aquel que resulte necesario para la comisión del delito.</w:t>
            </w:r>
          </w:p>
        </w:tc>
      </w:tr>
      <w:tr w:rsidRPr="008A4540" w:rsidR="00661191" w:rsidTr="5FFAE9BA" w14:paraId="5BB7B444" w14:textId="77777777">
        <w:trPr>
          <w:trHeight w:val="74"/>
        </w:trPr>
        <w:tc>
          <w:tcPr>
            <w:tcW w:w="3150" w:type="dxa"/>
            <w:tcMar/>
          </w:tcPr>
          <w:p w:rsidRPr="008A4540" w:rsidR="00661191" w:rsidP="007A506E" w:rsidRDefault="00661191" w14:paraId="2B636D90" w14:textId="77777777">
            <w:pPr>
              <w:rPr>
                <w:rFonts w:ascii="Arial Narrow" w:hAnsi="Arial Narrow"/>
                <w:sz w:val="20"/>
                <w:szCs w:val="20"/>
              </w:rPr>
            </w:pPr>
          </w:p>
        </w:tc>
        <w:tc>
          <w:tcPr>
            <w:tcW w:w="6172" w:type="dxa"/>
            <w:tcMar/>
          </w:tcPr>
          <w:p w:rsidRPr="008A4540" w:rsidR="00661191" w:rsidP="00AC00B6" w:rsidRDefault="00661191" w14:paraId="206EF4F2" w14:textId="77777777">
            <w:pPr>
              <w:jc w:val="both"/>
              <w:rPr>
                <w:rFonts w:ascii="Arial Narrow" w:hAnsi="Arial Narrow" w:cs="Arial"/>
                <w:sz w:val="20"/>
                <w:szCs w:val="20"/>
              </w:rPr>
            </w:pPr>
          </w:p>
        </w:tc>
      </w:tr>
      <w:tr w:rsidRPr="008A4540" w:rsidR="00661191" w:rsidTr="5FFAE9BA" w14:paraId="1E131E49" w14:textId="77777777">
        <w:trPr>
          <w:trHeight w:val="74"/>
        </w:trPr>
        <w:tc>
          <w:tcPr>
            <w:tcW w:w="3150" w:type="dxa"/>
            <w:tcMar/>
          </w:tcPr>
          <w:p w:rsidRPr="008A4540" w:rsidR="00661191" w:rsidP="007A506E" w:rsidRDefault="00661191" w14:paraId="121F14FE" w14:textId="77777777">
            <w:pPr>
              <w:rPr>
                <w:rFonts w:ascii="Arial Narrow" w:hAnsi="Arial Narrow" w:cs="Arial"/>
                <w:b/>
                <w:sz w:val="20"/>
                <w:szCs w:val="20"/>
              </w:rPr>
            </w:pPr>
            <w:r w:rsidRPr="008A4540">
              <w:rPr>
                <w:rFonts w:ascii="Arial Narrow" w:hAnsi="Arial Narrow" w:cs="Arial"/>
                <w:b/>
                <w:sz w:val="20"/>
                <w:szCs w:val="20"/>
              </w:rPr>
              <w:t>863</w:t>
            </w:r>
          </w:p>
        </w:tc>
        <w:tc>
          <w:tcPr>
            <w:tcW w:w="6172" w:type="dxa"/>
            <w:tcMar/>
          </w:tcPr>
          <w:p w:rsidRPr="008A4540" w:rsidR="00661191" w:rsidP="00E10C0D" w:rsidRDefault="00661191" w14:paraId="4D750A25" w14:textId="4FAF0ECD">
            <w:pPr>
              <w:jc w:val="both"/>
              <w:rPr>
                <w:rFonts w:ascii="Arial Narrow" w:hAnsi="Arial Narrow" w:cs="Arial"/>
                <w:b/>
                <w:sz w:val="20"/>
                <w:szCs w:val="20"/>
              </w:rPr>
            </w:pPr>
            <w:r w:rsidRPr="008A4540">
              <w:rPr>
                <w:rFonts w:ascii="Arial Narrow" w:hAnsi="Arial Narrow" w:cs="Arial"/>
                <w:b/>
                <w:sz w:val="20"/>
                <w:szCs w:val="20"/>
              </w:rPr>
              <w:t>ADMINISTRACIÓN DESLEAL DE PERSONA NATURAL.</w:t>
            </w:r>
          </w:p>
        </w:tc>
      </w:tr>
      <w:tr w:rsidRPr="008A4540" w:rsidR="00661191" w:rsidTr="5FFAE9BA" w14:paraId="1F18CE42" w14:textId="77777777">
        <w:trPr>
          <w:trHeight w:val="74"/>
        </w:trPr>
        <w:tc>
          <w:tcPr>
            <w:tcW w:w="3150" w:type="dxa"/>
            <w:tcMar/>
          </w:tcPr>
          <w:p w:rsidRPr="008A4540" w:rsidR="00661191" w:rsidP="007A506E" w:rsidRDefault="00661191" w14:paraId="5E7D9F20" w14:textId="77777777">
            <w:pPr>
              <w:rPr>
                <w:rFonts w:ascii="Arial Narrow" w:hAnsi="Arial Narrow"/>
                <w:sz w:val="20"/>
                <w:szCs w:val="20"/>
              </w:rPr>
            </w:pPr>
          </w:p>
        </w:tc>
        <w:tc>
          <w:tcPr>
            <w:tcW w:w="6172" w:type="dxa"/>
            <w:tcMar/>
          </w:tcPr>
          <w:p w:rsidRPr="008A4540" w:rsidR="00661191" w:rsidP="007A506E" w:rsidRDefault="00661191" w14:paraId="144E68D7" w14:textId="040414BE">
            <w:pPr>
              <w:jc w:val="both"/>
              <w:rPr>
                <w:rFonts w:ascii="Arial Narrow" w:hAnsi="Arial Narrow" w:cs="Arial"/>
                <w:sz w:val="20"/>
                <w:szCs w:val="20"/>
              </w:rPr>
            </w:pPr>
            <w:r w:rsidRPr="008A4540">
              <w:rPr>
                <w:rFonts w:ascii="Arial Narrow" w:hAnsi="Arial Narrow" w:cs="Arial"/>
                <w:sz w:val="20"/>
                <w:szCs w:val="20"/>
              </w:rPr>
              <w:t>ART. 470 N°11 DEL C.P.</w:t>
            </w:r>
          </w:p>
        </w:tc>
      </w:tr>
      <w:tr w:rsidRPr="008A4540" w:rsidR="00661191" w:rsidTr="5FFAE9BA" w14:paraId="608B5DB4" w14:textId="77777777">
        <w:trPr>
          <w:trHeight w:val="74"/>
        </w:trPr>
        <w:tc>
          <w:tcPr>
            <w:tcW w:w="3150" w:type="dxa"/>
            <w:tcMar/>
          </w:tcPr>
          <w:p w:rsidRPr="008A4540" w:rsidR="00661191" w:rsidP="007A506E" w:rsidRDefault="00661191" w14:paraId="15AD7EC3" w14:textId="77777777">
            <w:pPr>
              <w:rPr>
                <w:rFonts w:ascii="Arial Narrow" w:hAnsi="Arial Narrow"/>
                <w:sz w:val="20"/>
                <w:szCs w:val="20"/>
              </w:rPr>
            </w:pPr>
          </w:p>
        </w:tc>
        <w:tc>
          <w:tcPr>
            <w:tcW w:w="6172" w:type="dxa"/>
            <w:tcMar/>
          </w:tcPr>
          <w:p w:rsidRPr="008A4540" w:rsidR="00661191" w:rsidP="00E10C0D" w:rsidRDefault="00661191" w14:paraId="03B2E2C9" w14:textId="74F0D561">
            <w:pPr>
              <w:jc w:val="both"/>
              <w:rPr>
                <w:rFonts w:ascii="Arial Narrow" w:hAnsi="Arial Narrow" w:cs="Arial"/>
                <w:sz w:val="20"/>
                <w:szCs w:val="20"/>
              </w:rPr>
            </w:pPr>
            <w:r w:rsidRPr="008A4540">
              <w:rPr>
                <w:rFonts w:ascii="Arial Narrow" w:hAnsi="Arial Narrow" w:cs="Arial"/>
                <w:sz w:val="20"/>
                <w:szCs w:val="20"/>
              </w:rPr>
              <w:t>Sanciona a la persona natural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p w:rsidRPr="008A4540" w:rsidR="00661191" w:rsidP="00E10C0D" w:rsidRDefault="00661191" w14:paraId="00B2F933" w14:textId="77777777">
            <w:pPr>
              <w:jc w:val="both"/>
              <w:rPr>
                <w:rFonts w:ascii="Arial Narrow" w:hAnsi="Arial Narrow" w:cs="Arial"/>
                <w:sz w:val="20"/>
                <w:szCs w:val="20"/>
              </w:rPr>
            </w:pPr>
            <w:r w:rsidRPr="008A4540">
              <w:rPr>
                <w:rFonts w:ascii="Arial Narrow" w:hAnsi="Arial Narrow" w:cs="Arial"/>
                <w:sz w:val="20"/>
                <w:szCs w:val="20"/>
              </w:rPr>
              <w:t>Se sanciona también al guardador, tutor o curador del patrimonio o de una persona incapaz que el sujeto tuviere a su cargo en alguna otra calidad.</w:t>
            </w:r>
          </w:p>
          <w:p w:rsidRPr="008A4540" w:rsidR="00661191" w:rsidP="001519E7" w:rsidRDefault="00661191" w14:paraId="53E3ADB2" w14:textId="6786CBDD">
            <w:pPr>
              <w:jc w:val="both"/>
              <w:rPr>
                <w:rFonts w:ascii="Arial Narrow" w:hAnsi="Arial Narrow" w:cs="Arial"/>
                <w:sz w:val="20"/>
                <w:szCs w:val="20"/>
              </w:rPr>
            </w:pPr>
            <w:r w:rsidRPr="008A4540">
              <w:rPr>
                <w:rFonts w:ascii="Arial Narrow" w:hAnsi="Arial Narrow" w:cs="Arial"/>
                <w:sz w:val="20"/>
                <w:szCs w:val="20"/>
              </w:rPr>
              <w:t>Asimismo, en caso de que el patrimonio encomendado fuere el de una sociedad anónima abierta o especial u otro patrimonio administrado por esa sociedad, el administrador que ejerza abusivamente facultades para disponer por cuenta de ella u obligarla, sea ejecutando u omitiendo cualquier otra acción de modo manifiestamente contrario al interés del titular del patrimonio afectado, irrogando perjuicio al patrimonio social.</w:t>
            </w:r>
          </w:p>
        </w:tc>
      </w:tr>
      <w:tr w:rsidRPr="008A4540" w:rsidR="00661191" w:rsidTr="5FFAE9BA" w14:paraId="0B22751B" w14:textId="77777777">
        <w:trPr>
          <w:trHeight w:val="74"/>
        </w:trPr>
        <w:tc>
          <w:tcPr>
            <w:tcW w:w="3150" w:type="dxa"/>
            <w:tcMar/>
          </w:tcPr>
          <w:p w:rsidRPr="008A4540" w:rsidR="00661191" w:rsidP="007A506E" w:rsidRDefault="00661191" w14:paraId="4FD4D04C" w14:textId="77777777">
            <w:pPr>
              <w:rPr>
                <w:rFonts w:ascii="Arial Narrow" w:hAnsi="Arial Narrow"/>
                <w:sz w:val="20"/>
                <w:szCs w:val="20"/>
              </w:rPr>
            </w:pPr>
          </w:p>
        </w:tc>
        <w:tc>
          <w:tcPr>
            <w:tcW w:w="6172" w:type="dxa"/>
            <w:tcMar/>
          </w:tcPr>
          <w:p w:rsidRPr="008A4540" w:rsidR="00661191" w:rsidP="00AC00B6" w:rsidRDefault="00661191" w14:paraId="3247E4D4" w14:textId="77777777">
            <w:pPr>
              <w:jc w:val="both"/>
              <w:rPr>
                <w:rFonts w:ascii="Arial Narrow" w:hAnsi="Arial Narrow" w:cs="Arial"/>
                <w:sz w:val="20"/>
                <w:szCs w:val="20"/>
              </w:rPr>
            </w:pPr>
          </w:p>
        </w:tc>
      </w:tr>
      <w:tr w:rsidRPr="008A4540" w:rsidR="00661191" w:rsidTr="5FFAE9BA" w14:paraId="0FAE5C42" w14:textId="77777777">
        <w:trPr>
          <w:trHeight w:val="74"/>
        </w:trPr>
        <w:tc>
          <w:tcPr>
            <w:tcW w:w="3150" w:type="dxa"/>
            <w:tcMar/>
          </w:tcPr>
          <w:p w:rsidRPr="008A4540" w:rsidR="00661191" w:rsidP="007A506E" w:rsidRDefault="00661191" w14:paraId="5D96ACA3" w14:textId="77777777">
            <w:pPr>
              <w:rPr>
                <w:rFonts w:ascii="Arial Narrow" w:hAnsi="Arial Narrow" w:cs="Arial"/>
                <w:b/>
                <w:sz w:val="20"/>
                <w:szCs w:val="20"/>
              </w:rPr>
            </w:pPr>
            <w:r w:rsidRPr="008A4540">
              <w:rPr>
                <w:rFonts w:ascii="Arial Narrow" w:hAnsi="Arial Narrow" w:cs="Arial"/>
                <w:b/>
                <w:sz w:val="20"/>
                <w:szCs w:val="20"/>
              </w:rPr>
              <w:t>864</w:t>
            </w:r>
          </w:p>
        </w:tc>
        <w:tc>
          <w:tcPr>
            <w:tcW w:w="6172" w:type="dxa"/>
            <w:tcMar/>
          </w:tcPr>
          <w:p w:rsidRPr="008A4540" w:rsidR="00661191" w:rsidP="007A506E" w:rsidRDefault="00661191" w14:paraId="7869D8C8" w14:textId="77777777">
            <w:pPr>
              <w:jc w:val="both"/>
              <w:rPr>
                <w:rFonts w:ascii="Arial Narrow" w:hAnsi="Arial Narrow" w:cs="Arial"/>
                <w:b/>
                <w:sz w:val="20"/>
                <w:szCs w:val="20"/>
              </w:rPr>
            </w:pPr>
            <w:r w:rsidRPr="008A4540">
              <w:rPr>
                <w:rFonts w:ascii="Arial Narrow" w:hAnsi="Arial Narrow" w:cs="Arial"/>
                <w:b/>
                <w:sz w:val="20"/>
                <w:szCs w:val="20"/>
              </w:rPr>
              <w:t>RECEPTACION COMETIDA POR PERSONA JURÍDICA.</w:t>
            </w:r>
          </w:p>
        </w:tc>
      </w:tr>
      <w:tr w:rsidRPr="008A4540" w:rsidR="00661191" w:rsidTr="5FFAE9BA" w14:paraId="371B2823" w14:textId="77777777">
        <w:trPr>
          <w:trHeight w:val="74"/>
        </w:trPr>
        <w:tc>
          <w:tcPr>
            <w:tcW w:w="3150" w:type="dxa"/>
            <w:tcMar/>
          </w:tcPr>
          <w:p w:rsidRPr="008A4540" w:rsidR="00661191" w:rsidP="007A506E" w:rsidRDefault="00661191" w14:paraId="2F15FD29" w14:textId="77777777">
            <w:pPr>
              <w:rPr>
                <w:rFonts w:ascii="Arial Narrow" w:hAnsi="Arial Narrow"/>
                <w:sz w:val="20"/>
                <w:szCs w:val="20"/>
              </w:rPr>
            </w:pPr>
          </w:p>
        </w:tc>
        <w:tc>
          <w:tcPr>
            <w:tcW w:w="6172" w:type="dxa"/>
            <w:tcMar/>
          </w:tcPr>
          <w:p w:rsidRPr="008A4540" w:rsidR="00661191" w:rsidP="007A506E" w:rsidRDefault="00661191" w14:paraId="799DD5AC" w14:textId="77777777">
            <w:pPr>
              <w:jc w:val="both"/>
              <w:rPr>
                <w:rFonts w:ascii="Arial Narrow" w:hAnsi="Arial Narrow" w:cs="Arial"/>
                <w:sz w:val="20"/>
                <w:szCs w:val="20"/>
              </w:rPr>
            </w:pPr>
            <w:r w:rsidRPr="008A4540">
              <w:rPr>
                <w:rFonts w:ascii="Arial Narrow" w:hAnsi="Arial Narrow" w:cs="Arial"/>
                <w:sz w:val="20"/>
                <w:szCs w:val="20"/>
              </w:rPr>
              <w:t>ART. 456 BIS A</w:t>
            </w:r>
          </w:p>
        </w:tc>
      </w:tr>
      <w:tr w:rsidRPr="008A4540" w:rsidR="00661191" w:rsidTr="5FFAE9BA" w14:paraId="0388E1CE" w14:textId="77777777">
        <w:trPr>
          <w:trHeight w:val="74"/>
        </w:trPr>
        <w:tc>
          <w:tcPr>
            <w:tcW w:w="3150" w:type="dxa"/>
            <w:tcMar/>
          </w:tcPr>
          <w:p w:rsidRPr="008A4540" w:rsidR="00661191" w:rsidP="007A506E" w:rsidRDefault="00661191" w14:paraId="27DF9BE9" w14:textId="77777777">
            <w:pPr>
              <w:rPr>
                <w:rFonts w:ascii="Arial Narrow" w:hAnsi="Arial Narrow"/>
                <w:sz w:val="20"/>
                <w:szCs w:val="20"/>
              </w:rPr>
            </w:pPr>
          </w:p>
        </w:tc>
        <w:tc>
          <w:tcPr>
            <w:tcW w:w="6172" w:type="dxa"/>
            <w:tcMar/>
          </w:tcPr>
          <w:p w:rsidRPr="008A4540" w:rsidR="00661191" w:rsidP="00AC00B6" w:rsidRDefault="00661191" w14:paraId="18D6CD26" w14:textId="318B7211">
            <w:pPr>
              <w:jc w:val="both"/>
              <w:rPr>
                <w:rFonts w:ascii="Arial Narrow" w:hAnsi="Arial Narrow" w:cs="Arial"/>
                <w:sz w:val="20"/>
                <w:szCs w:val="20"/>
              </w:rPr>
            </w:pPr>
            <w:r w:rsidRPr="008A4540">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Pr="008A4540" w:rsidR="00661191" w:rsidTr="5FFAE9BA" w14:paraId="58DFA871" w14:textId="77777777">
        <w:trPr>
          <w:trHeight w:val="74"/>
        </w:trPr>
        <w:tc>
          <w:tcPr>
            <w:tcW w:w="3150" w:type="dxa"/>
            <w:tcMar/>
          </w:tcPr>
          <w:p w:rsidRPr="008A4540" w:rsidR="00661191" w:rsidP="007A506E" w:rsidRDefault="00661191" w14:paraId="77D6B5D8" w14:textId="77777777">
            <w:pPr>
              <w:rPr>
                <w:rFonts w:ascii="Arial Narrow" w:hAnsi="Arial Narrow"/>
                <w:sz w:val="20"/>
                <w:szCs w:val="20"/>
              </w:rPr>
            </w:pPr>
          </w:p>
        </w:tc>
        <w:tc>
          <w:tcPr>
            <w:tcW w:w="6172" w:type="dxa"/>
            <w:tcMar/>
          </w:tcPr>
          <w:p w:rsidRPr="008A4540" w:rsidR="00661191" w:rsidP="00AC00B6" w:rsidRDefault="00661191" w14:paraId="030B0586" w14:textId="77777777">
            <w:pPr>
              <w:jc w:val="both"/>
              <w:rPr>
                <w:rFonts w:ascii="Arial Narrow" w:hAnsi="Arial Narrow" w:cs="Arial"/>
                <w:sz w:val="20"/>
                <w:szCs w:val="20"/>
              </w:rPr>
            </w:pPr>
          </w:p>
        </w:tc>
      </w:tr>
      <w:tr w:rsidRPr="008A4540" w:rsidR="00661191" w:rsidTr="5FFAE9BA" w14:paraId="05DC8C8A" w14:textId="77777777">
        <w:trPr>
          <w:trHeight w:val="74"/>
        </w:trPr>
        <w:tc>
          <w:tcPr>
            <w:tcW w:w="3150" w:type="dxa"/>
            <w:tcMar/>
          </w:tcPr>
          <w:p w:rsidRPr="008A4540" w:rsidR="00661191" w:rsidP="00297B4C" w:rsidRDefault="00661191" w14:paraId="354B5BC0" w14:textId="77777777">
            <w:pPr>
              <w:jc w:val="both"/>
              <w:rPr>
                <w:rFonts w:ascii="Arial Narrow" w:hAnsi="Arial Narrow"/>
                <w:sz w:val="20"/>
                <w:szCs w:val="20"/>
              </w:rPr>
            </w:pPr>
            <w:r w:rsidRPr="008A4540">
              <w:rPr>
                <w:rFonts w:ascii="Arial Narrow" w:hAnsi="Arial Narrow" w:cs="Arial"/>
                <w:b/>
                <w:sz w:val="20"/>
                <w:szCs w:val="20"/>
              </w:rPr>
              <w:t>865</w:t>
            </w:r>
          </w:p>
        </w:tc>
        <w:tc>
          <w:tcPr>
            <w:tcW w:w="6172" w:type="dxa"/>
            <w:tcMar/>
          </w:tcPr>
          <w:p w:rsidRPr="008A4540" w:rsidR="00661191" w:rsidP="007A506E" w:rsidRDefault="00661191" w14:paraId="270BAC45" w14:textId="77777777">
            <w:pPr>
              <w:jc w:val="both"/>
              <w:rPr>
                <w:rFonts w:ascii="Arial Narrow" w:hAnsi="Arial Narrow" w:cs="Arial"/>
                <w:sz w:val="20"/>
                <w:szCs w:val="20"/>
              </w:rPr>
            </w:pPr>
            <w:r w:rsidRPr="008A4540">
              <w:rPr>
                <w:rFonts w:ascii="Arial Narrow" w:hAnsi="Arial Narrow" w:cs="Arial"/>
                <w:b/>
                <w:sz w:val="20"/>
                <w:szCs w:val="20"/>
              </w:rPr>
              <w:t>ADMINISTRACIÓN DESLEAL DE PERSONA JURÍDICA.</w:t>
            </w:r>
          </w:p>
        </w:tc>
      </w:tr>
      <w:tr w:rsidRPr="008A4540" w:rsidR="00661191" w:rsidTr="5FFAE9BA" w14:paraId="2D02849D" w14:textId="77777777">
        <w:trPr>
          <w:trHeight w:val="74"/>
        </w:trPr>
        <w:tc>
          <w:tcPr>
            <w:tcW w:w="3150" w:type="dxa"/>
            <w:tcMar/>
          </w:tcPr>
          <w:p w:rsidRPr="008A4540" w:rsidR="00661191" w:rsidP="007A506E" w:rsidRDefault="00661191" w14:paraId="790849D2" w14:textId="77777777">
            <w:pPr>
              <w:rPr>
                <w:rFonts w:ascii="Arial Narrow" w:hAnsi="Arial Narrow"/>
                <w:sz w:val="20"/>
                <w:szCs w:val="20"/>
              </w:rPr>
            </w:pPr>
          </w:p>
        </w:tc>
        <w:tc>
          <w:tcPr>
            <w:tcW w:w="6172" w:type="dxa"/>
            <w:tcMar/>
          </w:tcPr>
          <w:p w:rsidRPr="008A4540" w:rsidR="00661191" w:rsidP="007A506E" w:rsidRDefault="00661191" w14:paraId="4E04E643" w14:textId="5996C09D">
            <w:pPr>
              <w:jc w:val="both"/>
              <w:rPr>
                <w:rFonts w:ascii="Arial Narrow" w:hAnsi="Arial Narrow" w:cs="Arial"/>
                <w:sz w:val="20"/>
                <w:szCs w:val="20"/>
              </w:rPr>
            </w:pPr>
            <w:r w:rsidRPr="008A4540">
              <w:rPr>
                <w:rFonts w:ascii="Arial Narrow" w:hAnsi="Arial Narrow" w:cs="Arial"/>
                <w:sz w:val="20"/>
                <w:szCs w:val="20"/>
              </w:rPr>
              <w:t>ART. 470 N°11 DEL C.P.</w:t>
            </w:r>
          </w:p>
        </w:tc>
      </w:tr>
      <w:tr w:rsidRPr="008A4540" w:rsidR="00661191" w:rsidTr="5FFAE9BA" w14:paraId="6692FD06" w14:textId="77777777">
        <w:trPr>
          <w:trHeight w:val="74"/>
        </w:trPr>
        <w:tc>
          <w:tcPr>
            <w:tcW w:w="3150" w:type="dxa"/>
            <w:tcMar/>
          </w:tcPr>
          <w:p w:rsidRPr="008A4540" w:rsidR="00661191" w:rsidP="007A506E" w:rsidRDefault="00661191" w14:paraId="54A64091" w14:textId="77777777">
            <w:pPr>
              <w:rPr>
                <w:rFonts w:ascii="Arial Narrow" w:hAnsi="Arial Narrow"/>
                <w:sz w:val="20"/>
                <w:szCs w:val="20"/>
              </w:rPr>
            </w:pPr>
          </w:p>
        </w:tc>
        <w:tc>
          <w:tcPr>
            <w:tcW w:w="6172" w:type="dxa"/>
            <w:tcMar/>
          </w:tcPr>
          <w:p w:rsidRPr="008A4540" w:rsidR="00661191" w:rsidP="00B237A9" w:rsidRDefault="00661191" w14:paraId="1AC5DCFA" w14:textId="1AA4354C">
            <w:pPr>
              <w:jc w:val="both"/>
              <w:rPr>
                <w:rFonts w:ascii="Arial Narrow" w:hAnsi="Arial Narrow" w:cs="Arial"/>
                <w:sz w:val="20"/>
                <w:szCs w:val="20"/>
              </w:rPr>
            </w:pPr>
            <w:r w:rsidRPr="008A4540">
              <w:rPr>
                <w:rFonts w:ascii="Arial Narrow" w:hAnsi="Arial Narrow" w:cs="Arial"/>
                <w:sz w:val="20"/>
                <w:szCs w:val="20"/>
              </w:rPr>
              <w:t>Sanciona a la persona jurídica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p w:rsidRPr="008A4540" w:rsidR="00661191" w:rsidP="00B237A9" w:rsidRDefault="00661191" w14:paraId="33BB2A14" w14:textId="77777777">
            <w:pPr>
              <w:jc w:val="both"/>
              <w:rPr>
                <w:rFonts w:ascii="Arial Narrow" w:hAnsi="Arial Narrow" w:cs="Arial"/>
                <w:sz w:val="20"/>
                <w:szCs w:val="20"/>
              </w:rPr>
            </w:pPr>
            <w:r w:rsidRPr="008A4540">
              <w:rPr>
                <w:rFonts w:ascii="Arial Narrow" w:hAnsi="Arial Narrow" w:cs="Arial"/>
                <w:sz w:val="20"/>
                <w:szCs w:val="20"/>
              </w:rPr>
              <w:t>Se sanciona también al guardador, tutor o curador del patrimonio o de una persona incapaz que el sujeto tuviere a su cargo en alguna otra calidad.</w:t>
            </w:r>
          </w:p>
          <w:p w:rsidRPr="008A4540" w:rsidR="00661191" w:rsidP="001519E7" w:rsidRDefault="00661191" w14:paraId="0FAC7862" w14:textId="1387A76A">
            <w:pPr>
              <w:jc w:val="both"/>
              <w:rPr>
                <w:rFonts w:ascii="Arial Narrow" w:hAnsi="Arial Narrow" w:cs="Arial"/>
                <w:sz w:val="20"/>
                <w:szCs w:val="20"/>
              </w:rPr>
            </w:pPr>
            <w:r w:rsidRPr="008A4540">
              <w:rPr>
                <w:rFonts w:ascii="Arial Narrow" w:hAnsi="Arial Narrow" w:cs="Arial"/>
                <w:sz w:val="20"/>
                <w:szCs w:val="20"/>
              </w:rPr>
              <w:t>Asimismo, en caso de que el patrimonio encomendado fuere el de una sociedad anónima abierta o especial u otro patrimonio administrado por esa sociedad, el administrador que ejerza abusivamente facultades para disponer por cuenta de ella u obligarla, sea ejecutando u omitiendo cualquier otra acción de modo manifiestamente contrario al interés del titular del patrimonio afectado, irrogando perjuicio al patrimonio social.</w:t>
            </w:r>
          </w:p>
        </w:tc>
      </w:tr>
      <w:tr w:rsidRPr="008A4540" w:rsidR="00661191" w:rsidTr="5FFAE9BA" w14:paraId="7F4CF9F1" w14:textId="77777777">
        <w:trPr>
          <w:trHeight w:val="74"/>
        </w:trPr>
        <w:tc>
          <w:tcPr>
            <w:tcW w:w="3150" w:type="dxa"/>
            <w:tcMar/>
          </w:tcPr>
          <w:p w:rsidRPr="008A4540" w:rsidR="00661191" w:rsidP="007A506E" w:rsidRDefault="00661191" w14:paraId="251C0C11" w14:textId="77777777">
            <w:pPr>
              <w:rPr>
                <w:rFonts w:ascii="Arial Narrow" w:hAnsi="Arial Narrow"/>
                <w:sz w:val="20"/>
                <w:szCs w:val="20"/>
              </w:rPr>
            </w:pPr>
          </w:p>
        </w:tc>
        <w:tc>
          <w:tcPr>
            <w:tcW w:w="6172" w:type="dxa"/>
            <w:tcMar/>
          </w:tcPr>
          <w:p w:rsidRPr="008A4540" w:rsidR="00661191" w:rsidP="00AC00B6" w:rsidRDefault="00661191" w14:paraId="40079E34" w14:textId="77777777">
            <w:pPr>
              <w:jc w:val="both"/>
              <w:rPr>
                <w:rFonts w:ascii="Arial Narrow" w:hAnsi="Arial Narrow" w:cs="Arial"/>
                <w:sz w:val="20"/>
                <w:szCs w:val="20"/>
              </w:rPr>
            </w:pPr>
          </w:p>
        </w:tc>
      </w:tr>
      <w:tr w:rsidRPr="008A4540" w:rsidR="00661191" w:rsidTr="5FFAE9BA" w14:paraId="626FE843" w14:textId="77777777">
        <w:trPr>
          <w:trHeight w:val="74"/>
        </w:trPr>
        <w:tc>
          <w:tcPr>
            <w:tcW w:w="3150" w:type="dxa"/>
            <w:tcMar/>
          </w:tcPr>
          <w:p w:rsidRPr="008A4540" w:rsidR="00661191" w:rsidP="00FA49ED" w:rsidRDefault="00661191" w14:paraId="3001BC94" w14:textId="77777777">
            <w:pPr>
              <w:jc w:val="both"/>
              <w:rPr>
                <w:rFonts w:ascii="Arial Narrow" w:hAnsi="Arial Narrow"/>
                <w:sz w:val="20"/>
                <w:szCs w:val="20"/>
              </w:rPr>
            </w:pPr>
            <w:r w:rsidRPr="008A4540">
              <w:rPr>
                <w:rFonts w:ascii="Arial Narrow" w:hAnsi="Arial Narrow" w:cs="Arial"/>
                <w:b/>
                <w:sz w:val="20"/>
                <w:szCs w:val="20"/>
              </w:rPr>
              <w:t>866</w:t>
            </w:r>
          </w:p>
        </w:tc>
        <w:tc>
          <w:tcPr>
            <w:tcW w:w="6172" w:type="dxa"/>
            <w:tcMar/>
          </w:tcPr>
          <w:p w:rsidRPr="008A4540" w:rsidR="00661191" w:rsidP="007A506E" w:rsidRDefault="00661191" w14:paraId="4DAC34BC" w14:textId="77777777">
            <w:pPr>
              <w:jc w:val="both"/>
              <w:rPr>
                <w:rFonts w:ascii="Arial Narrow" w:hAnsi="Arial Narrow" w:cs="Arial"/>
                <w:sz w:val="20"/>
                <w:szCs w:val="20"/>
              </w:rPr>
            </w:pPr>
            <w:r w:rsidRPr="008A4540">
              <w:rPr>
                <w:rFonts w:ascii="Arial Narrow" w:hAnsi="Arial Narrow" w:cs="Arial"/>
                <w:b/>
                <w:sz w:val="20"/>
                <w:szCs w:val="20"/>
              </w:rPr>
              <w:t>APROPIACIÓN INDEBIDA COMETIDO POR PERSONA JURÍDICA.</w:t>
            </w:r>
          </w:p>
        </w:tc>
      </w:tr>
      <w:tr w:rsidRPr="008A4540" w:rsidR="00661191" w:rsidTr="5FFAE9BA" w14:paraId="7DAD5136" w14:textId="77777777">
        <w:trPr>
          <w:trHeight w:val="74"/>
        </w:trPr>
        <w:tc>
          <w:tcPr>
            <w:tcW w:w="3150" w:type="dxa"/>
            <w:tcMar/>
          </w:tcPr>
          <w:p w:rsidRPr="008A4540" w:rsidR="00661191" w:rsidP="007A506E" w:rsidRDefault="00661191" w14:paraId="7A2E359E" w14:textId="77777777">
            <w:pPr>
              <w:rPr>
                <w:rFonts w:ascii="Arial Narrow" w:hAnsi="Arial Narrow"/>
                <w:sz w:val="20"/>
                <w:szCs w:val="20"/>
              </w:rPr>
            </w:pPr>
          </w:p>
        </w:tc>
        <w:tc>
          <w:tcPr>
            <w:tcW w:w="6172" w:type="dxa"/>
            <w:tcMar/>
          </w:tcPr>
          <w:p w:rsidRPr="008A4540" w:rsidR="00661191" w:rsidP="007A506E" w:rsidRDefault="00661191" w14:paraId="59CBE216" w14:textId="77777777">
            <w:pPr>
              <w:jc w:val="both"/>
              <w:rPr>
                <w:rFonts w:ascii="Arial Narrow" w:hAnsi="Arial Narrow" w:cs="Arial"/>
                <w:sz w:val="20"/>
                <w:szCs w:val="20"/>
              </w:rPr>
            </w:pPr>
            <w:r w:rsidRPr="008A4540">
              <w:rPr>
                <w:rFonts w:ascii="Arial Narrow" w:hAnsi="Arial Narrow" w:cs="Arial"/>
                <w:sz w:val="20"/>
                <w:szCs w:val="20"/>
              </w:rPr>
              <w:t>ART. 470 Nº 1</w:t>
            </w:r>
          </w:p>
        </w:tc>
      </w:tr>
      <w:tr w:rsidRPr="008A4540" w:rsidR="00661191" w:rsidTr="5FFAE9BA" w14:paraId="74A8A5B1" w14:textId="77777777">
        <w:trPr>
          <w:trHeight w:val="74"/>
        </w:trPr>
        <w:tc>
          <w:tcPr>
            <w:tcW w:w="3150" w:type="dxa"/>
            <w:tcMar/>
          </w:tcPr>
          <w:p w:rsidRPr="008A4540" w:rsidR="00661191" w:rsidP="007A506E" w:rsidRDefault="00661191" w14:paraId="7D11820B" w14:textId="77777777">
            <w:pPr>
              <w:rPr>
                <w:rFonts w:ascii="Arial Narrow" w:hAnsi="Arial Narrow"/>
                <w:sz w:val="20"/>
                <w:szCs w:val="20"/>
              </w:rPr>
            </w:pPr>
          </w:p>
        </w:tc>
        <w:tc>
          <w:tcPr>
            <w:tcW w:w="6172" w:type="dxa"/>
            <w:tcMar/>
          </w:tcPr>
          <w:p w:rsidRPr="008A4540" w:rsidR="00661191" w:rsidP="002E7D36" w:rsidRDefault="00661191" w14:paraId="3A2B519E" w14:textId="03194463">
            <w:pPr>
              <w:jc w:val="both"/>
              <w:rPr>
                <w:rFonts w:ascii="Arial Narrow" w:hAnsi="Arial Narrow" w:cs="Arial"/>
                <w:sz w:val="20"/>
                <w:szCs w:val="20"/>
              </w:rPr>
            </w:pPr>
            <w:r w:rsidRPr="008A4540">
              <w:rPr>
                <w:rFonts w:ascii="Arial Narrow" w:hAnsi="Arial Narrow" w:cs="Arial"/>
                <w:sz w:val="20"/>
                <w:szCs w:val="20"/>
              </w:rPr>
              <w:t>Sanciona a quien haga suyo dinero, efectos o cualquier otra cosa mueble que hubieren recibido con obligación de devolverlas.</w:t>
            </w:r>
          </w:p>
          <w:p w:rsidRPr="008A4540" w:rsidR="00661191" w:rsidP="002E7D36" w:rsidRDefault="00661191" w14:paraId="7AF225C9" w14:textId="5ABE7DE6">
            <w:pPr>
              <w:jc w:val="both"/>
              <w:rPr>
                <w:rFonts w:ascii="Arial Narrow" w:hAnsi="Arial Narrow" w:cs="Arial"/>
                <w:sz w:val="20"/>
                <w:szCs w:val="20"/>
              </w:rPr>
            </w:pPr>
            <w:r w:rsidRPr="008A4540">
              <w:rPr>
                <w:rFonts w:ascii="Arial Narrow" w:hAnsi="Arial Narrow" w:cs="Arial"/>
                <w:sz w:val="20"/>
                <w:szCs w:val="20"/>
              </w:rPr>
              <w:t>Asimismo sanciona a los que en perjuicio de otro se apropiaren o distrajeren dinero, efectos o cualquiera otra cosa mueble que hubieren recibido en depósito, comisión o administración, o por otro título que produzca obligación de entregarla o devolverla.</w:t>
            </w:r>
          </w:p>
          <w:p w:rsidRPr="008A4540" w:rsidR="00661191" w:rsidP="00AC00B6" w:rsidRDefault="00661191" w14:paraId="44FB3838" w14:textId="3EC84D7D">
            <w:pPr>
              <w:jc w:val="both"/>
              <w:rPr>
                <w:rFonts w:ascii="Arial Narrow" w:hAnsi="Arial Narrow" w:cs="Arial"/>
                <w:sz w:val="20"/>
                <w:szCs w:val="20"/>
              </w:rPr>
            </w:pPr>
            <w:r w:rsidRPr="008A4540">
              <w:rPr>
                <w:rFonts w:ascii="Arial Narrow" w:hAnsi="Arial Narrow" w:cs="Arial"/>
                <w:sz w:val="20"/>
                <w:szCs w:val="20"/>
              </w:rPr>
              <w:t>En cuanto a la prueba del depósito en el caso a que se refiere el art. 2.217 del Código Civil, se observará lo que en dicho artículo se dispone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Ley 20.393).</w:t>
            </w:r>
          </w:p>
        </w:tc>
      </w:tr>
      <w:tr w:rsidRPr="008A4540" w:rsidR="00661191" w:rsidTr="5FFAE9BA" w14:paraId="24401CC2" w14:textId="77777777">
        <w:trPr>
          <w:trHeight w:val="74"/>
        </w:trPr>
        <w:tc>
          <w:tcPr>
            <w:tcW w:w="3150" w:type="dxa"/>
            <w:tcMar/>
          </w:tcPr>
          <w:p w:rsidRPr="008A4540" w:rsidR="00661191" w:rsidP="007A506E" w:rsidRDefault="00661191" w14:paraId="036FB9A1" w14:textId="77777777">
            <w:pPr>
              <w:rPr>
                <w:rFonts w:ascii="Arial Narrow" w:hAnsi="Arial Narrow"/>
                <w:sz w:val="20"/>
                <w:szCs w:val="20"/>
              </w:rPr>
            </w:pPr>
          </w:p>
        </w:tc>
        <w:tc>
          <w:tcPr>
            <w:tcW w:w="6172" w:type="dxa"/>
            <w:tcMar/>
          </w:tcPr>
          <w:p w:rsidRPr="008A4540" w:rsidR="00661191" w:rsidP="002E7D36" w:rsidRDefault="00661191" w14:paraId="70310956" w14:textId="77777777">
            <w:pPr>
              <w:jc w:val="both"/>
              <w:rPr>
                <w:rFonts w:ascii="Arial Narrow" w:hAnsi="Arial Narrow" w:cs="Arial"/>
                <w:sz w:val="20"/>
                <w:szCs w:val="20"/>
              </w:rPr>
            </w:pPr>
          </w:p>
        </w:tc>
      </w:tr>
      <w:tr w:rsidRPr="008A4540" w:rsidR="00661191" w:rsidTr="5FFAE9BA" w14:paraId="7A419C5C" w14:textId="77777777">
        <w:trPr>
          <w:trHeight w:val="74"/>
        </w:trPr>
        <w:tc>
          <w:tcPr>
            <w:tcW w:w="3150" w:type="dxa"/>
            <w:tcMar/>
          </w:tcPr>
          <w:p w:rsidRPr="008A4540" w:rsidR="00661191" w:rsidP="00526C36" w:rsidRDefault="00661191" w14:paraId="04E95FFB" w14:textId="77777777">
            <w:pPr>
              <w:jc w:val="both"/>
              <w:rPr>
                <w:rFonts w:ascii="Arial Narrow" w:hAnsi="Arial Narrow" w:cs="Arial"/>
                <w:b/>
                <w:sz w:val="20"/>
                <w:szCs w:val="20"/>
              </w:rPr>
            </w:pPr>
            <w:r w:rsidRPr="008A4540">
              <w:rPr>
                <w:rFonts w:ascii="Arial Narrow" w:hAnsi="Arial Narrow" w:cs="Arial"/>
                <w:b/>
                <w:sz w:val="20"/>
                <w:szCs w:val="20"/>
              </w:rPr>
              <w:t>867</w:t>
            </w:r>
          </w:p>
        </w:tc>
        <w:tc>
          <w:tcPr>
            <w:tcW w:w="6172" w:type="dxa"/>
            <w:tcMar/>
          </w:tcPr>
          <w:p w:rsidRPr="008A4540" w:rsidR="00661191" w:rsidP="00526C36" w:rsidRDefault="00661191" w14:paraId="0813CA39" w14:textId="77777777">
            <w:pPr>
              <w:jc w:val="both"/>
              <w:rPr>
                <w:rFonts w:ascii="Arial Narrow" w:hAnsi="Arial Narrow" w:cs="Arial"/>
                <w:b/>
                <w:sz w:val="20"/>
                <w:szCs w:val="20"/>
              </w:rPr>
            </w:pPr>
            <w:r w:rsidRPr="008A4540">
              <w:rPr>
                <w:rFonts w:ascii="Arial Narrow" w:hAnsi="Arial Narrow" w:cs="Arial"/>
                <w:b/>
                <w:sz w:val="20"/>
                <w:szCs w:val="20"/>
              </w:rPr>
              <w:t>ROBO DE VEHÍCULO MOTORIZADO POR SORPRESA, VIOLENCIA O INTIMIDACIÓN.</w:t>
            </w:r>
          </w:p>
        </w:tc>
      </w:tr>
      <w:tr w:rsidRPr="008A4540" w:rsidR="00661191" w:rsidTr="5FFAE9BA" w14:paraId="1125FA0D" w14:textId="77777777">
        <w:trPr>
          <w:trHeight w:val="74"/>
        </w:trPr>
        <w:tc>
          <w:tcPr>
            <w:tcW w:w="3150" w:type="dxa"/>
            <w:tcMar/>
          </w:tcPr>
          <w:p w:rsidRPr="008A4540" w:rsidR="00661191" w:rsidP="007A506E" w:rsidRDefault="00661191" w14:paraId="42186358" w14:textId="77777777">
            <w:pPr>
              <w:rPr>
                <w:rFonts w:ascii="Arial Narrow" w:hAnsi="Arial Narrow"/>
                <w:sz w:val="20"/>
                <w:szCs w:val="20"/>
              </w:rPr>
            </w:pPr>
          </w:p>
        </w:tc>
        <w:tc>
          <w:tcPr>
            <w:tcW w:w="6172" w:type="dxa"/>
            <w:tcMar/>
          </w:tcPr>
          <w:p w:rsidRPr="008A4540" w:rsidR="00661191" w:rsidP="007A506E" w:rsidRDefault="00661191" w14:paraId="3CA7EC6E" w14:textId="77777777">
            <w:pPr>
              <w:jc w:val="both"/>
              <w:rPr>
                <w:rFonts w:ascii="Arial Narrow" w:hAnsi="Arial Narrow" w:cs="Arial"/>
                <w:sz w:val="20"/>
                <w:szCs w:val="20"/>
              </w:rPr>
            </w:pPr>
            <w:r w:rsidRPr="008A4540">
              <w:rPr>
                <w:rFonts w:ascii="Arial Narrow" w:hAnsi="Arial Narrow" w:cs="Arial"/>
                <w:sz w:val="20"/>
                <w:szCs w:val="20"/>
              </w:rPr>
              <w:t>ART. 433, 436 inc. final, 439</w:t>
            </w:r>
          </w:p>
        </w:tc>
      </w:tr>
      <w:tr w:rsidRPr="008A4540" w:rsidR="00661191" w:rsidTr="5FFAE9BA" w14:paraId="1487A218" w14:textId="77777777">
        <w:trPr>
          <w:trHeight w:val="74"/>
        </w:trPr>
        <w:tc>
          <w:tcPr>
            <w:tcW w:w="3150" w:type="dxa"/>
            <w:tcMar/>
          </w:tcPr>
          <w:p w:rsidRPr="008A4540" w:rsidR="00661191" w:rsidP="007A506E" w:rsidRDefault="00661191" w14:paraId="78F68023" w14:textId="77777777">
            <w:pPr>
              <w:rPr>
                <w:rFonts w:ascii="Arial Narrow" w:hAnsi="Arial Narrow"/>
                <w:sz w:val="20"/>
                <w:szCs w:val="20"/>
              </w:rPr>
            </w:pPr>
          </w:p>
        </w:tc>
        <w:tc>
          <w:tcPr>
            <w:tcW w:w="6172" w:type="dxa"/>
            <w:tcMar/>
          </w:tcPr>
          <w:p w:rsidRPr="008A4540" w:rsidR="00661191" w:rsidP="00AC00B6" w:rsidRDefault="00661191" w14:paraId="1C4B6C54" w14:textId="4A9C0356">
            <w:pPr>
              <w:jc w:val="both"/>
              <w:rPr>
                <w:rFonts w:ascii="Arial Narrow" w:hAnsi="Arial Narrow" w:cs="Arial"/>
                <w:sz w:val="20"/>
                <w:szCs w:val="20"/>
              </w:rPr>
            </w:pPr>
            <w:r w:rsidRPr="008A4540">
              <w:rPr>
                <w:rFonts w:ascii="Arial Narrow" w:hAnsi="Arial Narrow" w:cs="Arial"/>
                <w:sz w:val="20"/>
                <w:szCs w:val="20"/>
              </w:rPr>
              <w:t>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su apropiación, en ambos casos, en el momento en que ésta se apreste a ingresar o hacer abandono de un lugar habitado, destinado a la habitación o sus dependencias, o su lugar de trabajo. (</w:t>
            </w:r>
            <w:proofErr w:type="spellStart"/>
            <w:r w:rsidRPr="008A4540">
              <w:rPr>
                <w:rFonts w:ascii="Arial Narrow" w:hAnsi="Arial Narrow" w:cs="Arial"/>
                <w:sz w:val="20"/>
                <w:szCs w:val="20"/>
              </w:rPr>
              <w:t>Portonazo</w:t>
            </w:r>
            <w:proofErr w:type="spellEnd"/>
            <w:r w:rsidRPr="008A4540">
              <w:rPr>
                <w:rFonts w:ascii="Arial Narrow" w:hAnsi="Arial Narrow" w:cs="Arial"/>
                <w:sz w:val="20"/>
                <w:szCs w:val="20"/>
              </w:rPr>
              <w:t>)</w:t>
            </w:r>
          </w:p>
        </w:tc>
      </w:tr>
      <w:tr w:rsidRPr="008A4540" w:rsidR="00661191" w:rsidTr="5FFAE9BA" w14:paraId="79EEC643" w14:textId="77777777">
        <w:trPr>
          <w:trHeight w:val="74"/>
        </w:trPr>
        <w:tc>
          <w:tcPr>
            <w:tcW w:w="3150" w:type="dxa"/>
            <w:tcMar/>
          </w:tcPr>
          <w:p w:rsidRPr="008A4540" w:rsidR="00661191" w:rsidP="007A506E" w:rsidRDefault="00661191" w14:paraId="79844468" w14:textId="77777777">
            <w:pPr>
              <w:rPr>
                <w:rFonts w:ascii="Arial Narrow" w:hAnsi="Arial Narrow"/>
                <w:sz w:val="20"/>
                <w:szCs w:val="20"/>
              </w:rPr>
            </w:pPr>
          </w:p>
        </w:tc>
        <w:tc>
          <w:tcPr>
            <w:tcW w:w="6172" w:type="dxa"/>
            <w:tcMar/>
          </w:tcPr>
          <w:p w:rsidRPr="008A4540" w:rsidR="00661191" w:rsidP="00AC00B6" w:rsidRDefault="00661191" w14:paraId="62413082" w14:textId="77777777">
            <w:pPr>
              <w:jc w:val="both"/>
              <w:rPr>
                <w:rFonts w:ascii="Arial Narrow" w:hAnsi="Arial Narrow" w:cs="Arial"/>
                <w:sz w:val="20"/>
                <w:szCs w:val="20"/>
              </w:rPr>
            </w:pPr>
          </w:p>
        </w:tc>
      </w:tr>
      <w:tr w:rsidRPr="008A4540" w:rsidR="00661191" w:rsidTr="5FFAE9BA" w14:paraId="4AA4C599" w14:textId="77777777">
        <w:trPr>
          <w:trHeight w:val="74"/>
        </w:trPr>
        <w:tc>
          <w:tcPr>
            <w:tcW w:w="3150" w:type="dxa"/>
            <w:tcMar/>
          </w:tcPr>
          <w:p w:rsidRPr="008A4540" w:rsidR="00661191" w:rsidP="00F43729" w:rsidRDefault="00661191" w14:paraId="32622273" w14:textId="77777777">
            <w:pPr>
              <w:jc w:val="both"/>
              <w:rPr>
                <w:rFonts w:ascii="Arial Narrow" w:hAnsi="Arial Narrow" w:cs="Arial"/>
                <w:b/>
                <w:sz w:val="20"/>
                <w:szCs w:val="20"/>
              </w:rPr>
            </w:pPr>
            <w:r w:rsidRPr="008A4540">
              <w:rPr>
                <w:rFonts w:ascii="Arial Narrow" w:hAnsi="Arial Narrow" w:cs="Arial"/>
                <w:b/>
                <w:sz w:val="20"/>
                <w:szCs w:val="20"/>
              </w:rPr>
              <w:t>868</w:t>
            </w:r>
          </w:p>
        </w:tc>
        <w:tc>
          <w:tcPr>
            <w:tcW w:w="6172" w:type="dxa"/>
            <w:tcMar/>
          </w:tcPr>
          <w:p w:rsidRPr="008A4540" w:rsidR="00661191" w:rsidP="00F43729" w:rsidRDefault="00661191" w14:paraId="79D0644D" w14:textId="77777777">
            <w:pPr>
              <w:jc w:val="both"/>
              <w:rPr>
                <w:rFonts w:ascii="Arial Narrow" w:hAnsi="Arial Narrow" w:cs="Arial"/>
                <w:b/>
                <w:sz w:val="20"/>
                <w:szCs w:val="20"/>
              </w:rPr>
            </w:pPr>
            <w:r w:rsidRPr="008A4540">
              <w:rPr>
                <w:rFonts w:ascii="Arial Narrow" w:hAnsi="Arial Narrow" w:cs="Arial"/>
                <w:b/>
                <w:sz w:val="20"/>
                <w:szCs w:val="20"/>
              </w:rPr>
              <w:t>ROBO DE VEHÍCULO UTILIZANDO ELEMENTOS DISTRACTIVOS.</w:t>
            </w:r>
          </w:p>
        </w:tc>
      </w:tr>
      <w:tr w:rsidRPr="008A4540" w:rsidR="00661191" w:rsidTr="5FFAE9BA" w14:paraId="088F61DE" w14:textId="77777777">
        <w:trPr>
          <w:trHeight w:val="74"/>
        </w:trPr>
        <w:tc>
          <w:tcPr>
            <w:tcW w:w="3150" w:type="dxa"/>
            <w:tcMar/>
          </w:tcPr>
          <w:p w:rsidRPr="008A4540" w:rsidR="00661191" w:rsidP="007A506E" w:rsidRDefault="00661191" w14:paraId="2E3D6084" w14:textId="77777777">
            <w:pPr>
              <w:rPr>
                <w:rFonts w:ascii="Arial Narrow" w:hAnsi="Arial Narrow"/>
                <w:sz w:val="20"/>
                <w:szCs w:val="20"/>
              </w:rPr>
            </w:pPr>
          </w:p>
        </w:tc>
        <w:tc>
          <w:tcPr>
            <w:tcW w:w="6172" w:type="dxa"/>
            <w:tcMar/>
          </w:tcPr>
          <w:p w:rsidRPr="008A4540" w:rsidR="00661191" w:rsidP="007A506E" w:rsidRDefault="00661191" w14:paraId="03AC6AF1" w14:textId="77777777">
            <w:pPr>
              <w:jc w:val="both"/>
              <w:rPr>
                <w:rFonts w:ascii="Arial Narrow" w:hAnsi="Arial Narrow" w:cs="Arial"/>
                <w:sz w:val="20"/>
                <w:szCs w:val="20"/>
              </w:rPr>
            </w:pPr>
            <w:r w:rsidRPr="008A4540">
              <w:rPr>
                <w:rFonts w:ascii="Arial Narrow" w:hAnsi="Arial Narrow" w:cs="Arial"/>
                <w:sz w:val="20"/>
                <w:szCs w:val="20"/>
              </w:rPr>
              <w:t>ART. 443 inc. 3º</w:t>
            </w:r>
          </w:p>
        </w:tc>
      </w:tr>
      <w:tr w:rsidRPr="008A4540" w:rsidR="00661191" w:rsidTr="5FFAE9BA" w14:paraId="74885B57" w14:textId="77777777">
        <w:trPr>
          <w:trHeight w:val="74"/>
        </w:trPr>
        <w:tc>
          <w:tcPr>
            <w:tcW w:w="3150" w:type="dxa"/>
            <w:tcMar/>
          </w:tcPr>
          <w:p w:rsidRPr="008A4540" w:rsidR="00661191" w:rsidP="007A506E" w:rsidRDefault="00661191" w14:paraId="7FAA2B9B" w14:textId="77777777">
            <w:pPr>
              <w:rPr>
                <w:rFonts w:ascii="Arial Narrow" w:hAnsi="Arial Narrow"/>
                <w:sz w:val="20"/>
                <w:szCs w:val="20"/>
              </w:rPr>
            </w:pPr>
          </w:p>
        </w:tc>
        <w:tc>
          <w:tcPr>
            <w:tcW w:w="6172" w:type="dxa"/>
            <w:tcMar/>
          </w:tcPr>
          <w:p w:rsidRPr="008A4540" w:rsidR="00661191" w:rsidP="00AC00B6" w:rsidRDefault="00661191" w14:paraId="49A25AF6" w14:textId="5838ECC7">
            <w:pPr>
              <w:jc w:val="both"/>
              <w:rPr>
                <w:rFonts w:ascii="Arial Narrow" w:hAnsi="Arial Narrow" w:cs="Arial"/>
                <w:sz w:val="20"/>
                <w:szCs w:val="20"/>
              </w:rPr>
            </w:pPr>
            <w:r w:rsidRPr="008A4540">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Pr="008A4540" w:rsidR="00661191" w:rsidTr="5FFAE9BA" w14:paraId="40A4C81E" w14:textId="77777777">
        <w:trPr>
          <w:trHeight w:val="74"/>
        </w:trPr>
        <w:tc>
          <w:tcPr>
            <w:tcW w:w="3150" w:type="dxa"/>
            <w:tcMar/>
          </w:tcPr>
          <w:p w:rsidRPr="008A4540" w:rsidR="00661191" w:rsidP="007A506E" w:rsidRDefault="00661191" w14:paraId="46C75243" w14:textId="77777777">
            <w:pPr>
              <w:rPr>
                <w:rFonts w:ascii="Arial Narrow" w:hAnsi="Arial Narrow"/>
                <w:sz w:val="20"/>
                <w:szCs w:val="20"/>
              </w:rPr>
            </w:pPr>
          </w:p>
        </w:tc>
        <w:tc>
          <w:tcPr>
            <w:tcW w:w="6172" w:type="dxa"/>
            <w:tcMar/>
          </w:tcPr>
          <w:p w:rsidRPr="008A4540" w:rsidR="00661191" w:rsidP="00AC00B6" w:rsidRDefault="00661191" w14:paraId="67ABB0A6" w14:textId="77777777">
            <w:pPr>
              <w:jc w:val="both"/>
              <w:rPr>
                <w:rFonts w:ascii="Arial Narrow" w:hAnsi="Arial Narrow" w:cs="Arial"/>
                <w:sz w:val="20"/>
                <w:szCs w:val="20"/>
              </w:rPr>
            </w:pPr>
          </w:p>
        </w:tc>
      </w:tr>
      <w:tr w:rsidRPr="008A4540" w:rsidR="00661191" w:rsidTr="5FFAE9BA" w14:paraId="7F949BFE" w14:textId="77777777">
        <w:trPr>
          <w:trHeight w:val="74"/>
        </w:trPr>
        <w:tc>
          <w:tcPr>
            <w:tcW w:w="3150" w:type="dxa"/>
            <w:tcMar/>
          </w:tcPr>
          <w:p w:rsidRPr="008A4540" w:rsidR="00661191" w:rsidP="00295679" w:rsidRDefault="00661191" w14:paraId="2E251FDA" w14:textId="77777777">
            <w:pPr>
              <w:jc w:val="both"/>
              <w:rPr>
                <w:rFonts w:ascii="Arial Narrow" w:hAnsi="Arial Narrow" w:cs="Arial"/>
                <w:b/>
                <w:sz w:val="20"/>
                <w:szCs w:val="20"/>
              </w:rPr>
            </w:pPr>
            <w:r w:rsidRPr="008A4540">
              <w:rPr>
                <w:rFonts w:ascii="Arial Narrow" w:hAnsi="Arial Narrow" w:cs="Arial"/>
                <w:b/>
                <w:sz w:val="20"/>
                <w:szCs w:val="20"/>
              </w:rPr>
              <w:t>869</w:t>
            </w:r>
          </w:p>
        </w:tc>
        <w:tc>
          <w:tcPr>
            <w:tcW w:w="6172" w:type="dxa"/>
            <w:tcMar/>
          </w:tcPr>
          <w:p w:rsidRPr="008A4540" w:rsidR="00661191" w:rsidP="00295679" w:rsidRDefault="00661191" w14:paraId="6143C2CA" w14:textId="77777777">
            <w:pPr>
              <w:jc w:val="both"/>
              <w:rPr>
                <w:rFonts w:ascii="Arial Narrow" w:hAnsi="Arial Narrow" w:cs="Arial"/>
                <w:b/>
                <w:sz w:val="20"/>
                <w:szCs w:val="20"/>
              </w:rPr>
            </w:pPr>
            <w:r w:rsidRPr="008A4540">
              <w:rPr>
                <w:rFonts w:ascii="Arial Narrow" w:hAnsi="Arial Narrow" w:cs="Arial"/>
                <w:b/>
                <w:sz w:val="20"/>
                <w:szCs w:val="20"/>
              </w:rPr>
              <w:t>RECEPTACIÓN DE VEHÍCULOS MOTORIZADOS.</w:t>
            </w:r>
          </w:p>
        </w:tc>
      </w:tr>
      <w:tr w:rsidRPr="001E788B" w:rsidR="00661191" w:rsidTr="5FFAE9BA" w14:paraId="5BCE3916" w14:textId="77777777">
        <w:trPr>
          <w:trHeight w:val="74"/>
        </w:trPr>
        <w:tc>
          <w:tcPr>
            <w:tcW w:w="3150" w:type="dxa"/>
            <w:tcMar/>
          </w:tcPr>
          <w:p w:rsidRPr="008A4540" w:rsidR="00661191" w:rsidP="007A506E" w:rsidRDefault="00661191" w14:paraId="03314C99" w14:textId="77777777">
            <w:pPr>
              <w:rPr>
                <w:rFonts w:ascii="Arial Narrow" w:hAnsi="Arial Narrow"/>
                <w:sz w:val="20"/>
                <w:szCs w:val="20"/>
              </w:rPr>
            </w:pPr>
          </w:p>
        </w:tc>
        <w:tc>
          <w:tcPr>
            <w:tcW w:w="6172" w:type="dxa"/>
            <w:tcMar/>
          </w:tcPr>
          <w:p w:rsidRPr="008A4540" w:rsidR="00661191" w:rsidP="007A506E" w:rsidRDefault="00661191" w14:paraId="15543DA9" w14:textId="77777777">
            <w:pPr>
              <w:jc w:val="both"/>
              <w:rPr>
                <w:rFonts w:ascii="Arial Narrow" w:hAnsi="Arial Narrow" w:cs="Arial"/>
                <w:sz w:val="20"/>
                <w:szCs w:val="20"/>
                <w:lang w:val="en-US"/>
              </w:rPr>
            </w:pPr>
            <w:r w:rsidRPr="008A4540">
              <w:rPr>
                <w:rFonts w:ascii="Arial Narrow" w:hAnsi="Arial Narrow" w:cs="Arial"/>
                <w:sz w:val="20"/>
                <w:szCs w:val="20"/>
                <w:lang w:val="en-US"/>
              </w:rPr>
              <w:t>ART. 456 Bis A inc. 4º</w:t>
            </w:r>
          </w:p>
        </w:tc>
      </w:tr>
      <w:tr w:rsidRPr="008A4540" w:rsidR="00661191" w:rsidTr="5FFAE9BA" w14:paraId="2AFC764E" w14:textId="77777777">
        <w:trPr>
          <w:trHeight w:val="74"/>
        </w:trPr>
        <w:tc>
          <w:tcPr>
            <w:tcW w:w="3150" w:type="dxa"/>
            <w:tcMar/>
          </w:tcPr>
          <w:p w:rsidRPr="008A4540" w:rsidR="00661191" w:rsidP="007A506E" w:rsidRDefault="00661191" w14:paraId="1170F6C8" w14:textId="77777777">
            <w:pPr>
              <w:rPr>
                <w:rFonts w:ascii="Arial Narrow" w:hAnsi="Arial Narrow"/>
                <w:sz w:val="20"/>
                <w:szCs w:val="20"/>
                <w:lang w:val="en-US"/>
              </w:rPr>
            </w:pPr>
          </w:p>
        </w:tc>
        <w:tc>
          <w:tcPr>
            <w:tcW w:w="6172" w:type="dxa"/>
            <w:tcMar/>
          </w:tcPr>
          <w:p w:rsidRPr="008A4540" w:rsidR="00661191" w:rsidP="00CB6FCE" w:rsidRDefault="00661191" w14:paraId="0017C565" w14:textId="3FDD4C3E">
            <w:pPr>
              <w:jc w:val="both"/>
              <w:rPr>
                <w:rFonts w:ascii="Arial Narrow" w:hAnsi="Arial Narrow" w:cs="Arial"/>
                <w:sz w:val="20"/>
                <w:szCs w:val="20"/>
              </w:rPr>
            </w:pPr>
            <w:r w:rsidRPr="008A4540">
              <w:rPr>
                <w:rFonts w:ascii="Arial Narrow" w:hAnsi="Arial Narrow" w:cs="Arial"/>
                <w:sz w:val="20"/>
                <w:szCs w:val="20"/>
              </w:rPr>
              <w:t>Sanciona al autor de receptación de vehículos motorizados que conociere o no pudiere menos que conocer que en la apropiación de éste se ejerció sobre su legítimo tenedor violencia o intimidación.</w:t>
            </w:r>
          </w:p>
        </w:tc>
      </w:tr>
      <w:tr w:rsidRPr="008A4540" w:rsidR="00661191" w:rsidTr="5FFAE9BA" w14:paraId="3FF1BEAF" w14:textId="77777777">
        <w:trPr>
          <w:trHeight w:val="74"/>
        </w:trPr>
        <w:tc>
          <w:tcPr>
            <w:tcW w:w="3150" w:type="dxa"/>
            <w:tcMar/>
          </w:tcPr>
          <w:p w:rsidRPr="008A4540" w:rsidR="00661191" w:rsidP="007A506E" w:rsidRDefault="00661191" w14:paraId="4CAF2FD6" w14:textId="77777777">
            <w:pPr>
              <w:rPr>
                <w:rFonts w:ascii="Arial Narrow" w:hAnsi="Arial Narrow"/>
                <w:sz w:val="20"/>
                <w:szCs w:val="20"/>
              </w:rPr>
            </w:pPr>
          </w:p>
        </w:tc>
        <w:tc>
          <w:tcPr>
            <w:tcW w:w="6172" w:type="dxa"/>
            <w:tcMar/>
          </w:tcPr>
          <w:p w:rsidRPr="008A4540" w:rsidR="00661191" w:rsidP="002669E0" w:rsidRDefault="00661191" w14:paraId="77CAF3A3" w14:textId="77777777">
            <w:pPr>
              <w:jc w:val="both"/>
              <w:rPr>
                <w:rFonts w:ascii="Arial Narrow" w:hAnsi="Arial Narrow" w:cs="Arial"/>
                <w:sz w:val="20"/>
                <w:szCs w:val="20"/>
              </w:rPr>
            </w:pPr>
          </w:p>
        </w:tc>
      </w:tr>
      <w:tr w:rsidRPr="008A4540" w:rsidR="00661191" w:rsidTr="5FFAE9BA" w14:paraId="74F1840B" w14:textId="77777777">
        <w:trPr>
          <w:trHeight w:val="74"/>
        </w:trPr>
        <w:tc>
          <w:tcPr>
            <w:tcW w:w="3150" w:type="dxa"/>
            <w:tcMar/>
          </w:tcPr>
          <w:p w:rsidRPr="008A4540" w:rsidR="00661191" w:rsidP="001122AA" w:rsidRDefault="00661191" w14:paraId="2B3E1FD0" w14:textId="29FC3E8F">
            <w:pPr>
              <w:jc w:val="both"/>
              <w:rPr>
                <w:rFonts w:ascii="Arial Narrow" w:hAnsi="Arial Narrow" w:cs="Arial"/>
                <w:b/>
                <w:sz w:val="20"/>
                <w:szCs w:val="20"/>
              </w:rPr>
            </w:pPr>
            <w:r w:rsidRPr="008A4540">
              <w:rPr>
                <w:rFonts w:ascii="Arial Narrow" w:hAnsi="Arial Narrow" w:cs="Arial"/>
                <w:b/>
                <w:sz w:val="20"/>
                <w:szCs w:val="20"/>
              </w:rPr>
              <w:t>870</w:t>
            </w:r>
          </w:p>
        </w:tc>
        <w:tc>
          <w:tcPr>
            <w:tcW w:w="6172" w:type="dxa"/>
            <w:tcMar/>
          </w:tcPr>
          <w:p w:rsidRPr="008A4540" w:rsidR="00661191" w:rsidP="001122AA" w:rsidRDefault="00661191" w14:paraId="09574B54" w14:textId="6DDC4B64">
            <w:pPr>
              <w:jc w:val="both"/>
              <w:rPr>
                <w:rFonts w:ascii="Arial Narrow" w:hAnsi="Arial Narrow" w:cs="Arial"/>
                <w:b/>
                <w:sz w:val="20"/>
                <w:szCs w:val="20"/>
              </w:rPr>
            </w:pPr>
            <w:r w:rsidRPr="008A4540">
              <w:rPr>
                <w:rFonts w:ascii="Arial Narrow" w:hAnsi="Arial Narrow" w:cs="Arial"/>
                <w:b/>
                <w:sz w:val="20"/>
                <w:szCs w:val="20"/>
              </w:rPr>
              <w:t>ROBO CON OCASIÓN DE CALAMIDAD O ALTERACIÓN AL ORDEN PÚBLICO.</w:t>
            </w:r>
          </w:p>
        </w:tc>
      </w:tr>
      <w:tr w:rsidRPr="008A4540" w:rsidR="00661191" w:rsidTr="5FFAE9BA" w14:paraId="4998AB41" w14:textId="77777777">
        <w:trPr>
          <w:trHeight w:val="74"/>
        </w:trPr>
        <w:tc>
          <w:tcPr>
            <w:tcW w:w="3150" w:type="dxa"/>
            <w:tcMar/>
          </w:tcPr>
          <w:p w:rsidRPr="008A4540" w:rsidR="00661191" w:rsidP="00CB6FCE" w:rsidRDefault="00661191" w14:paraId="7063927A" w14:textId="77777777">
            <w:pPr>
              <w:rPr>
                <w:rFonts w:ascii="Arial Narrow" w:hAnsi="Arial Narrow"/>
                <w:sz w:val="20"/>
                <w:szCs w:val="20"/>
              </w:rPr>
            </w:pPr>
          </w:p>
        </w:tc>
        <w:tc>
          <w:tcPr>
            <w:tcW w:w="6172" w:type="dxa"/>
            <w:tcMar/>
          </w:tcPr>
          <w:p w:rsidRPr="008A4540" w:rsidR="00661191" w:rsidP="00CB6FCE" w:rsidRDefault="00661191" w14:paraId="36F75585" w14:textId="0D091376">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Pr="008A4540" w:rsidR="00661191" w:rsidTr="5FFAE9BA" w14:paraId="549D1A26" w14:textId="77777777">
        <w:trPr>
          <w:trHeight w:val="74"/>
        </w:trPr>
        <w:tc>
          <w:tcPr>
            <w:tcW w:w="3150" w:type="dxa"/>
            <w:tcMar/>
          </w:tcPr>
          <w:p w:rsidRPr="008A4540" w:rsidR="00661191" w:rsidP="00CB6FCE" w:rsidRDefault="00661191" w14:paraId="00EEB196" w14:textId="77777777">
            <w:pPr>
              <w:rPr>
                <w:rFonts w:ascii="Arial Narrow" w:hAnsi="Arial Narrow"/>
                <w:sz w:val="20"/>
                <w:szCs w:val="20"/>
                <w:lang w:val="en-US"/>
              </w:rPr>
            </w:pPr>
          </w:p>
        </w:tc>
        <w:tc>
          <w:tcPr>
            <w:tcW w:w="6172" w:type="dxa"/>
            <w:tcMar/>
          </w:tcPr>
          <w:p w:rsidRPr="008A4540" w:rsidR="00661191" w:rsidP="001122AA" w:rsidRDefault="00661191" w14:paraId="32A08F10" w14:textId="0D334ADF">
            <w:pPr>
              <w:jc w:val="both"/>
              <w:rPr>
                <w:rFonts w:ascii="Arial Narrow" w:hAnsi="Arial Narrow" w:cs="Arial"/>
                <w:sz w:val="20"/>
                <w:szCs w:val="20"/>
              </w:rPr>
            </w:pPr>
            <w:r w:rsidRPr="008A4540">
              <w:rPr>
                <w:rFonts w:ascii="Arial Narrow" w:hAnsi="Arial Narrow" w:cs="Arial"/>
                <w:sz w:val="20"/>
                <w:szCs w:val="20"/>
              </w:rPr>
              <w:t>Sanciona al que roba con ocasión de calamidad pública o alteración del orden público, actuando en grupo o individualmente pero amparado en el grupo.</w:t>
            </w:r>
          </w:p>
        </w:tc>
      </w:tr>
      <w:tr w:rsidRPr="008A4540" w:rsidR="00661191" w:rsidTr="5FFAE9BA" w14:paraId="62D2F007" w14:textId="77777777">
        <w:trPr>
          <w:trHeight w:val="74"/>
        </w:trPr>
        <w:tc>
          <w:tcPr>
            <w:tcW w:w="3150" w:type="dxa"/>
            <w:tcMar/>
          </w:tcPr>
          <w:p w:rsidRPr="008A4540" w:rsidR="00661191" w:rsidP="007A506E" w:rsidRDefault="00661191" w14:paraId="5D526730" w14:textId="77777777">
            <w:pPr>
              <w:rPr>
                <w:rFonts w:ascii="Arial Narrow" w:hAnsi="Arial Narrow"/>
                <w:sz w:val="20"/>
                <w:szCs w:val="20"/>
              </w:rPr>
            </w:pPr>
          </w:p>
        </w:tc>
        <w:tc>
          <w:tcPr>
            <w:tcW w:w="6172" w:type="dxa"/>
            <w:tcMar/>
          </w:tcPr>
          <w:p w:rsidRPr="008A4540" w:rsidR="00661191" w:rsidP="002669E0" w:rsidRDefault="00661191" w14:paraId="3D4D8ACF" w14:textId="77777777">
            <w:pPr>
              <w:jc w:val="both"/>
              <w:rPr>
                <w:rFonts w:ascii="Arial Narrow" w:hAnsi="Arial Narrow" w:cs="Arial"/>
                <w:sz w:val="20"/>
                <w:szCs w:val="20"/>
              </w:rPr>
            </w:pPr>
          </w:p>
        </w:tc>
      </w:tr>
      <w:tr w:rsidRPr="008A4540" w:rsidR="00661191" w:rsidTr="5FFAE9BA" w14:paraId="7EC75626" w14:textId="77777777">
        <w:trPr>
          <w:trHeight w:val="74"/>
        </w:trPr>
        <w:tc>
          <w:tcPr>
            <w:tcW w:w="3150" w:type="dxa"/>
            <w:tcMar/>
          </w:tcPr>
          <w:p w:rsidRPr="008A4540" w:rsidR="00661191" w:rsidP="001122AA" w:rsidRDefault="00661191" w14:paraId="0C3D305D" w14:textId="5268E1F7">
            <w:pPr>
              <w:jc w:val="both"/>
              <w:rPr>
                <w:rFonts w:ascii="Arial Narrow" w:hAnsi="Arial Narrow" w:cs="Arial"/>
                <w:b/>
                <w:sz w:val="20"/>
                <w:szCs w:val="20"/>
              </w:rPr>
            </w:pPr>
            <w:r w:rsidRPr="008A4540">
              <w:rPr>
                <w:rFonts w:ascii="Arial Narrow" w:hAnsi="Arial Narrow" w:cs="Arial"/>
                <w:b/>
                <w:sz w:val="20"/>
                <w:szCs w:val="20"/>
              </w:rPr>
              <w:t>871</w:t>
            </w:r>
          </w:p>
        </w:tc>
        <w:tc>
          <w:tcPr>
            <w:tcW w:w="6172" w:type="dxa"/>
            <w:tcMar/>
          </w:tcPr>
          <w:p w:rsidRPr="008A4540" w:rsidR="00661191" w:rsidP="001122AA" w:rsidRDefault="00661191" w14:paraId="2275082C" w14:textId="47328C06">
            <w:pPr>
              <w:jc w:val="both"/>
              <w:rPr>
                <w:rFonts w:ascii="Arial Narrow" w:hAnsi="Arial Narrow" w:cs="Arial"/>
                <w:b/>
                <w:sz w:val="20"/>
                <w:szCs w:val="20"/>
              </w:rPr>
            </w:pPr>
            <w:r w:rsidRPr="008A4540">
              <w:rPr>
                <w:rFonts w:ascii="Arial Narrow" w:hAnsi="Arial Narrow" w:cs="Arial"/>
                <w:b/>
                <w:sz w:val="20"/>
                <w:szCs w:val="20"/>
              </w:rPr>
              <w:t>HURTO CON OCASIÓN DE CALAMIDAD O ALTERACIÓN AL ORDEN PÚBLICO.</w:t>
            </w:r>
          </w:p>
        </w:tc>
      </w:tr>
      <w:tr w:rsidRPr="008A4540" w:rsidR="00661191" w:rsidTr="5FFAE9BA" w14:paraId="598F5AA8" w14:textId="77777777">
        <w:trPr>
          <w:trHeight w:val="74"/>
        </w:trPr>
        <w:tc>
          <w:tcPr>
            <w:tcW w:w="3150" w:type="dxa"/>
            <w:tcMar/>
          </w:tcPr>
          <w:p w:rsidRPr="008A4540" w:rsidR="00661191" w:rsidP="00CB6FCE" w:rsidRDefault="00661191" w14:paraId="4040EBA9" w14:textId="77777777">
            <w:pPr>
              <w:rPr>
                <w:rFonts w:ascii="Arial Narrow" w:hAnsi="Arial Narrow"/>
                <w:sz w:val="20"/>
                <w:szCs w:val="20"/>
              </w:rPr>
            </w:pPr>
          </w:p>
        </w:tc>
        <w:tc>
          <w:tcPr>
            <w:tcW w:w="6172" w:type="dxa"/>
            <w:tcMar/>
          </w:tcPr>
          <w:p w:rsidRPr="008A4540" w:rsidR="00661191" w:rsidP="00CB6FCE" w:rsidRDefault="00661191" w14:paraId="159D95FA" w14:textId="2E3ED0A8">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Pr="008A4540" w:rsidR="00661191" w:rsidTr="5FFAE9BA" w14:paraId="4C8D4DCD" w14:textId="77777777">
        <w:trPr>
          <w:trHeight w:val="74"/>
        </w:trPr>
        <w:tc>
          <w:tcPr>
            <w:tcW w:w="3150" w:type="dxa"/>
            <w:tcMar/>
          </w:tcPr>
          <w:p w:rsidRPr="008A4540" w:rsidR="00661191" w:rsidP="00CB6FCE" w:rsidRDefault="00661191" w14:paraId="6B95B9C4" w14:textId="77777777">
            <w:pPr>
              <w:rPr>
                <w:rFonts w:ascii="Arial Narrow" w:hAnsi="Arial Narrow"/>
                <w:sz w:val="20"/>
                <w:szCs w:val="20"/>
                <w:lang w:val="en-US"/>
              </w:rPr>
            </w:pPr>
          </w:p>
        </w:tc>
        <w:tc>
          <w:tcPr>
            <w:tcW w:w="6172" w:type="dxa"/>
            <w:tcMar/>
          </w:tcPr>
          <w:p w:rsidRPr="008A4540" w:rsidR="00661191" w:rsidP="001122AA" w:rsidRDefault="00661191" w14:paraId="6A049321" w14:textId="2DF431A3">
            <w:pPr>
              <w:jc w:val="both"/>
              <w:rPr>
                <w:rFonts w:ascii="Arial Narrow" w:hAnsi="Arial Narrow" w:cs="Arial"/>
                <w:sz w:val="20"/>
                <w:szCs w:val="20"/>
              </w:rPr>
            </w:pPr>
            <w:r w:rsidRPr="008A4540">
              <w:rPr>
                <w:rFonts w:ascii="Arial Narrow" w:hAnsi="Arial Narrow" w:cs="Arial"/>
                <w:sz w:val="20"/>
                <w:szCs w:val="20"/>
              </w:rPr>
              <w:t>Sanciona al que hurta con ocasión de calamidad pública o alteración del orden público, actuando en grupo o individualmente pero amparado en el grupo.</w:t>
            </w:r>
          </w:p>
        </w:tc>
      </w:tr>
      <w:tr w:rsidRPr="008A4540" w:rsidR="00661191" w:rsidTr="5FFAE9BA" w14:paraId="1569537C" w14:textId="77777777">
        <w:trPr>
          <w:trHeight w:val="74"/>
        </w:trPr>
        <w:tc>
          <w:tcPr>
            <w:tcW w:w="3150" w:type="dxa"/>
            <w:tcMar/>
          </w:tcPr>
          <w:p w:rsidRPr="008A4540" w:rsidR="00661191" w:rsidP="00CB6FCE" w:rsidRDefault="00661191" w14:paraId="277BA68B" w14:textId="77777777">
            <w:pPr>
              <w:rPr>
                <w:rFonts w:ascii="Arial Narrow" w:hAnsi="Arial Narrow"/>
                <w:sz w:val="20"/>
                <w:szCs w:val="20"/>
              </w:rPr>
            </w:pPr>
          </w:p>
        </w:tc>
        <w:tc>
          <w:tcPr>
            <w:tcW w:w="6172" w:type="dxa"/>
            <w:tcMar/>
          </w:tcPr>
          <w:p w:rsidRPr="008A4540" w:rsidR="00661191" w:rsidP="00CB6FCE" w:rsidRDefault="00661191" w14:paraId="4DB0DF0A" w14:textId="77777777">
            <w:pPr>
              <w:jc w:val="both"/>
              <w:rPr>
                <w:rFonts w:ascii="Arial Narrow" w:hAnsi="Arial Narrow" w:cs="Arial"/>
                <w:sz w:val="20"/>
                <w:szCs w:val="20"/>
              </w:rPr>
            </w:pPr>
          </w:p>
        </w:tc>
      </w:tr>
      <w:tr w:rsidRPr="008A4540" w:rsidR="00661191" w:rsidTr="5FFAE9BA" w14:paraId="5562253B" w14:textId="77777777">
        <w:trPr>
          <w:trHeight w:val="74"/>
        </w:trPr>
        <w:tc>
          <w:tcPr>
            <w:tcW w:w="3150" w:type="dxa"/>
            <w:tcMar/>
          </w:tcPr>
          <w:p w:rsidRPr="008A4540" w:rsidR="00661191" w:rsidP="00CB6FCE" w:rsidRDefault="00661191" w14:paraId="48815BE6" w14:textId="0687D19E">
            <w:pPr>
              <w:jc w:val="both"/>
              <w:rPr>
                <w:rFonts w:ascii="Arial Narrow" w:hAnsi="Arial Narrow" w:cs="Arial"/>
                <w:b/>
                <w:sz w:val="20"/>
                <w:szCs w:val="20"/>
              </w:rPr>
            </w:pPr>
            <w:r w:rsidRPr="008A4540">
              <w:rPr>
                <w:rFonts w:ascii="Arial Narrow" w:hAnsi="Arial Narrow" w:cs="Arial"/>
                <w:b/>
                <w:sz w:val="20"/>
                <w:szCs w:val="20"/>
              </w:rPr>
              <w:t>872</w:t>
            </w:r>
          </w:p>
        </w:tc>
        <w:tc>
          <w:tcPr>
            <w:tcW w:w="6172" w:type="dxa"/>
            <w:tcMar/>
          </w:tcPr>
          <w:p w:rsidRPr="008A4540" w:rsidR="00661191" w:rsidP="00CB6FCE" w:rsidRDefault="00661191" w14:paraId="25AF692A" w14:textId="0DF79C95">
            <w:pPr>
              <w:jc w:val="both"/>
              <w:rPr>
                <w:rFonts w:ascii="Arial Narrow" w:hAnsi="Arial Narrow" w:cs="Arial"/>
                <w:b/>
                <w:sz w:val="20"/>
                <w:szCs w:val="20"/>
              </w:rPr>
            </w:pPr>
            <w:r w:rsidRPr="008A4540">
              <w:rPr>
                <w:rFonts w:ascii="Arial Narrow" w:hAnsi="Arial Narrow" w:cs="Arial"/>
                <w:b/>
                <w:sz w:val="20"/>
                <w:szCs w:val="20"/>
              </w:rPr>
              <w:t>SAQUEO</w:t>
            </w:r>
            <w:r w:rsidR="00A55134">
              <w:rPr>
                <w:rFonts w:ascii="Arial Narrow" w:hAnsi="Arial Narrow" w:cs="Arial"/>
                <w:b/>
                <w:sz w:val="20"/>
                <w:szCs w:val="20"/>
              </w:rPr>
              <w:t>.</w:t>
            </w:r>
          </w:p>
        </w:tc>
      </w:tr>
      <w:tr w:rsidRPr="008A4540" w:rsidR="00661191" w:rsidTr="5FFAE9BA" w14:paraId="32ED1254" w14:textId="77777777">
        <w:trPr>
          <w:trHeight w:val="74"/>
        </w:trPr>
        <w:tc>
          <w:tcPr>
            <w:tcW w:w="3150" w:type="dxa"/>
            <w:tcMar/>
          </w:tcPr>
          <w:p w:rsidRPr="008A4540" w:rsidR="00661191" w:rsidP="00CB6FCE" w:rsidRDefault="00661191" w14:paraId="313B3262" w14:textId="77777777">
            <w:pPr>
              <w:rPr>
                <w:rFonts w:ascii="Arial Narrow" w:hAnsi="Arial Narrow"/>
                <w:sz w:val="20"/>
                <w:szCs w:val="20"/>
              </w:rPr>
            </w:pPr>
          </w:p>
        </w:tc>
        <w:tc>
          <w:tcPr>
            <w:tcW w:w="6172" w:type="dxa"/>
            <w:tcMar/>
          </w:tcPr>
          <w:p w:rsidRPr="008A4540" w:rsidR="00661191" w:rsidP="00CB6FCE" w:rsidRDefault="00661191" w14:paraId="4708AD4C" w14:textId="77777777">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Pr="008A4540" w:rsidR="00661191" w:rsidTr="5FFAE9BA" w14:paraId="3DBC48B2" w14:textId="77777777">
        <w:trPr>
          <w:trHeight w:val="74"/>
        </w:trPr>
        <w:tc>
          <w:tcPr>
            <w:tcW w:w="3150" w:type="dxa"/>
            <w:tcMar/>
          </w:tcPr>
          <w:p w:rsidRPr="008A4540" w:rsidR="00661191" w:rsidP="00CB6FCE" w:rsidRDefault="00661191" w14:paraId="4BE4F290" w14:textId="77777777">
            <w:pPr>
              <w:rPr>
                <w:rFonts w:ascii="Arial Narrow" w:hAnsi="Arial Narrow"/>
                <w:sz w:val="20"/>
                <w:szCs w:val="20"/>
                <w:lang w:val="en-US"/>
              </w:rPr>
            </w:pPr>
          </w:p>
        </w:tc>
        <w:tc>
          <w:tcPr>
            <w:tcW w:w="6172" w:type="dxa"/>
            <w:tcMar/>
          </w:tcPr>
          <w:p w:rsidRPr="008A4540" w:rsidR="00661191" w:rsidP="009B49C3" w:rsidRDefault="00661191" w14:paraId="293A542F" w14:textId="21F4EA39">
            <w:pPr>
              <w:jc w:val="both"/>
              <w:rPr>
                <w:rFonts w:ascii="Arial Narrow" w:hAnsi="Arial Narrow" w:cs="Arial"/>
                <w:sz w:val="20"/>
                <w:szCs w:val="20"/>
              </w:rPr>
            </w:pPr>
            <w:r w:rsidRPr="008A4540">
              <w:rPr>
                <w:rFonts w:ascii="Arial Narrow" w:hAnsi="Arial Narrow" w:cs="Arial"/>
                <w:sz w:val="20"/>
                <w:szCs w:val="20"/>
              </w:rPr>
              <w:t>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establecimiento de comercio o industrial o del propio establecimiento. En estos casos el hecho se denominará saqueo.</w:t>
            </w:r>
          </w:p>
        </w:tc>
      </w:tr>
      <w:tr w:rsidRPr="008A4540" w:rsidR="00661191" w:rsidTr="5FFAE9BA" w14:paraId="3A7B8C99" w14:textId="77777777">
        <w:trPr>
          <w:trHeight w:val="74"/>
        </w:trPr>
        <w:tc>
          <w:tcPr>
            <w:tcW w:w="3150" w:type="dxa"/>
            <w:tcMar/>
          </w:tcPr>
          <w:p w:rsidRPr="008A4540" w:rsidR="00661191" w:rsidP="00CB6FCE" w:rsidRDefault="00661191" w14:paraId="62CBFB99" w14:textId="77777777">
            <w:pPr>
              <w:rPr>
                <w:rFonts w:ascii="Arial Narrow" w:hAnsi="Arial Narrow"/>
                <w:sz w:val="20"/>
                <w:szCs w:val="20"/>
              </w:rPr>
            </w:pPr>
          </w:p>
        </w:tc>
        <w:tc>
          <w:tcPr>
            <w:tcW w:w="6172" w:type="dxa"/>
            <w:tcMar/>
          </w:tcPr>
          <w:p w:rsidRPr="008A4540" w:rsidR="00661191" w:rsidP="00CB6FCE" w:rsidRDefault="00661191" w14:paraId="46801391" w14:textId="77777777">
            <w:pPr>
              <w:jc w:val="both"/>
              <w:rPr>
                <w:rFonts w:ascii="Arial Narrow" w:hAnsi="Arial Narrow" w:cs="Arial"/>
                <w:sz w:val="20"/>
                <w:szCs w:val="20"/>
              </w:rPr>
            </w:pPr>
          </w:p>
        </w:tc>
      </w:tr>
      <w:tr w:rsidRPr="008A4540" w:rsidR="00661191" w:rsidTr="5FFAE9BA" w14:paraId="0004D04E" w14:textId="77777777">
        <w:trPr>
          <w:trHeight w:val="74"/>
        </w:trPr>
        <w:tc>
          <w:tcPr>
            <w:tcW w:w="3150" w:type="dxa"/>
            <w:tcMar/>
          </w:tcPr>
          <w:p w:rsidRPr="008A4540" w:rsidR="00661191" w:rsidP="00715D54" w:rsidRDefault="00661191" w14:paraId="2F42A90B" w14:textId="7E9AE9AE">
            <w:pPr>
              <w:jc w:val="both"/>
              <w:rPr>
                <w:rFonts w:ascii="Arial Narrow" w:hAnsi="Arial Narrow"/>
                <w:sz w:val="20"/>
                <w:szCs w:val="20"/>
              </w:rPr>
            </w:pPr>
            <w:r w:rsidRPr="008A4540">
              <w:rPr>
                <w:rFonts w:ascii="Arial Narrow" w:hAnsi="Arial Narrow" w:cs="Arial"/>
                <w:b/>
                <w:sz w:val="20"/>
                <w:szCs w:val="20"/>
              </w:rPr>
              <w:t>877</w:t>
            </w:r>
          </w:p>
        </w:tc>
        <w:tc>
          <w:tcPr>
            <w:tcW w:w="6172" w:type="dxa"/>
            <w:tcMar/>
          </w:tcPr>
          <w:p w:rsidRPr="008A4540" w:rsidR="00661191" w:rsidP="00CB6FCE" w:rsidRDefault="00661191" w14:paraId="2B5BE8F5" w14:textId="6F3EB5ED">
            <w:pPr>
              <w:jc w:val="both"/>
              <w:rPr>
                <w:rFonts w:ascii="Arial Narrow" w:hAnsi="Arial Narrow"/>
                <w:color w:val="000000"/>
                <w:sz w:val="20"/>
                <w:szCs w:val="20"/>
              </w:rPr>
            </w:pPr>
            <w:r w:rsidRPr="008A4540">
              <w:rPr>
                <w:rFonts w:ascii="Arial Narrow" w:hAnsi="Arial Narrow" w:cs="Arial"/>
                <w:b/>
                <w:sz w:val="20"/>
                <w:szCs w:val="20"/>
              </w:rPr>
              <w:t>PORTE DE ELEMENTOS PARA PROVOCAR INCENCIO O ESTRAGOS</w:t>
            </w:r>
            <w:r w:rsidR="00A55134">
              <w:rPr>
                <w:rFonts w:ascii="Arial Narrow" w:hAnsi="Arial Narrow" w:cs="Arial"/>
                <w:b/>
                <w:sz w:val="20"/>
                <w:szCs w:val="20"/>
              </w:rPr>
              <w:t>.</w:t>
            </w:r>
            <w:r w:rsidRPr="008A4540">
              <w:rPr>
                <w:rFonts w:ascii="Arial Narrow" w:hAnsi="Arial Narrow"/>
                <w:color w:val="000000"/>
                <w:sz w:val="20"/>
                <w:szCs w:val="20"/>
              </w:rPr>
              <w:t xml:space="preserve"> </w:t>
            </w:r>
          </w:p>
        </w:tc>
      </w:tr>
      <w:tr w:rsidRPr="008A4540" w:rsidR="00661191" w:rsidTr="5FFAE9BA" w14:paraId="1F400F6B" w14:textId="77777777">
        <w:trPr>
          <w:trHeight w:val="74"/>
        </w:trPr>
        <w:tc>
          <w:tcPr>
            <w:tcW w:w="3150" w:type="dxa"/>
            <w:tcMar/>
          </w:tcPr>
          <w:p w:rsidRPr="008A4540" w:rsidR="00661191" w:rsidP="00940492" w:rsidRDefault="00661191" w14:paraId="01BA8E92" w14:textId="77777777">
            <w:pPr>
              <w:jc w:val="both"/>
              <w:rPr>
                <w:rFonts w:ascii="Arial Narrow" w:hAnsi="Arial Narrow" w:cs="Arial"/>
                <w:sz w:val="20"/>
                <w:szCs w:val="20"/>
              </w:rPr>
            </w:pPr>
          </w:p>
        </w:tc>
        <w:tc>
          <w:tcPr>
            <w:tcW w:w="6172" w:type="dxa"/>
            <w:tcMar/>
          </w:tcPr>
          <w:p w:rsidRPr="008A4540" w:rsidR="00661191" w:rsidP="00940492" w:rsidRDefault="00661191" w14:paraId="6CFC1F0C" w14:textId="7213209C">
            <w:pPr>
              <w:jc w:val="both"/>
              <w:rPr>
                <w:rFonts w:ascii="Arial Narrow" w:hAnsi="Arial Narrow" w:cs="Arial"/>
                <w:sz w:val="20"/>
                <w:szCs w:val="20"/>
                <w:lang w:val="en-US"/>
              </w:rPr>
            </w:pPr>
            <w:r w:rsidRPr="008A4540">
              <w:rPr>
                <w:rFonts w:ascii="Arial Narrow" w:hAnsi="Arial Narrow" w:cs="Arial"/>
                <w:sz w:val="20"/>
                <w:szCs w:val="20"/>
                <w:lang w:val="en-US"/>
              </w:rPr>
              <w:t>ART. 481</w:t>
            </w:r>
          </w:p>
        </w:tc>
      </w:tr>
      <w:tr w:rsidRPr="008A4540" w:rsidR="00661191" w:rsidTr="5FFAE9BA" w14:paraId="4A1E6597" w14:textId="77777777">
        <w:trPr>
          <w:trHeight w:val="74"/>
        </w:trPr>
        <w:tc>
          <w:tcPr>
            <w:tcW w:w="3150" w:type="dxa"/>
            <w:tcMar/>
          </w:tcPr>
          <w:p w:rsidRPr="008A4540" w:rsidR="00661191" w:rsidP="00CB6FCE" w:rsidRDefault="00661191" w14:paraId="779C303E" w14:textId="77777777">
            <w:pPr>
              <w:rPr>
                <w:rFonts w:ascii="Arial Narrow" w:hAnsi="Arial Narrow"/>
                <w:sz w:val="20"/>
                <w:szCs w:val="20"/>
              </w:rPr>
            </w:pPr>
          </w:p>
        </w:tc>
        <w:tc>
          <w:tcPr>
            <w:tcW w:w="6172" w:type="dxa"/>
            <w:tcMar/>
          </w:tcPr>
          <w:p w:rsidRPr="008A4540" w:rsidR="00661191" w:rsidP="00CB6FCE" w:rsidRDefault="00661191" w14:paraId="3DF3B974" w14:textId="46ECA5A4">
            <w:pPr>
              <w:jc w:val="both"/>
              <w:rPr>
                <w:rFonts w:ascii="Arial Narrow" w:hAnsi="Arial Narrow" w:cs="Arial"/>
                <w:sz w:val="20"/>
                <w:szCs w:val="20"/>
              </w:rPr>
            </w:pPr>
            <w:r w:rsidRPr="008A4540">
              <w:rPr>
                <w:rFonts w:ascii="Arial Narrow" w:hAnsi="Arial Narrow" w:cs="Arial"/>
                <w:sz w:val="20"/>
                <w:szCs w:val="20"/>
              </w:rPr>
              <w:t xml:space="preserve">Sanciona a </w:t>
            </w:r>
            <w:proofErr w:type="gramStart"/>
            <w:r w:rsidRPr="008A4540">
              <w:rPr>
                <w:rFonts w:ascii="Arial Narrow" w:hAnsi="Arial Narrow" w:cs="Arial"/>
                <w:sz w:val="20"/>
                <w:szCs w:val="20"/>
              </w:rPr>
              <w:t>quien  fuere</w:t>
            </w:r>
            <w:proofErr w:type="gramEnd"/>
            <w:r w:rsidRPr="008A4540">
              <w:rPr>
                <w:rFonts w:ascii="Arial Narrow" w:hAnsi="Arial Narrow" w:cs="Arial"/>
                <w:sz w:val="20"/>
                <w:szCs w:val="20"/>
              </w:rPr>
              <w:t xml:space="preserve"> aprehendido con artefactos, implementos o preparativos conocidamente dispuestos para incendiar o causar  estragos</w:t>
            </w:r>
          </w:p>
        </w:tc>
      </w:tr>
      <w:tr w:rsidRPr="008A4540" w:rsidR="00661191" w:rsidTr="5FFAE9BA" w14:paraId="0295B162" w14:textId="77777777">
        <w:trPr>
          <w:trHeight w:val="74"/>
        </w:trPr>
        <w:tc>
          <w:tcPr>
            <w:tcW w:w="3150" w:type="dxa"/>
            <w:tcMar/>
          </w:tcPr>
          <w:p w:rsidRPr="008A4540" w:rsidR="00661191" w:rsidP="00CB6FCE" w:rsidRDefault="00661191" w14:paraId="3135C7AC" w14:textId="77777777">
            <w:pPr>
              <w:rPr>
                <w:rFonts w:ascii="Arial Narrow" w:hAnsi="Arial Narrow"/>
                <w:sz w:val="20"/>
                <w:szCs w:val="20"/>
              </w:rPr>
            </w:pPr>
          </w:p>
        </w:tc>
        <w:tc>
          <w:tcPr>
            <w:tcW w:w="6172" w:type="dxa"/>
            <w:tcMar/>
          </w:tcPr>
          <w:p w:rsidRPr="008A4540" w:rsidR="00661191" w:rsidP="00CB6FCE" w:rsidRDefault="00661191" w14:paraId="7739E1BB" w14:textId="77777777">
            <w:pPr>
              <w:jc w:val="both"/>
              <w:rPr>
                <w:rFonts w:ascii="Arial Narrow" w:hAnsi="Arial Narrow" w:cs="Arial"/>
                <w:sz w:val="20"/>
                <w:szCs w:val="20"/>
              </w:rPr>
            </w:pPr>
          </w:p>
        </w:tc>
      </w:tr>
      <w:tr w:rsidRPr="008A4540" w:rsidR="00661191" w:rsidTr="5FFAE9BA" w14:paraId="0013BA47" w14:textId="77777777">
        <w:trPr>
          <w:trHeight w:val="74"/>
        </w:trPr>
        <w:tc>
          <w:tcPr>
            <w:tcW w:w="3150" w:type="dxa"/>
            <w:tcMar/>
          </w:tcPr>
          <w:p w:rsidRPr="008A4540" w:rsidR="00661191" w:rsidP="00CB6FCE" w:rsidRDefault="00661191" w14:paraId="1075D3EE" w14:textId="7CFC531B">
            <w:pPr>
              <w:rPr>
                <w:rFonts w:ascii="Arial Narrow" w:hAnsi="Arial Narrow"/>
                <w:b/>
                <w:sz w:val="20"/>
                <w:szCs w:val="20"/>
              </w:rPr>
            </w:pPr>
            <w:r w:rsidRPr="008A4540">
              <w:rPr>
                <w:rFonts w:ascii="Arial Narrow" w:hAnsi="Arial Narrow"/>
                <w:b/>
                <w:sz w:val="20"/>
                <w:szCs w:val="20"/>
              </w:rPr>
              <w:t>891</w:t>
            </w:r>
          </w:p>
        </w:tc>
        <w:tc>
          <w:tcPr>
            <w:tcW w:w="6172" w:type="dxa"/>
            <w:tcMar/>
          </w:tcPr>
          <w:p w:rsidRPr="008A4540" w:rsidR="00661191" w:rsidP="00CB6FCE" w:rsidRDefault="00661191" w14:paraId="44A78526" w14:textId="5AD4D342">
            <w:pPr>
              <w:jc w:val="both"/>
              <w:rPr>
                <w:rFonts w:ascii="Arial Narrow" w:hAnsi="Arial Narrow" w:cs="Arial"/>
                <w:b/>
                <w:sz w:val="20"/>
                <w:szCs w:val="20"/>
              </w:rPr>
            </w:pPr>
            <w:r w:rsidRPr="008A4540">
              <w:rPr>
                <w:rFonts w:ascii="Arial Narrow" w:hAnsi="Arial Narrow" w:cs="Arial"/>
                <w:b/>
                <w:sz w:val="20"/>
                <w:szCs w:val="20"/>
              </w:rPr>
              <w:t>SUSTRACCIÓN DE MADERA</w:t>
            </w:r>
            <w:r w:rsidR="00A55134">
              <w:rPr>
                <w:rFonts w:ascii="Arial Narrow" w:hAnsi="Arial Narrow" w:cs="Arial"/>
                <w:b/>
                <w:sz w:val="20"/>
                <w:szCs w:val="20"/>
              </w:rPr>
              <w:t>.</w:t>
            </w:r>
          </w:p>
          <w:p w:rsidRPr="008A4540" w:rsidR="00661191" w:rsidP="00CB6FCE" w:rsidRDefault="00661191" w14:paraId="13500670" w14:textId="69ABEA0E">
            <w:pPr>
              <w:jc w:val="both"/>
              <w:rPr>
                <w:rFonts w:ascii="Arial Narrow" w:hAnsi="Arial Narrow" w:cs="Arial"/>
                <w:sz w:val="20"/>
                <w:szCs w:val="20"/>
              </w:rPr>
            </w:pPr>
            <w:r w:rsidRPr="008A4540">
              <w:rPr>
                <w:rFonts w:ascii="Arial Narrow" w:hAnsi="Arial Narrow" w:cs="Arial"/>
                <w:sz w:val="20"/>
                <w:szCs w:val="20"/>
              </w:rPr>
              <w:t>ART. 448 SEPTIES INC. 1º Y 448 OCTIES INC. 1º</w:t>
            </w:r>
          </w:p>
        </w:tc>
      </w:tr>
      <w:tr w:rsidRPr="008A4540" w:rsidR="00661191" w:rsidTr="5FFAE9BA" w14:paraId="5327C6D1" w14:textId="77777777">
        <w:trPr>
          <w:trHeight w:val="74"/>
        </w:trPr>
        <w:tc>
          <w:tcPr>
            <w:tcW w:w="3150" w:type="dxa"/>
            <w:tcMar/>
          </w:tcPr>
          <w:p w:rsidRPr="008A4540" w:rsidR="00661191" w:rsidP="00CB6FCE" w:rsidRDefault="00661191" w14:paraId="4948275D" w14:textId="77777777">
            <w:pPr>
              <w:rPr>
                <w:rFonts w:ascii="Arial Narrow" w:hAnsi="Arial Narrow"/>
                <w:sz w:val="20"/>
                <w:szCs w:val="20"/>
              </w:rPr>
            </w:pPr>
          </w:p>
        </w:tc>
        <w:tc>
          <w:tcPr>
            <w:tcW w:w="6172" w:type="dxa"/>
            <w:tcMar/>
          </w:tcPr>
          <w:p w:rsidRPr="008A4540" w:rsidR="00661191" w:rsidP="0027134F" w:rsidRDefault="00661191" w14:paraId="701AE749" w14:textId="2F397714">
            <w:pPr>
              <w:jc w:val="both"/>
              <w:rPr>
                <w:rFonts w:ascii="Arial Narrow" w:hAnsi="Arial Narrow" w:cs="Arial"/>
                <w:sz w:val="20"/>
                <w:szCs w:val="20"/>
              </w:rPr>
            </w:pPr>
            <w:r w:rsidRPr="008A4540">
              <w:rPr>
                <w:rFonts w:ascii="Arial Narrow" w:hAnsi="Arial Narrow" w:cs="Arial"/>
                <w:sz w:val="20"/>
                <w:szCs w:val="20"/>
              </w:rPr>
              <w:t>Sanciona el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Pr="008A4540" w:rsidR="00661191" w:rsidTr="5FFAE9BA" w14:paraId="7A8EFAB3" w14:textId="77777777">
        <w:trPr>
          <w:trHeight w:val="74"/>
        </w:trPr>
        <w:tc>
          <w:tcPr>
            <w:tcW w:w="3150" w:type="dxa"/>
            <w:tcMar/>
          </w:tcPr>
          <w:p w:rsidRPr="008A4540" w:rsidR="00661191" w:rsidP="00CB6FCE" w:rsidRDefault="00661191" w14:paraId="44C91691" w14:textId="77777777">
            <w:pPr>
              <w:rPr>
                <w:rFonts w:ascii="Arial Narrow" w:hAnsi="Arial Narrow"/>
                <w:b/>
                <w:sz w:val="20"/>
                <w:szCs w:val="20"/>
              </w:rPr>
            </w:pPr>
          </w:p>
        </w:tc>
        <w:tc>
          <w:tcPr>
            <w:tcW w:w="6172" w:type="dxa"/>
            <w:tcMar/>
          </w:tcPr>
          <w:p w:rsidRPr="008A4540" w:rsidR="00661191" w:rsidP="00CB6FCE" w:rsidRDefault="00661191" w14:paraId="717397AF" w14:textId="77777777">
            <w:pPr>
              <w:jc w:val="both"/>
              <w:rPr>
                <w:rFonts w:ascii="Arial Narrow" w:hAnsi="Arial Narrow" w:cs="Arial"/>
                <w:sz w:val="20"/>
                <w:szCs w:val="20"/>
              </w:rPr>
            </w:pPr>
          </w:p>
        </w:tc>
      </w:tr>
      <w:tr w:rsidRPr="008A4540" w:rsidR="00661191" w:rsidTr="5FFAE9BA" w14:paraId="5595E4BA" w14:textId="77777777">
        <w:trPr>
          <w:trHeight w:val="74"/>
        </w:trPr>
        <w:tc>
          <w:tcPr>
            <w:tcW w:w="3150" w:type="dxa"/>
            <w:tcMar/>
          </w:tcPr>
          <w:p w:rsidRPr="008A4540" w:rsidR="00661191" w:rsidP="00CB6FCE" w:rsidRDefault="00661191" w14:paraId="59F41B16" w14:textId="08EE0504">
            <w:pPr>
              <w:rPr>
                <w:rFonts w:ascii="Arial Narrow" w:hAnsi="Arial Narrow"/>
                <w:b/>
                <w:sz w:val="20"/>
                <w:szCs w:val="20"/>
              </w:rPr>
            </w:pPr>
            <w:r w:rsidRPr="008A4540">
              <w:rPr>
                <w:rFonts w:ascii="Arial Narrow" w:hAnsi="Arial Narrow"/>
                <w:b/>
                <w:sz w:val="20"/>
                <w:szCs w:val="20"/>
              </w:rPr>
              <w:t>892</w:t>
            </w:r>
          </w:p>
        </w:tc>
        <w:tc>
          <w:tcPr>
            <w:tcW w:w="6172" w:type="dxa"/>
            <w:tcMar/>
          </w:tcPr>
          <w:p w:rsidRPr="008A4540" w:rsidR="00661191" w:rsidP="00CB6FCE" w:rsidRDefault="00661191" w14:paraId="7B9F6997" w14:textId="3168CB92">
            <w:pPr>
              <w:jc w:val="both"/>
              <w:rPr>
                <w:rFonts w:ascii="Arial Narrow" w:hAnsi="Arial Narrow" w:cs="Arial"/>
                <w:b/>
                <w:sz w:val="20"/>
                <w:szCs w:val="20"/>
              </w:rPr>
            </w:pPr>
            <w:r w:rsidRPr="008A4540">
              <w:rPr>
                <w:rFonts w:ascii="Arial Narrow" w:hAnsi="Arial Narrow" w:cs="Arial"/>
                <w:b/>
                <w:sz w:val="20"/>
                <w:szCs w:val="20"/>
              </w:rPr>
              <w:t>SUSTRACCIÓN DE MADERA PERSONA JURÍDICA</w:t>
            </w:r>
            <w:r w:rsidR="00A55134">
              <w:rPr>
                <w:rFonts w:ascii="Arial Narrow" w:hAnsi="Arial Narrow" w:cs="Arial"/>
                <w:b/>
                <w:sz w:val="20"/>
                <w:szCs w:val="20"/>
              </w:rPr>
              <w:t>.</w:t>
            </w:r>
            <w:r w:rsidRPr="008A4540">
              <w:rPr>
                <w:rFonts w:ascii="Arial Narrow" w:hAnsi="Arial Narrow" w:cs="Arial"/>
                <w:b/>
                <w:sz w:val="20"/>
                <w:szCs w:val="20"/>
              </w:rPr>
              <w:t xml:space="preserve"> </w:t>
            </w:r>
          </w:p>
          <w:p w:rsidRPr="008A4540" w:rsidR="00661191" w:rsidP="00AD6CC7" w:rsidRDefault="00661191" w14:paraId="04C0053F" w14:textId="5FBB8155">
            <w:pPr>
              <w:jc w:val="both"/>
              <w:rPr>
                <w:rFonts w:ascii="Arial Narrow" w:hAnsi="Arial Narrow" w:cs="Arial"/>
                <w:sz w:val="20"/>
                <w:szCs w:val="20"/>
              </w:rPr>
            </w:pPr>
            <w:r w:rsidRPr="008A4540">
              <w:rPr>
                <w:rFonts w:ascii="Arial Narrow" w:hAnsi="Arial Narrow" w:cs="Arial"/>
                <w:sz w:val="20"/>
                <w:szCs w:val="20"/>
              </w:rPr>
              <w:t>ART. 448 SEPTIES INC. 1º Y 448 OCTIES INC. 1º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 1° DE LA LEY 20.393).</w:t>
            </w:r>
          </w:p>
        </w:tc>
      </w:tr>
      <w:tr w:rsidRPr="008A4540" w:rsidR="00661191" w:rsidTr="5FFAE9BA" w14:paraId="4131ACA2" w14:textId="77777777">
        <w:trPr>
          <w:trHeight w:val="74"/>
        </w:trPr>
        <w:tc>
          <w:tcPr>
            <w:tcW w:w="3150" w:type="dxa"/>
            <w:tcMar/>
          </w:tcPr>
          <w:p w:rsidRPr="008A4540" w:rsidR="00661191" w:rsidP="00CB6FCE" w:rsidRDefault="00661191" w14:paraId="6545217A" w14:textId="77777777">
            <w:pPr>
              <w:rPr>
                <w:rFonts w:ascii="Arial Narrow" w:hAnsi="Arial Narrow"/>
                <w:sz w:val="20"/>
                <w:szCs w:val="20"/>
              </w:rPr>
            </w:pPr>
          </w:p>
        </w:tc>
        <w:tc>
          <w:tcPr>
            <w:tcW w:w="6172" w:type="dxa"/>
            <w:tcMar/>
          </w:tcPr>
          <w:p w:rsidRPr="008A4540" w:rsidR="00661191" w:rsidP="00CB6FCE" w:rsidRDefault="00661191" w14:paraId="282226A7" w14:textId="4C1144B7">
            <w:pPr>
              <w:jc w:val="both"/>
              <w:rPr>
                <w:rFonts w:ascii="Arial Narrow" w:hAnsi="Arial Narrow" w:cs="Arial"/>
                <w:sz w:val="20"/>
                <w:szCs w:val="20"/>
              </w:rPr>
            </w:pPr>
            <w:r w:rsidRPr="008A4540">
              <w:rPr>
                <w:rFonts w:ascii="Arial Narrow" w:hAnsi="Arial Narrow" w:cs="Arial"/>
                <w:sz w:val="20"/>
                <w:szCs w:val="20"/>
              </w:rPr>
              <w:t xml:space="preserve">Sanciona a la persona jurídica que, estando bajo el supuesto del art. 3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20.393</w:t>
            </w:r>
            <w:proofErr w:type="gramStart"/>
            <w:r w:rsidRPr="008A4540">
              <w:rPr>
                <w:rFonts w:ascii="Arial Narrow" w:hAnsi="Arial Narrow" w:cs="Arial"/>
                <w:sz w:val="20"/>
                <w:szCs w:val="20"/>
              </w:rPr>
              <w:t>,  cometa</w:t>
            </w:r>
            <w:proofErr w:type="gramEnd"/>
            <w:r w:rsidRPr="008A4540">
              <w:rPr>
                <w:rFonts w:ascii="Arial Narrow" w:hAnsi="Arial Narrow" w:cs="Arial"/>
                <w:sz w:val="20"/>
                <w:szCs w:val="20"/>
              </w:rPr>
              <w:t xml:space="preserve">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Pr="008A4540" w:rsidR="00661191" w:rsidTr="5FFAE9BA" w14:paraId="35EB6482" w14:textId="77777777">
        <w:trPr>
          <w:trHeight w:val="74"/>
        </w:trPr>
        <w:tc>
          <w:tcPr>
            <w:tcW w:w="3150" w:type="dxa"/>
            <w:tcMar/>
          </w:tcPr>
          <w:p w:rsidRPr="008A4540" w:rsidR="00661191" w:rsidP="00CB6FCE" w:rsidRDefault="00661191" w14:paraId="34A615EA" w14:textId="77777777">
            <w:pPr>
              <w:rPr>
                <w:rFonts w:ascii="Arial Narrow" w:hAnsi="Arial Narrow"/>
                <w:sz w:val="20"/>
                <w:szCs w:val="20"/>
              </w:rPr>
            </w:pPr>
          </w:p>
        </w:tc>
        <w:tc>
          <w:tcPr>
            <w:tcW w:w="6172" w:type="dxa"/>
            <w:tcMar/>
          </w:tcPr>
          <w:p w:rsidRPr="008A4540" w:rsidR="00661191" w:rsidP="00CB6FCE" w:rsidRDefault="00661191" w14:paraId="62A38327" w14:textId="77777777">
            <w:pPr>
              <w:jc w:val="both"/>
              <w:rPr>
                <w:rFonts w:ascii="Arial Narrow" w:hAnsi="Arial Narrow" w:cs="Arial"/>
                <w:sz w:val="20"/>
                <w:szCs w:val="20"/>
              </w:rPr>
            </w:pPr>
          </w:p>
        </w:tc>
      </w:tr>
      <w:tr w:rsidRPr="008A4540" w:rsidR="00661191" w:rsidTr="5FFAE9BA" w14:paraId="0A583B51" w14:textId="77777777">
        <w:trPr>
          <w:trHeight w:val="74"/>
        </w:trPr>
        <w:tc>
          <w:tcPr>
            <w:tcW w:w="3150" w:type="dxa"/>
            <w:tcMar/>
          </w:tcPr>
          <w:p w:rsidRPr="008A4540" w:rsidR="00661191" w:rsidP="00CB6FCE" w:rsidRDefault="00661191" w14:paraId="3C7A8223" w14:textId="71447010">
            <w:pPr>
              <w:rPr>
                <w:rFonts w:ascii="Arial Narrow" w:hAnsi="Arial Narrow"/>
                <w:b/>
                <w:sz w:val="20"/>
                <w:szCs w:val="20"/>
              </w:rPr>
            </w:pPr>
            <w:r w:rsidRPr="008A4540">
              <w:rPr>
                <w:rFonts w:ascii="Arial Narrow" w:hAnsi="Arial Narrow"/>
                <w:b/>
                <w:sz w:val="20"/>
                <w:szCs w:val="20"/>
              </w:rPr>
              <w:t>896</w:t>
            </w:r>
          </w:p>
        </w:tc>
        <w:tc>
          <w:tcPr>
            <w:tcW w:w="6172" w:type="dxa"/>
            <w:tcMar/>
          </w:tcPr>
          <w:p w:rsidRPr="008A4540" w:rsidR="00661191" w:rsidP="00CB6FCE" w:rsidRDefault="00661191" w14:paraId="58559B84" w14:textId="77777777">
            <w:pPr>
              <w:jc w:val="both"/>
              <w:rPr>
                <w:rFonts w:ascii="Arial Narrow" w:hAnsi="Arial Narrow" w:cs="Arial"/>
                <w:b/>
                <w:sz w:val="20"/>
                <w:szCs w:val="20"/>
              </w:rPr>
            </w:pPr>
            <w:r w:rsidRPr="008A4540">
              <w:rPr>
                <w:rFonts w:ascii="Arial Narrow" w:hAnsi="Arial Narrow" w:cs="Arial"/>
                <w:b/>
                <w:sz w:val="20"/>
                <w:szCs w:val="20"/>
              </w:rPr>
              <w:t xml:space="preserve">POSESIÓN O TENENCIA ILEGÍTIMA DE MADERA. </w:t>
            </w:r>
          </w:p>
          <w:p w:rsidRPr="008A4540" w:rsidR="00661191" w:rsidP="00CB6FCE" w:rsidRDefault="00661191" w14:paraId="05BEBD50" w14:textId="282B2F58">
            <w:pPr>
              <w:jc w:val="both"/>
              <w:rPr>
                <w:rFonts w:ascii="Arial Narrow" w:hAnsi="Arial Narrow" w:cs="Arial"/>
                <w:sz w:val="20"/>
                <w:szCs w:val="20"/>
              </w:rPr>
            </w:pPr>
            <w:r w:rsidRPr="008A4540">
              <w:rPr>
                <w:rFonts w:ascii="Arial Narrow" w:hAnsi="Arial Narrow" w:cs="Arial"/>
                <w:sz w:val="20"/>
                <w:szCs w:val="20"/>
              </w:rPr>
              <w:t>ART. 448 OCTIES INC 1º</w:t>
            </w:r>
          </w:p>
          <w:p w:rsidRPr="008A4540" w:rsidR="00661191" w:rsidP="00CB6FCE" w:rsidRDefault="00661191" w14:paraId="42DF449E" w14:textId="7BD997E1">
            <w:pPr>
              <w:jc w:val="both"/>
              <w:rPr>
                <w:rFonts w:ascii="Arial Narrow" w:hAnsi="Arial Narrow" w:cs="Arial"/>
                <w:sz w:val="20"/>
                <w:szCs w:val="20"/>
              </w:rPr>
            </w:pPr>
            <w:r w:rsidRPr="008A4540">
              <w:rPr>
                <w:rFonts w:ascii="Arial Narrow" w:hAnsi="Arial Narrow" w:cs="Arial"/>
                <w:sz w:val="20"/>
                <w:szCs w:val="20"/>
              </w:rPr>
              <w:t>Sanciona quien tenga en su poder troncos o trozas de madera o no pueda justificar su adquisición o posesión legítima.</w:t>
            </w:r>
          </w:p>
        </w:tc>
      </w:tr>
      <w:tr w:rsidRPr="008A4540" w:rsidR="00661191" w:rsidTr="5FFAE9BA" w14:paraId="337FF1AE" w14:textId="77777777">
        <w:trPr>
          <w:trHeight w:val="74"/>
        </w:trPr>
        <w:tc>
          <w:tcPr>
            <w:tcW w:w="3150" w:type="dxa"/>
            <w:tcMar/>
          </w:tcPr>
          <w:p w:rsidRPr="008A4540" w:rsidR="00661191" w:rsidP="00CB6FCE" w:rsidRDefault="00661191" w14:paraId="43241CA0" w14:textId="77777777">
            <w:pPr>
              <w:rPr>
                <w:rFonts w:ascii="Arial Narrow" w:hAnsi="Arial Narrow"/>
                <w:sz w:val="20"/>
                <w:szCs w:val="20"/>
              </w:rPr>
            </w:pPr>
          </w:p>
        </w:tc>
        <w:tc>
          <w:tcPr>
            <w:tcW w:w="6172" w:type="dxa"/>
            <w:tcMar/>
          </w:tcPr>
          <w:p w:rsidRPr="008A4540" w:rsidR="00661191" w:rsidP="00CB6FCE" w:rsidRDefault="00661191" w14:paraId="5B6B03DC" w14:textId="77777777">
            <w:pPr>
              <w:jc w:val="both"/>
              <w:rPr>
                <w:rFonts w:ascii="Arial Narrow" w:hAnsi="Arial Narrow" w:cs="Arial"/>
                <w:sz w:val="20"/>
                <w:szCs w:val="20"/>
              </w:rPr>
            </w:pPr>
          </w:p>
        </w:tc>
      </w:tr>
      <w:tr w:rsidRPr="008A4540" w:rsidR="00661191" w:rsidTr="5FFAE9BA" w14:paraId="7C95AD1E" w14:textId="77777777">
        <w:trPr>
          <w:trHeight w:val="74"/>
        </w:trPr>
        <w:tc>
          <w:tcPr>
            <w:tcW w:w="3150" w:type="dxa"/>
            <w:tcMar/>
          </w:tcPr>
          <w:p w:rsidRPr="008A4540" w:rsidR="00661191" w:rsidP="00CB6FCE" w:rsidRDefault="00661191" w14:paraId="1B3D5746" w14:textId="3D92B3C7">
            <w:pPr>
              <w:rPr>
                <w:rFonts w:ascii="Arial Narrow" w:hAnsi="Arial Narrow"/>
                <w:b/>
                <w:sz w:val="20"/>
                <w:szCs w:val="20"/>
              </w:rPr>
            </w:pPr>
            <w:r w:rsidRPr="008A4540">
              <w:rPr>
                <w:rFonts w:ascii="Arial Narrow" w:hAnsi="Arial Narrow"/>
                <w:b/>
                <w:sz w:val="20"/>
                <w:szCs w:val="20"/>
              </w:rPr>
              <w:t>897</w:t>
            </w:r>
          </w:p>
        </w:tc>
        <w:tc>
          <w:tcPr>
            <w:tcW w:w="6172" w:type="dxa"/>
            <w:tcMar/>
          </w:tcPr>
          <w:p w:rsidRPr="008A4540" w:rsidR="00661191" w:rsidP="00CB6FCE" w:rsidRDefault="00661191" w14:paraId="16530B8C" w14:textId="77777777">
            <w:pPr>
              <w:jc w:val="both"/>
              <w:rPr>
                <w:rFonts w:ascii="Arial Narrow" w:hAnsi="Arial Narrow" w:cs="Arial"/>
                <w:sz w:val="20"/>
                <w:szCs w:val="20"/>
              </w:rPr>
            </w:pPr>
            <w:r w:rsidRPr="008A4540">
              <w:rPr>
                <w:rFonts w:ascii="Arial Narrow" w:hAnsi="Arial Narrow" w:cs="Arial"/>
                <w:b/>
                <w:sz w:val="20"/>
                <w:szCs w:val="20"/>
              </w:rPr>
              <w:t>FALSIFICACIÓN DE DOCUMENTOS PARA TRANPORTAR O COMERCIALIZAR MADERA.</w:t>
            </w:r>
            <w:r w:rsidRPr="008A4540">
              <w:rPr>
                <w:rFonts w:ascii="Arial Narrow" w:hAnsi="Arial Narrow" w:cs="Arial"/>
                <w:sz w:val="20"/>
                <w:szCs w:val="20"/>
              </w:rPr>
              <w:t xml:space="preserve"> </w:t>
            </w:r>
          </w:p>
          <w:p w:rsidRPr="008A4540" w:rsidR="00661191" w:rsidP="00CB6FCE" w:rsidRDefault="00661191" w14:paraId="696298F0" w14:textId="58F0C7BB">
            <w:pPr>
              <w:jc w:val="both"/>
              <w:rPr>
                <w:rFonts w:ascii="Arial Narrow" w:hAnsi="Arial Narrow" w:cs="Arial"/>
                <w:sz w:val="20"/>
                <w:szCs w:val="20"/>
              </w:rPr>
            </w:pPr>
            <w:r w:rsidRPr="008A4540">
              <w:rPr>
                <w:rFonts w:ascii="Arial Narrow" w:hAnsi="Arial Narrow" w:cs="Arial"/>
                <w:sz w:val="20"/>
                <w:szCs w:val="20"/>
              </w:rPr>
              <w:t>ART. 448 OCTIES INC 2º</w:t>
            </w:r>
          </w:p>
          <w:p w:rsidRPr="008A4540" w:rsidR="00661191" w:rsidP="00CB6FCE" w:rsidRDefault="00661191" w14:paraId="1B49E2FC" w14:textId="7E741132">
            <w:pPr>
              <w:jc w:val="both"/>
              <w:rPr>
                <w:rFonts w:ascii="Arial Narrow" w:hAnsi="Arial Narrow" w:cs="Arial"/>
                <w:sz w:val="20"/>
                <w:szCs w:val="20"/>
              </w:rPr>
            </w:pPr>
            <w:r w:rsidRPr="008A4540">
              <w:rPr>
                <w:rFonts w:ascii="Arial Narrow" w:hAnsi="Arial Narrow" w:cs="Arial"/>
                <w:sz w:val="20"/>
                <w:szCs w:val="20"/>
              </w:rPr>
              <w:t>Sanciona a quien falsifique o maliciosamente haga uso de documentos falsos para obtener guías o formularios con miras a trasladar o comercializar madera de manera ilícita.</w:t>
            </w:r>
          </w:p>
        </w:tc>
      </w:tr>
      <w:tr w:rsidRPr="008A4540" w:rsidR="00661191" w:rsidTr="5FFAE9BA" w14:paraId="21F4AF2B" w14:textId="77777777">
        <w:trPr>
          <w:trHeight w:val="74"/>
        </w:trPr>
        <w:tc>
          <w:tcPr>
            <w:tcW w:w="3150" w:type="dxa"/>
            <w:tcMar/>
          </w:tcPr>
          <w:p w:rsidRPr="008A4540" w:rsidR="00661191" w:rsidP="00CB6FCE" w:rsidRDefault="00661191" w14:paraId="2AC15C25" w14:textId="77777777">
            <w:pPr>
              <w:rPr>
                <w:rFonts w:ascii="Arial Narrow" w:hAnsi="Arial Narrow"/>
                <w:sz w:val="20"/>
                <w:szCs w:val="20"/>
              </w:rPr>
            </w:pPr>
          </w:p>
        </w:tc>
        <w:tc>
          <w:tcPr>
            <w:tcW w:w="6172" w:type="dxa"/>
            <w:tcMar/>
          </w:tcPr>
          <w:p w:rsidRPr="008A4540" w:rsidR="00661191" w:rsidP="00CB6FCE" w:rsidRDefault="00661191" w14:paraId="56F8CD9C" w14:textId="77777777">
            <w:pPr>
              <w:jc w:val="both"/>
              <w:rPr>
                <w:rFonts w:ascii="Arial Narrow" w:hAnsi="Arial Narrow" w:cs="Arial"/>
                <w:sz w:val="20"/>
                <w:szCs w:val="20"/>
              </w:rPr>
            </w:pPr>
          </w:p>
        </w:tc>
      </w:tr>
      <w:tr w:rsidRPr="008A4540" w:rsidR="00661191" w:rsidTr="5FFAE9BA" w14:paraId="1F7853F7" w14:textId="77777777">
        <w:trPr>
          <w:trHeight w:val="74"/>
        </w:trPr>
        <w:tc>
          <w:tcPr>
            <w:tcW w:w="3150" w:type="dxa"/>
            <w:tcMar/>
          </w:tcPr>
          <w:p w:rsidRPr="008A4540" w:rsidR="00661191" w:rsidP="00CB6FCE" w:rsidRDefault="00661191" w14:paraId="6A2B900E" w14:textId="24F2C1AC">
            <w:pPr>
              <w:rPr>
                <w:rFonts w:ascii="Arial Narrow" w:hAnsi="Arial Narrow"/>
                <w:b/>
                <w:sz w:val="20"/>
                <w:szCs w:val="20"/>
              </w:rPr>
            </w:pPr>
            <w:r w:rsidRPr="008A4540">
              <w:rPr>
                <w:rFonts w:ascii="Arial Narrow" w:hAnsi="Arial Narrow"/>
                <w:b/>
                <w:sz w:val="20"/>
                <w:szCs w:val="20"/>
              </w:rPr>
              <w:t>898</w:t>
            </w:r>
          </w:p>
        </w:tc>
        <w:tc>
          <w:tcPr>
            <w:tcW w:w="6172" w:type="dxa"/>
            <w:tcMar/>
          </w:tcPr>
          <w:p w:rsidRPr="008A4540" w:rsidR="00661191" w:rsidP="00CB6FCE" w:rsidRDefault="00661191" w14:paraId="61E55EB1" w14:textId="77777777">
            <w:pPr>
              <w:jc w:val="both"/>
              <w:rPr>
                <w:rFonts w:ascii="Arial Narrow" w:hAnsi="Arial Narrow" w:cs="Arial"/>
                <w:b/>
                <w:sz w:val="20"/>
                <w:szCs w:val="20"/>
              </w:rPr>
            </w:pPr>
            <w:r w:rsidRPr="008A4540">
              <w:rPr>
                <w:rFonts w:ascii="Arial Narrow" w:hAnsi="Arial Narrow" w:cs="Arial"/>
                <w:b/>
                <w:sz w:val="20"/>
                <w:szCs w:val="20"/>
              </w:rPr>
              <w:t xml:space="preserve">PAGO DE REMUNERACIÓN DESPROPORCIONADA INFERIOR AL IMM. </w:t>
            </w:r>
          </w:p>
          <w:p w:rsidRPr="008A4540" w:rsidR="00661191" w:rsidP="00CB6FCE" w:rsidRDefault="00661191" w14:paraId="24425309" w14:textId="376E9520">
            <w:pPr>
              <w:jc w:val="both"/>
              <w:rPr>
                <w:rFonts w:ascii="Arial Narrow" w:hAnsi="Arial Narrow" w:cs="Arial"/>
                <w:sz w:val="20"/>
                <w:szCs w:val="20"/>
              </w:rPr>
            </w:pPr>
            <w:r w:rsidRPr="008A4540">
              <w:rPr>
                <w:rFonts w:ascii="Arial Narrow" w:hAnsi="Arial Narrow" w:cs="Arial"/>
                <w:sz w:val="20"/>
                <w:szCs w:val="20"/>
              </w:rPr>
              <w:t>ART. 472 BIS C.P.</w:t>
            </w:r>
          </w:p>
        </w:tc>
      </w:tr>
      <w:tr w:rsidRPr="008A4540" w:rsidR="00661191" w:rsidTr="5FFAE9BA" w14:paraId="0C3A829A" w14:textId="77777777">
        <w:trPr>
          <w:trHeight w:val="74"/>
        </w:trPr>
        <w:tc>
          <w:tcPr>
            <w:tcW w:w="3150" w:type="dxa"/>
            <w:tcMar/>
          </w:tcPr>
          <w:p w:rsidRPr="008A4540" w:rsidR="00661191" w:rsidP="00CB6FCE" w:rsidRDefault="00661191" w14:paraId="008F2D86" w14:textId="77777777">
            <w:pPr>
              <w:rPr>
                <w:rFonts w:ascii="Arial Narrow" w:hAnsi="Arial Narrow"/>
                <w:sz w:val="20"/>
                <w:szCs w:val="20"/>
              </w:rPr>
            </w:pPr>
          </w:p>
        </w:tc>
        <w:tc>
          <w:tcPr>
            <w:tcW w:w="6172" w:type="dxa"/>
            <w:tcMar/>
          </w:tcPr>
          <w:p w:rsidRPr="008A4540" w:rsidR="00661191" w:rsidP="00CB6FCE" w:rsidRDefault="00661191" w14:paraId="0FD2274E" w14:textId="03CCE4B5">
            <w:pPr>
              <w:jc w:val="both"/>
              <w:rPr>
                <w:rFonts w:ascii="Arial Narrow" w:hAnsi="Arial Narrow" w:cs="Arial"/>
                <w:sz w:val="20"/>
                <w:szCs w:val="20"/>
              </w:rPr>
            </w:pPr>
            <w:r w:rsidRPr="008A4540">
              <w:rPr>
                <w:rFonts w:ascii="Arial Narrow" w:hAnsi="Arial Narrow" w:cs="Arial"/>
                <w:sz w:val="20"/>
                <w:szCs w:val="20"/>
              </w:rPr>
              <w:t>Sanciona al que con abuso grave de una situación de necesidad, de la inexperiencia o de la incapacidad de discernimiento de otra persona, le pagare una remuneración manifiestamente desproporcionada e inferior al ingreso mínimo mensual previsto por la ley o le diere en arrendamiento un inmueble como morada recibiendo una contraprestación manifiestamente desproporcionada</w:t>
            </w:r>
          </w:p>
        </w:tc>
      </w:tr>
      <w:tr w:rsidRPr="008A4540" w:rsidR="00661191" w:rsidTr="5FFAE9BA" w14:paraId="3B044003" w14:textId="77777777">
        <w:trPr>
          <w:trHeight w:val="74"/>
        </w:trPr>
        <w:tc>
          <w:tcPr>
            <w:tcW w:w="3150" w:type="dxa"/>
            <w:tcMar/>
          </w:tcPr>
          <w:p w:rsidRPr="008A4540" w:rsidR="00661191" w:rsidP="00CB6FCE" w:rsidRDefault="00661191" w14:paraId="4DF5F2CA" w14:textId="77777777">
            <w:pPr>
              <w:rPr>
                <w:rFonts w:ascii="Arial Narrow" w:hAnsi="Arial Narrow"/>
                <w:sz w:val="20"/>
                <w:szCs w:val="20"/>
              </w:rPr>
            </w:pPr>
          </w:p>
        </w:tc>
        <w:tc>
          <w:tcPr>
            <w:tcW w:w="6172" w:type="dxa"/>
            <w:tcMar/>
          </w:tcPr>
          <w:p w:rsidRPr="008A4540" w:rsidR="00661191" w:rsidP="00CB6FCE" w:rsidRDefault="00661191" w14:paraId="6F701C8D" w14:textId="77777777">
            <w:pPr>
              <w:jc w:val="both"/>
              <w:rPr>
                <w:rFonts w:ascii="Arial Narrow" w:hAnsi="Arial Narrow" w:cs="Arial"/>
                <w:sz w:val="20"/>
                <w:szCs w:val="20"/>
              </w:rPr>
            </w:pPr>
          </w:p>
        </w:tc>
      </w:tr>
      <w:tr w:rsidRPr="008A4540" w:rsidR="00661191" w:rsidTr="5FFAE9BA" w14:paraId="07F6DBD2" w14:textId="77777777">
        <w:trPr>
          <w:trHeight w:val="74"/>
        </w:trPr>
        <w:tc>
          <w:tcPr>
            <w:tcW w:w="3150" w:type="dxa"/>
            <w:tcMar/>
          </w:tcPr>
          <w:p w:rsidRPr="008A4540" w:rsidR="00661191" w:rsidP="00B37F12" w:rsidRDefault="00661191" w14:paraId="3253542C" w14:textId="77777777">
            <w:pPr>
              <w:jc w:val="both"/>
              <w:rPr>
                <w:rFonts w:ascii="Arial Narrow" w:hAnsi="Arial Narrow" w:cs="Arial"/>
                <w:b/>
                <w:sz w:val="20"/>
                <w:szCs w:val="20"/>
              </w:rPr>
            </w:pPr>
            <w:r w:rsidRPr="008A4540">
              <w:rPr>
                <w:rFonts w:ascii="Arial Narrow" w:hAnsi="Arial Narrow" w:cs="Arial"/>
                <w:b/>
                <w:sz w:val="20"/>
                <w:szCs w:val="20"/>
              </w:rPr>
              <w:t>899</w:t>
            </w:r>
          </w:p>
        </w:tc>
        <w:tc>
          <w:tcPr>
            <w:tcW w:w="6172" w:type="dxa"/>
            <w:tcMar/>
          </w:tcPr>
          <w:p w:rsidRPr="008A4540" w:rsidR="00661191" w:rsidP="00B37F12" w:rsidRDefault="00661191" w14:paraId="69C00E70" w14:textId="3091D0C4">
            <w:pPr>
              <w:jc w:val="both"/>
              <w:rPr>
                <w:rFonts w:ascii="Arial Narrow" w:hAnsi="Arial Narrow" w:cs="Arial"/>
                <w:b/>
                <w:sz w:val="20"/>
                <w:szCs w:val="20"/>
              </w:rPr>
            </w:pPr>
            <w:r w:rsidRPr="008A4540">
              <w:rPr>
                <w:rFonts w:ascii="Arial Narrow" w:hAnsi="Arial Narrow" w:cs="Arial"/>
                <w:b/>
                <w:sz w:val="20"/>
                <w:szCs w:val="20"/>
              </w:rPr>
              <w:t>OTROS DELITOS CONTRA LA PROPIEDAD.</w:t>
            </w:r>
          </w:p>
        </w:tc>
      </w:tr>
      <w:tr w:rsidRPr="008A4540" w:rsidR="00661191" w:rsidTr="5FFAE9BA" w14:paraId="3AD4DDBE" w14:textId="77777777">
        <w:trPr>
          <w:trHeight w:val="74"/>
        </w:trPr>
        <w:tc>
          <w:tcPr>
            <w:tcW w:w="3150" w:type="dxa"/>
            <w:tcMar/>
          </w:tcPr>
          <w:p w:rsidRPr="008A4540" w:rsidR="00661191" w:rsidP="007A506E" w:rsidRDefault="00661191" w14:paraId="245BC7CE" w14:textId="77777777">
            <w:pPr>
              <w:rPr>
                <w:rFonts w:ascii="Arial Narrow" w:hAnsi="Arial Narrow"/>
                <w:sz w:val="20"/>
                <w:szCs w:val="20"/>
              </w:rPr>
            </w:pPr>
          </w:p>
        </w:tc>
        <w:tc>
          <w:tcPr>
            <w:tcW w:w="6172" w:type="dxa"/>
            <w:tcMar/>
          </w:tcPr>
          <w:p w:rsidRPr="008A4540" w:rsidR="00661191" w:rsidP="007A506E" w:rsidRDefault="00661191" w14:paraId="700CEC5F" w14:textId="77777777">
            <w:pPr>
              <w:jc w:val="both"/>
              <w:rPr>
                <w:rFonts w:ascii="Arial Narrow" w:hAnsi="Arial Narrow" w:cs="Arial"/>
                <w:sz w:val="20"/>
                <w:szCs w:val="20"/>
              </w:rPr>
            </w:pPr>
          </w:p>
        </w:tc>
      </w:tr>
      <w:tr w:rsidRPr="008A4540" w:rsidR="00661191" w:rsidTr="5FFAE9BA" w14:paraId="24BA85AB" w14:textId="77777777">
        <w:trPr>
          <w:trHeight w:val="74"/>
        </w:trPr>
        <w:tc>
          <w:tcPr>
            <w:tcW w:w="3150" w:type="dxa"/>
            <w:tcMar/>
          </w:tcPr>
          <w:p w:rsidRPr="008A4540" w:rsidR="00661191" w:rsidP="007A506E" w:rsidRDefault="00661191" w14:paraId="3D3AB168" w14:textId="28520D09">
            <w:pPr>
              <w:rPr>
                <w:rFonts w:ascii="Arial Narrow" w:hAnsi="Arial Narrow"/>
                <w:sz w:val="20"/>
                <w:szCs w:val="20"/>
              </w:rPr>
            </w:pPr>
            <w:r w:rsidRPr="008A4540">
              <w:rPr>
                <w:rFonts w:ascii="Arial Narrow" w:hAnsi="Arial Narrow"/>
                <w:b/>
                <w:sz w:val="20"/>
                <w:szCs w:val="20"/>
              </w:rPr>
              <w:t>1100</w:t>
            </w:r>
          </w:p>
        </w:tc>
        <w:tc>
          <w:tcPr>
            <w:tcW w:w="6172" w:type="dxa"/>
            <w:tcMar/>
          </w:tcPr>
          <w:p w:rsidRPr="008A4540" w:rsidR="00661191" w:rsidP="007A506E" w:rsidRDefault="00661191" w14:paraId="3177A987" w14:textId="77777777">
            <w:pPr>
              <w:jc w:val="both"/>
              <w:rPr>
                <w:rFonts w:ascii="Arial Narrow" w:hAnsi="Arial Narrow" w:cs="Arial"/>
                <w:b/>
                <w:sz w:val="20"/>
                <w:szCs w:val="20"/>
              </w:rPr>
            </w:pPr>
            <w:r w:rsidRPr="008A4540">
              <w:rPr>
                <w:rFonts w:ascii="Arial Narrow" w:hAnsi="Arial Narrow" w:cs="Arial"/>
                <w:b/>
                <w:sz w:val="20"/>
                <w:szCs w:val="20"/>
              </w:rPr>
              <w:t xml:space="preserve">USURPACIÓN U OCUPACIÓN NO VIOLENTA PERO CON DAÑO EN LAS COSAS. </w:t>
            </w:r>
          </w:p>
          <w:p w:rsidRPr="008A4540" w:rsidR="00661191" w:rsidP="007A506E" w:rsidRDefault="00661191" w14:paraId="0FB4C371" w14:textId="56AF6F3E">
            <w:pPr>
              <w:jc w:val="both"/>
              <w:rPr>
                <w:rFonts w:ascii="Arial Narrow" w:hAnsi="Arial Narrow" w:cs="Arial"/>
                <w:sz w:val="20"/>
                <w:szCs w:val="20"/>
              </w:rPr>
            </w:pPr>
            <w:r w:rsidRPr="008A4540">
              <w:rPr>
                <w:rFonts w:ascii="Arial Narrow" w:hAnsi="Arial Narrow" w:cs="Arial"/>
                <w:sz w:val="20"/>
                <w:szCs w:val="20"/>
              </w:rPr>
              <w:t>ART. 457 BIS</w:t>
            </w:r>
          </w:p>
        </w:tc>
      </w:tr>
      <w:tr w:rsidRPr="008A4540" w:rsidR="00661191" w:rsidTr="5FFAE9BA" w14:paraId="00BBB193" w14:textId="77777777">
        <w:trPr>
          <w:trHeight w:val="74"/>
        </w:trPr>
        <w:tc>
          <w:tcPr>
            <w:tcW w:w="3150" w:type="dxa"/>
            <w:tcMar/>
          </w:tcPr>
          <w:p w:rsidRPr="008A4540" w:rsidR="00661191" w:rsidP="007A506E" w:rsidRDefault="00661191" w14:paraId="5152D416" w14:textId="77777777">
            <w:pPr>
              <w:rPr>
                <w:rFonts w:ascii="Arial Narrow" w:hAnsi="Arial Narrow"/>
                <w:sz w:val="20"/>
                <w:szCs w:val="20"/>
              </w:rPr>
            </w:pPr>
          </w:p>
        </w:tc>
        <w:tc>
          <w:tcPr>
            <w:tcW w:w="6172" w:type="dxa"/>
            <w:tcMar/>
          </w:tcPr>
          <w:p w:rsidRPr="008A4540" w:rsidR="00661191" w:rsidP="007A506E" w:rsidRDefault="00661191" w14:paraId="719F20D6" w14:textId="29026FA9">
            <w:pPr>
              <w:jc w:val="both"/>
              <w:rPr>
                <w:rFonts w:ascii="Arial Narrow" w:hAnsi="Arial Narrow" w:cs="Arial"/>
                <w:sz w:val="20"/>
                <w:szCs w:val="20"/>
              </w:rPr>
            </w:pPr>
            <w:r w:rsidRPr="008A4540">
              <w:rPr>
                <w:rFonts w:ascii="Arial Narrow" w:hAnsi="Arial Narrow" w:cs="Arial"/>
                <w:sz w:val="20"/>
                <w:szCs w:val="20"/>
              </w:rPr>
              <w:t>Sanciona al que, en los casos del inciso primero del artículo anterior (Art. 457), el hecho se llevare a efecto sin violencia o intimidación en las personas, pero causando daño en las cosas.</w:t>
            </w:r>
          </w:p>
        </w:tc>
      </w:tr>
      <w:tr w:rsidRPr="008A4540" w:rsidR="00661191" w:rsidTr="5FFAE9BA" w14:paraId="51A11385" w14:textId="77777777">
        <w:trPr>
          <w:trHeight w:val="74"/>
        </w:trPr>
        <w:tc>
          <w:tcPr>
            <w:tcW w:w="3150" w:type="dxa"/>
            <w:tcMar/>
          </w:tcPr>
          <w:p w:rsidRPr="008A4540" w:rsidR="00661191" w:rsidP="007A506E" w:rsidRDefault="00661191" w14:paraId="4B62138F" w14:textId="77777777">
            <w:pPr>
              <w:rPr>
                <w:rFonts w:ascii="Arial Narrow" w:hAnsi="Arial Narrow"/>
                <w:sz w:val="20"/>
                <w:szCs w:val="20"/>
              </w:rPr>
            </w:pPr>
          </w:p>
        </w:tc>
        <w:tc>
          <w:tcPr>
            <w:tcW w:w="6172" w:type="dxa"/>
            <w:tcMar/>
          </w:tcPr>
          <w:p w:rsidRPr="008A4540" w:rsidR="00661191" w:rsidP="007A506E" w:rsidRDefault="00661191" w14:paraId="0C952B0C" w14:textId="77777777">
            <w:pPr>
              <w:jc w:val="both"/>
              <w:rPr>
                <w:rFonts w:ascii="Arial Narrow" w:hAnsi="Arial Narrow" w:cs="Arial"/>
                <w:sz w:val="20"/>
                <w:szCs w:val="20"/>
              </w:rPr>
            </w:pPr>
          </w:p>
        </w:tc>
      </w:tr>
      <w:tr w:rsidRPr="008A4540" w:rsidR="00661191" w:rsidTr="5FFAE9BA" w14:paraId="594D3240" w14:textId="77777777">
        <w:trPr>
          <w:trHeight w:val="74"/>
        </w:trPr>
        <w:tc>
          <w:tcPr>
            <w:tcW w:w="3150" w:type="dxa"/>
            <w:tcMar/>
          </w:tcPr>
          <w:p w:rsidRPr="008A4540" w:rsidR="00661191" w:rsidP="007A506E" w:rsidRDefault="00661191" w14:paraId="4EC8B729" w14:textId="457CDFAF">
            <w:pPr>
              <w:rPr>
                <w:rFonts w:ascii="Arial Narrow" w:hAnsi="Arial Narrow"/>
                <w:sz w:val="20"/>
                <w:szCs w:val="20"/>
              </w:rPr>
            </w:pPr>
            <w:r w:rsidRPr="008A4540">
              <w:rPr>
                <w:rFonts w:ascii="Arial Narrow" w:hAnsi="Arial Narrow"/>
                <w:b/>
                <w:sz w:val="20"/>
                <w:szCs w:val="20"/>
              </w:rPr>
              <w:lastRenderedPageBreak/>
              <w:t>1101</w:t>
            </w:r>
          </w:p>
        </w:tc>
        <w:tc>
          <w:tcPr>
            <w:tcW w:w="6172" w:type="dxa"/>
            <w:tcMar/>
          </w:tcPr>
          <w:p w:rsidRPr="008A4540" w:rsidR="00661191" w:rsidP="007A506E" w:rsidRDefault="00661191" w14:paraId="25213DA9" w14:textId="77777777">
            <w:pPr>
              <w:jc w:val="both"/>
              <w:rPr>
                <w:rFonts w:ascii="Arial Narrow" w:hAnsi="Arial Narrow" w:cs="Arial"/>
                <w:b/>
                <w:sz w:val="20"/>
                <w:szCs w:val="20"/>
              </w:rPr>
            </w:pPr>
            <w:r w:rsidRPr="008A4540">
              <w:rPr>
                <w:rFonts w:ascii="Arial Narrow" w:hAnsi="Arial Narrow" w:cs="Arial"/>
                <w:b/>
                <w:sz w:val="20"/>
                <w:szCs w:val="20"/>
              </w:rPr>
              <w:t xml:space="preserve">ENGAÑO PARA CELEBRAR CONTRATOS PARA TRANSFERIR INMUEBLES. </w:t>
            </w:r>
          </w:p>
          <w:p w:rsidRPr="008A4540" w:rsidR="00661191" w:rsidP="007A506E" w:rsidRDefault="00661191" w14:paraId="05278CB2" w14:textId="07473FC2">
            <w:pPr>
              <w:jc w:val="both"/>
              <w:rPr>
                <w:rFonts w:ascii="Arial Narrow" w:hAnsi="Arial Narrow" w:cs="Arial"/>
                <w:sz w:val="20"/>
                <w:szCs w:val="20"/>
              </w:rPr>
            </w:pPr>
            <w:r w:rsidRPr="008A4540">
              <w:rPr>
                <w:rFonts w:ascii="Arial Narrow" w:hAnsi="Arial Narrow" w:cs="Arial"/>
                <w:sz w:val="20"/>
                <w:szCs w:val="20"/>
              </w:rPr>
              <w:t>ART. 470 BIS</w:t>
            </w:r>
          </w:p>
        </w:tc>
      </w:tr>
      <w:tr w:rsidRPr="008A4540" w:rsidR="00661191" w:rsidTr="5FFAE9BA" w14:paraId="79FE2D89" w14:textId="77777777">
        <w:trPr>
          <w:trHeight w:val="74"/>
        </w:trPr>
        <w:tc>
          <w:tcPr>
            <w:tcW w:w="3150" w:type="dxa"/>
            <w:tcMar/>
          </w:tcPr>
          <w:p w:rsidRPr="008A4540" w:rsidR="00661191" w:rsidP="007A506E" w:rsidRDefault="00661191" w14:paraId="018D93D3" w14:textId="77777777">
            <w:pPr>
              <w:rPr>
                <w:rFonts w:ascii="Arial Narrow" w:hAnsi="Arial Narrow"/>
                <w:sz w:val="20"/>
                <w:szCs w:val="20"/>
              </w:rPr>
            </w:pPr>
          </w:p>
        </w:tc>
        <w:tc>
          <w:tcPr>
            <w:tcW w:w="6172" w:type="dxa"/>
            <w:tcMar/>
          </w:tcPr>
          <w:p w:rsidRPr="008A4540" w:rsidR="00661191" w:rsidP="007A506E" w:rsidRDefault="00661191" w14:paraId="2F6CBF93" w14:textId="3A809FCF">
            <w:pPr>
              <w:jc w:val="both"/>
              <w:rPr>
                <w:rFonts w:ascii="Arial Narrow" w:hAnsi="Arial Narrow" w:cs="Arial"/>
                <w:sz w:val="20"/>
                <w:szCs w:val="20"/>
              </w:rPr>
            </w:pPr>
            <w:r w:rsidRPr="008A4540">
              <w:rPr>
                <w:rFonts w:ascii="Arial Narrow" w:hAnsi="Arial Narrow" w:cs="Arial"/>
                <w:sz w:val="20"/>
                <w:szCs w:val="20"/>
              </w:rPr>
              <w:t>Sanciona al que mediante engaño dispusiera a otro a celebrar cualquiera clase de actos o contratos que tengan por finalidad última o inmediata la transferencia del dominio o la concesión del uso y goce de un sitio, lote o terreno sin tener título legítimo de dominio o posesión, ni autorización del que lo detenta legítimamente para celebrar actos o contratos, siempre que le ocasione un perjuicio patrimonial a la víctima.</w:t>
            </w:r>
          </w:p>
        </w:tc>
      </w:tr>
      <w:tr w:rsidRPr="008A4540" w:rsidR="00E42CDB" w:rsidTr="5FFAE9BA" w14:paraId="0AC957BA" w14:textId="77777777">
        <w:trPr>
          <w:trHeight w:val="74"/>
        </w:trPr>
        <w:tc>
          <w:tcPr>
            <w:tcW w:w="3150" w:type="dxa"/>
            <w:tcMar/>
          </w:tcPr>
          <w:p w:rsidRPr="008A4540" w:rsidR="00E42CDB" w:rsidP="007A506E" w:rsidRDefault="00E42CDB" w14:paraId="3268A97B" w14:textId="77777777">
            <w:pPr>
              <w:rPr>
                <w:rFonts w:ascii="Arial Narrow" w:hAnsi="Arial Narrow"/>
                <w:sz w:val="20"/>
                <w:szCs w:val="20"/>
              </w:rPr>
            </w:pPr>
          </w:p>
        </w:tc>
        <w:tc>
          <w:tcPr>
            <w:tcW w:w="6172" w:type="dxa"/>
            <w:tcMar/>
          </w:tcPr>
          <w:p w:rsidRPr="008A4540" w:rsidR="00E42CDB" w:rsidP="007A506E" w:rsidRDefault="00E42CDB" w14:paraId="743AB1F1" w14:textId="77777777">
            <w:pPr>
              <w:jc w:val="both"/>
              <w:rPr>
                <w:rFonts w:ascii="Arial Narrow" w:hAnsi="Arial Narrow" w:cs="Arial"/>
                <w:sz w:val="20"/>
                <w:szCs w:val="20"/>
              </w:rPr>
            </w:pPr>
          </w:p>
        </w:tc>
      </w:tr>
      <w:tr w:rsidRPr="008A4540" w:rsidR="00E42CDB" w:rsidTr="5FFAE9BA" w14:paraId="703025D0" w14:textId="77777777">
        <w:trPr>
          <w:trHeight w:val="74"/>
        </w:trPr>
        <w:tc>
          <w:tcPr>
            <w:tcW w:w="3150" w:type="dxa"/>
            <w:tcMar/>
          </w:tcPr>
          <w:p w:rsidRPr="00E42972" w:rsidR="00E42CDB" w:rsidP="007A506E" w:rsidRDefault="00E42CDB" w14:paraId="7BEFA30B" w14:textId="42CEE000">
            <w:pPr>
              <w:rPr>
                <w:rFonts w:ascii="Arial Narrow" w:hAnsi="Arial Narrow"/>
                <w:b/>
                <w:bCs/>
                <w:sz w:val="20"/>
                <w:szCs w:val="20"/>
              </w:rPr>
            </w:pPr>
            <w:r w:rsidRPr="00E42972">
              <w:rPr>
                <w:rFonts w:ascii="Arial Narrow" w:hAnsi="Arial Narrow"/>
                <w:b/>
                <w:bCs/>
                <w:sz w:val="20"/>
                <w:szCs w:val="20"/>
              </w:rPr>
              <w:t>1102</w:t>
            </w:r>
          </w:p>
        </w:tc>
        <w:tc>
          <w:tcPr>
            <w:tcW w:w="6172" w:type="dxa"/>
            <w:tcMar/>
          </w:tcPr>
          <w:p w:rsidRPr="00E42972" w:rsidR="00E42CDB" w:rsidP="007A506E" w:rsidRDefault="00E42CDB" w14:paraId="5A877802" w14:textId="77777777">
            <w:pPr>
              <w:jc w:val="both"/>
              <w:rPr>
                <w:rFonts w:ascii="Arial Narrow" w:hAnsi="Arial Narrow" w:cs="Arial"/>
                <w:b/>
                <w:bCs/>
                <w:sz w:val="20"/>
                <w:szCs w:val="20"/>
              </w:rPr>
            </w:pPr>
            <w:r w:rsidRPr="00E42972">
              <w:rPr>
                <w:rFonts w:ascii="Arial Narrow" w:hAnsi="Arial Narrow" w:cs="Arial"/>
                <w:b/>
                <w:bCs/>
                <w:sz w:val="20"/>
                <w:szCs w:val="20"/>
              </w:rPr>
              <w:t>INCENDIO SOLO CON DAÑOS A TERCEROS.</w:t>
            </w:r>
          </w:p>
          <w:p w:rsidRPr="008A4540" w:rsidR="00E42CDB" w:rsidP="007A506E" w:rsidRDefault="00E42CDB" w14:paraId="334EC6DF" w14:textId="351F5CEB">
            <w:pPr>
              <w:jc w:val="both"/>
              <w:rPr>
                <w:rFonts w:ascii="Arial Narrow" w:hAnsi="Arial Narrow" w:cs="Arial"/>
                <w:sz w:val="20"/>
                <w:szCs w:val="20"/>
              </w:rPr>
            </w:pPr>
            <w:r w:rsidRPr="00E42CDB">
              <w:rPr>
                <w:rFonts w:ascii="Arial Narrow" w:hAnsi="Arial Narrow" w:cs="Arial"/>
                <w:sz w:val="20"/>
                <w:szCs w:val="20"/>
              </w:rPr>
              <w:t>ARTS. 477 CÓDIGO PENAL</w:t>
            </w:r>
          </w:p>
        </w:tc>
      </w:tr>
      <w:tr w:rsidRPr="008A4540" w:rsidR="00E42CDB" w:rsidTr="5FFAE9BA" w14:paraId="240DA784" w14:textId="77777777">
        <w:trPr>
          <w:trHeight w:val="74"/>
        </w:trPr>
        <w:tc>
          <w:tcPr>
            <w:tcW w:w="3150" w:type="dxa"/>
            <w:tcMar/>
          </w:tcPr>
          <w:p w:rsidRPr="008A4540" w:rsidR="00E42CDB" w:rsidP="007A506E" w:rsidRDefault="00E42CDB" w14:paraId="39B59BA8" w14:textId="77777777">
            <w:pPr>
              <w:rPr>
                <w:rFonts w:ascii="Arial Narrow" w:hAnsi="Arial Narrow"/>
                <w:sz w:val="20"/>
                <w:szCs w:val="20"/>
              </w:rPr>
            </w:pPr>
          </w:p>
        </w:tc>
        <w:tc>
          <w:tcPr>
            <w:tcW w:w="6172" w:type="dxa"/>
            <w:tcMar/>
          </w:tcPr>
          <w:p w:rsidRPr="008A4540" w:rsidR="00E42CDB" w:rsidP="007A506E" w:rsidRDefault="00E42CDB" w14:paraId="0721502E" w14:textId="231A2DD2">
            <w:pPr>
              <w:jc w:val="both"/>
              <w:rPr>
                <w:rFonts w:ascii="Arial Narrow" w:hAnsi="Arial Narrow" w:cs="Arial"/>
                <w:sz w:val="20"/>
                <w:szCs w:val="20"/>
              </w:rPr>
            </w:pPr>
            <w:r w:rsidRPr="00E42CDB">
              <w:rPr>
                <w:rFonts w:ascii="Arial Narrow" w:hAnsi="Arial Narrow" w:cs="Arial"/>
                <w:sz w:val="20"/>
                <w:szCs w:val="20"/>
              </w:rPr>
              <w:t>Sanciona al incendiario de objetos que produjera daños en las cosas a terceros sobre una Unidad Tributaria Mensual (UTM).</w:t>
            </w:r>
          </w:p>
        </w:tc>
      </w:tr>
      <w:tr w:rsidRPr="008A4540" w:rsidR="00E42CDB" w:rsidTr="5FFAE9BA" w14:paraId="77B832B6" w14:textId="77777777">
        <w:trPr>
          <w:trHeight w:val="74"/>
        </w:trPr>
        <w:tc>
          <w:tcPr>
            <w:tcW w:w="3150" w:type="dxa"/>
            <w:tcMar/>
          </w:tcPr>
          <w:p w:rsidRPr="008A4540" w:rsidR="00E42CDB" w:rsidP="007A506E" w:rsidRDefault="00E42CDB" w14:paraId="3AE02C46" w14:textId="77777777">
            <w:pPr>
              <w:rPr>
                <w:rFonts w:ascii="Arial Narrow" w:hAnsi="Arial Narrow"/>
                <w:sz w:val="20"/>
                <w:szCs w:val="20"/>
              </w:rPr>
            </w:pPr>
          </w:p>
        </w:tc>
        <w:tc>
          <w:tcPr>
            <w:tcW w:w="6172" w:type="dxa"/>
            <w:tcMar/>
          </w:tcPr>
          <w:p w:rsidRPr="008A4540" w:rsidR="00E42CDB" w:rsidP="007A506E" w:rsidRDefault="00E42CDB" w14:paraId="450F518C" w14:textId="77777777">
            <w:pPr>
              <w:jc w:val="both"/>
              <w:rPr>
                <w:rFonts w:ascii="Arial Narrow" w:hAnsi="Arial Narrow" w:cs="Arial"/>
                <w:sz w:val="20"/>
                <w:szCs w:val="20"/>
              </w:rPr>
            </w:pPr>
          </w:p>
        </w:tc>
      </w:tr>
      <w:tr w:rsidRPr="008A4540" w:rsidR="00E42CDB" w:rsidTr="5FFAE9BA" w14:paraId="42E727AC" w14:textId="77777777">
        <w:trPr>
          <w:trHeight w:val="74"/>
        </w:trPr>
        <w:tc>
          <w:tcPr>
            <w:tcW w:w="3150" w:type="dxa"/>
            <w:tcMar/>
          </w:tcPr>
          <w:p w:rsidRPr="00E42972" w:rsidR="00E42CDB" w:rsidP="007A506E" w:rsidRDefault="00E42CDB" w14:paraId="4B8C1DB3" w14:textId="2DEE05D5">
            <w:pPr>
              <w:rPr>
                <w:rFonts w:ascii="Arial Narrow" w:hAnsi="Arial Narrow"/>
                <w:b/>
                <w:bCs/>
                <w:sz w:val="20"/>
                <w:szCs w:val="20"/>
              </w:rPr>
            </w:pPr>
            <w:r w:rsidRPr="00E42972">
              <w:rPr>
                <w:rFonts w:ascii="Arial Narrow" w:hAnsi="Arial Narrow"/>
                <w:b/>
                <w:bCs/>
                <w:sz w:val="20"/>
                <w:szCs w:val="20"/>
              </w:rPr>
              <w:t>1103</w:t>
            </w:r>
          </w:p>
        </w:tc>
        <w:tc>
          <w:tcPr>
            <w:tcW w:w="6172" w:type="dxa"/>
            <w:tcMar/>
          </w:tcPr>
          <w:p w:rsidRPr="00E42972" w:rsidR="00E42CDB" w:rsidP="007A506E" w:rsidRDefault="00E42CDB" w14:paraId="11CEAC5C" w14:textId="77777777">
            <w:pPr>
              <w:jc w:val="both"/>
              <w:rPr>
                <w:rFonts w:ascii="Arial Narrow" w:hAnsi="Arial Narrow" w:cs="Arial"/>
                <w:b/>
                <w:bCs/>
                <w:sz w:val="20"/>
                <w:szCs w:val="20"/>
              </w:rPr>
            </w:pPr>
            <w:r w:rsidRPr="00E42972">
              <w:rPr>
                <w:rFonts w:ascii="Arial Narrow" w:hAnsi="Arial Narrow" w:cs="Arial"/>
                <w:b/>
                <w:bCs/>
                <w:sz w:val="20"/>
                <w:szCs w:val="20"/>
              </w:rPr>
              <w:t xml:space="preserve">INCENDIO DE COSAS DE VALOR INFERIOR A 4 SUELDOS VITALES. </w:t>
            </w:r>
          </w:p>
          <w:p w:rsidRPr="008A4540" w:rsidR="00E42CDB" w:rsidP="007A506E" w:rsidRDefault="00E42CDB" w14:paraId="595C3EEE" w14:textId="08892EA2">
            <w:pPr>
              <w:jc w:val="both"/>
              <w:rPr>
                <w:rFonts w:ascii="Arial Narrow" w:hAnsi="Arial Narrow" w:cs="Arial"/>
                <w:sz w:val="20"/>
                <w:szCs w:val="20"/>
              </w:rPr>
            </w:pPr>
            <w:r w:rsidRPr="00E42CDB">
              <w:rPr>
                <w:rFonts w:ascii="Arial Narrow" w:hAnsi="Arial Narrow" w:cs="Arial"/>
                <w:sz w:val="20"/>
                <w:szCs w:val="20"/>
              </w:rPr>
              <w:t>ARTS. 478 CÓDIGO PENAL</w:t>
            </w:r>
          </w:p>
        </w:tc>
      </w:tr>
      <w:tr w:rsidRPr="008A4540" w:rsidR="00E42CDB" w:rsidTr="5FFAE9BA" w14:paraId="4548255F" w14:textId="77777777">
        <w:trPr>
          <w:trHeight w:val="360"/>
          <w:trPrChange w:author="Maria Jose Uribe Valdes" w:date="2025-04-23T21:18:19.334Z" w16du:dateUtc="2025-04-23T21:18:19.334Z" w:id="168649108">
            <w:trPr>
              <w:trHeight w:val="300"/>
            </w:trPr>
          </w:trPrChange>
        </w:trPr>
        <w:tc>
          <w:tcPr>
            <w:tcW w:w="3150" w:type="dxa"/>
            <w:tcMar/>
            <w:tcPrChange w:author="Maria Jose Uribe Valdes" w:date="2025-04-23T21:18:18.781Z" w:id="619125963">
              <w:tcPr>
                <w:tcMar/>
              </w:tcPr>
            </w:tcPrChange>
          </w:tcPr>
          <w:p w:rsidRPr="008A4540" w:rsidR="00E42CDB" w:rsidP="007A506E" w:rsidRDefault="00E42CDB" w14:paraId="5880A3C2" w14:textId="77777777">
            <w:pPr>
              <w:rPr>
                <w:rFonts w:ascii="Arial Narrow" w:hAnsi="Arial Narrow"/>
                <w:sz w:val="20"/>
                <w:szCs w:val="20"/>
              </w:rPr>
            </w:pPr>
          </w:p>
        </w:tc>
        <w:tc>
          <w:tcPr>
            <w:tcW w:w="6172" w:type="dxa"/>
            <w:tcMar/>
            <w:tcPrChange w:author="Maria Jose Uribe Valdes" w:date="2025-04-23T21:18:18.782Z" w:id="1139643389">
              <w:tcPr>
                <w:tcMar/>
              </w:tcPr>
            </w:tcPrChange>
          </w:tcPr>
          <w:p w:rsidRPr="008A4540" w:rsidR="00E42CDB" w:rsidP="007A506E" w:rsidRDefault="00E42CDB" w14:paraId="5A172736" w14:textId="71EDA690">
            <w:pPr>
              <w:jc w:val="both"/>
              <w:rPr>
                <w:rFonts w:ascii="Arial Narrow" w:hAnsi="Arial Narrow" w:cs="Arial"/>
                <w:sz w:val="20"/>
                <w:szCs w:val="20"/>
              </w:rPr>
            </w:pPr>
            <w:r>
              <w:rPr>
                <w:rFonts w:ascii="Arial Narrow" w:hAnsi="Arial Narrow" w:cs="Arial"/>
                <w:sz w:val="20"/>
                <w:szCs w:val="20"/>
              </w:rPr>
              <w:t>S</w:t>
            </w:r>
            <w:r w:rsidRPr="00E42CDB">
              <w:rPr>
                <w:rFonts w:ascii="Arial Narrow" w:hAnsi="Arial Narrow" w:cs="Arial"/>
                <w:sz w:val="20"/>
                <w:szCs w:val="20"/>
              </w:rPr>
              <w:t>anciona al incendiario de elementos específicos: chozas, pajar, cobertizo deshabitado o cualquier otra cosa cuyo valor no superare los 4 SUELDOS VITALES, sin peligro o riesgo de propagación.</w:t>
            </w:r>
          </w:p>
        </w:tc>
      </w:tr>
      <w:tr w:rsidRPr="008A4540" w:rsidR="00B765F3" w:rsidTr="5FFAE9BA" w14:paraId="60F78F0C" w14:textId="77777777">
        <w:trPr>
          <w:trHeight w:val="74"/>
        </w:trPr>
        <w:tc>
          <w:tcPr>
            <w:tcW w:w="3150" w:type="dxa"/>
            <w:tcMar/>
          </w:tcPr>
          <w:p w:rsidRPr="008A4540" w:rsidR="00B765F3" w:rsidP="007A506E" w:rsidRDefault="00B765F3" w14:paraId="047585F8" w14:textId="77777777">
            <w:pPr>
              <w:rPr>
                <w:rFonts w:ascii="Arial Narrow" w:hAnsi="Arial Narrow"/>
                <w:sz w:val="20"/>
                <w:szCs w:val="20"/>
              </w:rPr>
            </w:pPr>
          </w:p>
        </w:tc>
        <w:tc>
          <w:tcPr>
            <w:tcW w:w="6172" w:type="dxa"/>
            <w:tcMar/>
          </w:tcPr>
          <w:p w:rsidRPr="008A4540" w:rsidR="00B765F3" w:rsidP="007A506E" w:rsidRDefault="00B765F3" w14:paraId="2BA12AE6" w14:textId="77777777">
            <w:pPr>
              <w:jc w:val="both"/>
              <w:rPr>
                <w:rFonts w:ascii="Arial Narrow" w:hAnsi="Arial Narrow" w:cs="Arial"/>
                <w:sz w:val="20"/>
                <w:szCs w:val="20"/>
              </w:rPr>
            </w:pPr>
          </w:p>
        </w:tc>
      </w:tr>
      <w:tr w:rsidRPr="008A4540" w:rsidR="00661191" w:rsidTr="5FFAE9BA" w14:paraId="3C78E165" w14:textId="77777777">
        <w:trPr>
          <w:trHeight w:val="74"/>
        </w:trPr>
        <w:tc>
          <w:tcPr>
            <w:tcW w:w="3150" w:type="dxa"/>
            <w:tcMar/>
          </w:tcPr>
          <w:p w:rsidRPr="008A4540" w:rsidR="00661191" w:rsidP="007A506E" w:rsidRDefault="00661191" w14:paraId="2725E2E2" w14:textId="77777777">
            <w:pPr>
              <w:rPr>
                <w:rFonts w:ascii="Arial Narrow" w:hAnsi="Arial Narrow"/>
                <w:sz w:val="20"/>
                <w:szCs w:val="20"/>
              </w:rPr>
            </w:pPr>
          </w:p>
        </w:tc>
        <w:tc>
          <w:tcPr>
            <w:tcW w:w="6172" w:type="dxa"/>
            <w:tcMar/>
          </w:tcPr>
          <w:p w:rsidRPr="008A4540" w:rsidR="00661191" w:rsidP="007A506E" w:rsidRDefault="00661191" w14:paraId="737DCEF1" w14:textId="77777777">
            <w:pPr>
              <w:jc w:val="both"/>
              <w:rPr>
                <w:rFonts w:ascii="Arial Narrow" w:hAnsi="Arial Narrow" w:cs="Arial"/>
                <w:sz w:val="20"/>
                <w:szCs w:val="20"/>
              </w:rPr>
            </w:pPr>
          </w:p>
        </w:tc>
      </w:tr>
      <w:tr w:rsidRPr="008A4540" w:rsidR="00661191" w:rsidTr="5FFAE9BA" w14:paraId="23C27077" w14:textId="77777777">
        <w:trPr>
          <w:trHeight w:val="469"/>
        </w:trPr>
        <w:tc>
          <w:tcPr>
            <w:tcW w:w="9322" w:type="dxa"/>
            <w:gridSpan w:val="2"/>
            <w:shd w:val="clear" w:color="auto" w:fill="BFBFBF" w:themeFill="background1" w:themeFillShade="BF"/>
            <w:tcMar/>
          </w:tcPr>
          <w:p w:rsidRPr="008A4540" w:rsidR="00661191" w:rsidP="00B37F12" w:rsidRDefault="00661191" w14:paraId="134B84CA" w14:textId="77777777">
            <w:pPr>
              <w:rPr>
                <w:rFonts w:ascii="Arial Narrow" w:hAnsi="Arial Narrow" w:cs="Arial"/>
                <w:b/>
                <w:bCs/>
                <w:sz w:val="20"/>
                <w:szCs w:val="20"/>
              </w:rPr>
            </w:pPr>
            <w:r w:rsidRPr="008A4540">
              <w:rPr>
                <w:rFonts w:ascii="Arial Narrow" w:hAnsi="Arial Narrow" w:cs="Arial"/>
                <w:b/>
                <w:bCs/>
                <w:sz w:val="20"/>
                <w:szCs w:val="20"/>
              </w:rPr>
              <w:t xml:space="preserve">DE LOS CUASIDELITOS  </w:t>
            </w:r>
          </w:p>
          <w:p w:rsidRPr="008A4540" w:rsidR="00661191" w:rsidP="00B37F12" w:rsidRDefault="00661191" w14:paraId="3C6FB012" w14:textId="77777777">
            <w:pPr>
              <w:rPr>
                <w:rFonts w:ascii="Arial Narrow" w:hAnsi="Arial Narrow" w:cs="Arial"/>
                <w:sz w:val="20"/>
                <w:szCs w:val="20"/>
              </w:rPr>
            </w:pPr>
            <w:r w:rsidRPr="008A4540">
              <w:rPr>
                <w:rFonts w:ascii="Arial Narrow" w:hAnsi="Arial Narrow" w:cs="Arial"/>
                <w:b/>
                <w:bCs/>
                <w:sz w:val="20"/>
                <w:szCs w:val="20"/>
              </w:rPr>
              <w:t>Libro II Título X</w:t>
            </w:r>
          </w:p>
        </w:tc>
      </w:tr>
      <w:tr w:rsidRPr="008A4540" w:rsidR="00661191" w:rsidTr="5FFAE9BA" w14:paraId="7DB2A167" w14:textId="77777777">
        <w:trPr>
          <w:trHeight w:val="74"/>
        </w:trPr>
        <w:tc>
          <w:tcPr>
            <w:tcW w:w="3150" w:type="dxa"/>
            <w:tcMar/>
          </w:tcPr>
          <w:p w:rsidRPr="008A4540" w:rsidR="00661191" w:rsidP="007A506E" w:rsidRDefault="00661191" w14:paraId="75615B78" w14:textId="77777777">
            <w:pPr>
              <w:rPr>
                <w:rFonts w:ascii="Arial Narrow" w:hAnsi="Arial Narrow"/>
                <w:sz w:val="20"/>
                <w:szCs w:val="20"/>
              </w:rPr>
            </w:pPr>
          </w:p>
        </w:tc>
        <w:tc>
          <w:tcPr>
            <w:tcW w:w="6172" w:type="dxa"/>
            <w:tcMar/>
          </w:tcPr>
          <w:p w:rsidRPr="008A4540" w:rsidR="00661191" w:rsidP="007A506E" w:rsidRDefault="00661191" w14:paraId="32FF0D6B" w14:textId="77777777">
            <w:pPr>
              <w:jc w:val="both"/>
              <w:rPr>
                <w:rFonts w:ascii="Arial Narrow" w:hAnsi="Arial Narrow" w:cs="Arial"/>
                <w:sz w:val="20"/>
                <w:szCs w:val="20"/>
              </w:rPr>
            </w:pPr>
          </w:p>
        </w:tc>
      </w:tr>
      <w:tr w:rsidRPr="008A4540" w:rsidR="00661191" w:rsidTr="5FFAE9BA" w14:paraId="51D86C1C" w14:textId="77777777">
        <w:trPr>
          <w:trHeight w:val="74"/>
        </w:trPr>
        <w:tc>
          <w:tcPr>
            <w:tcW w:w="3150" w:type="dxa"/>
            <w:tcMar/>
          </w:tcPr>
          <w:p w:rsidRPr="008A4540" w:rsidR="00661191" w:rsidP="0094158C" w:rsidRDefault="00661191" w14:paraId="48E6DCF6"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94158C" w:rsidRDefault="00661191" w14:paraId="5BB79C9C" w14:textId="77777777">
            <w:pPr>
              <w:jc w:val="both"/>
              <w:rPr>
                <w:rFonts w:ascii="Arial Narrow" w:hAnsi="Arial Narrow" w:cs="Arial"/>
                <w:sz w:val="20"/>
                <w:szCs w:val="20"/>
              </w:rPr>
            </w:pPr>
            <w:r w:rsidRPr="008A4540">
              <w:rPr>
                <w:rFonts w:ascii="Arial Narrow" w:hAnsi="Arial Narrow" w:cs="Arial"/>
                <w:sz w:val="20"/>
                <w:szCs w:val="20"/>
              </w:rPr>
              <w:t>(00901-00999)</w:t>
            </w:r>
          </w:p>
          <w:p w:rsidRPr="008A4540" w:rsidR="00661191" w:rsidP="0094158C" w:rsidRDefault="00661191" w14:paraId="2E00054F" w14:textId="77777777">
            <w:pPr>
              <w:jc w:val="both"/>
              <w:rPr>
                <w:rFonts w:ascii="Arial Narrow" w:hAnsi="Arial Narrow" w:cs="Arial"/>
                <w:sz w:val="20"/>
                <w:szCs w:val="20"/>
              </w:rPr>
            </w:pPr>
          </w:p>
        </w:tc>
      </w:tr>
      <w:tr w:rsidRPr="008A4540" w:rsidR="00661191" w:rsidTr="5FFAE9BA" w14:paraId="0CC6DAB4" w14:textId="77777777">
        <w:trPr>
          <w:trHeight w:val="74"/>
        </w:trPr>
        <w:tc>
          <w:tcPr>
            <w:tcW w:w="3150" w:type="dxa"/>
            <w:tcMar/>
          </w:tcPr>
          <w:p w:rsidRPr="008A4540" w:rsidR="00661191" w:rsidP="0094158C" w:rsidRDefault="00661191" w14:paraId="76B841CA" w14:textId="77777777">
            <w:pPr>
              <w:jc w:val="both"/>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6172" w:type="dxa"/>
            <w:tcMar/>
          </w:tcPr>
          <w:p w:rsidRPr="008A4540" w:rsidR="00661191" w:rsidP="0094158C" w:rsidRDefault="00661191" w14:paraId="15C0D780" w14:textId="77777777">
            <w:pPr>
              <w:jc w:val="both"/>
              <w:rPr>
                <w:rFonts w:ascii="Arial Narrow" w:hAnsi="Arial Narrow" w:cs="Arial"/>
                <w:sz w:val="20"/>
                <w:szCs w:val="20"/>
              </w:rPr>
            </w:pPr>
            <w:r w:rsidRPr="008A4540">
              <w:rPr>
                <w:rFonts w:ascii="Arial Narrow" w:hAnsi="Arial Narrow" w:cs="Arial"/>
                <w:sz w:val="20"/>
                <w:szCs w:val="20"/>
              </w:rPr>
              <w:t>Art. 490 al 494</w:t>
            </w:r>
          </w:p>
          <w:p w:rsidRPr="008A4540" w:rsidR="00661191" w:rsidP="0094158C" w:rsidRDefault="00661191" w14:paraId="2217F962" w14:textId="77777777">
            <w:pPr>
              <w:jc w:val="both"/>
              <w:rPr>
                <w:rFonts w:ascii="Arial Narrow" w:hAnsi="Arial Narrow" w:cs="Arial"/>
                <w:sz w:val="20"/>
                <w:szCs w:val="20"/>
              </w:rPr>
            </w:pPr>
          </w:p>
        </w:tc>
      </w:tr>
      <w:tr w:rsidRPr="008A4540" w:rsidR="00661191" w:rsidTr="5FFAE9BA" w14:paraId="6ACA0B16" w14:textId="77777777">
        <w:trPr>
          <w:trHeight w:val="74"/>
        </w:trPr>
        <w:tc>
          <w:tcPr>
            <w:tcW w:w="3150" w:type="dxa"/>
            <w:tcMar/>
          </w:tcPr>
          <w:p w:rsidRPr="008A4540" w:rsidR="00661191" w:rsidP="0094158C" w:rsidRDefault="00661191" w14:paraId="43C0E469" w14:textId="77777777">
            <w:pPr>
              <w:jc w:val="both"/>
              <w:rPr>
                <w:rFonts w:ascii="Arial Narrow" w:hAnsi="Arial Narrow" w:cs="Arial"/>
                <w:b/>
                <w:sz w:val="20"/>
                <w:szCs w:val="20"/>
              </w:rPr>
            </w:pPr>
            <w:r w:rsidRPr="008A4540">
              <w:rPr>
                <w:rFonts w:ascii="Arial Narrow" w:hAnsi="Arial Narrow" w:cs="Arial"/>
                <w:b/>
                <w:sz w:val="20"/>
                <w:szCs w:val="20"/>
              </w:rPr>
              <w:t>901</w:t>
            </w:r>
          </w:p>
        </w:tc>
        <w:tc>
          <w:tcPr>
            <w:tcW w:w="6172" w:type="dxa"/>
            <w:tcMar/>
          </w:tcPr>
          <w:p w:rsidRPr="008A4540" w:rsidR="00661191" w:rsidP="00B765F3" w:rsidRDefault="00661191" w14:paraId="5A0772C0" w14:textId="356FDA84">
            <w:pPr>
              <w:jc w:val="both"/>
              <w:rPr>
                <w:rFonts w:ascii="Arial Narrow" w:hAnsi="Arial Narrow" w:cs="Arial"/>
                <w:b/>
                <w:sz w:val="20"/>
                <w:szCs w:val="20"/>
              </w:rPr>
            </w:pPr>
            <w:r w:rsidRPr="008A4540">
              <w:rPr>
                <w:rFonts w:ascii="Arial Narrow" w:hAnsi="Arial Narrow" w:cs="Arial"/>
                <w:b/>
                <w:sz w:val="20"/>
                <w:szCs w:val="20"/>
              </w:rPr>
              <w:t>CUASIDELITO DE LESIONES.</w:t>
            </w:r>
          </w:p>
        </w:tc>
      </w:tr>
      <w:tr w:rsidRPr="008A4540" w:rsidR="00661191" w:rsidTr="5FFAE9BA" w14:paraId="010E675A" w14:textId="77777777">
        <w:trPr>
          <w:trHeight w:val="74"/>
        </w:trPr>
        <w:tc>
          <w:tcPr>
            <w:tcW w:w="3150" w:type="dxa"/>
            <w:tcMar/>
          </w:tcPr>
          <w:p w:rsidRPr="008A4540" w:rsidR="00661191" w:rsidP="007A506E" w:rsidRDefault="00661191" w14:paraId="641834F0" w14:textId="77777777">
            <w:pPr>
              <w:rPr>
                <w:rFonts w:ascii="Arial Narrow" w:hAnsi="Arial Narrow"/>
                <w:sz w:val="20"/>
                <w:szCs w:val="20"/>
              </w:rPr>
            </w:pPr>
          </w:p>
        </w:tc>
        <w:tc>
          <w:tcPr>
            <w:tcW w:w="6172" w:type="dxa"/>
            <w:tcMar/>
          </w:tcPr>
          <w:p w:rsidRPr="008A4540" w:rsidR="00661191" w:rsidP="007A506E" w:rsidRDefault="00661191" w14:paraId="0FB3D566" w14:textId="77777777">
            <w:pPr>
              <w:jc w:val="both"/>
              <w:rPr>
                <w:rFonts w:ascii="Arial Narrow" w:hAnsi="Arial Narrow" w:cs="Arial"/>
                <w:sz w:val="20"/>
                <w:szCs w:val="20"/>
              </w:rPr>
            </w:pPr>
            <w:r w:rsidRPr="008A4540">
              <w:rPr>
                <w:rFonts w:ascii="Arial Narrow" w:hAnsi="Arial Narrow" w:cs="Arial"/>
                <w:sz w:val="20"/>
                <w:szCs w:val="20"/>
              </w:rPr>
              <w:t>ART. 490, 491 INC. 2° y 492</w:t>
            </w:r>
          </w:p>
        </w:tc>
      </w:tr>
      <w:tr w:rsidRPr="008A4540" w:rsidR="00661191" w:rsidTr="5FFAE9BA" w14:paraId="5FB7D437" w14:textId="77777777">
        <w:trPr>
          <w:trHeight w:val="74"/>
        </w:trPr>
        <w:tc>
          <w:tcPr>
            <w:tcW w:w="3150" w:type="dxa"/>
            <w:tcMar/>
          </w:tcPr>
          <w:p w:rsidRPr="008A4540" w:rsidR="00661191" w:rsidP="007A506E" w:rsidRDefault="00661191" w14:paraId="209F8B23" w14:textId="77777777">
            <w:pPr>
              <w:rPr>
                <w:rFonts w:ascii="Arial Narrow" w:hAnsi="Arial Narrow"/>
                <w:sz w:val="20"/>
                <w:szCs w:val="20"/>
              </w:rPr>
            </w:pPr>
          </w:p>
        </w:tc>
        <w:tc>
          <w:tcPr>
            <w:tcW w:w="6172" w:type="dxa"/>
            <w:tcMar/>
          </w:tcPr>
          <w:p w:rsidRPr="008A4540" w:rsidR="00661191" w:rsidP="00A45A88" w:rsidRDefault="00661191" w14:paraId="3BAC6552" w14:textId="5E8A2ED5">
            <w:pPr>
              <w:jc w:val="both"/>
              <w:rPr>
                <w:rFonts w:ascii="Arial Narrow" w:hAnsi="Arial Narrow" w:cs="Arial"/>
                <w:sz w:val="20"/>
                <w:szCs w:val="20"/>
              </w:rPr>
            </w:pPr>
            <w:r w:rsidRPr="008A4540">
              <w:rPr>
                <w:rFonts w:ascii="Arial Narrow" w:hAnsi="Arial Narrow" w:cs="Arial"/>
                <w:sz w:val="20"/>
                <w:szCs w:val="20"/>
              </w:rPr>
              <w:t>Al que con infracción de reglamentos y por mera imprudencia o negligencia ejecute un hecho o incurre en una omisión que de mediar malicia constituiría un crimen o simple delito contra las personas. Código agrupador para tribunales y comprende los siguientes códigos exclusivos de Carabineros e Investigaciones: 00902, 00903 y 00904.</w:t>
            </w:r>
          </w:p>
        </w:tc>
      </w:tr>
      <w:tr w:rsidRPr="008A4540" w:rsidR="00661191" w:rsidTr="5FFAE9BA" w14:paraId="07076C20" w14:textId="77777777">
        <w:trPr>
          <w:trHeight w:val="74"/>
        </w:trPr>
        <w:tc>
          <w:tcPr>
            <w:tcW w:w="3150" w:type="dxa"/>
            <w:tcMar/>
          </w:tcPr>
          <w:p w:rsidRPr="008A4540" w:rsidR="00661191" w:rsidP="007A506E" w:rsidRDefault="00661191" w14:paraId="54227B28" w14:textId="77777777">
            <w:pPr>
              <w:rPr>
                <w:rFonts w:ascii="Arial Narrow" w:hAnsi="Arial Narrow"/>
                <w:sz w:val="20"/>
                <w:szCs w:val="20"/>
              </w:rPr>
            </w:pPr>
          </w:p>
        </w:tc>
        <w:tc>
          <w:tcPr>
            <w:tcW w:w="6172" w:type="dxa"/>
            <w:tcMar/>
          </w:tcPr>
          <w:p w:rsidRPr="008A4540" w:rsidR="00661191" w:rsidP="00A45A88" w:rsidRDefault="00661191" w14:paraId="49DB8EF0" w14:textId="77777777">
            <w:pPr>
              <w:jc w:val="both"/>
              <w:rPr>
                <w:rFonts w:ascii="Arial Narrow" w:hAnsi="Arial Narrow" w:cs="Arial"/>
                <w:sz w:val="20"/>
                <w:szCs w:val="20"/>
              </w:rPr>
            </w:pPr>
          </w:p>
        </w:tc>
      </w:tr>
      <w:tr w:rsidRPr="008A4540" w:rsidR="00661191" w:rsidTr="5FFAE9BA" w14:paraId="164E3CB0" w14:textId="77777777">
        <w:trPr>
          <w:trHeight w:val="74"/>
        </w:trPr>
        <w:tc>
          <w:tcPr>
            <w:tcW w:w="3150" w:type="dxa"/>
            <w:tcMar/>
          </w:tcPr>
          <w:p w:rsidRPr="008A4540" w:rsidR="00661191" w:rsidP="0094158C" w:rsidRDefault="00661191" w14:paraId="2A5526D6" w14:textId="77777777">
            <w:pPr>
              <w:jc w:val="both"/>
              <w:rPr>
                <w:rFonts w:ascii="Arial Narrow" w:hAnsi="Arial Narrow" w:cs="Arial"/>
                <w:b/>
                <w:sz w:val="20"/>
                <w:szCs w:val="20"/>
              </w:rPr>
            </w:pPr>
            <w:r w:rsidRPr="008A4540">
              <w:rPr>
                <w:rFonts w:ascii="Arial Narrow" w:hAnsi="Arial Narrow" w:cs="Arial"/>
                <w:b/>
                <w:sz w:val="20"/>
                <w:szCs w:val="20"/>
              </w:rPr>
              <w:t>905</w:t>
            </w:r>
          </w:p>
        </w:tc>
        <w:tc>
          <w:tcPr>
            <w:tcW w:w="6172" w:type="dxa"/>
            <w:tcMar/>
          </w:tcPr>
          <w:p w:rsidRPr="008A4540" w:rsidR="00661191" w:rsidP="0094158C" w:rsidRDefault="00661191" w14:paraId="1FBFA5F4" w14:textId="77777777">
            <w:pPr>
              <w:jc w:val="both"/>
              <w:rPr>
                <w:rFonts w:ascii="Arial Narrow" w:hAnsi="Arial Narrow" w:cs="Arial"/>
                <w:b/>
                <w:sz w:val="20"/>
                <w:szCs w:val="20"/>
              </w:rPr>
            </w:pPr>
            <w:r w:rsidRPr="008A4540">
              <w:rPr>
                <w:rFonts w:ascii="Arial Narrow" w:hAnsi="Arial Narrow" w:cs="Arial"/>
                <w:b/>
                <w:sz w:val="20"/>
                <w:szCs w:val="20"/>
              </w:rPr>
              <w:t>CUASIDELITO DE HOMICIDIO.</w:t>
            </w:r>
          </w:p>
        </w:tc>
      </w:tr>
      <w:tr w:rsidRPr="008A4540" w:rsidR="00661191" w:rsidTr="5FFAE9BA" w14:paraId="5C0959AA" w14:textId="77777777">
        <w:trPr>
          <w:trHeight w:val="74"/>
        </w:trPr>
        <w:tc>
          <w:tcPr>
            <w:tcW w:w="3150" w:type="dxa"/>
            <w:tcMar/>
          </w:tcPr>
          <w:p w:rsidRPr="008A4540" w:rsidR="00661191" w:rsidP="007A506E" w:rsidRDefault="00661191" w14:paraId="527AE482" w14:textId="77777777">
            <w:pPr>
              <w:rPr>
                <w:rFonts w:ascii="Arial Narrow" w:hAnsi="Arial Narrow"/>
                <w:sz w:val="20"/>
                <w:szCs w:val="20"/>
              </w:rPr>
            </w:pPr>
          </w:p>
        </w:tc>
        <w:tc>
          <w:tcPr>
            <w:tcW w:w="6172" w:type="dxa"/>
            <w:tcMar/>
          </w:tcPr>
          <w:p w:rsidRPr="008A4540" w:rsidR="00661191" w:rsidP="007A506E" w:rsidRDefault="00661191" w14:paraId="4F9D2E63" w14:textId="77777777">
            <w:pPr>
              <w:jc w:val="both"/>
              <w:rPr>
                <w:rFonts w:ascii="Arial Narrow" w:hAnsi="Arial Narrow" w:cs="Arial"/>
                <w:sz w:val="20"/>
                <w:szCs w:val="20"/>
              </w:rPr>
            </w:pPr>
            <w:r w:rsidRPr="008A4540">
              <w:rPr>
                <w:rFonts w:ascii="Arial Narrow" w:hAnsi="Arial Narrow" w:cs="Arial"/>
                <w:sz w:val="20"/>
                <w:szCs w:val="20"/>
              </w:rPr>
              <w:t>ART. 492 inciso 2º</w:t>
            </w:r>
          </w:p>
        </w:tc>
      </w:tr>
      <w:tr w:rsidRPr="008A4540" w:rsidR="00661191" w:rsidTr="5FFAE9BA" w14:paraId="4AF0E3F8" w14:textId="77777777">
        <w:trPr>
          <w:trHeight w:val="74"/>
        </w:trPr>
        <w:tc>
          <w:tcPr>
            <w:tcW w:w="3150" w:type="dxa"/>
            <w:tcMar/>
          </w:tcPr>
          <w:p w:rsidRPr="008A4540" w:rsidR="00661191" w:rsidP="007A506E" w:rsidRDefault="00661191" w14:paraId="6DC1B675" w14:textId="77777777">
            <w:pPr>
              <w:rPr>
                <w:rFonts w:ascii="Arial Narrow" w:hAnsi="Arial Narrow"/>
                <w:sz w:val="20"/>
                <w:szCs w:val="20"/>
              </w:rPr>
            </w:pPr>
          </w:p>
        </w:tc>
        <w:tc>
          <w:tcPr>
            <w:tcW w:w="6172" w:type="dxa"/>
            <w:tcMar/>
          </w:tcPr>
          <w:p w:rsidRPr="008A4540" w:rsidR="00661191" w:rsidP="00A45A88" w:rsidRDefault="00661191" w14:paraId="746467D9" w14:textId="42CBC06C">
            <w:pPr>
              <w:jc w:val="both"/>
              <w:rPr>
                <w:rFonts w:ascii="Arial Narrow" w:hAnsi="Arial Narrow" w:cs="Arial"/>
                <w:sz w:val="20"/>
                <w:szCs w:val="20"/>
              </w:rPr>
            </w:pPr>
            <w:r w:rsidRPr="008A4540">
              <w:rPr>
                <w:rFonts w:ascii="Arial Narrow" w:hAnsi="Arial Narrow" w:cs="Arial"/>
                <w:sz w:val="20"/>
                <w:szCs w:val="20"/>
              </w:rPr>
              <w:t>El que por imprudencia temeraria ejecuta un hecho que de mediar malicia constituiría un crimen o simple delito contra las personas.</w:t>
            </w:r>
          </w:p>
        </w:tc>
      </w:tr>
      <w:tr w:rsidRPr="008A4540" w:rsidR="00661191" w:rsidTr="5FFAE9BA" w14:paraId="2B67D26F" w14:textId="77777777">
        <w:trPr>
          <w:trHeight w:val="74"/>
        </w:trPr>
        <w:tc>
          <w:tcPr>
            <w:tcW w:w="3150" w:type="dxa"/>
            <w:tcMar/>
          </w:tcPr>
          <w:p w:rsidRPr="008A4540" w:rsidR="00661191" w:rsidP="007A506E" w:rsidRDefault="00661191" w14:paraId="26EC7182" w14:textId="77777777">
            <w:pPr>
              <w:rPr>
                <w:rFonts w:ascii="Arial Narrow" w:hAnsi="Arial Narrow"/>
                <w:sz w:val="20"/>
                <w:szCs w:val="20"/>
              </w:rPr>
            </w:pPr>
          </w:p>
        </w:tc>
        <w:tc>
          <w:tcPr>
            <w:tcW w:w="6172" w:type="dxa"/>
            <w:tcMar/>
          </w:tcPr>
          <w:p w:rsidRPr="008A4540" w:rsidR="00661191" w:rsidP="00A45A88" w:rsidRDefault="00661191" w14:paraId="57CB401F" w14:textId="77777777">
            <w:pPr>
              <w:jc w:val="both"/>
              <w:rPr>
                <w:rFonts w:ascii="Arial Narrow" w:hAnsi="Arial Narrow" w:cs="Arial"/>
                <w:sz w:val="20"/>
                <w:szCs w:val="20"/>
              </w:rPr>
            </w:pPr>
          </w:p>
        </w:tc>
      </w:tr>
      <w:tr w:rsidRPr="008A4540" w:rsidR="00661191" w:rsidTr="5FFAE9BA" w14:paraId="156256EA" w14:textId="77777777">
        <w:trPr>
          <w:trHeight w:val="74"/>
        </w:trPr>
        <w:tc>
          <w:tcPr>
            <w:tcW w:w="3150" w:type="dxa"/>
            <w:tcMar/>
          </w:tcPr>
          <w:p w:rsidRPr="008A4540" w:rsidR="00661191" w:rsidP="00A548A1" w:rsidRDefault="00661191" w14:paraId="16668FEA" w14:textId="77777777">
            <w:pPr>
              <w:jc w:val="both"/>
              <w:rPr>
                <w:rFonts w:ascii="Arial Narrow" w:hAnsi="Arial Narrow" w:cs="Arial"/>
                <w:b/>
                <w:sz w:val="20"/>
                <w:szCs w:val="20"/>
              </w:rPr>
            </w:pPr>
            <w:r w:rsidRPr="008A4540">
              <w:rPr>
                <w:rFonts w:ascii="Arial Narrow" w:hAnsi="Arial Narrow" w:cs="Arial"/>
                <w:b/>
                <w:sz w:val="20"/>
                <w:szCs w:val="20"/>
              </w:rPr>
              <w:t>910</w:t>
            </w:r>
          </w:p>
        </w:tc>
        <w:tc>
          <w:tcPr>
            <w:tcW w:w="6172" w:type="dxa"/>
            <w:tcMar/>
          </w:tcPr>
          <w:p w:rsidRPr="008A4540" w:rsidR="00661191" w:rsidP="00A548A1" w:rsidRDefault="00661191" w14:paraId="77ABD048" w14:textId="77777777">
            <w:pPr>
              <w:jc w:val="both"/>
              <w:rPr>
                <w:rFonts w:ascii="Arial Narrow" w:hAnsi="Arial Narrow" w:cs="Arial"/>
                <w:b/>
                <w:sz w:val="20"/>
                <w:szCs w:val="20"/>
              </w:rPr>
            </w:pPr>
            <w:r w:rsidRPr="008A4540">
              <w:rPr>
                <w:rFonts w:ascii="Arial Narrow" w:hAnsi="Arial Narrow" w:cs="Arial"/>
                <w:b/>
                <w:sz w:val="20"/>
                <w:szCs w:val="20"/>
              </w:rPr>
              <w:t>CUASIDELITO DE LESIONES COMETIDO POR PROFESIONALES DE LA SALUD.</w:t>
            </w:r>
          </w:p>
        </w:tc>
      </w:tr>
      <w:tr w:rsidRPr="008A4540" w:rsidR="00661191" w:rsidTr="5FFAE9BA" w14:paraId="3814DFF6" w14:textId="77777777">
        <w:trPr>
          <w:trHeight w:val="74"/>
        </w:trPr>
        <w:tc>
          <w:tcPr>
            <w:tcW w:w="3150" w:type="dxa"/>
            <w:tcMar/>
          </w:tcPr>
          <w:p w:rsidRPr="008A4540" w:rsidR="00661191" w:rsidP="007A506E" w:rsidRDefault="00661191" w14:paraId="78AD131D" w14:textId="77777777">
            <w:pPr>
              <w:rPr>
                <w:rFonts w:ascii="Arial Narrow" w:hAnsi="Arial Narrow"/>
                <w:sz w:val="20"/>
                <w:szCs w:val="20"/>
              </w:rPr>
            </w:pPr>
          </w:p>
        </w:tc>
        <w:tc>
          <w:tcPr>
            <w:tcW w:w="6172" w:type="dxa"/>
            <w:tcMar/>
          </w:tcPr>
          <w:p w:rsidRPr="008A4540" w:rsidR="00661191" w:rsidP="007A506E" w:rsidRDefault="00661191" w14:paraId="22C34403" w14:textId="77777777">
            <w:pPr>
              <w:jc w:val="both"/>
              <w:rPr>
                <w:rFonts w:ascii="Arial Narrow" w:hAnsi="Arial Narrow" w:cs="Arial"/>
                <w:sz w:val="20"/>
                <w:szCs w:val="20"/>
              </w:rPr>
            </w:pPr>
            <w:r w:rsidRPr="008A4540">
              <w:rPr>
                <w:rFonts w:ascii="Arial Narrow" w:hAnsi="Arial Narrow" w:cs="Arial"/>
                <w:sz w:val="20"/>
                <w:szCs w:val="20"/>
              </w:rPr>
              <w:t>ART. 491 inciso 1º</w:t>
            </w:r>
          </w:p>
        </w:tc>
      </w:tr>
      <w:tr w:rsidRPr="008A4540" w:rsidR="00661191" w:rsidTr="5FFAE9BA" w14:paraId="5D27A8A5" w14:textId="77777777">
        <w:trPr>
          <w:trHeight w:val="74"/>
        </w:trPr>
        <w:tc>
          <w:tcPr>
            <w:tcW w:w="3150" w:type="dxa"/>
            <w:tcMar/>
          </w:tcPr>
          <w:p w:rsidRPr="008A4540" w:rsidR="00661191" w:rsidP="007A506E" w:rsidRDefault="00661191" w14:paraId="13E0B50A" w14:textId="77777777">
            <w:pPr>
              <w:rPr>
                <w:rFonts w:ascii="Arial Narrow" w:hAnsi="Arial Narrow"/>
                <w:sz w:val="20"/>
                <w:szCs w:val="20"/>
              </w:rPr>
            </w:pPr>
          </w:p>
        </w:tc>
        <w:tc>
          <w:tcPr>
            <w:tcW w:w="6172" w:type="dxa"/>
            <w:tcMar/>
          </w:tcPr>
          <w:p w:rsidRPr="008A4540" w:rsidR="00661191" w:rsidP="00A45A88" w:rsidRDefault="00661191" w14:paraId="18505709" w14:textId="5C43D620">
            <w:pPr>
              <w:jc w:val="both"/>
              <w:rPr>
                <w:rFonts w:ascii="Arial Narrow" w:hAnsi="Arial Narrow" w:cs="Arial"/>
                <w:sz w:val="20"/>
                <w:szCs w:val="20"/>
              </w:rPr>
            </w:pPr>
            <w:r w:rsidRPr="008A4540">
              <w:rPr>
                <w:rFonts w:ascii="Arial Narrow" w:hAnsi="Arial Narrow" w:cs="Arial"/>
                <w:sz w:val="20"/>
                <w:szCs w:val="20"/>
              </w:rPr>
              <w:t>El médico, cirujano, farmacéutico, flebotomiano o matrona que causare mal a las personas por negligencia culpable en el desempeño de su profesión.</w:t>
            </w:r>
          </w:p>
        </w:tc>
      </w:tr>
      <w:tr w:rsidRPr="008A4540" w:rsidR="00661191" w:rsidTr="5FFAE9BA" w14:paraId="70602706" w14:textId="77777777">
        <w:trPr>
          <w:trHeight w:val="74"/>
        </w:trPr>
        <w:tc>
          <w:tcPr>
            <w:tcW w:w="3150" w:type="dxa"/>
            <w:tcMar/>
          </w:tcPr>
          <w:p w:rsidRPr="008A4540" w:rsidR="00661191" w:rsidP="007A506E" w:rsidRDefault="00661191" w14:paraId="4A3826B3" w14:textId="77777777">
            <w:pPr>
              <w:rPr>
                <w:rFonts w:ascii="Arial Narrow" w:hAnsi="Arial Narrow"/>
                <w:sz w:val="20"/>
                <w:szCs w:val="20"/>
              </w:rPr>
            </w:pPr>
          </w:p>
        </w:tc>
        <w:tc>
          <w:tcPr>
            <w:tcW w:w="6172" w:type="dxa"/>
            <w:tcMar/>
          </w:tcPr>
          <w:p w:rsidRPr="008A4540" w:rsidR="00661191" w:rsidP="00A45A88" w:rsidRDefault="00661191" w14:paraId="67317B9D" w14:textId="77777777">
            <w:pPr>
              <w:jc w:val="both"/>
              <w:rPr>
                <w:rFonts w:ascii="Arial Narrow" w:hAnsi="Arial Narrow" w:cs="Arial"/>
                <w:sz w:val="20"/>
                <w:szCs w:val="20"/>
              </w:rPr>
            </w:pPr>
          </w:p>
        </w:tc>
      </w:tr>
      <w:tr w:rsidRPr="008A4540" w:rsidR="00661191" w:rsidTr="5FFAE9BA" w14:paraId="01017CC5" w14:textId="77777777">
        <w:trPr>
          <w:trHeight w:val="74"/>
        </w:trPr>
        <w:tc>
          <w:tcPr>
            <w:tcW w:w="3150" w:type="dxa"/>
            <w:tcMar/>
          </w:tcPr>
          <w:p w:rsidRPr="008A4540" w:rsidR="00661191" w:rsidP="00984C18" w:rsidRDefault="00661191" w14:paraId="557D9A81" w14:textId="77777777">
            <w:pPr>
              <w:jc w:val="both"/>
              <w:rPr>
                <w:rFonts w:ascii="Arial Narrow" w:hAnsi="Arial Narrow" w:cs="Arial"/>
                <w:b/>
                <w:sz w:val="20"/>
                <w:szCs w:val="20"/>
              </w:rPr>
            </w:pPr>
            <w:r w:rsidRPr="008A4540">
              <w:rPr>
                <w:rFonts w:ascii="Arial Narrow" w:hAnsi="Arial Narrow" w:cs="Arial"/>
                <w:b/>
                <w:sz w:val="20"/>
                <w:szCs w:val="20"/>
              </w:rPr>
              <w:t>911</w:t>
            </w:r>
          </w:p>
        </w:tc>
        <w:tc>
          <w:tcPr>
            <w:tcW w:w="6172" w:type="dxa"/>
            <w:tcMar/>
          </w:tcPr>
          <w:p w:rsidRPr="008A4540" w:rsidR="00661191" w:rsidP="00984C18" w:rsidRDefault="00661191" w14:paraId="4E9D3B87" w14:textId="77777777">
            <w:pPr>
              <w:jc w:val="both"/>
              <w:rPr>
                <w:rFonts w:ascii="Arial Narrow" w:hAnsi="Arial Narrow" w:cs="Arial"/>
                <w:b/>
                <w:sz w:val="20"/>
                <w:szCs w:val="20"/>
              </w:rPr>
            </w:pPr>
            <w:r w:rsidRPr="008A4540">
              <w:rPr>
                <w:rFonts w:ascii="Arial Narrow" w:hAnsi="Arial Narrow" w:cs="Arial"/>
                <w:b/>
                <w:sz w:val="20"/>
                <w:szCs w:val="20"/>
              </w:rPr>
              <w:t>CUASIDELITO DE HOMICIDIO COMETIDO POR PROFESIONALES DE LA SALUD.</w:t>
            </w:r>
          </w:p>
        </w:tc>
      </w:tr>
      <w:tr w:rsidRPr="008A4540" w:rsidR="00661191" w:rsidTr="5FFAE9BA" w14:paraId="1C31A741" w14:textId="77777777">
        <w:trPr>
          <w:trHeight w:val="74"/>
        </w:trPr>
        <w:tc>
          <w:tcPr>
            <w:tcW w:w="3150" w:type="dxa"/>
            <w:tcMar/>
          </w:tcPr>
          <w:p w:rsidRPr="008A4540" w:rsidR="00661191" w:rsidP="007A506E" w:rsidRDefault="00661191" w14:paraId="311C3310" w14:textId="77777777">
            <w:pPr>
              <w:rPr>
                <w:rFonts w:ascii="Arial Narrow" w:hAnsi="Arial Narrow"/>
                <w:sz w:val="20"/>
                <w:szCs w:val="20"/>
              </w:rPr>
            </w:pPr>
          </w:p>
        </w:tc>
        <w:tc>
          <w:tcPr>
            <w:tcW w:w="6172" w:type="dxa"/>
            <w:tcMar/>
          </w:tcPr>
          <w:p w:rsidRPr="008A4540" w:rsidR="00661191" w:rsidP="007A506E" w:rsidRDefault="00661191" w14:paraId="21DFA7B6" w14:textId="77777777">
            <w:pPr>
              <w:jc w:val="both"/>
              <w:rPr>
                <w:rFonts w:ascii="Arial Narrow" w:hAnsi="Arial Narrow" w:cs="Arial"/>
                <w:sz w:val="20"/>
                <w:szCs w:val="20"/>
              </w:rPr>
            </w:pPr>
            <w:r w:rsidRPr="008A4540">
              <w:rPr>
                <w:rFonts w:ascii="Arial Narrow" w:hAnsi="Arial Narrow" w:cs="Arial"/>
                <w:sz w:val="20"/>
                <w:szCs w:val="20"/>
              </w:rPr>
              <w:t>ART. 492 inciso 1º</w:t>
            </w:r>
          </w:p>
        </w:tc>
      </w:tr>
      <w:tr w:rsidRPr="008A4540" w:rsidR="00661191" w:rsidTr="5FFAE9BA" w14:paraId="28642454" w14:textId="77777777">
        <w:trPr>
          <w:trHeight w:val="74"/>
        </w:trPr>
        <w:tc>
          <w:tcPr>
            <w:tcW w:w="3150" w:type="dxa"/>
            <w:tcMar/>
          </w:tcPr>
          <w:p w:rsidRPr="008A4540" w:rsidR="00661191" w:rsidP="007A506E" w:rsidRDefault="00661191" w14:paraId="37EA384D" w14:textId="77777777">
            <w:pPr>
              <w:rPr>
                <w:rFonts w:ascii="Arial Narrow" w:hAnsi="Arial Narrow"/>
                <w:sz w:val="20"/>
                <w:szCs w:val="20"/>
              </w:rPr>
            </w:pPr>
          </w:p>
        </w:tc>
        <w:tc>
          <w:tcPr>
            <w:tcW w:w="6172" w:type="dxa"/>
            <w:tcMar/>
          </w:tcPr>
          <w:p w:rsidRPr="008A4540" w:rsidR="00661191" w:rsidP="00A45A88" w:rsidRDefault="00661191" w14:paraId="2A1951CE" w14:textId="33C60E16">
            <w:pPr>
              <w:jc w:val="both"/>
              <w:rPr>
                <w:rFonts w:ascii="Arial Narrow" w:hAnsi="Arial Narrow" w:cs="Arial"/>
                <w:sz w:val="20"/>
                <w:szCs w:val="20"/>
              </w:rPr>
            </w:pPr>
            <w:r w:rsidRPr="008A4540">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Pr="008A4540" w:rsidR="00661191" w:rsidTr="5FFAE9BA" w14:paraId="08275C38" w14:textId="77777777">
        <w:trPr>
          <w:trHeight w:val="74"/>
        </w:trPr>
        <w:tc>
          <w:tcPr>
            <w:tcW w:w="3150" w:type="dxa"/>
            <w:tcMar/>
          </w:tcPr>
          <w:p w:rsidRPr="008A4540" w:rsidR="00661191" w:rsidP="007A506E" w:rsidRDefault="00661191" w14:paraId="5F8EC37B" w14:textId="77777777">
            <w:pPr>
              <w:rPr>
                <w:rFonts w:ascii="Arial Narrow" w:hAnsi="Arial Narrow"/>
                <w:sz w:val="20"/>
                <w:szCs w:val="20"/>
              </w:rPr>
            </w:pPr>
          </w:p>
        </w:tc>
        <w:tc>
          <w:tcPr>
            <w:tcW w:w="6172" w:type="dxa"/>
            <w:tcMar/>
          </w:tcPr>
          <w:p w:rsidRPr="008A4540" w:rsidR="00661191" w:rsidP="00A45A88" w:rsidRDefault="00661191" w14:paraId="02EE39AD" w14:textId="77777777">
            <w:pPr>
              <w:jc w:val="both"/>
              <w:rPr>
                <w:rFonts w:ascii="Arial Narrow" w:hAnsi="Arial Narrow" w:cs="Arial"/>
                <w:sz w:val="20"/>
                <w:szCs w:val="20"/>
              </w:rPr>
            </w:pPr>
          </w:p>
        </w:tc>
      </w:tr>
      <w:tr w:rsidRPr="008A4540" w:rsidR="00661191" w:rsidTr="5FFAE9BA" w14:paraId="4BCA7C54" w14:textId="77777777">
        <w:trPr>
          <w:trHeight w:val="74"/>
        </w:trPr>
        <w:tc>
          <w:tcPr>
            <w:tcW w:w="3150" w:type="dxa"/>
            <w:tcMar/>
          </w:tcPr>
          <w:p w:rsidRPr="008A4540" w:rsidR="00661191" w:rsidP="00984C18" w:rsidRDefault="00661191" w14:paraId="24D271D9" w14:textId="77777777">
            <w:pPr>
              <w:jc w:val="both"/>
              <w:rPr>
                <w:rFonts w:ascii="Arial Narrow" w:hAnsi="Arial Narrow" w:cs="Arial"/>
                <w:b/>
                <w:sz w:val="20"/>
                <w:szCs w:val="20"/>
              </w:rPr>
            </w:pPr>
            <w:r w:rsidRPr="008A4540">
              <w:rPr>
                <w:rFonts w:ascii="Arial Narrow" w:hAnsi="Arial Narrow" w:cs="Arial"/>
                <w:b/>
                <w:sz w:val="20"/>
                <w:szCs w:val="20"/>
              </w:rPr>
              <w:t>912</w:t>
            </w:r>
          </w:p>
        </w:tc>
        <w:tc>
          <w:tcPr>
            <w:tcW w:w="6172" w:type="dxa"/>
            <w:tcMar/>
          </w:tcPr>
          <w:p w:rsidRPr="008A4540" w:rsidR="00661191" w:rsidP="00984C18" w:rsidRDefault="00661191" w14:paraId="386668AD" w14:textId="77777777">
            <w:pPr>
              <w:jc w:val="both"/>
              <w:rPr>
                <w:rFonts w:ascii="Arial Narrow" w:hAnsi="Arial Narrow" w:cs="Arial"/>
                <w:b/>
                <w:sz w:val="20"/>
                <w:szCs w:val="20"/>
              </w:rPr>
            </w:pPr>
            <w:r w:rsidRPr="008A4540">
              <w:rPr>
                <w:rFonts w:ascii="Arial Narrow" w:hAnsi="Arial Narrow" w:cs="Arial"/>
                <w:b/>
                <w:sz w:val="20"/>
                <w:szCs w:val="20"/>
              </w:rPr>
              <w:t>DUPLICACIÓN DE INSCRIPCIONES DE DERECHOS DE AGUA.</w:t>
            </w:r>
          </w:p>
        </w:tc>
      </w:tr>
      <w:tr w:rsidRPr="008A4540" w:rsidR="00661191" w:rsidTr="5FFAE9BA" w14:paraId="43A2C35C" w14:textId="77777777">
        <w:trPr>
          <w:trHeight w:val="74"/>
        </w:trPr>
        <w:tc>
          <w:tcPr>
            <w:tcW w:w="3150" w:type="dxa"/>
            <w:tcMar/>
          </w:tcPr>
          <w:p w:rsidRPr="008A4540" w:rsidR="00661191" w:rsidP="007A506E" w:rsidRDefault="00661191" w14:paraId="3210874C" w14:textId="77777777">
            <w:pPr>
              <w:rPr>
                <w:rFonts w:ascii="Arial Narrow" w:hAnsi="Arial Narrow"/>
                <w:sz w:val="20"/>
                <w:szCs w:val="20"/>
              </w:rPr>
            </w:pPr>
          </w:p>
        </w:tc>
        <w:tc>
          <w:tcPr>
            <w:tcW w:w="6172" w:type="dxa"/>
            <w:tcMar/>
          </w:tcPr>
          <w:p w:rsidRPr="008A4540" w:rsidR="00661191" w:rsidP="007A506E" w:rsidRDefault="00661191" w14:paraId="3F232DD9" w14:textId="77777777">
            <w:pPr>
              <w:jc w:val="both"/>
              <w:rPr>
                <w:rFonts w:ascii="Arial Narrow" w:hAnsi="Arial Narrow" w:cs="Arial"/>
                <w:sz w:val="20"/>
                <w:szCs w:val="20"/>
              </w:rPr>
            </w:pPr>
            <w:r w:rsidRPr="008A4540">
              <w:rPr>
                <w:rFonts w:ascii="Arial Narrow" w:hAnsi="Arial Narrow" w:cs="Arial"/>
                <w:sz w:val="20"/>
                <w:szCs w:val="20"/>
              </w:rPr>
              <w:t>ART. 460 BIS LEY 21.064</w:t>
            </w:r>
          </w:p>
        </w:tc>
      </w:tr>
      <w:tr w:rsidRPr="008A4540" w:rsidR="00661191" w:rsidTr="5FFAE9BA" w14:paraId="4595B3AF" w14:textId="77777777">
        <w:trPr>
          <w:trHeight w:val="74"/>
        </w:trPr>
        <w:tc>
          <w:tcPr>
            <w:tcW w:w="3150" w:type="dxa"/>
            <w:tcMar/>
          </w:tcPr>
          <w:p w:rsidRPr="008A4540" w:rsidR="00661191" w:rsidP="007A506E" w:rsidRDefault="00661191" w14:paraId="562D7EFB" w14:textId="77777777">
            <w:pPr>
              <w:rPr>
                <w:rFonts w:ascii="Arial Narrow" w:hAnsi="Arial Narrow"/>
                <w:sz w:val="20"/>
                <w:szCs w:val="20"/>
              </w:rPr>
            </w:pPr>
          </w:p>
        </w:tc>
        <w:tc>
          <w:tcPr>
            <w:tcW w:w="6172" w:type="dxa"/>
            <w:tcMar/>
          </w:tcPr>
          <w:p w:rsidRPr="008A4540" w:rsidR="00661191" w:rsidP="00A45A88" w:rsidRDefault="00661191" w14:paraId="3D1E1197" w14:textId="690996ED">
            <w:pPr>
              <w:jc w:val="both"/>
              <w:rPr>
                <w:rFonts w:ascii="Arial Narrow" w:hAnsi="Arial Narrow" w:cs="Arial"/>
                <w:sz w:val="20"/>
                <w:szCs w:val="20"/>
              </w:rPr>
            </w:pPr>
            <w:r w:rsidRPr="008A4540">
              <w:rPr>
                <w:rFonts w:ascii="Arial Narrow" w:hAnsi="Arial Narrow" w:cs="Arial"/>
                <w:sz w:val="20"/>
                <w:szCs w:val="20"/>
              </w:rPr>
              <w:t>Sanciona al que a sabiendas duplique la inscripción de su derecho en el Registro de Propiedad de Aguas del Conservador de Bienes Raíces.</w:t>
            </w:r>
          </w:p>
        </w:tc>
      </w:tr>
      <w:tr w:rsidRPr="008A4540" w:rsidR="00661191" w:rsidTr="5FFAE9BA" w14:paraId="416368D9" w14:textId="77777777">
        <w:trPr>
          <w:trHeight w:val="74"/>
        </w:trPr>
        <w:tc>
          <w:tcPr>
            <w:tcW w:w="3150" w:type="dxa"/>
            <w:tcMar/>
          </w:tcPr>
          <w:p w:rsidRPr="008A4540" w:rsidR="00661191" w:rsidP="007A506E" w:rsidRDefault="00661191" w14:paraId="4A19DDA7" w14:textId="77777777">
            <w:pPr>
              <w:rPr>
                <w:rFonts w:ascii="Arial Narrow" w:hAnsi="Arial Narrow"/>
                <w:sz w:val="20"/>
                <w:szCs w:val="20"/>
              </w:rPr>
            </w:pPr>
          </w:p>
        </w:tc>
        <w:tc>
          <w:tcPr>
            <w:tcW w:w="6172" w:type="dxa"/>
            <w:tcMar/>
          </w:tcPr>
          <w:p w:rsidRPr="008A4540" w:rsidR="00661191" w:rsidP="00A45A88" w:rsidRDefault="00661191" w14:paraId="5D592EC0" w14:textId="77777777">
            <w:pPr>
              <w:jc w:val="both"/>
              <w:rPr>
                <w:rFonts w:ascii="Arial Narrow" w:hAnsi="Arial Narrow" w:cs="Arial"/>
                <w:sz w:val="20"/>
                <w:szCs w:val="20"/>
              </w:rPr>
            </w:pPr>
          </w:p>
        </w:tc>
      </w:tr>
      <w:tr w:rsidRPr="008A4540" w:rsidR="00661191" w:rsidTr="5FFAE9BA" w14:paraId="3C84B285" w14:textId="77777777">
        <w:trPr>
          <w:trHeight w:val="74"/>
        </w:trPr>
        <w:tc>
          <w:tcPr>
            <w:tcW w:w="3150" w:type="dxa"/>
            <w:tcMar/>
          </w:tcPr>
          <w:p w:rsidRPr="008A4540" w:rsidR="00661191" w:rsidP="00984C18" w:rsidRDefault="00661191" w14:paraId="1B1B14A5" w14:textId="77777777">
            <w:pPr>
              <w:jc w:val="both"/>
              <w:rPr>
                <w:rFonts w:ascii="Arial Narrow" w:hAnsi="Arial Narrow" w:cs="Arial"/>
                <w:b/>
                <w:sz w:val="20"/>
                <w:szCs w:val="20"/>
              </w:rPr>
            </w:pPr>
            <w:r w:rsidRPr="008A4540">
              <w:rPr>
                <w:rFonts w:ascii="Arial Narrow" w:hAnsi="Arial Narrow" w:cs="Arial"/>
                <w:b/>
                <w:sz w:val="20"/>
                <w:szCs w:val="20"/>
              </w:rPr>
              <w:t>999</w:t>
            </w:r>
          </w:p>
        </w:tc>
        <w:tc>
          <w:tcPr>
            <w:tcW w:w="6172" w:type="dxa"/>
            <w:tcMar/>
          </w:tcPr>
          <w:p w:rsidRPr="008A4540" w:rsidR="00661191" w:rsidP="00984C18" w:rsidRDefault="00661191" w14:paraId="78F3D022" w14:textId="77777777">
            <w:pPr>
              <w:jc w:val="both"/>
              <w:rPr>
                <w:rFonts w:ascii="Arial Narrow" w:hAnsi="Arial Narrow" w:cs="Arial"/>
                <w:b/>
                <w:sz w:val="20"/>
                <w:szCs w:val="20"/>
              </w:rPr>
            </w:pPr>
            <w:r w:rsidRPr="008A4540">
              <w:rPr>
                <w:rFonts w:ascii="Arial Narrow" w:hAnsi="Arial Narrow" w:cs="Arial"/>
                <w:b/>
                <w:sz w:val="20"/>
                <w:szCs w:val="20"/>
              </w:rPr>
              <w:t>OTROS DE LOS CUASIDELITOS.</w:t>
            </w:r>
          </w:p>
        </w:tc>
      </w:tr>
      <w:tr w:rsidRPr="008A4540" w:rsidR="00661191" w:rsidTr="5FFAE9BA" w14:paraId="74232157" w14:textId="77777777">
        <w:trPr>
          <w:trHeight w:val="74"/>
        </w:trPr>
        <w:tc>
          <w:tcPr>
            <w:tcW w:w="3150" w:type="dxa"/>
            <w:tcMar/>
          </w:tcPr>
          <w:p w:rsidRPr="008A4540" w:rsidR="00661191" w:rsidP="007A506E" w:rsidRDefault="00661191" w14:paraId="49C1700F" w14:textId="77777777">
            <w:pPr>
              <w:rPr>
                <w:rFonts w:ascii="Arial Narrow" w:hAnsi="Arial Narrow"/>
                <w:sz w:val="20"/>
                <w:szCs w:val="20"/>
              </w:rPr>
            </w:pPr>
          </w:p>
        </w:tc>
        <w:tc>
          <w:tcPr>
            <w:tcW w:w="6172" w:type="dxa"/>
            <w:tcMar/>
          </w:tcPr>
          <w:p w:rsidRPr="008A4540" w:rsidR="00661191" w:rsidP="007A506E" w:rsidRDefault="00661191" w14:paraId="1CF4BDD4" w14:textId="77777777">
            <w:pPr>
              <w:jc w:val="both"/>
              <w:rPr>
                <w:rFonts w:ascii="Arial Narrow" w:hAnsi="Arial Narrow" w:cs="Arial"/>
                <w:sz w:val="20"/>
                <w:szCs w:val="20"/>
              </w:rPr>
            </w:pPr>
          </w:p>
        </w:tc>
      </w:tr>
      <w:tr w:rsidRPr="008A4540" w:rsidR="00661191" w:rsidTr="5FFAE9BA" w14:paraId="0443D9B8" w14:textId="77777777">
        <w:trPr>
          <w:trHeight w:val="74"/>
        </w:trPr>
        <w:tc>
          <w:tcPr>
            <w:tcW w:w="3150" w:type="dxa"/>
            <w:tcMar/>
          </w:tcPr>
          <w:p w:rsidRPr="008A4540" w:rsidR="00661191" w:rsidP="007A506E" w:rsidRDefault="00661191" w14:paraId="13D60D97" w14:textId="77777777">
            <w:pPr>
              <w:rPr>
                <w:rFonts w:ascii="Arial Narrow" w:hAnsi="Arial Narrow"/>
                <w:sz w:val="20"/>
                <w:szCs w:val="20"/>
              </w:rPr>
            </w:pPr>
          </w:p>
        </w:tc>
        <w:tc>
          <w:tcPr>
            <w:tcW w:w="6172" w:type="dxa"/>
            <w:tcMar/>
          </w:tcPr>
          <w:p w:rsidRPr="008A4540" w:rsidR="00661191" w:rsidP="007A506E" w:rsidRDefault="00661191" w14:paraId="15D4155A" w14:textId="77777777">
            <w:pPr>
              <w:jc w:val="both"/>
              <w:rPr>
                <w:rFonts w:ascii="Arial Narrow" w:hAnsi="Arial Narrow" w:cs="Arial"/>
                <w:sz w:val="20"/>
                <w:szCs w:val="20"/>
              </w:rPr>
            </w:pPr>
          </w:p>
        </w:tc>
      </w:tr>
      <w:tr w:rsidRPr="008A4540" w:rsidR="00661191" w:rsidTr="5FFAE9BA" w14:paraId="0B990B07" w14:textId="77777777">
        <w:trPr>
          <w:trHeight w:val="469"/>
        </w:trPr>
        <w:tc>
          <w:tcPr>
            <w:tcW w:w="9322" w:type="dxa"/>
            <w:gridSpan w:val="2"/>
            <w:shd w:val="clear" w:color="auto" w:fill="BFBFBF" w:themeFill="background1" w:themeFillShade="BF"/>
            <w:tcMar/>
          </w:tcPr>
          <w:p w:rsidRPr="008A4540" w:rsidR="00661191" w:rsidP="007A506E" w:rsidRDefault="00661191" w14:paraId="06895559" w14:textId="77777777">
            <w:pPr>
              <w:jc w:val="both"/>
              <w:rPr>
                <w:rFonts w:ascii="Arial Narrow" w:hAnsi="Arial Narrow" w:cs="Arial"/>
                <w:b/>
                <w:sz w:val="20"/>
                <w:szCs w:val="20"/>
              </w:rPr>
            </w:pPr>
            <w:r w:rsidRPr="008A4540">
              <w:rPr>
                <w:rFonts w:ascii="Arial Narrow" w:hAnsi="Arial Narrow" w:cs="Arial"/>
                <w:b/>
                <w:sz w:val="20"/>
                <w:szCs w:val="20"/>
              </w:rPr>
              <w:t>HECHOS DE RELEVANCIA CRIMINAL</w:t>
            </w:r>
          </w:p>
          <w:p w:rsidRPr="008A4540" w:rsidR="00661191" w:rsidP="007A506E" w:rsidRDefault="00661191" w14:paraId="02C2F0B5" w14:textId="77777777">
            <w:pPr>
              <w:jc w:val="both"/>
              <w:rPr>
                <w:rFonts w:ascii="Arial Narrow" w:hAnsi="Arial Narrow" w:cs="Arial"/>
                <w:sz w:val="20"/>
                <w:szCs w:val="20"/>
              </w:rPr>
            </w:pPr>
          </w:p>
        </w:tc>
      </w:tr>
      <w:tr w:rsidRPr="008A4540" w:rsidR="00661191" w:rsidTr="5FFAE9BA" w14:paraId="62C41527" w14:textId="77777777">
        <w:trPr>
          <w:trHeight w:val="74"/>
        </w:trPr>
        <w:tc>
          <w:tcPr>
            <w:tcW w:w="3150" w:type="dxa"/>
            <w:tcMar/>
          </w:tcPr>
          <w:p w:rsidRPr="008A4540" w:rsidR="00661191" w:rsidP="007A506E" w:rsidRDefault="00661191" w14:paraId="0948B2A9" w14:textId="77777777">
            <w:pPr>
              <w:rPr>
                <w:rFonts w:ascii="Arial Narrow" w:hAnsi="Arial Narrow"/>
                <w:sz w:val="20"/>
                <w:szCs w:val="20"/>
              </w:rPr>
            </w:pPr>
          </w:p>
        </w:tc>
        <w:tc>
          <w:tcPr>
            <w:tcW w:w="6172" w:type="dxa"/>
            <w:tcMar/>
          </w:tcPr>
          <w:p w:rsidRPr="008A4540" w:rsidR="00661191" w:rsidP="007A506E" w:rsidRDefault="00661191" w14:paraId="44FAC0D2" w14:textId="77777777">
            <w:pPr>
              <w:jc w:val="both"/>
              <w:rPr>
                <w:rFonts w:ascii="Arial Narrow" w:hAnsi="Arial Narrow" w:cs="Arial"/>
                <w:sz w:val="20"/>
                <w:szCs w:val="20"/>
              </w:rPr>
            </w:pPr>
          </w:p>
        </w:tc>
      </w:tr>
      <w:tr w:rsidRPr="008A4540" w:rsidR="00661191" w:rsidTr="5FFAE9BA" w14:paraId="0E59E431" w14:textId="77777777">
        <w:trPr>
          <w:trHeight w:val="74"/>
        </w:trPr>
        <w:tc>
          <w:tcPr>
            <w:tcW w:w="3150" w:type="dxa"/>
            <w:tcMar/>
          </w:tcPr>
          <w:p w:rsidRPr="008A4540" w:rsidR="00661191" w:rsidP="007A506E" w:rsidRDefault="00661191" w14:paraId="176C5C73"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7A506E" w:rsidRDefault="00661191" w14:paraId="3323751B" w14:textId="77777777">
            <w:pPr>
              <w:jc w:val="both"/>
              <w:rPr>
                <w:rFonts w:ascii="Arial Narrow" w:hAnsi="Arial Narrow" w:cs="Arial"/>
                <w:sz w:val="20"/>
                <w:szCs w:val="20"/>
              </w:rPr>
            </w:pPr>
            <w:r w:rsidRPr="008A4540">
              <w:rPr>
                <w:rFonts w:ascii="Arial Narrow" w:hAnsi="Arial Narrow" w:cs="Arial"/>
                <w:sz w:val="20"/>
                <w:szCs w:val="20"/>
              </w:rPr>
              <w:t>(01001-01099)</w:t>
            </w:r>
          </w:p>
          <w:p w:rsidRPr="008A4540" w:rsidR="00661191" w:rsidP="007A506E" w:rsidRDefault="00661191" w14:paraId="725051AA" w14:textId="77777777">
            <w:pPr>
              <w:jc w:val="both"/>
              <w:rPr>
                <w:rFonts w:ascii="Arial Narrow" w:hAnsi="Arial Narrow" w:cs="Arial"/>
                <w:sz w:val="20"/>
                <w:szCs w:val="20"/>
              </w:rPr>
            </w:pPr>
          </w:p>
        </w:tc>
      </w:tr>
      <w:tr w:rsidRPr="008A4540" w:rsidR="00661191" w:rsidTr="5FFAE9BA" w14:paraId="21A62AB0" w14:textId="77777777">
        <w:trPr>
          <w:trHeight w:val="74"/>
        </w:trPr>
        <w:tc>
          <w:tcPr>
            <w:tcW w:w="3150" w:type="dxa"/>
            <w:tcMar/>
          </w:tcPr>
          <w:p w:rsidRPr="008A4540" w:rsidR="00661191" w:rsidP="00921D2B" w:rsidRDefault="00661191" w14:paraId="2993E1FA" w14:textId="77777777">
            <w:pPr>
              <w:jc w:val="both"/>
              <w:rPr>
                <w:rFonts w:ascii="Arial Narrow" w:hAnsi="Arial Narrow" w:cs="Arial"/>
                <w:b/>
                <w:sz w:val="20"/>
                <w:szCs w:val="20"/>
              </w:rPr>
            </w:pPr>
            <w:r w:rsidRPr="008A4540">
              <w:rPr>
                <w:rFonts w:ascii="Arial Narrow" w:hAnsi="Arial Narrow" w:cs="Arial"/>
                <w:b/>
                <w:sz w:val="20"/>
                <w:szCs w:val="20"/>
              </w:rPr>
              <w:t>1001</w:t>
            </w:r>
          </w:p>
        </w:tc>
        <w:tc>
          <w:tcPr>
            <w:tcW w:w="6172" w:type="dxa"/>
            <w:tcMar/>
          </w:tcPr>
          <w:p w:rsidRPr="008A4540" w:rsidR="00661191" w:rsidP="00921D2B" w:rsidRDefault="00661191" w14:paraId="2950F3D0" w14:textId="77777777">
            <w:pPr>
              <w:jc w:val="both"/>
              <w:rPr>
                <w:rFonts w:ascii="Arial Narrow" w:hAnsi="Arial Narrow" w:cs="Arial"/>
                <w:b/>
                <w:sz w:val="20"/>
                <w:szCs w:val="20"/>
              </w:rPr>
            </w:pPr>
            <w:r w:rsidRPr="008A4540">
              <w:rPr>
                <w:rFonts w:ascii="Arial Narrow" w:hAnsi="Arial Narrow" w:cs="Arial"/>
                <w:b/>
                <w:sz w:val="20"/>
                <w:szCs w:val="20"/>
              </w:rPr>
              <w:t>PRESUNTA DESGRACIA.</w:t>
            </w:r>
          </w:p>
        </w:tc>
      </w:tr>
      <w:tr w:rsidRPr="008A4540" w:rsidR="00661191" w:rsidTr="5FFAE9BA" w14:paraId="437E6B9C" w14:textId="77777777">
        <w:trPr>
          <w:trHeight w:val="74"/>
        </w:trPr>
        <w:tc>
          <w:tcPr>
            <w:tcW w:w="3150" w:type="dxa"/>
            <w:tcMar/>
          </w:tcPr>
          <w:p w:rsidRPr="008A4540" w:rsidR="00661191" w:rsidP="007A506E" w:rsidRDefault="00661191" w14:paraId="7EC05748" w14:textId="77777777">
            <w:pPr>
              <w:rPr>
                <w:rFonts w:ascii="Arial Narrow" w:hAnsi="Arial Narrow"/>
                <w:sz w:val="20"/>
                <w:szCs w:val="20"/>
              </w:rPr>
            </w:pPr>
          </w:p>
        </w:tc>
        <w:tc>
          <w:tcPr>
            <w:tcW w:w="6172" w:type="dxa"/>
            <w:tcMar/>
          </w:tcPr>
          <w:p w:rsidRPr="008A4540" w:rsidR="00661191" w:rsidP="00A45A88" w:rsidRDefault="00661191" w14:paraId="6ADD3671" w14:textId="3A0407EA">
            <w:pPr>
              <w:jc w:val="both"/>
              <w:rPr>
                <w:rFonts w:ascii="Arial Narrow" w:hAnsi="Arial Narrow" w:cs="Arial"/>
                <w:sz w:val="20"/>
                <w:szCs w:val="20"/>
              </w:rPr>
            </w:pPr>
            <w:r w:rsidRPr="008A4540">
              <w:rPr>
                <w:rFonts w:ascii="Arial Narrow" w:hAnsi="Arial Narrow" w:cs="Arial"/>
                <w:sz w:val="20"/>
                <w:szCs w:val="20"/>
              </w:rPr>
              <w:t xml:space="preserve">Denuncia que se extiende cuando existen posibilidades de que una persona que se encuentra </w:t>
            </w:r>
            <w:proofErr w:type="gramStart"/>
            <w:r w:rsidRPr="008A4540">
              <w:rPr>
                <w:rFonts w:ascii="Arial Narrow" w:hAnsi="Arial Narrow" w:cs="Arial"/>
                <w:sz w:val="20"/>
                <w:szCs w:val="20"/>
              </w:rPr>
              <w:t>desaparecida,</w:t>
            </w:r>
            <w:proofErr w:type="gramEnd"/>
            <w:r w:rsidRPr="008A4540">
              <w:rPr>
                <w:rFonts w:ascii="Arial Narrow" w:hAnsi="Arial Narrow" w:cs="Arial"/>
                <w:sz w:val="20"/>
                <w:szCs w:val="20"/>
              </w:rPr>
              <w:t xml:space="preserve"> pueda estar muerta o herida.</w:t>
            </w:r>
          </w:p>
        </w:tc>
      </w:tr>
      <w:tr w:rsidRPr="008A4540" w:rsidR="00661191" w:rsidTr="5FFAE9BA" w14:paraId="3B7FC727" w14:textId="77777777">
        <w:trPr>
          <w:trHeight w:val="74"/>
        </w:trPr>
        <w:tc>
          <w:tcPr>
            <w:tcW w:w="3150" w:type="dxa"/>
            <w:tcMar/>
          </w:tcPr>
          <w:p w:rsidRPr="008A4540" w:rsidR="00661191" w:rsidP="007A506E" w:rsidRDefault="00661191" w14:paraId="33FAAFB0" w14:textId="77777777">
            <w:pPr>
              <w:rPr>
                <w:rFonts w:ascii="Arial Narrow" w:hAnsi="Arial Narrow"/>
                <w:sz w:val="20"/>
                <w:szCs w:val="20"/>
              </w:rPr>
            </w:pPr>
          </w:p>
        </w:tc>
        <w:tc>
          <w:tcPr>
            <w:tcW w:w="6172" w:type="dxa"/>
            <w:tcMar/>
          </w:tcPr>
          <w:p w:rsidRPr="008A4540" w:rsidR="00661191" w:rsidP="00A45A88" w:rsidRDefault="00661191" w14:paraId="3332B613" w14:textId="77777777">
            <w:pPr>
              <w:jc w:val="both"/>
              <w:rPr>
                <w:rFonts w:ascii="Arial Narrow" w:hAnsi="Arial Narrow" w:cs="Arial"/>
                <w:sz w:val="20"/>
                <w:szCs w:val="20"/>
              </w:rPr>
            </w:pPr>
          </w:p>
        </w:tc>
      </w:tr>
      <w:tr w:rsidRPr="008A4540" w:rsidR="00661191" w:rsidTr="5FFAE9BA" w14:paraId="1247EE9D" w14:textId="77777777">
        <w:trPr>
          <w:trHeight w:val="74"/>
        </w:trPr>
        <w:tc>
          <w:tcPr>
            <w:tcW w:w="3150" w:type="dxa"/>
            <w:tcMar/>
          </w:tcPr>
          <w:p w:rsidRPr="008A4540" w:rsidR="00661191" w:rsidP="00716F9E" w:rsidRDefault="00661191" w14:paraId="63F32280" w14:textId="77777777">
            <w:pPr>
              <w:jc w:val="both"/>
              <w:rPr>
                <w:rFonts w:ascii="Arial Narrow" w:hAnsi="Arial Narrow" w:cs="Arial"/>
                <w:b/>
                <w:sz w:val="20"/>
                <w:szCs w:val="20"/>
              </w:rPr>
            </w:pPr>
            <w:r w:rsidRPr="008A4540">
              <w:rPr>
                <w:rFonts w:ascii="Arial Narrow" w:hAnsi="Arial Narrow" w:cs="Arial"/>
                <w:b/>
                <w:sz w:val="20"/>
                <w:szCs w:val="20"/>
              </w:rPr>
              <w:t>1002</w:t>
            </w:r>
          </w:p>
        </w:tc>
        <w:tc>
          <w:tcPr>
            <w:tcW w:w="6172" w:type="dxa"/>
            <w:tcMar/>
          </w:tcPr>
          <w:p w:rsidRPr="008A4540" w:rsidR="00661191" w:rsidP="00716F9E" w:rsidRDefault="00661191" w14:paraId="017F78BF" w14:textId="77777777">
            <w:pPr>
              <w:jc w:val="both"/>
              <w:rPr>
                <w:rFonts w:ascii="Arial Narrow" w:hAnsi="Arial Narrow" w:cs="Arial"/>
                <w:b/>
                <w:sz w:val="20"/>
                <w:szCs w:val="20"/>
              </w:rPr>
            </w:pPr>
            <w:r w:rsidRPr="008A4540">
              <w:rPr>
                <w:rFonts w:ascii="Arial Narrow" w:hAnsi="Arial Narrow" w:cs="Arial"/>
                <w:b/>
                <w:sz w:val="20"/>
                <w:szCs w:val="20"/>
              </w:rPr>
              <w:t>MUERTE Y HALLAZGO DE CADÁVER.</w:t>
            </w:r>
          </w:p>
        </w:tc>
      </w:tr>
      <w:tr w:rsidRPr="008A4540" w:rsidR="00661191" w:rsidTr="5FFAE9BA" w14:paraId="6950D698" w14:textId="77777777">
        <w:trPr>
          <w:trHeight w:val="74"/>
        </w:trPr>
        <w:tc>
          <w:tcPr>
            <w:tcW w:w="3150" w:type="dxa"/>
            <w:tcMar/>
          </w:tcPr>
          <w:p w:rsidRPr="008A4540" w:rsidR="00661191" w:rsidP="007A506E" w:rsidRDefault="00661191" w14:paraId="6C99AB7D" w14:textId="77777777">
            <w:pPr>
              <w:rPr>
                <w:rFonts w:ascii="Arial Narrow" w:hAnsi="Arial Narrow"/>
                <w:sz w:val="20"/>
                <w:szCs w:val="20"/>
              </w:rPr>
            </w:pPr>
          </w:p>
        </w:tc>
        <w:tc>
          <w:tcPr>
            <w:tcW w:w="6172" w:type="dxa"/>
            <w:tcMar/>
          </w:tcPr>
          <w:p w:rsidRPr="008A4540" w:rsidR="00661191" w:rsidP="00A45A88" w:rsidRDefault="00661191" w14:paraId="77D96050" w14:textId="3007EB40">
            <w:pPr>
              <w:jc w:val="both"/>
              <w:rPr>
                <w:rFonts w:ascii="Arial Narrow" w:hAnsi="Arial Narrow" w:cs="Arial"/>
                <w:sz w:val="20"/>
                <w:szCs w:val="20"/>
              </w:rPr>
            </w:pPr>
            <w:r w:rsidRPr="008A4540">
              <w:rPr>
                <w:rFonts w:ascii="Arial Narrow" w:hAnsi="Arial Narrow" w:cs="Arial"/>
                <w:sz w:val="20"/>
                <w:szCs w:val="20"/>
              </w:rPr>
              <w:t>Encontrar cadáver del que no se tiene conocimiento alguno acerca de su deceso.</w:t>
            </w:r>
          </w:p>
        </w:tc>
      </w:tr>
      <w:tr w:rsidRPr="008A4540" w:rsidR="00661191" w:rsidTr="5FFAE9BA" w14:paraId="253EB708" w14:textId="77777777">
        <w:trPr>
          <w:trHeight w:val="74"/>
        </w:trPr>
        <w:tc>
          <w:tcPr>
            <w:tcW w:w="3150" w:type="dxa"/>
            <w:tcMar/>
          </w:tcPr>
          <w:p w:rsidRPr="008A4540" w:rsidR="00661191" w:rsidP="007A506E" w:rsidRDefault="00661191" w14:paraId="16FE7C96" w14:textId="77777777">
            <w:pPr>
              <w:rPr>
                <w:rFonts w:ascii="Arial Narrow" w:hAnsi="Arial Narrow"/>
                <w:sz w:val="20"/>
                <w:szCs w:val="20"/>
              </w:rPr>
            </w:pPr>
          </w:p>
        </w:tc>
        <w:tc>
          <w:tcPr>
            <w:tcW w:w="6172" w:type="dxa"/>
            <w:tcMar/>
          </w:tcPr>
          <w:p w:rsidRPr="008A4540" w:rsidR="00661191" w:rsidP="00A45A88" w:rsidRDefault="00661191" w14:paraId="3BFE48E1" w14:textId="77777777">
            <w:pPr>
              <w:jc w:val="both"/>
              <w:rPr>
                <w:rFonts w:ascii="Arial Narrow" w:hAnsi="Arial Narrow" w:cs="Arial"/>
                <w:sz w:val="20"/>
                <w:szCs w:val="20"/>
              </w:rPr>
            </w:pPr>
          </w:p>
        </w:tc>
      </w:tr>
      <w:tr w:rsidRPr="008A4540" w:rsidR="00661191" w:rsidTr="5FFAE9BA" w14:paraId="57AF9FAA" w14:textId="77777777">
        <w:trPr>
          <w:trHeight w:val="74"/>
        </w:trPr>
        <w:tc>
          <w:tcPr>
            <w:tcW w:w="3150" w:type="dxa"/>
            <w:tcMar/>
          </w:tcPr>
          <w:p w:rsidRPr="008A4540" w:rsidR="00661191" w:rsidP="00E8585D" w:rsidRDefault="00661191" w14:paraId="5D457709" w14:textId="77777777">
            <w:pPr>
              <w:jc w:val="both"/>
              <w:rPr>
                <w:rFonts w:ascii="Arial Narrow" w:hAnsi="Arial Narrow" w:cs="Arial"/>
                <w:b/>
                <w:sz w:val="20"/>
                <w:szCs w:val="20"/>
              </w:rPr>
            </w:pPr>
            <w:r w:rsidRPr="008A4540">
              <w:rPr>
                <w:rFonts w:ascii="Arial Narrow" w:hAnsi="Arial Narrow" w:cs="Arial"/>
                <w:b/>
                <w:sz w:val="20"/>
                <w:szCs w:val="20"/>
              </w:rPr>
              <w:t>1006</w:t>
            </w:r>
          </w:p>
        </w:tc>
        <w:tc>
          <w:tcPr>
            <w:tcW w:w="6172" w:type="dxa"/>
            <w:tcMar/>
          </w:tcPr>
          <w:p w:rsidRPr="008A4540" w:rsidR="00661191" w:rsidP="00E8585D" w:rsidRDefault="00661191" w14:paraId="4CF46ABC" w14:textId="77777777">
            <w:pPr>
              <w:jc w:val="both"/>
              <w:rPr>
                <w:rFonts w:ascii="Arial Narrow" w:hAnsi="Arial Narrow" w:cs="Arial"/>
                <w:b/>
                <w:sz w:val="20"/>
                <w:szCs w:val="20"/>
              </w:rPr>
            </w:pPr>
            <w:r w:rsidRPr="008A4540">
              <w:rPr>
                <w:rFonts w:ascii="Arial Narrow" w:hAnsi="Arial Narrow" w:cs="Arial"/>
                <w:b/>
                <w:sz w:val="20"/>
                <w:szCs w:val="20"/>
              </w:rPr>
              <w:t>HALLAZGO DE VEHÍCULO.</w:t>
            </w:r>
          </w:p>
        </w:tc>
      </w:tr>
      <w:tr w:rsidRPr="008A4540" w:rsidR="00661191" w:rsidTr="5FFAE9BA" w14:paraId="5590B223" w14:textId="77777777">
        <w:trPr>
          <w:trHeight w:val="74"/>
        </w:trPr>
        <w:tc>
          <w:tcPr>
            <w:tcW w:w="3150" w:type="dxa"/>
            <w:tcMar/>
          </w:tcPr>
          <w:p w:rsidRPr="008A4540" w:rsidR="00661191" w:rsidP="007A506E" w:rsidRDefault="00661191" w14:paraId="078D0FC8" w14:textId="77777777">
            <w:pPr>
              <w:rPr>
                <w:rFonts w:ascii="Arial Narrow" w:hAnsi="Arial Narrow"/>
                <w:sz w:val="20"/>
                <w:szCs w:val="20"/>
              </w:rPr>
            </w:pPr>
          </w:p>
        </w:tc>
        <w:tc>
          <w:tcPr>
            <w:tcW w:w="6172" w:type="dxa"/>
            <w:tcMar/>
          </w:tcPr>
          <w:p w:rsidRPr="008A4540" w:rsidR="00661191" w:rsidP="00A45A88" w:rsidRDefault="00661191" w14:paraId="13699BF5" w14:textId="720078D5">
            <w:pPr>
              <w:jc w:val="both"/>
              <w:rPr>
                <w:rFonts w:ascii="Arial Narrow" w:hAnsi="Arial Narrow" w:cs="Arial"/>
                <w:sz w:val="20"/>
                <w:szCs w:val="20"/>
              </w:rPr>
            </w:pPr>
            <w:r w:rsidRPr="008A4540">
              <w:rPr>
                <w:rFonts w:ascii="Arial Narrow" w:hAnsi="Arial Narrow" w:cs="Arial"/>
                <w:sz w:val="20"/>
                <w:szCs w:val="20"/>
              </w:rPr>
              <w:t>Encontrar un vehículo abandonado del que no se tiene denuncia de haber sido robado.</w:t>
            </w:r>
          </w:p>
        </w:tc>
      </w:tr>
      <w:tr w:rsidRPr="008A4540" w:rsidR="00661191" w:rsidTr="5FFAE9BA" w14:paraId="4A2A32A6" w14:textId="77777777">
        <w:trPr>
          <w:trHeight w:val="74"/>
        </w:trPr>
        <w:tc>
          <w:tcPr>
            <w:tcW w:w="3150" w:type="dxa"/>
            <w:tcMar/>
          </w:tcPr>
          <w:p w:rsidRPr="008A4540" w:rsidR="00661191" w:rsidP="007A506E" w:rsidRDefault="00661191" w14:paraId="405AA1DA" w14:textId="77777777">
            <w:pPr>
              <w:rPr>
                <w:rFonts w:ascii="Arial Narrow" w:hAnsi="Arial Narrow"/>
                <w:sz w:val="20"/>
                <w:szCs w:val="20"/>
              </w:rPr>
            </w:pPr>
          </w:p>
        </w:tc>
        <w:tc>
          <w:tcPr>
            <w:tcW w:w="6172" w:type="dxa"/>
            <w:tcMar/>
          </w:tcPr>
          <w:p w:rsidRPr="008A4540" w:rsidR="00661191" w:rsidP="00A45A88" w:rsidRDefault="00661191" w14:paraId="6FFFFA17" w14:textId="77777777">
            <w:pPr>
              <w:jc w:val="both"/>
              <w:rPr>
                <w:rFonts w:ascii="Arial Narrow" w:hAnsi="Arial Narrow" w:cs="Arial"/>
                <w:sz w:val="20"/>
                <w:szCs w:val="20"/>
              </w:rPr>
            </w:pPr>
          </w:p>
        </w:tc>
      </w:tr>
      <w:tr w:rsidRPr="008A4540" w:rsidR="00661191" w:rsidTr="5FFAE9BA" w14:paraId="74133F21" w14:textId="77777777">
        <w:trPr>
          <w:trHeight w:val="74"/>
        </w:trPr>
        <w:tc>
          <w:tcPr>
            <w:tcW w:w="3150" w:type="dxa"/>
            <w:tcMar/>
          </w:tcPr>
          <w:p w:rsidRPr="008A4540" w:rsidR="00661191" w:rsidP="00691EC7" w:rsidRDefault="00661191" w14:paraId="2B0EC208" w14:textId="77777777">
            <w:pPr>
              <w:jc w:val="both"/>
              <w:rPr>
                <w:rFonts w:ascii="Arial Narrow" w:hAnsi="Arial Narrow" w:cs="Arial"/>
                <w:b/>
                <w:sz w:val="20"/>
                <w:szCs w:val="20"/>
              </w:rPr>
            </w:pPr>
            <w:r w:rsidRPr="008A4540">
              <w:rPr>
                <w:rFonts w:ascii="Arial Narrow" w:hAnsi="Arial Narrow" w:cs="Arial"/>
                <w:b/>
                <w:sz w:val="20"/>
                <w:szCs w:val="20"/>
              </w:rPr>
              <w:t>1014</w:t>
            </w:r>
          </w:p>
        </w:tc>
        <w:tc>
          <w:tcPr>
            <w:tcW w:w="6172" w:type="dxa"/>
            <w:tcMar/>
          </w:tcPr>
          <w:p w:rsidRPr="008A4540" w:rsidR="00661191" w:rsidP="00691EC7" w:rsidRDefault="00661191" w14:paraId="70367429" w14:textId="77777777">
            <w:pPr>
              <w:jc w:val="both"/>
              <w:rPr>
                <w:rFonts w:ascii="Arial Narrow" w:hAnsi="Arial Narrow" w:cs="Arial"/>
                <w:b/>
                <w:sz w:val="20"/>
                <w:szCs w:val="20"/>
              </w:rPr>
            </w:pPr>
            <w:r w:rsidRPr="008A4540">
              <w:rPr>
                <w:rFonts w:ascii="Arial Narrow" w:hAnsi="Arial Narrow" w:cs="Arial"/>
                <w:b/>
                <w:sz w:val="20"/>
                <w:szCs w:val="20"/>
              </w:rPr>
              <w:t>PRESUNTA DESGRACIA INFANTIL.</w:t>
            </w:r>
          </w:p>
        </w:tc>
      </w:tr>
      <w:tr w:rsidRPr="008A4540" w:rsidR="00661191" w:rsidTr="5FFAE9BA" w14:paraId="316B317B" w14:textId="77777777">
        <w:trPr>
          <w:trHeight w:val="74"/>
        </w:trPr>
        <w:tc>
          <w:tcPr>
            <w:tcW w:w="3150" w:type="dxa"/>
            <w:tcMar/>
          </w:tcPr>
          <w:p w:rsidRPr="008A4540" w:rsidR="00661191" w:rsidP="007A506E" w:rsidRDefault="00661191" w14:paraId="2169C71B" w14:textId="77777777">
            <w:pPr>
              <w:rPr>
                <w:rFonts w:ascii="Arial Narrow" w:hAnsi="Arial Narrow"/>
                <w:sz w:val="20"/>
                <w:szCs w:val="20"/>
              </w:rPr>
            </w:pPr>
          </w:p>
        </w:tc>
        <w:tc>
          <w:tcPr>
            <w:tcW w:w="6172" w:type="dxa"/>
            <w:tcMar/>
          </w:tcPr>
          <w:p w:rsidRPr="008A4540" w:rsidR="00661191" w:rsidP="00E10171" w:rsidRDefault="00661191" w14:paraId="3D2E39C6" w14:textId="318D4A49">
            <w:pPr>
              <w:jc w:val="both"/>
              <w:rPr>
                <w:rFonts w:ascii="Arial Narrow" w:hAnsi="Arial Narrow" w:cs="Arial"/>
                <w:sz w:val="20"/>
                <w:szCs w:val="20"/>
              </w:rPr>
            </w:pPr>
            <w:r w:rsidRPr="008A4540">
              <w:rPr>
                <w:rFonts w:ascii="Arial Narrow" w:hAnsi="Arial Narrow" w:cs="Arial"/>
                <w:sz w:val="20"/>
                <w:szCs w:val="20"/>
              </w:rPr>
              <w:t>Es la denuncia de desaparición de una persona menor de edad del ámbito de protección de sus padres o de quienes tengan su tuición o cuidado personal, sin que éstos sepan donde se encuentra, con el objetivo de que la policía indague si ha sido víctima de algún delito y cuál es su paradero.</w:t>
            </w:r>
          </w:p>
        </w:tc>
      </w:tr>
      <w:tr w:rsidRPr="008A4540" w:rsidR="00661191" w:rsidTr="5FFAE9BA" w14:paraId="6B93854B" w14:textId="77777777">
        <w:trPr>
          <w:trHeight w:val="74"/>
        </w:trPr>
        <w:tc>
          <w:tcPr>
            <w:tcW w:w="3150" w:type="dxa"/>
            <w:tcMar/>
          </w:tcPr>
          <w:p w:rsidRPr="008A4540" w:rsidR="00661191" w:rsidP="007A506E" w:rsidRDefault="00661191" w14:paraId="3FA2BF41" w14:textId="77777777">
            <w:pPr>
              <w:rPr>
                <w:rFonts w:ascii="Arial Narrow" w:hAnsi="Arial Narrow"/>
                <w:sz w:val="20"/>
                <w:szCs w:val="20"/>
              </w:rPr>
            </w:pPr>
          </w:p>
        </w:tc>
        <w:tc>
          <w:tcPr>
            <w:tcW w:w="6172" w:type="dxa"/>
            <w:tcMar/>
          </w:tcPr>
          <w:p w:rsidRPr="008A4540" w:rsidR="00661191" w:rsidP="00A45A88" w:rsidRDefault="00661191" w14:paraId="618FFAC0" w14:textId="77777777">
            <w:pPr>
              <w:jc w:val="both"/>
              <w:rPr>
                <w:rFonts w:ascii="Arial Narrow" w:hAnsi="Arial Narrow" w:cs="Arial"/>
                <w:sz w:val="20"/>
                <w:szCs w:val="20"/>
              </w:rPr>
            </w:pPr>
          </w:p>
        </w:tc>
      </w:tr>
      <w:tr w:rsidRPr="008A4540" w:rsidR="00661191" w:rsidTr="5FFAE9BA" w14:paraId="26977062" w14:textId="77777777">
        <w:trPr>
          <w:trHeight w:val="74"/>
        </w:trPr>
        <w:tc>
          <w:tcPr>
            <w:tcW w:w="3150" w:type="dxa"/>
            <w:tcMar/>
          </w:tcPr>
          <w:p w:rsidRPr="008A4540" w:rsidR="00661191" w:rsidP="00AB0129" w:rsidRDefault="00661191" w14:paraId="7855F946" w14:textId="77777777">
            <w:pPr>
              <w:jc w:val="both"/>
              <w:rPr>
                <w:rFonts w:ascii="Arial Narrow" w:hAnsi="Arial Narrow" w:cs="Arial"/>
                <w:b/>
                <w:sz w:val="20"/>
                <w:szCs w:val="20"/>
              </w:rPr>
            </w:pPr>
            <w:r w:rsidRPr="008A4540">
              <w:rPr>
                <w:rFonts w:ascii="Arial Narrow" w:hAnsi="Arial Narrow" w:cs="Arial"/>
                <w:b/>
                <w:sz w:val="20"/>
                <w:szCs w:val="20"/>
              </w:rPr>
              <w:t>1018</w:t>
            </w:r>
          </w:p>
        </w:tc>
        <w:tc>
          <w:tcPr>
            <w:tcW w:w="6172" w:type="dxa"/>
            <w:tcMar/>
          </w:tcPr>
          <w:p w:rsidRPr="008A4540" w:rsidR="00661191" w:rsidP="00AB0129" w:rsidRDefault="00661191" w14:paraId="1548D81C" w14:textId="77777777">
            <w:pPr>
              <w:jc w:val="both"/>
              <w:rPr>
                <w:rFonts w:ascii="Arial Narrow" w:hAnsi="Arial Narrow" w:cs="Arial"/>
                <w:b/>
                <w:sz w:val="20"/>
                <w:szCs w:val="20"/>
              </w:rPr>
            </w:pPr>
            <w:r w:rsidRPr="008A4540">
              <w:rPr>
                <w:rFonts w:ascii="Arial Narrow" w:hAnsi="Arial Narrow" w:cs="Arial"/>
                <w:b/>
                <w:sz w:val="20"/>
                <w:szCs w:val="20"/>
              </w:rPr>
              <w:t>HALLAZGO DE DROGAS.</w:t>
            </w:r>
          </w:p>
        </w:tc>
      </w:tr>
      <w:tr w:rsidRPr="008A4540" w:rsidR="00661191" w:rsidTr="5FFAE9BA" w14:paraId="1967DF79" w14:textId="77777777">
        <w:trPr>
          <w:trHeight w:val="74"/>
        </w:trPr>
        <w:tc>
          <w:tcPr>
            <w:tcW w:w="3150" w:type="dxa"/>
            <w:tcMar/>
          </w:tcPr>
          <w:p w:rsidRPr="008A4540" w:rsidR="00661191" w:rsidP="007A506E" w:rsidRDefault="00661191" w14:paraId="1ABF1AA6" w14:textId="77777777">
            <w:pPr>
              <w:rPr>
                <w:rFonts w:ascii="Arial Narrow" w:hAnsi="Arial Narrow"/>
                <w:sz w:val="20"/>
                <w:szCs w:val="20"/>
              </w:rPr>
            </w:pPr>
          </w:p>
        </w:tc>
        <w:tc>
          <w:tcPr>
            <w:tcW w:w="6172" w:type="dxa"/>
            <w:tcMar/>
          </w:tcPr>
          <w:p w:rsidRPr="008A4540" w:rsidR="00661191" w:rsidP="00A45A88" w:rsidRDefault="00661191" w14:paraId="08A4128A" w14:textId="156D7D84">
            <w:pPr>
              <w:jc w:val="both"/>
              <w:rPr>
                <w:rFonts w:ascii="Arial Narrow" w:hAnsi="Arial Narrow" w:cs="Arial"/>
                <w:sz w:val="20"/>
                <w:szCs w:val="20"/>
              </w:rPr>
            </w:pPr>
            <w:r w:rsidRPr="008A4540">
              <w:rPr>
                <w:rFonts w:ascii="Arial Narrow" w:hAnsi="Arial Narrow" w:cs="Arial"/>
                <w:sz w:val="20"/>
                <w:szCs w:val="20"/>
              </w:rPr>
              <w:t>Encontrar droga sin que se tenga conocimiento de su origen o eventuales personas a las que imputarles su titularidad.</w:t>
            </w:r>
          </w:p>
        </w:tc>
      </w:tr>
      <w:tr w:rsidRPr="008A4540" w:rsidR="00661191" w:rsidTr="5FFAE9BA" w14:paraId="49E90FFC" w14:textId="77777777">
        <w:trPr>
          <w:trHeight w:val="74"/>
        </w:trPr>
        <w:tc>
          <w:tcPr>
            <w:tcW w:w="3150" w:type="dxa"/>
            <w:tcMar/>
          </w:tcPr>
          <w:p w:rsidRPr="008A4540" w:rsidR="00661191" w:rsidP="007A506E" w:rsidRDefault="00661191" w14:paraId="2A4B77EA" w14:textId="77777777">
            <w:pPr>
              <w:rPr>
                <w:rFonts w:ascii="Arial Narrow" w:hAnsi="Arial Narrow"/>
                <w:sz w:val="20"/>
                <w:szCs w:val="20"/>
              </w:rPr>
            </w:pPr>
          </w:p>
        </w:tc>
        <w:tc>
          <w:tcPr>
            <w:tcW w:w="6172" w:type="dxa"/>
            <w:tcMar/>
          </w:tcPr>
          <w:p w:rsidRPr="008A4540" w:rsidR="00661191" w:rsidP="00A45A88" w:rsidRDefault="00661191" w14:paraId="2C440E65" w14:textId="77777777">
            <w:pPr>
              <w:jc w:val="both"/>
              <w:rPr>
                <w:rFonts w:ascii="Arial Narrow" w:hAnsi="Arial Narrow" w:cs="Arial"/>
                <w:sz w:val="20"/>
                <w:szCs w:val="20"/>
              </w:rPr>
            </w:pPr>
          </w:p>
        </w:tc>
      </w:tr>
      <w:tr w:rsidRPr="008A4540" w:rsidR="00661191" w:rsidTr="5FFAE9BA" w14:paraId="708FF4CC" w14:textId="77777777">
        <w:trPr>
          <w:trHeight w:val="74"/>
        </w:trPr>
        <w:tc>
          <w:tcPr>
            <w:tcW w:w="3150" w:type="dxa"/>
            <w:tcMar/>
          </w:tcPr>
          <w:p w:rsidRPr="008A4540" w:rsidR="00661191" w:rsidP="004F30D6" w:rsidRDefault="00661191" w14:paraId="40F4E64B" w14:textId="77777777">
            <w:pPr>
              <w:jc w:val="both"/>
              <w:rPr>
                <w:rFonts w:ascii="Arial Narrow" w:hAnsi="Arial Narrow" w:cs="Arial"/>
                <w:b/>
                <w:sz w:val="20"/>
                <w:szCs w:val="20"/>
              </w:rPr>
            </w:pPr>
            <w:r w:rsidRPr="008A4540">
              <w:rPr>
                <w:rFonts w:ascii="Arial Narrow" w:hAnsi="Arial Narrow" w:cs="Arial"/>
                <w:b/>
                <w:sz w:val="20"/>
                <w:szCs w:val="20"/>
              </w:rPr>
              <w:t>1099</w:t>
            </w:r>
          </w:p>
        </w:tc>
        <w:tc>
          <w:tcPr>
            <w:tcW w:w="6172" w:type="dxa"/>
            <w:tcMar/>
          </w:tcPr>
          <w:p w:rsidRPr="008A4540" w:rsidR="00661191" w:rsidP="00A45A88" w:rsidRDefault="00661191" w14:paraId="0E33B413" w14:textId="0D17017B">
            <w:pPr>
              <w:jc w:val="both"/>
              <w:rPr>
                <w:rFonts w:ascii="Arial Narrow" w:hAnsi="Arial Narrow" w:cs="Arial"/>
                <w:b/>
                <w:sz w:val="20"/>
                <w:szCs w:val="20"/>
              </w:rPr>
            </w:pPr>
            <w:r w:rsidRPr="008A4540">
              <w:rPr>
                <w:rFonts w:ascii="Arial Narrow" w:hAnsi="Arial Narrow" w:cs="Arial"/>
                <w:b/>
                <w:sz w:val="20"/>
                <w:szCs w:val="20"/>
              </w:rPr>
              <w:t>OTROS HECHOS QUE NO CONSTITUYAN DELITO.</w:t>
            </w:r>
          </w:p>
        </w:tc>
      </w:tr>
      <w:tr w:rsidRPr="008A4540" w:rsidR="00661191" w:rsidTr="5FFAE9BA" w14:paraId="17EB8F9A" w14:textId="77777777">
        <w:trPr>
          <w:trHeight w:val="74"/>
        </w:trPr>
        <w:tc>
          <w:tcPr>
            <w:tcW w:w="3150" w:type="dxa"/>
            <w:tcMar/>
          </w:tcPr>
          <w:p w:rsidRPr="008A4540" w:rsidR="00661191" w:rsidP="007A506E" w:rsidRDefault="00661191" w14:paraId="5DAF2347" w14:textId="77777777">
            <w:pPr>
              <w:rPr>
                <w:rFonts w:ascii="Arial Narrow" w:hAnsi="Arial Narrow"/>
                <w:sz w:val="20"/>
                <w:szCs w:val="20"/>
              </w:rPr>
            </w:pPr>
          </w:p>
        </w:tc>
        <w:tc>
          <w:tcPr>
            <w:tcW w:w="6172" w:type="dxa"/>
            <w:tcMar/>
          </w:tcPr>
          <w:p w:rsidRPr="008A4540" w:rsidR="00661191" w:rsidP="002C5424" w:rsidRDefault="00661191" w14:paraId="22E94DA9" w14:textId="77777777">
            <w:pPr>
              <w:jc w:val="both"/>
              <w:rPr>
                <w:rFonts w:ascii="Arial Narrow" w:hAnsi="Arial Narrow" w:cs="Arial"/>
                <w:sz w:val="20"/>
                <w:szCs w:val="20"/>
              </w:rPr>
            </w:pPr>
            <w:r w:rsidRPr="008A4540">
              <w:rPr>
                <w:rFonts w:ascii="Arial Narrow" w:hAnsi="Arial Narrow" w:cs="Arial"/>
                <w:sz w:val="20"/>
                <w:szCs w:val="20"/>
              </w:rPr>
              <w:t>Este código cumple dos funciones:</w:t>
            </w:r>
          </w:p>
          <w:p w:rsidRPr="008A4540" w:rsidR="00661191" w:rsidP="002C5424" w:rsidRDefault="00661191" w14:paraId="6B551154" w14:textId="77777777">
            <w:pPr>
              <w:jc w:val="both"/>
              <w:rPr>
                <w:rFonts w:ascii="Arial Narrow" w:hAnsi="Arial Narrow" w:cs="Arial"/>
                <w:sz w:val="20"/>
                <w:szCs w:val="20"/>
              </w:rPr>
            </w:pPr>
          </w:p>
          <w:p w:rsidRPr="008A4540" w:rsidR="00661191" w:rsidP="002C5424" w:rsidRDefault="00661191" w14:paraId="3986A18D" w14:textId="77777777">
            <w:pPr>
              <w:pStyle w:val="Prrafodelista"/>
              <w:numPr>
                <w:ilvl w:val="0"/>
                <w:numId w:val="33"/>
              </w:numPr>
              <w:jc w:val="both"/>
              <w:rPr>
                <w:rFonts w:ascii="Arial Narrow" w:hAnsi="Arial Narrow" w:cs="Arial"/>
                <w:sz w:val="20"/>
                <w:szCs w:val="20"/>
              </w:rPr>
            </w:pPr>
            <w:r w:rsidRPr="008A4540">
              <w:rPr>
                <w:rFonts w:ascii="Arial Narrow" w:hAnsi="Arial Narrow" w:cs="Arial"/>
                <w:sz w:val="20"/>
                <w:szCs w:val="20"/>
              </w:rPr>
              <w:t>agrupa los códigos 01008, 01009 y 01011 de Carabineros.</w:t>
            </w:r>
          </w:p>
          <w:p w:rsidRPr="008A4540" w:rsidR="00661191" w:rsidP="002C5424" w:rsidRDefault="00661191" w14:paraId="7CF0768F" w14:textId="77777777">
            <w:pPr>
              <w:pStyle w:val="Prrafodelista"/>
              <w:jc w:val="both"/>
              <w:rPr>
                <w:rFonts w:ascii="Arial Narrow" w:hAnsi="Arial Narrow" w:cs="Arial"/>
                <w:sz w:val="20"/>
                <w:szCs w:val="20"/>
              </w:rPr>
            </w:pPr>
          </w:p>
          <w:p w:rsidRPr="008A4540" w:rsidR="00661191" w:rsidP="00A45A88" w:rsidRDefault="00661191" w14:paraId="3DB65BC6" w14:textId="46A0715F">
            <w:pPr>
              <w:pStyle w:val="Prrafodelista"/>
              <w:numPr>
                <w:ilvl w:val="0"/>
                <w:numId w:val="33"/>
              </w:numPr>
              <w:jc w:val="both"/>
              <w:rPr>
                <w:rFonts w:ascii="Arial Narrow" w:hAnsi="Arial Narrow" w:cs="Arial"/>
                <w:sz w:val="20"/>
                <w:szCs w:val="20"/>
              </w:rPr>
            </w:pPr>
            <w:r w:rsidRPr="008A4540">
              <w:rPr>
                <w:rFonts w:ascii="Arial Narrow" w:hAnsi="Arial Narrow" w:cs="Arial"/>
                <w:sz w:val="20"/>
                <w:szCs w:val="20"/>
              </w:rPr>
              <w:t>es un código bolsón en el sentido de que en él se consideran todos los hechos de relevancia criminal que se denuncian al tribunal y que no tienen codificación específica asignada, siempre y cuando estos no constituyan delito.</w:t>
            </w:r>
          </w:p>
        </w:tc>
      </w:tr>
      <w:tr w:rsidRPr="008A4540" w:rsidR="00661191" w:rsidTr="5FFAE9BA" w14:paraId="6AB1B340" w14:textId="77777777">
        <w:trPr>
          <w:trHeight w:val="74"/>
        </w:trPr>
        <w:tc>
          <w:tcPr>
            <w:tcW w:w="3150" w:type="dxa"/>
            <w:tcMar/>
          </w:tcPr>
          <w:p w:rsidRPr="008A4540" w:rsidR="00661191" w:rsidP="007A506E" w:rsidRDefault="00661191" w14:paraId="76991A17" w14:textId="77777777">
            <w:pPr>
              <w:rPr>
                <w:rFonts w:ascii="Arial Narrow" w:hAnsi="Arial Narrow"/>
                <w:sz w:val="20"/>
                <w:szCs w:val="20"/>
              </w:rPr>
            </w:pPr>
          </w:p>
        </w:tc>
        <w:tc>
          <w:tcPr>
            <w:tcW w:w="6172" w:type="dxa"/>
            <w:tcMar/>
          </w:tcPr>
          <w:p w:rsidRPr="008A4540" w:rsidR="00661191" w:rsidP="002C5424" w:rsidRDefault="00661191" w14:paraId="6A8AD246" w14:textId="77777777">
            <w:pPr>
              <w:jc w:val="both"/>
              <w:rPr>
                <w:rFonts w:ascii="Arial Narrow" w:hAnsi="Arial Narrow" w:cs="Arial"/>
                <w:sz w:val="20"/>
                <w:szCs w:val="20"/>
              </w:rPr>
            </w:pPr>
          </w:p>
        </w:tc>
      </w:tr>
      <w:tr w:rsidRPr="008A4540" w:rsidR="00661191" w:rsidTr="5FFAE9BA" w14:paraId="20DD64EE" w14:textId="77777777">
        <w:trPr>
          <w:trHeight w:val="74"/>
        </w:trPr>
        <w:tc>
          <w:tcPr>
            <w:tcW w:w="3150" w:type="dxa"/>
            <w:tcMar/>
          </w:tcPr>
          <w:p w:rsidRPr="008A4540" w:rsidR="00661191" w:rsidP="007A506E" w:rsidRDefault="00661191" w14:paraId="65D527EF" w14:textId="77777777">
            <w:pPr>
              <w:rPr>
                <w:rFonts w:ascii="Arial Narrow" w:hAnsi="Arial Narrow"/>
                <w:sz w:val="20"/>
                <w:szCs w:val="20"/>
              </w:rPr>
            </w:pPr>
          </w:p>
        </w:tc>
        <w:tc>
          <w:tcPr>
            <w:tcW w:w="6172" w:type="dxa"/>
            <w:tcMar/>
          </w:tcPr>
          <w:p w:rsidRPr="008A4540" w:rsidR="00661191" w:rsidP="002C5424" w:rsidRDefault="00661191" w14:paraId="3D69DA02" w14:textId="77777777">
            <w:pPr>
              <w:jc w:val="both"/>
              <w:rPr>
                <w:rFonts w:ascii="Arial Narrow" w:hAnsi="Arial Narrow" w:cs="Arial"/>
                <w:sz w:val="20"/>
                <w:szCs w:val="20"/>
              </w:rPr>
            </w:pPr>
          </w:p>
        </w:tc>
      </w:tr>
      <w:tr w:rsidRPr="008A4540" w:rsidR="00661191" w:rsidTr="5FFAE9BA" w14:paraId="686700D3" w14:textId="77777777">
        <w:trPr>
          <w:trHeight w:val="74"/>
        </w:trPr>
        <w:tc>
          <w:tcPr>
            <w:tcW w:w="3150" w:type="dxa"/>
            <w:tcMar/>
          </w:tcPr>
          <w:p w:rsidRPr="008A4540" w:rsidR="00661191" w:rsidP="007A506E" w:rsidRDefault="00661191" w14:paraId="4E10D434" w14:textId="77777777">
            <w:pPr>
              <w:rPr>
                <w:rFonts w:ascii="Arial Narrow" w:hAnsi="Arial Narrow"/>
                <w:sz w:val="20"/>
                <w:szCs w:val="20"/>
              </w:rPr>
            </w:pPr>
          </w:p>
        </w:tc>
        <w:tc>
          <w:tcPr>
            <w:tcW w:w="6172" w:type="dxa"/>
            <w:tcMar/>
          </w:tcPr>
          <w:p w:rsidRPr="008A4540" w:rsidR="00661191" w:rsidP="007A506E" w:rsidRDefault="00661191" w14:paraId="76A9BA8F" w14:textId="77777777">
            <w:pPr>
              <w:jc w:val="both"/>
              <w:rPr>
                <w:rFonts w:ascii="Arial Narrow" w:hAnsi="Arial Narrow" w:cs="Arial"/>
                <w:sz w:val="20"/>
                <w:szCs w:val="20"/>
              </w:rPr>
            </w:pPr>
          </w:p>
        </w:tc>
      </w:tr>
      <w:tr w:rsidRPr="008A4540" w:rsidR="00661191" w:rsidTr="5FFAE9BA" w14:paraId="1A632F83" w14:textId="77777777">
        <w:trPr>
          <w:trHeight w:val="469"/>
        </w:trPr>
        <w:tc>
          <w:tcPr>
            <w:tcW w:w="9322" w:type="dxa"/>
            <w:gridSpan w:val="2"/>
            <w:shd w:val="clear" w:color="auto" w:fill="BFBFBF" w:themeFill="background1" w:themeFillShade="BF"/>
            <w:tcMar/>
          </w:tcPr>
          <w:p w:rsidRPr="008A4540" w:rsidR="00661191" w:rsidP="0089498F" w:rsidRDefault="0092469E" w14:paraId="529788AD" w14:textId="52C33FD8">
            <w:pPr>
              <w:rPr>
                <w:rFonts w:ascii="Arial Narrow" w:hAnsi="Arial Narrow" w:cs="Arial"/>
                <w:sz w:val="20"/>
                <w:szCs w:val="20"/>
              </w:rPr>
            </w:pPr>
            <w:r>
              <w:rPr>
                <w:rFonts w:ascii="Arial Narrow" w:hAnsi="Arial Narrow" w:cs="Arial"/>
                <w:b/>
                <w:bCs/>
                <w:sz w:val="20"/>
                <w:szCs w:val="20"/>
              </w:rPr>
              <w:t xml:space="preserve">INFRACCIÓN A </w:t>
            </w:r>
            <w:r w:rsidRPr="008A4540" w:rsidR="00661191">
              <w:rPr>
                <w:rFonts w:ascii="Arial Narrow" w:hAnsi="Arial Narrow" w:cs="Arial"/>
                <w:b/>
                <w:bCs/>
                <w:sz w:val="20"/>
                <w:szCs w:val="20"/>
              </w:rPr>
              <w:t>LEY 19.223</w:t>
            </w:r>
            <w:r w:rsidR="00F86E86">
              <w:rPr>
                <w:rFonts w:ascii="Arial Narrow" w:hAnsi="Arial Narrow" w:cs="Arial"/>
                <w:b/>
                <w:bCs/>
                <w:sz w:val="20"/>
                <w:szCs w:val="20"/>
              </w:rPr>
              <w:t>; LEY 21.459</w:t>
            </w:r>
            <w:r w:rsidR="0023560A">
              <w:rPr>
                <w:rFonts w:ascii="Arial Narrow" w:hAnsi="Arial Narrow" w:cs="Arial"/>
                <w:b/>
                <w:bCs/>
                <w:sz w:val="20"/>
                <w:szCs w:val="20"/>
              </w:rPr>
              <w:t xml:space="preserve"> </w:t>
            </w:r>
            <w:proofErr w:type="gramStart"/>
            <w:r w:rsidRPr="008A4540" w:rsidR="00661191">
              <w:rPr>
                <w:rFonts w:ascii="Arial Narrow" w:hAnsi="Arial Narrow" w:cs="Arial"/>
                <w:b/>
                <w:bCs/>
                <w:sz w:val="20"/>
                <w:szCs w:val="20"/>
              </w:rPr>
              <w:t>DELITOS  INFORMATICOS</w:t>
            </w:r>
            <w:proofErr w:type="gramEnd"/>
          </w:p>
        </w:tc>
      </w:tr>
      <w:tr w:rsidRPr="008A4540" w:rsidR="00661191" w:rsidTr="5FFAE9BA" w14:paraId="35EE1745" w14:textId="77777777">
        <w:trPr>
          <w:trHeight w:val="74"/>
        </w:trPr>
        <w:tc>
          <w:tcPr>
            <w:tcW w:w="3150" w:type="dxa"/>
            <w:tcMar/>
          </w:tcPr>
          <w:p w:rsidRPr="008A4540" w:rsidR="00661191" w:rsidP="007A506E" w:rsidRDefault="00661191" w14:paraId="6A22862F" w14:textId="77777777">
            <w:pPr>
              <w:rPr>
                <w:rFonts w:ascii="Arial Narrow" w:hAnsi="Arial Narrow"/>
                <w:sz w:val="20"/>
                <w:szCs w:val="20"/>
              </w:rPr>
            </w:pPr>
          </w:p>
        </w:tc>
        <w:tc>
          <w:tcPr>
            <w:tcW w:w="6172" w:type="dxa"/>
            <w:tcMar/>
          </w:tcPr>
          <w:p w:rsidRPr="008A4540" w:rsidR="00661191" w:rsidP="007A506E" w:rsidRDefault="00661191" w14:paraId="4982B1DC" w14:textId="77777777">
            <w:pPr>
              <w:jc w:val="both"/>
              <w:rPr>
                <w:rFonts w:ascii="Arial Narrow" w:hAnsi="Arial Narrow" w:cs="Arial"/>
                <w:sz w:val="20"/>
                <w:szCs w:val="20"/>
              </w:rPr>
            </w:pPr>
          </w:p>
        </w:tc>
      </w:tr>
      <w:tr w:rsidRPr="008A4540" w:rsidR="00661191" w:rsidTr="5FFAE9BA" w14:paraId="6127BFFF" w14:textId="77777777">
        <w:trPr>
          <w:trHeight w:val="74"/>
        </w:trPr>
        <w:tc>
          <w:tcPr>
            <w:tcW w:w="3150" w:type="dxa"/>
            <w:tcMar/>
          </w:tcPr>
          <w:p w:rsidRPr="008A4540" w:rsidR="00661191" w:rsidP="007A506E" w:rsidRDefault="00661191" w14:paraId="09FF7D73"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7A506E" w:rsidRDefault="00661191" w14:paraId="297C4DEA" w14:textId="4EEBF056">
            <w:pPr>
              <w:jc w:val="both"/>
              <w:rPr>
                <w:rFonts w:ascii="Arial Narrow" w:hAnsi="Arial Narrow" w:cs="Arial"/>
                <w:sz w:val="20"/>
                <w:szCs w:val="20"/>
              </w:rPr>
            </w:pPr>
            <w:r w:rsidRPr="008A4540">
              <w:rPr>
                <w:rFonts w:ascii="Arial Narrow" w:hAnsi="Arial Narrow" w:cs="Arial"/>
                <w:sz w:val="20"/>
                <w:szCs w:val="20"/>
              </w:rPr>
              <w:t>(02001-02099)</w:t>
            </w:r>
          </w:p>
          <w:p w:rsidRPr="008A4540" w:rsidR="00661191" w:rsidP="007A506E" w:rsidRDefault="00661191" w14:paraId="20C5D922" w14:textId="77777777">
            <w:pPr>
              <w:jc w:val="both"/>
              <w:rPr>
                <w:rFonts w:ascii="Arial Narrow" w:hAnsi="Arial Narrow" w:cs="Arial"/>
                <w:sz w:val="20"/>
                <w:szCs w:val="20"/>
              </w:rPr>
            </w:pPr>
          </w:p>
        </w:tc>
      </w:tr>
      <w:tr w:rsidRPr="008A4540" w:rsidR="00661191" w:rsidTr="5FFAE9BA" w14:paraId="0C575418" w14:textId="77777777">
        <w:trPr>
          <w:trHeight w:val="74"/>
        </w:trPr>
        <w:tc>
          <w:tcPr>
            <w:tcW w:w="3150" w:type="dxa"/>
            <w:tcMar/>
          </w:tcPr>
          <w:p w:rsidRPr="008A4540" w:rsidR="00661191" w:rsidP="00FF7451" w:rsidRDefault="00661191" w14:paraId="4CFD80E3" w14:textId="77777777">
            <w:pPr>
              <w:jc w:val="both"/>
              <w:rPr>
                <w:rFonts w:ascii="Arial Narrow" w:hAnsi="Arial Narrow" w:cs="Arial"/>
                <w:b/>
                <w:sz w:val="20"/>
                <w:szCs w:val="20"/>
              </w:rPr>
            </w:pPr>
            <w:r w:rsidRPr="008A4540">
              <w:rPr>
                <w:rFonts w:ascii="Arial Narrow" w:hAnsi="Arial Narrow" w:cs="Arial"/>
                <w:b/>
                <w:sz w:val="20"/>
                <w:szCs w:val="20"/>
              </w:rPr>
              <w:t>2002</w:t>
            </w:r>
          </w:p>
        </w:tc>
        <w:tc>
          <w:tcPr>
            <w:tcW w:w="6172" w:type="dxa"/>
            <w:tcMar/>
          </w:tcPr>
          <w:p w:rsidRPr="008A4540" w:rsidR="00661191" w:rsidP="00FF7451" w:rsidRDefault="00661191" w14:paraId="344669D8" w14:textId="77777777">
            <w:pPr>
              <w:jc w:val="both"/>
              <w:rPr>
                <w:rFonts w:ascii="Arial Narrow" w:hAnsi="Arial Narrow" w:cs="Arial"/>
                <w:b/>
                <w:sz w:val="20"/>
                <w:szCs w:val="20"/>
              </w:rPr>
            </w:pPr>
            <w:r w:rsidRPr="008A4540">
              <w:rPr>
                <w:rFonts w:ascii="Arial Narrow" w:hAnsi="Arial Narrow" w:cs="Arial"/>
                <w:b/>
                <w:sz w:val="20"/>
                <w:szCs w:val="20"/>
              </w:rPr>
              <w:t>SABOTAJE INFORMÁTICO.</w:t>
            </w:r>
          </w:p>
        </w:tc>
      </w:tr>
      <w:tr w:rsidRPr="008A4540" w:rsidR="00661191" w:rsidTr="5FFAE9BA" w14:paraId="5B3A3D34" w14:textId="77777777">
        <w:trPr>
          <w:trHeight w:val="74"/>
        </w:trPr>
        <w:tc>
          <w:tcPr>
            <w:tcW w:w="3150" w:type="dxa"/>
            <w:tcMar/>
          </w:tcPr>
          <w:p w:rsidRPr="008A4540" w:rsidR="00661191" w:rsidP="007A506E" w:rsidRDefault="00661191" w14:paraId="0D41E148" w14:textId="77777777">
            <w:pPr>
              <w:rPr>
                <w:rFonts w:ascii="Arial Narrow" w:hAnsi="Arial Narrow"/>
                <w:sz w:val="20"/>
                <w:szCs w:val="20"/>
              </w:rPr>
            </w:pPr>
          </w:p>
        </w:tc>
        <w:tc>
          <w:tcPr>
            <w:tcW w:w="6172" w:type="dxa"/>
            <w:tcMar/>
          </w:tcPr>
          <w:p w:rsidRPr="008A4540" w:rsidR="00661191" w:rsidP="007A506E" w:rsidRDefault="00661191" w14:paraId="336C425A" w14:textId="77777777">
            <w:pPr>
              <w:jc w:val="both"/>
              <w:rPr>
                <w:rFonts w:ascii="Arial Narrow" w:hAnsi="Arial Narrow" w:cs="Arial"/>
                <w:sz w:val="20"/>
                <w:szCs w:val="20"/>
              </w:rPr>
            </w:pPr>
            <w:r w:rsidRPr="008A4540">
              <w:rPr>
                <w:rFonts w:ascii="Arial Narrow" w:hAnsi="Arial Narrow" w:cs="Arial"/>
                <w:sz w:val="20"/>
                <w:szCs w:val="20"/>
              </w:rPr>
              <w:t>ARTS. 1 Y 3 Ley 19.223</w:t>
            </w:r>
          </w:p>
        </w:tc>
      </w:tr>
      <w:tr w:rsidRPr="008A4540" w:rsidR="00661191" w:rsidTr="5FFAE9BA" w14:paraId="10DE2059" w14:textId="77777777">
        <w:trPr>
          <w:trHeight w:val="74"/>
        </w:trPr>
        <w:tc>
          <w:tcPr>
            <w:tcW w:w="3150" w:type="dxa"/>
            <w:tcMar/>
          </w:tcPr>
          <w:p w:rsidRPr="008A4540" w:rsidR="00661191" w:rsidP="007A506E" w:rsidRDefault="00661191" w14:paraId="644ACACE" w14:textId="77777777">
            <w:pPr>
              <w:rPr>
                <w:rFonts w:ascii="Arial Narrow" w:hAnsi="Arial Narrow"/>
                <w:sz w:val="20"/>
                <w:szCs w:val="20"/>
              </w:rPr>
            </w:pPr>
          </w:p>
        </w:tc>
        <w:tc>
          <w:tcPr>
            <w:tcW w:w="6172" w:type="dxa"/>
            <w:tcMar/>
          </w:tcPr>
          <w:p w:rsidRPr="008A4540" w:rsidR="00661191" w:rsidP="00A45A88" w:rsidRDefault="00661191" w14:paraId="273E01F7" w14:textId="04C88ECF">
            <w:pPr>
              <w:jc w:val="both"/>
              <w:rPr>
                <w:rFonts w:ascii="Arial Narrow" w:hAnsi="Arial Narrow" w:cs="Arial"/>
                <w:sz w:val="20"/>
                <w:szCs w:val="20"/>
              </w:rPr>
            </w:pPr>
            <w:r w:rsidRPr="008A4540">
              <w:rPr>
                <w:rFonts w:ascii="Arial Narrow" w:hAnsi="Arial Narrow" w:cs="Arial"/>
                <w:sz w:val="20"/>
                <w:szCs w:val="20"/>
              </w:rPr>
              <w:t>Destruir, modificar o inutilizar un sistema de tratamiento de información, sus partes o componentes Alterar, dañar o destruir los datos contenidos en él.</w:t>
            </w:r>
          </w:p>
        </w:tc>
      </w:tr>
      <w:tr w:rsidRPr="008A4540" w:rsidR="00661191" w:rsidTr="5FFAE9BA" w14:paraId="73AE9F52" w14:textId="77777777">
        <w:trPr>
          <w:trHeight w:val="74"/>
        </w:trPr>
        <w:tc>
          <w:tcPr>
            <w:tcW w:w="3150" w:type="dxa"/>
            <w:tcMar/>
          </w:tcPr>
          <w:p w:rsidRPr="008A4540" w:rsidR="00661191" w:rsidP="007A506E" w:rsidRDefault="00661191" w14:paraId="6942EC41" w14:textId="77777777">
            <w:pPr>
              <w:rPr>
                <w:rFonts w:ascii="Arial Narrow" w:hAnsi="Arial Narrow"/>
                <w:sz w:val="20"/>
                <w:szCs w:val="20"/>
              </w:rPr>
            </w:pPr>
          </w:p>
        </w:tc>
        <w:tc>
          <w:tcPr>
            <w:tcW w:w="6172" w:type="dxa"/>
            <w:tcMar/>
          </w:tcPr>
          <w:p w:rsidRPr="008A4540" w:rsidR="00661191" w:rsidP="00A45A88" w:rsidRDefault="00661191" w14:paraId="476E75EB" w14:textId="77777777">
            <w:pPr>
              <w:jc w:val="both"/>
              <w:rPr>
                <w:rFonts w:ascii="Arial Narrow" w:hAnsi="Arial Narrow" w:cs="Arial"/>
                <w:sz w:val="20"/>
                <w:szCs w:val="20"/>
              </w:rPr>
            </w:pPr>
          </w:p>
        </w:tc>
      </w:tr>
      <w:tr w:rsidRPr="008A4540" w:rsidR="00661191" w:rsidTr="5FFAE9BA" w14:paraId="6446C97B" w14:textId="77777777">
        <w:trPr>
          <w:trHeight w:val="74"/>
        </w:trPr>
        <w:tc>
          <w:tcPr>
            <w:tcW w:w="3150" w:type="dxa"/>
            <w:tcMar/>
          </w:tcPr>
          <w:p w:rsidRPr="008A4540" w:rsidR="00661191" w:rsidP="00967B1A" w:rsidRDefault="00661191" w14:paraId="348BB1FA" w14:textId="77777777">
            <w:pPr>
              <w:jc w:val="both"/>
              <w:rPr>
                <w:rFonts w:ascii="Arial Narrow" w:hAnsi="Arial Narrow" w:cs="Arial"/>
                <w:b/>
                <w:sz w:val="20"/>
                <w:szCs w:val="20"/>
              </w:rPr>
            </w:pPr>
            <w:r w:rsidRPr="008A4540">
              <w:rPr>
                <w:rFonts w:ascii="Arial Narrow" w:hAnsi="Arial Narrow" w:cs="Arial"/>
                <w:b/>
                <w:sz w:val="20"/>
                <w:szCs w:val="20"/>
              </w:rPr>
              <w:t>2003</w:t>
            </w:r>
          </w:p>
        </w:tc>
        <w:tc>
          <w:tcPr>
            <w:tcW w:w="6172" w:type="dxa"/>
            <w:tcMar/>
          </w:tcPr>
          <w:p w:rsidRPr="008A4540" w:rsidR="00661191" w:rsidP="00967B1A" w:rsidRDefault="00661191" w14:paraId="6E378DC6" w14:textId="77777777">
            <w:pPr>
              <w:jc w:val="both"/>
              <w:rPr>
                <w:rFonts w:ascii="Arial Narrow" w:hAnsi="Arial Narrow" w:cs="Arial"/>
                <w:b/>
                <w:sz w:val="20"/>
                <w:szCs w:val="20"/>
              </w:rPr>
            </w:pPr>
            <w:r w:rsidRPr="008A4540">
              <w:rPr>
                <w:rFonts w:ascii="Arial Narrow" w:hAnsi="Arial Narrow" w:cs="Arial"/>
                <w:b/>
                <w:sz w:val="20"/>
                <w:szCs w:val="20"/>
              </w:rPr>
              <w:t>ESPIONAJE INFORMÁTICO.</w:t>
            </w:r>
          </w:p>
        </w:tc>
      </w:tr>
      <w:tr w:rsidRPr="008A4540" w:rsidR="00661191" w:rsidTr="5FFAE9BA" w14:paraId="3D257E3A" w14:textId="77777777">
        <w:trPr>
          <w:trHeight w:val="74"/>
        </w:trPr>
        <w:tc>
          <w:tcPr>
            <w:tcW w:w="3150" w:type="dxa"/>
            <w:tcMar/>
          </w:tcPr>
          <w:p w:rsidRPr="008A4540" w:rsidR="00661191" w:rsidP="007A506E" w:rsidRDefault="00661191" w14:paraId="0AAC6AE6" w14:textId="77777777">
            <w:pPr>
              <w:rPr>
                <w:rFonts w:ascii="Arial Narrow" w:hAnsi="Arial Narrow"/>
                <w:sz w:val="20"/>
                <w:szCs w:val="20"/>
              </w:rPr>
            </w:pPr>
          </w:p>
        </w:tc>
        <w:tc>
          <w:tcPr>
            <w:tcW w:w="6172" w:type="dxa"/>
            <w:tcMar/>
          </w:tcPr>
          <w:p w:rsidRPr="008A4540" w:rsidR="00661191" w:rsidP="007A506E" w:rsidRDefault="00661191" w14:paraId="138DACA9" w14:textId="77777777">
            <w:pPr>
              <w:jc w:val="both"/>
              <w:rPr>
                <w:rFonts w:ascii="Arial Narrow" w:hAnsi="Arial Narrow" w:cs="Arial"/>
                <w:sz w:val="20"/>
                <w:szCs w:val="20"/>
              </w:rPr>
            </w:pPr>
            <w:r w:rsidRPr="008A4540">
              <w:rPr>
                <w:rFonts w:ascii="Arial Narrow" w:hAnsi="Arial Narrow" w:cs="Arial"/>
                <w:sz w:val="20"/>
                <w:szCs w:val="20"/>
              </w:rPr>
              <w:t>ARTS. 2 Y 4 Ley 19.223</w:t>
            </w:r>
          </w:p>
        </w:tc>
      </w:tr>
      <w:tr w:rsidRPr="008A4540" w:rsidR="00661191" w:rsidTr="5FFAE9BA" w14:paraId="3C07B6E1" w14:textId="77777777">
        <w:trPr>
          <w:trHeight w:val="74"/>
        </w:trPr>
        <w:tc>
          <w:tcPr>
            <w:tcW w:w="3150" w:type="dxa"/>
            <w:tcMar/>
          </w:tcPr>
          <w:p w:rsidRPr="008A4540" w:rsidR="00661191" w:rsidP="007A506E" w:rsidRDefault="00661191" w14:paraId="62683EB3" w14:textId="77777777">
            <w:pPr>
              <w:rPr>
                <w:rFonts w:ascii="Arial Narrow" w:hAnsi="Arial Narrow"/>
                <w:sz w:val="20"/>
                <w:szCs w:val="20"/>
              </w:rPr>
            </w:pPr>
          </w:p>
        </w:tc>
        <w:tc>
          <w:tcPr>
            <w:tcW w:w="6172" w:type="dxa"/>
            <w:tcMar/>
          </w:tcPr>
          <w:p w:rsidRPr="008A4540" w:rsidR="00661191" w:rsidP="00A45A88" w:rsidRDefault="00661191" w14:paraId="5B789562" w14:textId="0D22FCA9">
            <w:pPr>
              <w:jc w:val="both"/>
              <w:rPr>
                <w:rFonts w:ascii="Arial Narrow" w:hAnsi="Arial Narrow" w:cs="Arial"/>
                <w:sz w:val="20"/>
                <w:szCs w:val="20"/>
              </w:rPr>
            </w:pPr>
            <w:r w:rsidRPr="008A4540">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Pr="008A4540" w:rsidR="00661191" w:rsidTr="5FFAE9BA" w14:paraId="1744DDBB" w14:textId="77777777">
        <w:trPr>
          <w:trHeight w:val="74"/>
        </w:trPr>
        <w:tc>
          <w:tcPr>
            <w:tcW w:w="3150" w:type="dxa"/>
            <w:tcMar/>
          </w:tcPr>
          <w:p w:rsidRPr="008A4540" w:rsidR="00661191" w:rsidP="007A506E" w:rsidRDefault="00661191" w14:paraId="787BA54E" w14:textId="77777777">
            <w:pPr>
              <w:rPr>
                <w:rFonts w:ascii="Arial Narrow" w:hAnsi="Arial Narrow"/>
                <w:sz w:val="20"/>
                <w:szCs w:val="20"/>
              </w:rPr>
            </w:pPr>
          </w:p>
        </w:tc>
        <w:tc>
          <w:tcPr>
            <w:tcW w:w="6172" w:type="dxa"/>
            <w:tcMar/>
          </w:tcPr>
          <w:p w:rsidRPr="008A4540" w:rsidR="00661191" w:rsidP="00A45A88" w:rsidRDefault="00661191" w14:paraId="3A818E82" w14:textId="77777777">
            <w:pPr>
              <w:jc w:val="both"/>
              <w:rPr>
                <w:rFonts w:ascii="Arial Narrow" w:hAnsi="Arial Narrow" w:cs="Arial"/>
                <w:sz w:val="20"/>
                <w:szCs w:val="20"/>
              </w:rPr>
            </w:pPr>
          </w:p>
        </w:tc>
      </w:tr>
      <w:tr w:rsidRPr="008A4540" w:rsidR="00661191" w:rsidTr="5FFAE9BA" w14:paraId="754C21C4" w14:textId="77777777">
        <w:trPr>
          <w:trHeight w:val="240"/>
        </w:trPr>
        <w:tc>
          <w:tcPr>
            <w:tcW w:w="3150" w:type="dxa"/>
            <w:tcBorders>
              <w:top w:val="nil"/>
              <w:left w:val="nil"/>
              <w:bottom w:val="nil"/>
              <w:right w:val="nil"/>
            </w:tcBorders>
            <w:tcMar/>
            <w:hideMark/>
          </w:tcPr>
          <w:p w:rsidRPr="008A4540" w:rsidR="00661191" w:rsidP="00DB20CA" w:rsidRDefault="00661191" w14:paraId="3F8A4C56" w14:textId="77777777">
            <w:pPr>
              <w:jc w:val="both"/>
              <w:rPr>
                <w:rFonts w:ascii="Arial Narrow" w:hAnsi="Arial Narrow" w:cs="Arial"/>
                <w:b/>
                <w:sz w:val="20"/>
                <w:szCs w:val="20"/>
              </w:rPr>
            </w:pPr>
            <w:r w:rsidRPr="008A4540">
              <w:rPr>
                <w:rFonts w:ascii="Arial Narrow" w:hAnsi="Arial Narrow" w:cs="Arial"/>
                <w:b/>
                <w:sz w:val="20"/>
                <w:szCs w:val="20"/>
              </w:rPr>
              <w:t>2004</w:t>
            </w:r>
          </w:p>
        </w:tc>
        <w:tc>
          <w:tcPr>
            <w:tcW w:w="6172" w:type="dxa"/>
            <w:tcBorders>
              <w:top w:val="nil"/>
              <w:left w:val="nil"/>
              <w:bottom w:val="nil"/>
              <w:right w:val="nil"/>
            </w:tcBorders>
            <w:tcMar/>
            <w:hideMark/>
          </w:tcPr>
          <w:p w:rsidRPr="008A4540" w:rsidR="00661191" w:rsidP="00DB20CA" w:rsidRDefault="00661191" w14:paraId="379F4CA5" w14:textId="77777777">
            <w:pPr>
              <w:rPr>
                <w:rFonts w:ascii="Arial Narrow" w:hAnsi="Arial Narrow" w:cs="Arial"/>
                <w:b/>
                <w:sz w:val="20"/>
                <w:szCs w:val="20"/>
              </w:rPr>
            </w:pPr>
            <w:r w:rsidRPr="008A4540">
              <w:rPr>
                <w:rFonts w:ascii="Arial Narrow" w:hAnsi="Arial Narrow" w:cs="Arial"/>
                <w:b/>
                <w:sz w:val="20"/>
                <w:szCs w:val="20"/>
              </w:rPr>
              <w:t>ATAQUE A LA INTEGRIDAD DE UN SISTEMA INFORMÁTICO.</w:t>
            </w:r>
          </w:p>
        </w:tc>
      </w:tr>
      <w:tr w:rsidRPr="008A4540" w:rsidR="00661191" w:rsidTr="5FFAE9BA" w14:paraId="7F1AB475" w14:textId="77777777">
        <w:trPr>
          <w:trHeight w:val="259"/>
        </w:trPr>
        <w:tc>
          <w:tcPr>
            <w:tcW w:w="3150" w:type="dxa"/>
            <w:tcBorders>
              <w:top w:val="nil"/>
              <w:left w:val="nil"/>
              <w:bottom w:val="nil"/>
              <w:right w:val="nil"/>
            </w:tcBorders>
            <w:tcMar/>
            <w:hideMark/>
          </w:tcPr>
          <w:p w:rsidRPr="008A4540" w:rsidR="00661191" w:rsidP="00DB20CA" w:rsidRDefault="00661191" w14:paraId="04B85584" w14:textId="77777777">
            <w:pPr>
              <w:jc w:val="both"/>
              <w:rPr>
                <w:rFonts w:ascii="Arial Narrow" w:hAnsi="Arial Narrow" w:cs="Arial"/>
                <w:b/>
                <w:sz w:val="20"/>
                <w:szCs w:val="20"/>
              </w:rPr>
            </w:pPr>
            <w:r w:rsidRPr="008A4540">
              <w:rPr>
                <w:rFonts w:ascii="Arial Narrow" w:hAnsi="Arial Narrow" w:cs="Arial"/>
                <w:b/>
                <w:sz w:val="20"/>
                <w:szCs w:val="20"/>
              </w:rPr>
              <w:t> </w:t>
            </w:r>
          </w:p>
        </w:tc>
        <w:tc>
          <w:tcPr>
            <w:tcW w:w="6172" w:type="dxa"/>
            <w:tcBorders>
              <w:top w:val="nil"/>
              <w:left w:val="nil"/>
              <w:bottom w:val="nil"/>
              <w:right w:val="nil"/>
            </w:tcBorders>
            <w:tcMar/>
            <w:hideMark/>
          </w:tcPr>
          <w:p w:rsidRPr="008A4540" w:rsidR="00661191" w:rsidP="000A0CFD" w:rsidRDefault="00661191" w14:paraId="2EB55F6D" w14:textId="77777777">
            <w:pPr>
              <w:jc w:val="both"/>
              <w:rPr>
                <w:rFonts w:ascii="Arial Narrow" w:hAnsi="Arial Narrow" w:cs="Arial"/>
                <w:sz w:val="20"/>
                <w:szCs w:val="20"/>
              </w:rPr>
            </w:pPr>
            <w:r w:rsidRPr="008A4540">
              <w:rPr>
                <w:rFonts w:ascii="Arial Narrow" w:hAnsi="Arial Narrow" w:cs="Arial"/>
                <w:sz w:val="20"/>
                <w:szCs w:val="20"/>
              </w:rPr>
              <w:t>ART. 1 LEY 21.459</w:t>
            </w:r>
          </w:p>
        </w:tc>
      </w:tr>
      <w:tr w:rsidRPr="008A4540" w:rsidR="00661191" w:rsidTr="5FFAE9BA" w14:paraId="58798D22" w14:textId="77777777">
        <w:trPr>
          <w:trHeight w:val="278"/>
        </w:trPr>
        <w:tc>
          <w:tcPr>
            <w:tcW w:w="3150" w:type="dxa"/>
            <w:tcBorders>
              <w:top w:val="nil"/>
              <w:left w:val="nil"/>
              <w:bottom w:val="nil"/>
              <w:right w:val="nil"/>
            </w:tcBorders>
            <w:tcMar/>
            <w:hideMark/>
          </w:tcPr>
          <w:p w:rsidRPr="008A4540" w:rsidR="00661191" w:rsidP="00DB20CA" w:rsidRDefault="00661191" w14:paraId="3E89E0DE" w14:textId="77777777">
            <w:pPr>
              <w:jc w:val="both"/>
              <w:rPr>
                <w:rFonts w:ascii="Arial Narrow" w:hAnsi="Arial Narrow" w:cs="Arial"/>
                <w:b/>
                <w:sz w:val="20"/>
                <w:szCs w:val="20"/>
              </w:rPr>
            </w:pPr>
            <w:r w:rsidRPr="008A4540">
              <w:rPr>
                <w:rFonts w:ascii="Arial Narrow" w:hAnsi="Arial Narrow" w:cs="Arial"/>
                <w:b/>
                <w:sz w:val="20"/>
                <w:szCs w:val="20"/>
              </w:rPr>
              <w:lastRenderedPageBreak/>
              <w:t> </w:t>
            </w:r>
          </w:p>
        </w:tc>
        <w:tc>
          <w:tcPr>
            <w:tcW w:w="6172" w:type="dxa"/>
            <w:tcBorders>
              <w:top w:val="nil"/>
              <w:left w:val="nil"/>
              <w:bottom w:val="nil"/>
              <w:right w:val="nil"/>
            </w:tcBorders>
            <w:tcMar/>
            <w:hideMark/>
          </w:tcPr>
          <w:p w:rsidRPr="008A4540" w:rsidR="00661191" w:rsidP="000A0CFD" w:rsidRDefault="00661191" w14:paraId="4A8481EF" w14:textId="77777777">
            <w:pPr>
              <w:jc w:val="both"/>
              <w:rPr>
                <w:rFonts w:ascii="Arial Narrow" w:hAnsi="Arial Narrow" w:cs="Arial"/>
                <w:sz w:val="20"/>
                <w:szCs w:val="20"/>
              </w:rPr>
            </w:pPr>
            <w:r w:rsidRPr="008A4540">
              <w:rPr>
                <w:rFonts w:ascii="Arial Narrow" w:hAnsi="Arial Narrow" w:cs="Arial"/>
                <w:sz w:val="20"/>
                <w:szCs w:val="20"/>
              </w:rPr>
              <w:t>Sanciona al que obstaculice o impida el normal funcionamiento, total o parcial, de un sistema informático, a través de la introducción, transmisión, daño, deterioro, alteración o supresión de los datos informáticos, será castigado con la pena de presidio menor en sus grados medio a máximo.</w:t>
            </w:r>
          </w:p>
        </w:tc>
      </w:tr>
      <w:tr w:rsidRPr="008A4540" w:rsidR="00661191" w:rsidTr="5FFAE9BA" w14:paraId="3C6A90B9" w14:textId="77777777">
        <w:trPr>
          <w:trHeight w:val="240"/>
        </w:trPr>
        <w:tc>
          <w:tcPr>
            <w:tcW w:w="3150" w:type="dxa"/>
            <w:tcBorders>
              <w:top w:val="nil"/>
              <w:left w:val="nil"/>
              <w:bottom w:val="nil"/>
              <w:right w:val="nil"/>
            </w:tcBorders>
            <w:tcMar/>
            <w:hideMark/>
          </w:tcPr>
          <w:p w:rsidRPr="008A4540" w:rsidR="00661191" w:rsidP="00DB20CA" w:rsidRDefault="00661191" w14:paraId="4A282CFD" w14:textId="5F486CEF">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DB20CA" w:rsidRDefault="00661191" w14:paraId="0252C55F" w14:textId="30865264">
            <w:pPr>
              <w:rPr>
                <w:rFonts w:ascii="Arial Narrow" w:hAnsi="Arial Narrow" w:cs="Arial"/>
                <w:b/>
                <w:sz w:val="20"/>
                <w:szCs w:val="20"/>
              </w:rPr>
            </w:pPr>
          </w:p>
        </w:tc>
      </w:tr>
      <w:tr w:rsidRPr="008A4540" w:rsidR="00661191" w:rsidTr="5FFAE9BA" w14:paraId="1D9AAB6C" w14:textId="77777777">
        <w:trPr>
          <w:trHeight w:val="240"/>
        </w:trPr>
        <w:tc>
          <w:tcPr>
            <w:tcW w:w="3150" w:type="dxa"/>
            <w:tcBorders>
              <w:top w:val="nil"/>
              <w:left w:val="nil"/>
              <w:bottom w:val="nil"/>
              <w:right w:val="nil"/>
            </w:tcBorders>
            <w:tcMar/>
            <w:hideMark/>
          </w:tcPr>
          <w:p w:rsidRPr="008A4540" w:rsidR="00661191" w:rsidP="00DB20CA" w:rsidRDefault="00661191" w14:paraId="5F3EE06D" w14:textId="77777777">
            <w:pPr>
              <w:jc w:val="both"/>
              <w:rPr>
                <w:rFonts w:ascii="Arial Narrow" w:hAnsi="Arial Narrow" w:cs="Arial"/>
                <w:b/>
                <w:sz w:val="20"/>
                <w:szCs w:val="20"/>
              </w:rPr>
            </w:pPr>
            <w:r w:rsidRPr="008A4540">
              <w:rPr>
                <w:rFonts w:ascii="Arial Narrow" w:hAnsi="Arial Narrow" w:cs="Arial"/>
                <w:b/>
                <w:sz w:val="20"/>
                <w:szCs w:val="20"/>
              </w:rPr>
              <w:t>2005</w:t>
            </w:r>
          </w:p>
        </w:tc>
        <w:tc>
          <w:tcPr>
            <w:tcW w:w="6172" w:type="dxa"/>
            <w:tcBorders>
              <w:top w:val="nil"/>
              <w:left w:val="nil"/>
              <w:bottom w:val="nil"/>
              <w:right w:val="nil"/>
            </w:tcBorders>
            <w:tcMar/>
            <w:hideMark/>
          </w:tcPr>
          <w:p w:rsidRPr="008A4540" w:rsidR="00661191" w:rsidP="00DB20CA" w:rsidRDefault="00661191" w14:paraId="0A349090" w14:textId="77777777">
            <w:pPr>
              <w:rPr>
                <w:rFonts w:ascii="Arial Narrow" w:hAnsi="Arial Narrow" w:cs="Arial"/>
                <w:b/>
                <w:sz w:val="20"/>
                <w:szCs w:val="20"/>
              </w:rPr>
            </w:pPr>
            <w:r w:rsidRPr="008A4540">
              <w:rPr>
                <w:rFonts w:ascii="Arial Narrow" w:hAnsi="Arial Narrow" w:cs="Arial"/>
                <w:b/>
                <w:sz w:val="20"/>
                <w:szCs w:val="20"/>
              </w:rPr>
              <w:t>ACCESO ILÍCITO.</w:t>
            </w:r>
          </w:p>
        </w:tc>
      </w:tr>
      <w:tr w:rsidRPr="008A4540" w:rsidR="00661191" w:rsidTr="5FFAE9BA" w14:paraId="246017AC" w14:textId="77777777">
        <w:trPr>
          <w:trHeight w:val="240"/>
        </w:trPr>
        <w:tc>
          <w:tcPr>
            <w:tcW w:w="3150" w:type="dxa"/>
            <w:tcBorders>
              <w:top w:val="nil"/>
              <w:left w:val="nil"/>
              <w:bottom w:val="nil"/>
              <w:right w:val="nil"/>
            </w:tcBorders>
            <w:tcMar/>
            <w:hideMark/>
          </w:tcPr>
          <w:p w:rsidRPr="008A4540" w:rsidR="00661191" w:rsidP="00DB20CA" w:rsidRDefault="00661191" w14:paraId="51AF102C" w14:textId="7887F426">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440C3BD4" w14:textId="77777777">
            <w:pPr>
              <w:jc w:val="both"/>
              <w:rPr>
                <w:rFonts w:ascii="Arial Narrow" w:hAnsi="Arial Narrow" w:cs="Arial"/>
                <w:sz w:val="20"/>
                <w:szCs w:val="20"/>
              </w:rPr>
            </w:pPr>
            <w:r w:rsidRPr="008A4540">
              <w:rPr>
                <w:rFonts w:ascii="Arial Narrow" w:hAnsi="Arial Narrow" w:cs="Arial"/>
                <w:sz w:val="20"/>
                <w:szCs w:val="20"/>
              </w:rPr>
              <w:t>ART. 2 LEY 21.459</w:t>
            </w:r>
          </w:p>
        </w:tc>
      </w:tr>
      <w:tr w:rsidRPr="008A4540" w:rsidR="00661191" w:rsidTr="5FFAE9BA" w14:paraId="766EA370" w14:textId="77777777">
        <w:trPr>
          <w:trHeight w:val="480"/>
        </w:trPr>
        <w:tc>
          <w:tcPr>
            <w:tcW w:w="3150" w:type="dxa"/>
            <w:tcBorders>
              <w:top w:val="nil"/>
              <w:left w:val="nil"/>
              <w:bottom w:val="nil"/>
              <w:right w:val="nil"/>
            </w:tcBorders>
            <w:tcMar/>
            <w:hideMark/>
          </w:tcPr>
          <w:p w:rsidRPr="008A4540" w:rsidR="00661191" w:rsidP="00DB20CA" w:rsidRDefault="00661191" w14:paraId="1578EB4B" w14:textId="12AE4227">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5AE74C80" w14:textId="77777777">
            <w:pPr>
              <w:jc w:val="both"/>
              <w:rPr>
                <w:rFonts w:ascii="Arial Narrow" w:hAnsi="Arial Narrow" w:cs="Arial"/>
                <w:sz w:val="20"/>
                <w:szCs w:val="20"/>
              </w:rPr>
            </w:pPr>
            <w:r w:rsidRPr="008A4540">
              <w:rPr>
                <w:rFonts w:ascii="Arial Narrow" w:hAnsi="Arial Narrow" w:cs="Arial"/>
                <w:sz w:val="20"/>
                <w:szCs w:val="20"/>
              </w:rPr>
              <w:t>Sanciona al que, sin autorización o excediendo la autorización que posea y superando barreras técnicas o medidas tecnológicas de seguridad, acceda a un sistema informático.</w:t>
            </w:r>
          </w:p>
        </w:tc>
      </w:tr>
      <w:tr w:rsidRPr="008A4540" w:rsidR="00661191" w:rsidTr="5FFAE9BA" w14:paraId="76E1669B" w14:textId="77777777">
        <w:trPr>
          <w:trHeight w:val="240"/>
        </w:trPr>
        <w:tc>
          <w:tcPr>
            <w:tcW w:w="3150" w:type="dxa"/>
            <w:tcBorders>
              <w:top w:val="nil"/>
              <w:left w:val="nil"/>
              <w:bottom w:val="nil"/>
              <w:right w:val="nil"/>
            </w:tcBorders>
            <w:tcMar/>
            <w:hideMark/>
          </w:tcPr>
          <w:p w:rsidRPr="008A4540" w:rsidR="00661191" w:rsidP="00DB20CA" w:rsidRDefault="00661191" w14:paraId="0D80F0D5" w14:textId="422C9ED2">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DB20CA" w:rsidRDefault="00661191" w14:paraId="26A3D9A5" w14:textId="2303CDCD">
            <w:pPr>
              <w:rPr>
                <w:rFonts w:ascii="Arial Narrow" w:hAnsi="Arial Narrow" w:cs="Arial"/>
                <w:b/>
                <w:sz w:val="20"/>
                <w:szCs w:val="20"/>
              </w:rPr>
            </w:pPr>
          </w:p>
        </w:tc>
      </w:tr>
      <w:tr w:rsidRPr="008A4540" w:rsidR="00661191" w:rsidTr="5FFAE9BA" w14:paraId="1FA65180" w14:textId="77777777">
        <w:trPr>
          <w:trHeight w:val="240"/>
        </w:trPr>
        <w:tc>
          <w:tcPr>
            <w:tcW w:w="3150" w:type="dxa"/>
            <w:tcBorders>
              <w:top w:val="nil"/>
              <w:left w:val="nil"/>
              <w:bottom w:val="nil"/>
              <w:right w:val="nil"/>
            </w:tcBorders>
            <w:tcMar/>
            <w:hideMark/>
          </w:tcPr>
          <w:p w:rsidRPr="008A4540" w:rsidR="00661191" w:rsidP="00DB20CA" w:rsidRDefault="00661191" w14:paraId="402A3614" w14:textId="77777777">
            <w:pPr>
              <w:jc w:val="both"/>
              <w:rPr>
                <w:rFonts w:ascii="Arial Narrow" w:hAnsi="Arial Narrow" w:cs="Arial"/>
                <w:b/>
                <w:sz w:val="20"/>
                <w:szCs w:val="20"/>
              </w:rPr>
            </w:pPr>
            <w:r w:rsidRPr="008A4540">
              <w:rPr>
                <w:rFonts w:ascii="Arial Narrow" w:hAnsi="Arial Narrow" w:cs="Arial"/>
                <w:b/>
                <w:sz w:val="20"/>
                <w:szCs w:val="20"/>
              </w:rPr>
              <w:t>2006</w:t>
            </w:r>
          </w:p>
        </w:tc>
        <w:tc>
          <w:tcPr>
            <w:tcW w:w="6172" w:type="dxa"/>
            <w:tcBorders>
              <w:top w:val="nil"/>
              <w:left w:val="nil"/>
              <w:bottom w:val="nil"/>
              <w:right w:val="nil"/>
            </w:tcBorders>
            <w:tcMar/>
            <w:hideMark/>
          </w:tcPr>
          <w:p w:rsidRPr="008A4540" w:rsidR="00661191" w:rsidP="00DB20CA" w:rsidRDefault="00661191" w14:paraId="2E697B27" w14:textId="77777777">
            <w:pPr>
              <w:rPr>
                <w:rFonts w:ascii="Arial Narrow" w:hAnsi="Arial Narrow" w:cs="Arial"/>
                <w:b/>
                <w:sz w:val="20"/>
                <w:szCs w:val="20"/>
              </w:rPr>
            </w:pPr>
            <w:r w:rsidRPr="008A4540">
              <w:rPr>
                <w:rFonts w:ascii="Arial Narrow" w:hAnsi="Arial Narrow" w:cs="Arial"/>
                <w:b/>
                <w:sz w:val="20"/>
                <w:szCs w:val="20"/>
              </w:rPr>
              <w:t>INTERCEPTACIÓN ILÍCITA.</w:t>
            </w:r>
          </w:p>
        </w:tc>
      </w:tr>
      <w:tr w:rsidRPr="008A4540" w:rsidR="00661191" w:rsidTr="5FFAE9BA" w14:paraId="5227D6AA" w14:textId="77777777">
        <w:trPr>
          <w:trHeight w:val="240"/>
        </w:trPr>
        <w:tc>
          <w:tcPr>
            <w:tcW w:w="3150" w:type="dxa"/>
            <w:tcBorders>
              <w:top w:val="nil"/>
              <w:left w:val="nil"/>
              <w:bottom w:val="nil"/>
              <w:right w:val="nil"/>
            </w:tcBorders>
            <w:tcMar/>
            <w:hideMark/>
          </w:tcPr>
          <w:p w:rsidRPr="008A4540" w:rsidR="00661191" w:rsidP="00DB20CA" w:rsidRDefault="00661191" w14:paraId="4A91562B" w14:textId="44D5B129">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44A39214" w14:textId="77777777">
            <w:pPr>
              <w:jc w:val="both"/>
              <w:rPr>
                <w:rFonts w:ascii="Arial Narrow" w:hAnsi="Arial Narrow" w:cs="Arial"/>
                <w:sz w:val="20"/>
                <w:szCs w:val="20"/>
              </w:rPr>
            </w:pPr>
            <w:r w:rsidRPr="008A4540">
              <w:rPr>
                <w:rFonts w:ascii="Arial Narrow" w:hAnsi="Arial Narrow" w:cs="Arial"/>
                <w:sz w:val="20"/>
                <w:szCs w:val="20"/>
              </w:rPr>
              <w:t>ART. 3 LEY 21.459</w:t>
            </w:r>
          </w:p>
        </w:tc>
      </w:tr>
      <w:tr w:rsidRPr="008A4540" w:rsidR="00661191" w:rsidTr="5FFAE9BA" w14:paraId="6A26C177" w14:textId="77777777">
        <w:trPr>
          <w:trHeight w:val="240"/>
        </w:trPr>
        <w:tc>
          <w:tcPr>
            <w:tcW w:w="3150" w:type="dxa"/>
            <w:tcBorders>
              <w:top w:val="nil"/>
              <w:left w:val="nil"/>
              <w:bottom w:val="nil"/>
              <w:right w:val="nil"/>
            </w:tcBorders>
            <w:tcMar/>
            <w:hideMark/>
          </w:tcPr>
          <w:p w:rsidRPr="008A4540" w:rsidR="00661191" w:rsidP="00DB20CA" w:rsidRDefault="00661191" w14:paraId="5D6329F2" w14:textId="54FA47B0">
            <w:pPr>
              <w:jc w:val="both"/>
              <w:rPr>
                <w:rFonts w:ascii="Arial Narrow" w:hAnsi="Arial Narrow" w:cs="Arial"/>
                <w:sz w:val="20"/>
                <w:szCs w:val="20"/>
              </w:rPr>
            </w:pPr>
          </w:p>
        </w:tc>
        <w:tc>
          <w:tcPr>
            <w:tcW w:w="6172" w:type="dxa"/>
            <w:tcBorders>
              <w:top w:val="nil"/>
              <w:left w:val="nil"/>
              <w:bottom w:val="nil"/>
              <w:right w:val="nil"/>
            </w:tcBorders>
            <w:tcMar/>
            <w:hideMark/>
          </w:tcPr>
          <w:p w:rsidRPr="008A4540" w:rsidR="00661191" w:rsidP="000A0CFD" w:rsidRDefault="00661191" w14:paraId="404D2239" w14:textId="77777777">
            <w:pPr>
              <w:jc w:val="both"/>
              <w:rPr>
                <w:rFonts w:ascii="Arial Narrow" w:hAnsi="Arial Narrow" w:cs="Arial"/>
                <w:sz w:val="20"/>
                <w:szCs w:val="20"/>
              </w:rPr>
            </w:pPr>
            <w:r w:rsidRPr="008A4540">
              <w:rPr>
                <w:rFonts w:ascii="Arial Narrow" w:hAnsi="Arial Narrow" w:cs="Arial"/>
                <w:sz w:val="20"/>
                <w:szCs w:val="20"/>
              </w:rPr>
              <w:t>Sanciona al que indebidamente intercepte, interrumpa o interfiera,</w:t>
            </w:r>
          </w:p>
        </w:tc>
      </w:tr>
      <w:tr w:rsidRPr="008A4540" w:rsidR="00661191" w:rsidTr="5FFAE9BA" w14:paraId="4BD08C3E" w14:textId="77777777">
        <w:trPr>
          <w:trHeight w:val="720"/>
        </w:trPr>
        <w:tc>
          <w:tcPr>
            <w:tcW w:w="3150" w:type="dxa"/>
            <w:tcBorders>
              <w:top w:val="nil"/>
              <w:left w:val="nil"/>
              <w:bottom w:val="nil"/>
              <w:right w:val="nil"/>
            </w:tcBorders>
            <w:tcMar/>
            <w:hideMark/>
          </w:tcPr>
          <w:p w:rsidRPr="008A4540" w:rsidR="00661191" w:rsidP="00DB20CA" w:rsidRDefault="00661191" w14:paraId="6BD8ED7C" w14:textId="209D03F4">
            <w:pPr>
              <w:jc w:val="both"/>
              <w:rPr>
                <w:rFonts w:ascii="Arial Narrow" w:hAnsi="Arial Narrow" w:cs="Arial"/>
                <w:sz w:val="20"/>
                <w:szCs w:val="20"/>
              </w:rPr>
            </w:pPr>
          </w:p>
        </w:tc>
        <w:tc>
          <w:tcPr>
            <w:tcW w:w="6172" w:type="dxa"/>
            <w:tcBorders>
              <w:top w:val="nil"/>
              <w:left w:val="nil"/>
              <w:bottom w:val="nil"/>
              <w:right w:val="nil"/>
            </w:tcBorders>
            <w:tcMar/>
            <w:hideMark/>
          </w:tcPr>
          <w:p w:rsidRPr="008A4540" w:rsidR="00661191" w:rsidP="000A0CFD" w:rsidRDefault="00661191" w14:paraId="7C1BA687" w14:textId="77777777">
            <w:pPr>
              <w:jc w:val="both"/>
              <w:rPr>
                <w:rFonts w:ascii="Arial Narrow" w:hAnsi="Arial Narrow" w:cs="Arial"/>
                <w:sz w:val="20"/>
                <w:szCs w:val="20"/>
              </w:rPr>
            </w:pPr>
            <w:r w:rsidRPr="008A4540">
              <w:rPr>
                <w:rFonts w:ascii="Arial Narrow" w:hAnsi="Arial Narrow" w:cs="Arial"/>
                <w:sz w:val="20"/>
                <w:szCs w:val="20"/>
              </w:rPr>
              <w:t>por medios técnicos, la transmisión no pública de información en un sistema informático o entre dos o más de aquellos; Sanciona al que, sin contar con la debida autorización, capte, por medios técnicos, datos contenidos en sistemas informáticos a través de las emisiones electromagnéticas provenientes de éstos.</w:t>
            </w:r>
          </w:p>
        </w:tc>
      </w:tr>
      <w:tr w:rsidRPr="008A4540" w:rsidR="00661191" w:rsidTr="5FFAE9BA" w14:paraId="419913D5" w14:textId="77777777">
        <w:trPr>
          <w:trHeight w:val="240"/>
        </w:trPr>
        <w:tc>
          <w:tcPr>
            <w:tcW w:w="3150" w:type="dxa"/>
            <w:tcBorders>
              <w:top w:val="nil"/>
              <w:left w:val="nil"/>
              <w:bottom w:val="nil"/>
              <w:right w:val="nil"/>
            </w:tcBorders>
            <w:tcMar/>
            <w:hideMark/>
          </w:tcPr>
          <w:p w:rsidRPr="008A4540" w:rsidR="00661191" w:rsidP="00DB20CA" w:rsidRDefault="00661191" w14:paraId="1AA10277" w14:textId="42AD7963">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DB20CA" w:rsidRDefault="00661191" w14:paraId="2DE83DD6" w14:textId="1F1ED8D1">
            <w:pPr>
              <w:rPr>
                <w:rFonts w:ascii="Arial Narrow" w:hAnsi="Arial Narrow" w:cs="Arial"/>
                <w:b/>
                <w:sz w:val="20"/>
                <w:szCs w:val="20"/>
              </w:rPr>
            </w:pPr>
          </w:p>
        </w:tc>
      </w:tr>
      <w:tr w:rsidRPr="008A4540" w:rsidR="00661191" w:rsidTr="5FFAE9BA" w14:paraId="0812E87D" w14:textId="77777777">
        <w:trPr>
          <w:trHeight w:val="240"/>
        </w:trPr>
        <w:tc>
          <w:tcPr>
            <w:tcW w:w="3150" w:type="dxa"/>
            <w:tcBorders>
              <w:top w:val="nil"/>
              <w:left w:val="nil"/>
              <w:bottom w:val="nil"/>
              <w:right w:val="nil"/>
            </w:tcBorders>
            <w:tcMar/>
            <w:hideMark/>
          </w:tcPr>
          <w:p w:rsidRPr="008A4540" w:rsidR="00661191" w:rsidP="00DB20CA" w:rsidRDefault="00661191" w14:paraId="289AAB19" w14:textId="77777777">
            <w:pPr>
              <w:jc w:val="both"/>
              <w:rPr>
                <w:rFonts w:ascii="Arial Narrow" w:hAnsi="Arial Narrow" w:cs="Arial"/>
                <w:b/>
                <w:sz w:val="20"/>
                <w:szCs w:val="20"/>
              </w:rPr>
            </w:pPr>
            <w:r w:rsidRPr="008A4540">
              <w:rPr>
                <w:rFonts w:ascii="Arial Narrow" w:hAnsi="Arial Narrow" w:cs="Arial"/>
                <w:b/>
                <w:sz w:val="20"/>
                <w:szCs w:val="20"/>
              </w:rPr>
              <w:t>2007</w:t>
            </w:r>
          </w:p>
        </w:tc>
        <w:tc>
          <w:tcPr>
            <w:tcW w:w="6172" w:type="dxa"/>
            <w:tcBorders>
              <w:top w:val="nil"/>
              <w:left w:val="nil"/>
              <w:bottom w:val="nil"/>
              <w:right w:val="nil"/>
            </w:tcBorders>
            <w:tcMar/>
            <w:hideMark/>
          </w:tcPr>
          <w:p w:rsidRPr="008A4540" w:rsidR="00661191" w:rsidP="00DB20CA" w:rsidRDefault="00661191" w14:paraId="50A293F4" w14:textId="77777777">
            <w:pPr>
              <w:rPr>
                <w:rFonts w:ascii="Arial Narrow" w:hAnsi="Arial Narrow" w:cs="Arial"/>
                <w:b/>
                <w:sz w:val="20"/>
                <w:szCs w:val="20"/>
              </w:rPr>
            </w:pPr>
            <w:r w:rsidRPr="008A4540">
              <w:rPr>
                <w:rFonts w:ascii="Arial Narrow" w:hAnsi="Arial Narrow" w:cs="Arial"/>
                <w:b/>
                <w:sz w:val="20"/>
                <w:szCs w:val="20"/>
              </w:rPr>
              <w:t>ATAQUE A LA INTEGRIDAD DE LOS DATOS INFORMÁTICOS.</w:t>
            </w:r>
          </w:p>
        </w:tc>
      </w:tr>
      <w:tr w:rsidRPr="008A4540" w:rsidR="00661191" w:rsidTr="5FFAE9BA" w14:paraId="13189941" w14:textId="77777777">
        <w:trPr>
          <w:trHeight w:val="240"/>
        </w:trPr>
        <w:tc>
          <w:tcPr>
            <w:tcW w:w="3150" w:type="dxa"/>
            <w:tcBorders>
              <w:top w:val="nil"/>
              <w:left w:val="nil"/>
              <w:bottom w:val="nil"/>
              <w:right w:val="nil"/>
            </w:tcBorders>
            <w:tcMar/>
            <w:hideMark/>
          </w:tcPr>
          <w:p w:rsidRPr="008A4540" w:rsidR="00661191" w:rsidP="00DB20CA" w:rsidRDefault="00661191" w14:paraId="586DA5A7" w14:textId="1416AB53">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0178D1E3" w14:textId="77777777">
            <w:pPr>
              <w:jc w:val="both"/>
              <w:rPr>
                <w:rFonts w:ascii="Arial Narrow" w:hAnsi="Arial Narrow" w:cs="Arial"/>
                <w:sz w:val="20"/>
                <w:szCs w:val="20"/>
              </w:rPr>
            </w:pPr>
            <w:r w:rsidRPr="008A4540">
              <w:rPr>
                <w:rFonts w:ascii="Arial Narrow" w:hAnsi="Arial Narrow" w:cs="Arial"/>
                <w:sz w:val="20"/>
                <w:szCs w:val="20"/>
              </w:rPr>
              <w:t>ART. 4 LEY 21.459</w:t>
            </w:r>
          </w:p>
        </w:tc>
      </w:tr>
      <w:tr w:rsidRPr="008A4540" w:rsidR="00661191" w:rsidTr="5FFAE9BA" w14:paraId="346018D3" w14:textId="77777777">
        <w:trPr>
          <w:trHeight w:val="480"/>
        </w:trPr>
        <w:tc>
          <w:tcPr>
            <w:tcW w:w="3150" w:type="dxa"/>
            <w:tcBorders>
              <w:top w:val="nil"/>
              <w:left w:val="nil"/>
              <w:bottom w:val="nil"/>
              <w:right w:val="nil"/>
            </w:tcBorders>
            <w:tcMar/>
            <w:hideMark/>
          </w:tcPr>
          <w:p w:rsidRPr="008A4540" w:rsidR="00661191" w:rsidP="00DB20CA" w:rsidRDefault="00661191" w14:paraId="31BC1766" w14:textId="44B75942">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17DA7FA8" w14:textId="77777777">
            <w:pPr>
              <w:jc w:val="both"/>
              <w:rPr>
                <w:rFonts w:ascii="Arial Narrow" w:hAnsi="Arial Narrow" w:cs="Arial"/>
                <w:sz w:val="20"/>
                <w:szCs w:val="20"/>
              </w:rPr>
            </w:pPr>
            <w:r w:rsidRPr="008A4540">
              <w:rPr>
                <w:rFonts w:ascii="Arial Narrow" w:hAnsi="Arial Narrow" w:cs="Arial"/>
                <w:sz w:val="20"/>
                <w:szCs w:val="20"/>
              </w:rPr>
              <w:t>Sanciona al que indebidamente altere, dañe o suprima datos informáticos, siempre que con ello se cause un daño grave al titular de estos mismos.</w:t>
            </w:r>
          </w:p>
        </w:tc>
      </w:tr>
      <w:tr w:rsidRPr="008A4540" w:rsidR="00661191" w:rsidTr="5FFAE9BA" w14:paraId="453FFECA" w14:textId="77777777">
        <w:trPr>
          <w:trHeight w:val="240"/>
        </w:trPr>
        <w:tc>
          <w:tcPr>
            <w:tcW w:w="3150" w:type="dxa"/>
            <w:tcBorders>
              <w:top w:val="nil"/>
              <w:left w:val="nil"/>
              <w:bottom w:val="nil"/>
              <w:right w:val="nil"/>
            </w:tcBorders>
            <w:tcMar/>
            <w:hideMark/>
          </w:tcPr>
          <w:p w:rsidRPr="008A4540" w:rsidR="00661191" w:rsidP="00DB20CA" w:rsidRDefault="00661191" w14:paraId="65A52F1A" w14:textId="48E8051A">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0D0CF5D7" w14:textId="7D707BC0">
            <w:pPr>
              <w:jc w:val="both"/>
              <w:rPr>
                <w:rFonts w:ascii="Arial Narrow" w:hAnsi="Arial Narrow" w:cs="Arial"/>
                <w:sz w:val="20"/>
                <w:szCs w:val="20"/>
              </w:rPr>
            </w:pPr>
          </w:p>
        </w:tc>
      </w:tr>
      <w:tr w:rsidRPr="008A4540" w:rsidR="00661191" w:rsidTr="5FFAE9BA" w14:paraId="3D8063C8" w14:textId="77777777">
        <w:trPr>
          <w:trHeight w:val="240"/>
        </w:trPr>
        <w:tc>
          <w:tcPr>
            <w:tcW w:w="3150" w:type="dxa"/>
            <w:tcBorders>
              <w:top w:val="nil"/>
              <w:left w:val="nil"/>
              <w:bottom w:val="nil"/>
              <w:right w:val="nil"/>
            </w:tcBorders>
            <w:tcMar/>
            <w:hideMark/>
          </w:tcPr>
          <w:p w:rsidRPr="008A4540" w:rsidR="00661191" w:rsidP="00DB20CA" w:rsidRDefault="00661191" w14:paraId="431E6260" w14:textId="77777777">
            <w:pPr>
              <w:jc w:val="both"/>
              <w:rPr>
                <w:rFonts w:ascii="Arial Narrow" w:hAnsi="Arial Narrow" w:cs="Arial"/>
                <w:b/>
                <w:sz w:val="20"/>
                <w:szCs w:val="20"/>
              </w:rPr>
            </w:pPr>
            <w:r w:rsidRPr="008A4540">
              <w:rPr>
                <w:rFonts w:ascii="Arial Narrow" w:hAnsi="Arial Narrow" w:cs="Arial"/>
                <w:b/>
                <w:sz w:val="20"/>
                <w:szCs w:val="20"/>
              </w:rPr>
              <w:t>2008</w:t>
            </w:r>
          </w:p>
        </w:tc>
        <w:tc>
          <w:tcPr>
            <w:tcW w:w="6172" w:type="dxa"/>
            <w:tcBorders>
              <w:top w:val="nil"/>
              <w:left w:val="nil"/>
              <w:bottom w:val="nil"/>
              <w:right w:val="nil"/>
            </w:tcBorders>
            <w:tcMar/>
            <w:hideMark/>
          </w:tcPr>
          <w:p w:rsidRPr="008A4540" w:rsidR="00661191" w:rsidP="00DB20CA" w:rsidRDefault="00661191" w14:paraId="7FB0D24A" w14:textId="77777777">
            <w:pPr>
              <w:rPr>
                <w:rFonts w:ascii="Arial Narrow" w:hAnsi="Arial Narrow" w:cs="Arial"/>
                <w:b/>
                <w:sz w:val="20"/>
                <w:szCs w:val="20"/>
              </w:rPr>
            </w:pPr>
            <w:r w:rsidRPr="008A4540">
              <w:rPr>
                <w:rFonts w:ascii="Arial Narrow" w:hAnsi="Arial Narrow" w:cs="Arial"/>
                <w:b/>
                <w:sz w:val="20"/>
                <w:szCs w:val="20"/>
              </w:rPr>
              <w:t>FALSIFICACIÓN INFORMÁTICA.</w:t>
            </w:r>
          </w:p>
        </w:tc>
      </w:tr>
      <w:tr w:rsidRPr="008A4540" w:rsidR="00661191" w:rsidTr="5FFAE9BA" w14:paraId="47AC0239" w14:textId="77777777">
        <w:trPr>
          <w:trHeight w:val="240"/>
        </w:trPr>
        <w:tc>
          <w:tcPr>
            <w:tcW w:w="3150" w:type="dxa"/>
            <w:tcBorders>
              <w:top w:val="nil"/>
              <w:left w:val="nil"/>
              <w:bottom w:val="nil"/>
              <w:right w:val="nil"/>
            </w:tcBorders>
            <w:tcMar/>
            <w:hideMark/>
          </w:tcPr>
          <w:p w:rsidRPr="008A4540" w:rsidR="00661191" w:rsidP="00DB20CA" w:rsidRDefault="00661191" w14:paraId="0180D616" w14:textId="0818A545">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46A1C915" w14:textId="77777777">
            <w:pPr>
              <w:jc w:val="both"/>
              <w:rPr>
                <w:rFonts w:ascii="Arial Narrow" w:hAnsi="Arial Narrow" w:cs="Arial"/>
                <w:sz w:val="20"/>
                <w:szCs w:val="20"/>
              </w:rPr>
            </w:pPr>
            <w:r w:rsidRPr="008A4540">
              <w:rPr>
                <w:rFonts w:ascii="Arial Narrow" w:hAnsi="Arial Narrow" w:cs="Arial"/>
                <w:sz w:val="20"/>
                <w:szCs w:val="20"/>
              </w:rPr>
              <w:t>ART. 5 LEY 21.459</w:t>
            </w:r>
          </w:p>
        </w:tc>
      </w:tr>
      <w:tr w:rsidRPr="008A4540" w:rsidR="00661191" w:rsidTr="5FFAE9BA" w14:paraId="7412F521" w14:textId="77777777">
        <w:trPr>
          <w:trHeight w:val="720"/>
        </w:trPr>
        <w:tc>
          <w:tcPr>
            <w:tcW w:w="3150" w:type="dxa"/>
            <w:tcBorders>
              <w:top w:val="nil"/>
              <w:left w:val="nil"/>
              <w:bottom w:val="nil"/>
              <w:right w:val="nil"/>
            </w:tcBorders>
            <w:tcMar/>
            <w:hideMark/>
          </w:tcPr>
          <w:p w:rsidRPr="008A4540" w:rsidR="00661191" w:rsidP="00DB20CA" w:rsidRDefault="00661191" w14:paraId="2CDE109C" w14:textId="3488EDFB">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5E300A96" w14:textId="77777777">
            <w:pPr>
              <w:jc w:val="both"/>
              <w:rPr>
                <w:rFonts w:ascii="Arial Narrow" w:hAnsi="Arial Narrow" w:cs="Arial"/>
                <w:sz w:val="20"/>
                <w:szCs w:val="20"/>
              </w:rPr>
            </w:pPr>
            <w:r w:rsidRPr="008A4540">
              <w:rPr>
                <w:rFonts w:ascii="Arial Narrow" w:hAnsi="Arial Narrow" w:cs="Arial"/>
                <w:sz w:val="20"/>
                <w:szCs w:val="20"/>
              </w:rPr>
              <w:t>Sanciona al que indebidamente introduzca, altere, dañe o suprima datos informáticos con la intención de que sean tomados como auténticos o utilizados para generar documentos auténticos; y sanciona al que, en el caso de la conducta descrita anterior, sea cometida por empleado público, abusando de su oficio.</w:t>
            </w:r>
          </w:p>
        </w:tc>
      </w:tr>
      <w:tr w:rsidRPr="008A4540" w:rsidR="00661191" w:rsidTr="5FFAE9BA" w14:paraId="3A4E2FC2" w14:textId="77777777">
        <w:trPr>
          <w:trHeight w:val="240"/>
        </w:trPr>
        <w:tc>
          <w:tcPr>
            <w:tcW w:w="3150" w:type="dxa"/>
            <w:tcBorders>
              <w:top w:val="nil"/>
              <w:left w:val="nil"/>
              <w:bottom w:val="nil"/>
              <w:right w:val="nil"/>
            </w:tcBorders>
            <w:tcMar/>
            <w:hideMark/>
          </w:tcPr>
          <w:p w:rsidRPr="008A4540" w:rsidR="00661191" w:rsidP="00DB20CA" w:rsidRDefault="00661191" w14:paraId="1652EE9F" w14:textId="041E8C94">
            <w:pPr>
              <w:jc w:val="both"/>
              <w:rPr>
                <w:rFonts w:ascii="Arial Narrow" w:hAnsi="Arial Narrow"/>
                <w:sz w:val="20"/>
                <w:szCs w:val="20"/>
              </w:rPr>
            </w:pPr>
          </w:p>
        </w:tc>
        <w:tc>
          <w:tcPr>
            <w:tcW w:w="6172" w:type="dxa"/>
            <w:tcBorders>
              <w:top w:val="nil"/>
              <w:left w:val="nil"/>
              <w:bottom w:val="nil"/>
              <w:right w:val="nil"/>
            </w:tcBorders>
            <w:tcMar/>
            <w:hideMark/>
          </w:tcPr>
          <w:p w:rsidRPr="008A4540" w:rsidR="00661191" w:rsidP="00DB20CA" w:rsidRDefault="00661191" w14:paraId="06991884" w14:textId="63FB089D">
            <w:pPr>
              <w:rPr>
                <w:rFonts w:ascii="Arial Narrow" w:hAnsi="Arial Narrow"/>
                <w:sz w:val="20"/>
                <w:szCs w:val="20"/>
              </w:rPr>
            </w:pPr>
          </w:p>
        </w:tc>
      </w:tr>
      <w:tr w:rsidRPr="008A4540" w:rsidR="00661191" w:rsidTr="5FFAE9BA" w14:paraId="7BF0D2CF" w14:textId="77777777">
        <w:trPr>
          <w:trHeight w:val="240"/>
        </w:trPr>
        <w:tc>
          <w:tcPr>
            <w:tcW w:w="3150" w:type="dxa"/>
            <w:tcBorders>
              <w:top w:val="nil"/>
              <w:left w:val="nil"/>
              <w:bottom w:val="nil"/>
              <w:right w:val="nil"/>
            </w:tcBorders>
            <w:tcMar/>
            <w:hideMark/>
          </w:tcPr>
          <w:p w:rsidRPr="008A4540" w:rsidR="00661191" w:rsidP="00DB20CA" w:rsidRDefault="00661191" w14:paraId="648AFAF8" w14:textId="77777777">
            <w:pPr>
              <w:jc w:val="both"/>
              <w:rPr>
                <w:rFonts w:ascii="Arial Narrow" w:hAnsi="Arial Narrow" w:cs="Arial"/>
                <w:b/>
                <w:sz w:val="20"/>
                <w:szCs w:val="20"/>
              </w:rPr>
            </w:pPr>
            <w:r w:rsidRPr="008A4540">
              <w:rPr>
                <w:rFonts w:ascii="Arial Narrow" w:hAnsi="Arial Narrow" w:cs="Arial"/>
                <w:b/>
                <w:sz w:val="20"/>
                <w:szCs w:val="20"/>
              </w:rPr>
              <w:t>2009</w:t>
            </w:r>
          </w:p>
        </w:tc>
        <w:tc>
          <w:tcPr>
            <w:tcW w:w="6172" w:type="dxa"/>
            <w:tcBorders>
              <w:top w:val="nil"/>
              <w:left w:val="nil"/>
              <w:bottom w:val="nil"/>
              <w:right w:val="nil"/>
            </w:tcBorders>
            <w:tcMar/>
            <w:hideMark/>
          </w:tcPr>
          <w:p w:rsidRPr="008A4540" w:rsidR="00661191" w:rsidP="00DB20CA" w:rsidRDefault="00661191" w14:paraId="42CADF99" w14:textId="77777777">
            <w:pPr>
              <w:rPr>
                <w:rFonts w:ascii="Arial Narrow" w:hAnsi="Arial Narrow" w:cs="Arial"/>
                <w:b/>
                <w:sz w:val="20"/>
                <w:szCs w:val="20"/>
              </w:rPr>
            </w:pPr>
            <w:r w:rsidRPr="008A4540">
              <w:rPr>
                <w:rFonts w:ascii="Arial Narrow" w:hAnsi="Arial Narrow" w:cs="Arial"/>
                <w:b/>
                <w:sz w:val="20"/>
                <w:szCs w:val="20"/>
              </w:rPr>
              <w:t xml:space="preserve">RECEPTACIÓN DE DATOS INFORMÁTICOS. </w:t>
            </w:r>
          </w:p>
        </w:tc>
      </w:tr>
      <w:tr w:rsidRPr="008A4540" w:rsidR="00661191" w:rsidTr="5FFAE9BA" w14:paraId="38726629" w14:textId="77777777">
        <w:trPr>
          <w:trHeight w:val="240"/>
        </w:trPr>
        <w:tc>
          <w:tcPr>
            <w:tcW w:w="3150" w:type="dxa"/>
            <w:tcBorders>
              <w:top w:val="nil"/>
              <w:left w:val="nil"/>
              <w:bottom w:val="nil"/>
              <w:right w:val="nil"/>
            </w:tcBorders>
            <w:tcMar/>
            <w:hideMark/>
          </w:tcPr>
          <w:p w:rsidRPr="008A4540" w:rsidR="00661191" w:rsidP="00DB20CA" w:rsidRDefault="00661191" w14:paraId="60D4546C" w14:textId="77777777">
            <w:pPr>
              <w:jc w:val="both"/>
              <w:rPr>
                <w:rFonts w:ascii="Arial Narrow" w:hAnsi="Arial Narrow" w:cs="Arial"/>
                <w:b/>
                <w:sz w:val="20"/>
                <w:szCs w:val="20"/>
              </w:rPr>
            </w:pPr>
            <w:r w:rsidRPr="008A4540">
              <w:rPr>
                <w:rFonts w:ascii="Arial Narrow" w:hAnsi="Arial Narrow" w:cs="Arial"/>
                <w:b/>
                <w:sz w:val="20"/>
                <w:szCs w:val="20"/>
              </w:rPr>
              <w:t> </w:t>
            </w:r>
          </w:p>
        </w:tc>
        <w:tc>
          <w:tcPr>
            <w:tcW w:w="6172" w:type="dxa"/>
            <w:tcBorders>
              <w:top w:val="nil"/>
              <w:left w:val="nil"/>
              <w:bottom w:val="nil"/>
              <w:right w:val="nil"/>
            </w:tcBorders>
            <w:tcMar/>
            <w:hideMark/>
          </w:tcPr>
          <w:p w:rsidRPr="008A4540" w:rsidR="00661191" w:rsidP="000A0CFD" w:rsidRDefault="00661191" w14:paraId="4CB78B93" w14:textId="77777777">
            <w:pPr>
              <w:jc w:val="both"/>
              <w:rPr>
                <w:rFonts w:ascii="Arial Narrow" w:hAnsi="Arial Narrow" w:cs="Arial"/>
                <w:sz w:val="20"/>
                <w:szCs w:val="20"/>
              </w:rPr>
            </w:pPr>
            <w:r w:rsidRPr="008A4540">
              <w:rPr>
                <w:rFonts w:ascii="Arial Narrow" w:hAnsi="Arial Narrow" w:cs="Arial"/>
                <w:sz w:val="20"/>
                <w:szCs w:val="20"/>
              </w:rPr>
              <w:t>ART. 6 LEY 21.459</w:t>
            </w:r>
          </w:p>
        </w:tc>
      </w:tr>
      <w:tr w:rsidRPr="008A4540" w:rsidR="00661191" w:rsidTr="5FFAE9BA" w14:paraId="0B404CD5" w14:textId="77777777">
        <w:trPr>
          <w:trHeight w:val="480"/>
        </w:trPr>
        <w:tc>
          <w:tcPr>
            <w:tcW w:w="3150" w:type="dxa"/>
            <w:tcBorders>
              <w:top w:val="nil"/>
              <w:left w:val="nil"/>
              <w:bottom w:val="nil"/>
              <w:right w:val="nil"/>
            </w:tcBorders>
            <w:tcMar/>
            <w:hideMark/>
          </w:tcPr>
          <w:p w:rsidRPr="008A4540" w:rsidR="00661191" w:rsidP="00DB20CA" w:rsidRDefault="00661191" w14:paraId="17C611FB" w14:textId="77777777">
            <w:pPr>
              <w:jc w:val="both"/>
              <w:rPr>
                <w:rFonts w:ascii="Arial Narrow" w:hAnsi="Arial Narrow" w:cs="Arial"/>
                <w:b/>
                <w:sz w:val="20"/>
                <w:szCs w:val="20"/>
              </w:rPr>
            </w:pPr>
            <w:r w:rsidRPr="008A4540">
              <w:rPr>
                <w:rFonts w:ascii="Arial Narrow" w:hAnsi="Arial Narrow" w:cs="Arial"/>
                <w:b/>
                <w:sz w:val="20"/>
                <w:szCs w:val="20"/>
              </w:rPr>
              <w:t> </w:t>
            </w:r>
          </w:p>
        </w:tc>
        <w:tc>
          <w:tcPr>
            <w:tcW w:w="6172" w:type="dxa"/>
            <w:tcBorders>
              <w:top w:val="nil"/>
              <w:left w:val="nil"/>
              <w:bottom w:val="nil"/>
              <w:right w:val="nil"/>
            </w:tcBorders>
            <w:tcMar/>
            <w:hideMark/>
          </w:tcPr>
          <w:p w:rsidRPr="008A4540" w:rsidR="00661191" w:rsidP="000A0CFD" w:rsidRDefault="00661191" w14:paraId="24AC90EB" w14:textId="438C98E1">
            <w:pPr>
              <w:jc w:val="both"/>
              <w:rPr>
                <w:rFonts w:ascii="Arial Narrow" w:hAnsi="Arial Narrow" w:cs="Arial"/>
                <w:sz w:val="20"/>
                <w:szCs w:val="20"/>
              </w:rPr>
            </w:pPr>
            <w:r w:rsidRPr="008A4540">
              <w:rPr>
                <w:rFonts w:ascii="Arial Narrow" w:hAnsi="Arial Narrow" w:cs="Arial"/>
                <w:sz w:val="20"/>
                <w:szCs w:val="20"/>
              </w:rPr>
              <w:t>Sanciona al que conociendo su origen o no pudiendo menos que conocerlo comercialice, transfiera o almacene con el mismo objeto u otro fin ilícito, a cualquier título, datos informáticos, provenientes de la realización de las conductas descritas en los artículos 2°, 3° y 5°.</w:t>
            </w:r>
          </w:p>
        </w:tc>
      </w:tr>
      <w:tr w:rsidRPr="008A4540" w:rsidR="00661191" w:rsidTr="5FFAE9BA" w14:paraId="00CE1A82" w14:textId="77777777">
        <w:trPr>
          <w:trHeight w:val="240"/>
        </w:trPr>
        <w:tc>
          <w:tcPr>
            <w:tcW w:w="3150" w:type="dxa"/>
            <w:tcBorders>
              <w:top w:val="nil"/>
              <w:left w:val="nil"/>
              <w:bottom w:val="nil"/>
              <w:right w:val="nil"/>
            </w:tcBorders>
            <w:tcMar/>
            <w:hideMark/>
          </w:tcPr>
          <w:p w:rsidRPr="008A4540" w:rsidR="00661191" w:rsidP="00DB20CA" w:rsidRDefault="00661191" w14:paraId="3CD04977" w14:textId="2C139AA0">
            <w:pPr>
              <w:jc w:val="both"/>
              <w:rPr>
                <w:rFonts w:ascii="Arial Narrow" w:hAnsi="Arial Narrow"/>
                <w:sz w:val="20"/>
                <w:szCs w:val="20"/>
              </w:rPr>
            </w:pPr>
          </w:p>
        </w:tc>
        <w:tc>
          <w:tcPr>
            <w:tcW w:w="6172" w:type="dxa"/>
            <w:tcBorders>
              <w:top w:val="nil"/>
              <w:left w:val="nil"/>
              <w:bottom w:val="nil"/>
              <w:right w:val="nil"/>
            </w:tcBorders>
            <w:tcMar/>
            <w:hideMark/>
          </w:tcPr>
          <w:p w:rsidRPr="008A4540" w:rsidR="00661191" w:rsidP="00DB20CA" w:rsidRDefault="00661191" w14:paraId="1D9F3C04" w14:textId="77777777">
            <w:pPr>
              <w:rPr>
                <w:rFonts w:ascii="Arial Narrow" w:hAnsi="Arial Narrow"/>
                <w:sz w:val="20"/>
                <w:szCs w:val="20"/>
              </w:rPr>
            </w:pPr>
            <w:r w:rsidRPr="008A4540">
              <w:rPr>
                <w:rFonts w:ascii="Arial Narrow" w:hAnsi="Arial Narrow"/>
                <w:sz w:val="20"/>
                <w:szCs w:val="20"/>
              </w:rPr>
              <w:t> </w:t>
            </w:r>
          </w:p>
        </w:tc>
      </w:tr>
      <w:tr w:rsidRPr="008A4540" w:rsidR="00661191" w:rsidTr="5FFAE9BA" w14:paraId="571A480B" w14:textId="77777777">
        <w:trPr>
          <w:trHeight w:val="240"/>
        </w:trPr>
        <w:tc>
          <w:tcPr>
            <w:tcW w:w="3150" w:type="dxa"/>
            <w:tcBorders>
              <w:top w:val="nil"/>
              <w:left w:val="nil"/>
              <w:bottom w:val="nil"/>
              <w:right w:val="nil"/>
            </w:tcBorders>
            <w:tcMar/>
            <w:hideMark/>
          </w:tcPr>
          <w:p w:rsidRPr="008A4540" w:rsidR="00661191" w:rsidP="00DB20CA" w:rsidRDefault="00661191" w14:paraId="7DDB916A" w14:textId="77777777">
            <w:pPr>
              <w:jc w:val="both"/>
              <w:rPr>
                <w:rFonts w:ascii="Arial Narrow" w:hAnsi="Arial Narrow" w:cs="Arial"/>
                <w:b/>
                <w:sz w:val="20"/>
                <w:szCs w:val="20"/>
              </w:rPr>
            </w:pPr>
            <w:r w:rsidRPr="008A4540">
              <w:rPr>
                <w:rFonts w:ascii="Arial Narrow" w:hAnsi="Arial Narrow" w:cs="Arial"/>
                <w:b/>
                <w:sz w:val="20"/>
                <w:szCs w:val="20"/>
              </w:rPr>
              <w:t>2010</w:t>
            </w:r>
          </w:p>
        </w:tc>
        <w:tc>
          <w:tcPr>
            <w:tcW w:w="6172" w:type="dxa"/>
            <w:tcBorders>
              <w:top w:val="nil"/>
              <w:left w:val="nil"/>
              <w:bottom w:val="nil"/>
              <w:right w:val="nil"/>
            </w:tcBorders>
            <w:tcMar/>
            <w:hideMark/>
          </w:tcPr>
          <w:p w:rsidRPr="008A4540" w:rsidR="00661191" w:rsidP="00DB20CA" w:rsidRDefault="00661191" w14:paraId="6B668572" w14:textId="77777777">
            <w:pPr>
              <w:rPr>
                <w:rFonts w:ascii="Arial Narrow" w:hAnsi="Arial Narrow" w:cs="Arial"/>
                <w:b/>
                <w:sz w:val="20"/>
                <w:szCs w:val="20"/>
              </w:rPr>
            </w:pPr>
            <w:r w:rsidRPr="008A4540">
              <w:rPr>
                <w:rFonts w:ascii="Arial Narrow" w:hAnsi="Arial Narrow" w:cs="Arial"/>
                <w:b/>
                <w:sz w:val="20"/>
                <w:szCs w:val="20"/>
              </w:rPr>
              <w:t>OTROS FRAUDES INFORMÁTICOS.</w:t>
            </w:r>
          </w:p>
        </w:tc>
      </w:tr>
      <w:tr w:rsidRPr="008A4540" w:rsidR="00661191" w:rsidTr="5FFAE9BA" w14:paraId="52BD43D9" w14:textId="77777777">
        <w:trPr>
          <w:trHeight w:val="240"/>
        </w:trPr>
        <w:tc>
          <w:tcPr>
            <w:tcW w:w="3150" w:type="dxa"/>
            <w:tcBorders>
              <w:top w:val="nil"/>
              <w:left w:val="nil"/>
              <w:bottom w:val="nil"/>
              <w:right w:val="nil"/>
            </w:tcBorders>
            <w:tcMar/>
            <w:hideMark/>
          </w:tcPr>
          <w:p w:rsidRPr="008A4540" w:rsidR="00661191" w:rsidP="00DB20CA" w:rsidRDefault="00661191" w14:paraId="264AC1E9" w14:textId="071FACDE">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1CFDE169" w14:textId="77777777">
            <w:pPr>
              <w:jc w:val="both"/>
              <w:rPr>
                <w:rFonts w:ascii="Arial Narrow" w:hAnsi="Arial Narrow" w:cs="Arial"/>
                <w:sz w:val="20"/>
                <w:szCs w:val="20"/>
              </w:rPr>
            </w:pPr>
            <w:r w:rsidRPr="008A4540">
              <w:rPr>
                <w:rFonts w:ascii="Arial Narrow" w:hAnsi="Arial Narrow" w:cs="Arial"/>
                <w:sz w:val="20"/>
                <w:szCs w:val="20"/>
              </w:rPr>
              <w:t>ART. 7 LEY 21.459</w:t>
            </w:r>
          </w:p>
        </w:tc>
      </w:tr>
      <w:tr w:rsidRPr="008A4540" w:rsidR="00661191" w:rsidTr="5FFAE9BA" w14:paraId="7831718F" w14:textId="77777777">
        <w:trPr>
          <w:trHeight w:val="720"/>
        </w:trPr>
        <w:tc>
          <w:tcPr>
            <w:tcW w:w="3150" w:type="dxa"/>
            <w:tcBorders>
              <w:top w:val="nil"/>
              <w:left w:val="nil"/>
              <w:bottom w:val="nil"/>
              <w:right w:val="nil"/>
            </w:tcBorders>
            <w:tcMar/>
            <w:hideMark/>
          </w:tcPr>
          <w:p w:rsidRPr="008A4540" w:rsidR="00661191" w:rsidP="00DB20CA" w:rsidRDefault="00661191" w14:paraId="41E0B958" w14:textId="653771B9">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653332D1" w14:textId="77777777">
            <w:pPr>
              <w:jc w:val="both"/>
              <w:rPr>
                <w:rFonts w:ascii="Arial Narrow" w:hAnsi="Arial Narrow" w:cs="Arial"/>
                <w:sz w:val="20"/>
                <w:szCs w:val="20"/>
              </w:rPr>
            </w:pPr>
            <w:r w:rsidRPr="008A4540">
              <w:rPr>
                <w:rFonts w:ascii="Arial Narrow" w:hAnsi="Arial Narrow" w:cs="Arial"/>
                <w:sz w:val="20"/>
                <w:szCs w:val="20"/>
              </w:rPr>
              <w:t xml:space="preserve">Sanciona al que, causando perjuicio a otro, con la finalidad de obtener un beneficio económico para sí o para un tercero, manipule un sistema informático, mediante la introducción, alteración, daño o supresión de datos informáticos o a través de cualquier interferencia en el funcionamiento de un sistema informático: </w:t>
            </w:r>
          </w:p>
        </w:tc>
      </w:tr>
      <w:tr w:rsidRPr="008A4540" w:rsidR="00661191" w:rsidTr="5FFAE9BA" w14:paraId="624C2386" w14:textId="77777777">
        <w:trPr>
          <w:trHeight w:val="240"/>
        </w:trPr>
        <w:tc>
          <w:tcPr>
            <w:tcW w:w="3150" w:type="dxa"/>
            <w:tcBorders>
              <w:top w:val="nil"/>
              <w:left w:val="nil"/>
              <w:bottom w:val="nil"/>
              <w:right w:val="nil"/>
            </w:tcBorders>
            <w:tcMar/>
            <w:hideMark/>
          </w:tcPr>
          <w:p w:rsidRPr="008A4540" w:rsidR="00661191" w:rsidP="00DB20CA" w:rsidRDefault="00661191" w14:paraId="1BDE81E6" w14:textId="1B12C570">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422A0D47" w14:textId="77777777">
            <w:pPr>
              <w:jc w:val="both"/>
              <w:rPr>
                <w:rFonts w:ascii="Arial Narrow" w:hAnsi="Arial Narrow" w:cs="Arial"/>
                <w:sz w:val="20"/>
                <w:szCs w:val="20"/>
              </w:rPr>
            </w:pPr>
            <w:r w:rsidRPr="008A4540">
              <w:rPr>
                <w:rFonts w:ascii="Arial Narrow" w:hAnsi="Arial Narrow" w:cs="Arial"/>
                <w:sz w:val="20"/>
                <w:szCs w:val="20"/>
              </w:rPr>
              <w:t xml:space="preserve">1) Si el valor del perjuicio excediera de cuarenta unidades tributarias mensuales. </w:t>
            </w:r>
          </w:p>
        </w:tc>
      </w:tr>
      <w:tr w:rsidRPr="008A4540" w:rsidR="00661191" w:rsidTr="5FFAE9BA" w14:paraId="22DAF910" w14:textId="77777777">
        <w:trPr>
          <w:trHeight w:val="240"/>
        </w:trPr>
        <w:tc>
          <w:tcPr>
            <w:tcW w:w="3150" w:type="dxa"/>
            <w:tcBorders>
              <w:top w:val="nil"/>
              <w:left w:val="nil"/>
              <w:bottom w:val="nil"/>
              <w:right w:val="nil"/>
            </w:tcBorders>
            <w:tcMar/>
            <w:hideMark/>
          </w:tcPr>
          <w:p w:rsidRPr="008A4540" w:rsidR="00661191" w:rsidP="00DB20CA" w:rsidRDefault="00661191" w14:paraId="1DFBB781" w14:textId="3A2D1D80">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5CBB91F3" w14:textId="77777777">
            <w:pPr>
              <w:jc w:val="both"/>
              <w:rPr>
                <w:rFonts w:ascii="Arial Narrow" w:hAnsi="Arial Narrow" w:cs="Arial"/>
                <w:sz w:val="20"/>
                <w:szCs w:val="20"/>
              </w:rPr>
            </w:pPr>
            <w:r w:rsidRPr="008A4540">
              <w:rPr>
                <w:rFonts w:ascii="Arial Narrow" w:hAnsi="Arial Narrow" w:cs="Arial"/>
                <w:sz w:val="20"/>
                <w:szCs w:val="20"/>
              </w:rPr>
              <w:t xml:space="preserve">2) Si el valor del perjuicio excediere de cuatro unidades tributarias mensuales y no pasare de cuarenta unidades tributarias mensuales. </w:t>
            </w:r>
          </w:p>
        </w:tc>
      </w:tr>
      <w:tr w:rsidRPr="008A4540" w:rsidR="00661191" w:rsidTr="5FFAE9BA" w14:paraId="122696AF" w14:textId="77777777">
        <w:trPr>
          <w:trHeight w:val="240"/>
        </w:trPr>
        <w:tc>
          <w:tcPr>
            <w:tcW w:w="3150" w:type="dxa"/>
            <w:tcBorders>
              <w:top w:val="nil"/>
              <w:left w:val="nil"/>
              <w:bottom w:val="nil"/>
              <w:right w:val="nil"/>
            </w:tcBorders>
            <w:tcMar/>
            <w:hideMark/>
          </w:tcPr>
          <w:p w:rsidRPr="008A4540" w:rsidR="00661191" w:rsidP="00DB20CA" w:rsidRDefault="00661191" w14:paraId="45918FDD" w14:textId="6FD179BC">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7C48DBD6" w14:textId="77777777">
            <w:pPr>
              <w:jc w:val="both"/>
              <w:rPr>
                <w:rFonts w:ascii="Arial Narrow" w:hAnsi="Arial Narrow" w:cs="Arial"/>
                <w:sz w:val="20"/>
                <w:szCs w:val="20"/>
              </w:rPr>
            </w:pPr>
            <w:r w:rsidRPr="008A4540">
              <w:rPr>
                <w:rFonts w:ascii="Arial Narrow" w:hAnsi="Arial Narrow" w:cs="Arial"/>
                <w:sz w:val="20"/>
                <w:szCs w:val="20"/>
              </w:rPr>
              <w:t xml:space="preserve">3) Si el valor del perjuicio no excediere de cuatro unidades tributarias mensuales. </w:t>
            </w:r>
          </w:p>
        </w:tc>
      </w:tr>
      <w:tr w:rsidRPr="008A4540" w:rsidR="00661191" w:rsidTr="5FFAE9BA" w14:paraId="76D7587A" w14:textId="77777777">
        <w:trPr>
          <w:trHeight w:val="240"/>
        </w:trPr>
        <w:tc>
          <w:tcPr>
            <w:tcW w:w="3150" w:type="dxa"/>
            <w:tcBorders>
              <w:top w:val="nil"/>
              <w:left w:val="nil"/>
              <w:bottom w:val="nil"/>
              <w:right w:val="nil"/>
            </w:tcBorders>
            <w:tcMar/>
            <w:hideMark/>
          </w:tcPr>
          <w:p w:rsidRPr="008A4540" w:rsidR="00661191" w:rsidP="00DB20CA" w:rsidRDefault="00661191" w14:paraId="6D6F6773" w14:textId="52381104">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65E0A99A" w14:textId="77777777">
            <w:pPr>
              <w:jc w:val="both"/>
              <w:rPr>
                <w:rFonts w:ascii="Arial Narrow" w:hAnsi="Arial Narrow" w:cs="Arial"/>
                <w:sz w:val="20"/>
                <w:szCs w:val="20"/>
              </w:rPr>
            </w:pPr>
            <w:r w:rsidRPr="008A4540">
              <w:rPr>
                <w:rFonts w:ascii="Arial Narrow" w:hAnsi="Arial Narrow" w:cs="Arial"/>
                <w:sz w:val="20"/>
                <w:szCs w:val="20"/>
              </w:rPr>
              <w:t>4) Si el valor del perjuicio excediere de cuatrocientas unidades tributarias mensuales.</w:t>
            </w:r>
          </w:p>
        </w:tc>
      </w:tr>
      <w:tr w:rsidRPr="008A4540" w:rsidR="00661191" w:rsidTr="5FFAE9BA" w14:paraId="036770AE" w14:textId="77777777">
        <w:trPr>
          <w:trHeight w:val="240"/>
        </w:trPr>
        <w:tc>
          <w:tcPr>
            <w:tcW w:w="3150" w:type="dxa"/>
            <w:tcBorders>
              <w:top w:val="nil"/>
              <w:left w:val="nil"/>
              <w:bottom w:val="nil"/>
              <w:right w:val="nil"/>
            </w:tcBorders>
            <w:tcMar/>
            <w:hideMark/>
          </w:tcPr>
          <w:p w:rsidRPr="008A4540" w:rsidR="00661191" w:rsidP="00DB20CA" w:rsidRDefault="00661191" w14:paraId="3E6A30DD" w14:textId="4BF199B3">
            <w:pPr>
              <w:jc w:val="both"/>
              <w:rPr>
                <w:rFonts w:ascii="Arial Narrow" w:hAnsi="Arial Narrow"/>
                <w:sz w:val="20"/>
                <w:szCs w:val="20"/>
              </w:rPr>
            </w:pPr>
          </w:p>
        </w:tc>
        <w:tc>
          <w:tcPr>
            <w:tcW w:w="6172" w:type="dxa"/>
            <w:tcBorders>
              <w:top w:val="nil"/>
              <w:left w:val="nil"/>
              <w:bottom w:val="nil"/>
              <w:right w:val="nil"/>
            </w:tcBorders>
            <w:tcMar/>
            <w:hideMark/>
          </w:tcPr>
          <w:p w:rsidRPr="008A4540" w:rsidR="00661191" w:rsidP="00DB20CA" w:rsidRDefault="00661191" w14:paraId="0AE16189" w14:textId="57B4F64A">
            <w:pPr>
              <w:rPr>
                <w:rFonts w:ascii="Arial Narrow" w:hAnsi="Arial Narrow"/>
                <w:sz w:val="20"/>
                <w:szCs w:val="20"/>
              </w:rPr>
            </w:pPr>
          </w:p>
        </w:tc>
      </w:tr>
      <w:tr w:rsidRPr="008A4540" w:rsidR="00661191" w:rsidTr="5FFAE9BA" w14:paraId="7FF52859" w14:textId="77777777">
        <w:trPr>
          <w:trHeight w:val="240"/>
        </w:trPr>
        <w:tc>
          <w:tcPr>
            <w:tcW w:w="3150" w:type="dxa"/>
            <w:tcBorders>
              <w:top w:val="nil"/>
              <w:left w:val="nil"/>
              <w:bottom w:val="nil"/>
              <w:right w:val="nil"/>
            </w:tcBorders>
            <w:tcMar/>
            <w:hideMark/>
          </w:tcPr>
          <w:p w:rsidRPr="008A4540" w:rsidR="00661191" w:rsidRDefault="00661191" w14:paraId="325A879F" w14:textId="371B9ADD">
            <w:pPr>
              <w:jc w:val="both"/>
              <w:rPr>
                <w:rFonts w:ascii="Arial Narrow" w:hAnsi="Arial Narrow" w:cs="Arial"/>
                <w:b/>
                <w:sz w:val="20"/>
                <w:szCs w:val="20"/>
              </w:rPr>
            </w:pPr>
            <w:r w:rsidRPr="008A4540">
              <w:rPr>
                <w:rFonts w:ascii="Arial Narrow" w:hAnsi="Arial Narrow" w:cs="Arial"/>
                <w:b/>
                <w:sz w:val="20"/>
                <w:szCs w:val="20"/>
              </w:rPr>
              <w:t>2011</w:t>
            </w:r>
          </w:p>
        </w:tc>
        <w:tc>
          <w:tcPr>
            <w:tcW w:w="6172" w:type="dxa"/>
            <w:tcBorders>
              <w:top w:val="nil"/>
              <w:left w:val="nil"/>
              <w:bottom w:val="nil"/>
              <w:right w:val="nil"/>
            </w:tcBorders>
            <w:tcMar/>
            <w:hideMark/>
          </w:tcPr>
          <w:p w:rsidRPr="008A4540" w:rsidR="00661191" w:rsidP="00DB20CA" w:rsidRDefault="00661191" w14:paraId="5611B261" w14:textId="77777777">
            <w:pPr>
              <w:rPr>
                <w:rFonts w:ascii="Arial Narrow" w:hAnsi="Arial Narrow" w:cs="Arial"/>
                <w:b/>
                <w:sz w:val="20"/>
                <w:szCs w:val="20"/>
              </w:rPr>
            </w:pPr>
            <w:r w:rsidRPr="008A4540">
              <w:rPr>
                <w:rFonts w:ascii="Arial Narrow" w:hAnsi="Arial Narrow" w:cs="Arial"/>
                <w:b/>
                <w:sz w:val="20"/>
                <w:szCs w:val="20"/>
              </w:rPr>
              <w:t>ABUSO DE LOS DISPOSITIVOS.</w:t>
            </w:r>
          </w:p>
        </w:tc>
      </w:tr>
      <w:tr w:rsidRPr="008A4540" w:rsidR="00661191" w:rsidTr="5FFAE9BA" w14:paraId="3031E69E" w14:textId="77777777">
        <w:trPr>
          <w:trHeight w:val="240"/>
        </w:trPr>
        <w:tc>
          <w:tcPr>
            <w:tcW w:w="3150" w:type="dxa"/>
            <w:tcBorders>
              <w:top w:val="nil"/>
              <w:left w:val="nil"/>
              <w:bottom w:val="nil"/>
              <w:right w:val="nil"/>
            </w:tcBorders>
            <w:tcMar/>
            <w:hideMark/>
          </w:tcPr>
          <w:p w:rsidRPr="008A4540" w:rsidR="00661191" w:rsidP="00DB20CA" w:rsidRDefault="00661191" w14:paraId="7B19DADC" w14:textId="0EA23A4D">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29EE25EE" w14:textId="77777777">
            <w:pPr>
              <w:jc w:val="both"/>
              <w:rPr>
                <w:rFonts w:ascii="Arial Narrow" w:hAnsi="Arial Narrow" w:cs="Arial"/>
                <w:sz w:val="20"/>
                <w:szCs w:val="20"/>
              </w:rPr>
            </w:pPr>
            <w:r w:rsidRPr="008A4540">
              <w:rPr>
                <w:rFonts w:ascii="Arial Narrow" w:hAnsi="Arial Narrow" w:cs="Arial"/>
                <w:sz w:val="20"/>
                <w:szCs w:val="20"/>
              </w:rPr>
              <w:t>ART. 8 LEY 21.459</w:t>
            </w:r>
          </w:p>
        </w:tc>
      </w:tr>
      <w:tr w:rsidRPr="008A4540" w:rsidR="00661191" w:rsidTr="5FFAE9BA" w14:paraId="12D4C65D" w14:textId="77777777">
        <w:trPr>
          <w:trHeight w:val="960"/>
        </w:trPr>
        <w:tc>
          <w:tcPr>
            <w:tcW w:w="3150" w:type="dxa"/>
            <w:tcBorders>
              <w:top w:val="nil"/>
              <w:left w:val="nil"/>
              <w:bottom w:val="nil"/>
              <w:right w:val="nil"/>
            </w:tcBorders>
            <w:tcMar/>
            <w:hideMark/>
          </w:tcPr>
          <w:p w:rsidRPr="008A4540" w:rsidR="00661191" w:rsidP="00DB20CA" w:rsidRDefault="00661191" w14:paraId="0568F5FF" w14:textId="00A36063">
            <w:pPr>
              <w:jc w:val="both"/>
              <w:rPr>
                <w:rFonts w:ascii="Arial Narrow" w:hAnsi="Arial Narrow" w:cs="Arial"/>
                <w:b/>
                <w:sz w:val="20"/>
                <w:szCs w:val="20"/>
              </w:rPr>
            </w:pPr>
          </w:p>
        </w:tc>
        <w:tc>
          <w:tcPr>
            <w:tcW w:w="6172" w:type="dxa"/>
            <w:tcBorders>
              <w:top w:val="nil"/>
              <w:left w:val="nil"/>
              <w:bottom w:val="nil"/>
              <w:right w:val="nil"/>
            </w:tcBorders>
            <w:tcMar/>
            <w:hideMark/>
          </w:tcPr>
          <w:p w:rsidRPr="008A4540" w:rsidR="00661191" w:rsidP="000A0CFD" w:rsidRDefault="00661191" w14:paraId="26B1ECC3" w14:textId="77777777">
            <w:pPr>
              <w:jc w:val="both"/>
              <w:rPr>
                <w:rFonts w:ascii="Arial Narrow" w:hAnsi="Arial Narrow" w:cs="Arial"/>
                <w:sz w:val="20"/>
                <w:szCs w:val="20"/>
              </w:rPr>
            </w:pPr>
            <w:r w:rsidRPr="008A4540">
              <w:rPr>
                <w:rFonts w:ascii="Arial Narrow" w:hAnsi="Arial Narrow" w:cs="Arial"/>
                <w:sz w:val="20"/>
                <w:szCs w:val="20"/>
              </w:rPr>
              <w:t xml:space="preserve">Sanciona al que para la perpetración de los delitos previstos en los artículos 1° a 4° de esta ley o de las conductas señaladas en el artículo 7°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20.009, entregare u obtuviere para su utilización, importare, difundiera o realizare otra forma de puesta a disposición uno o más dispositivos, programas computacionales, contraseñas, códigos de seguridad o de acceso u </w:t>
            </w:r>
            <w:r w:rsidRPr="008A4540">
              <w:rPr>
                <w:rFonts w:ascii="Arial Narrow" w:hAnsi="Arial Narrow" w:cs="Arial"/>
                <w:sz w:val="20"/>
                <w:szCs w:val="20"/>
              </w:rPr>
              <w:lastRenderedPageBreak/>
              <w:t>otros datos similares, creados o adaptados principalmente para la perpetración de dichos delitos.</w:t>
            </w:r>
          </w:p>
        </w:tc>
      </w:tr>
      <w:tr w:rsidRPr="008A4540" w:rsidR="00661191" w:rsidTr="5FFAE9BA" w14:paraId="732554F6" w14:textId="77777777">
        <w:trPr>
          <w:trHeight w:val="74"/>
        </w:trPr>
        <w:tc>
          <w:tcPr>
            <w:tcW w:w="3150" w:type="dxa"/>
            <w:tcMar/>
          </w:tcPr>
          <w:p w:rsidRPr="008A4540" w:rsidR="00661191" w:rsidP="007A506E" w:rsidRDefault="00661191" w14:paraId="14EAE5F2" w14:textId="77777777">
            <w:pPr>
              <w:rPr>
                <w:rFonts w:ascii="Arial Narrow" w:hAnsi="Arial Narrow"/>
                <w:sz w:val="20"/>
                <w:szCs w:val="20"/>
              </w:rPr>
            </w:pPr>
          </w:p>
        </w:tc>
        <w:tc>
          <w:tcPr>
            <w:tcW w:w="6172" w:type="dxa"/>
            <w:tcMar/>
          </w:tcPr>
          <w:p w:rsidRPr="008A4540" w:rsidR="00661191" w:rsidP="00A45A88" w:rsidRDefault="00661191" w14:paraId="128428FE" w14:textId="77777777">
            <w:pPr>
              <w:jc w:val="both"/>
              <w:rPr>
                <w:rFonts w:ascii="Arial Narrow" w:hAnsi="Arial Narrow" w:cs="Arial"/>
                <w:sz w:val="20"/>
                <w:szCs w:val="20"/>
              </w:rPr>
            </w:pPr>
          </w:p>
        </w:tc>
      </w:tr>
      <w:tr w:rsidRPr="008A4540" w:rsidR="00661191" w:rsidTr="5FFAE9BA" w14:paraId="01A67673" w14:textId="77777777">
        <w:trPr>
          <w:trHeight w:val="547"/>
        </w:trPr>
        <w:tc>
          <w:tcPr>
            <w:tcW w:w="9322" w:type="dxa"/>
            <w:gridSpan w:val="2"/>
            <w:shd w:val="clear" w:color="auto" w:fill="BFBFBF" w:themeFill="background1" w:themeFillShade="BF"/>
            <w:tcMar/>
          </w:tcPr>
          <w:p w:rsidRPr="008A4540" w:rsidR="00661191" w:rsidP="007A506E" w:rsidRDefault="00661191" w14:paraId="0EFFAD42" w14:textId="77777777">
            <w:pPr>
              <w:jc w:val="both"/>
              <w:rPr>
                <w:rFonts w:ascii="Arial Narrow" w:hAnsi="Arial Narrow" w:cs="Arial"/>
                <w:sz w:val="20"/>
                <w:szCs w:val="20"/>
              </w:rPr>
            </w:pPr>
            <w:r w:rsidRPr="008A4540">
              <w:rPr>
                <w:rFonts w:ascii="Arial Narrow" w:hAnsi="Arial Narrow" w:cs="Arial"/>
                <w:b/>
                <w:bCs/>
                <w:sz w:val="20"/>
                <w:szCs w:val="20"/>
              </w:rPr>
              <w:t>LEY GENERAL DE BANCOS D.F.L. 252 DE 1960 (03001-03099)</w:t>
            </w:r>
          </w:p>
        </w:tc>
      </w:tr>
      <w:tr w:rsidRPr="008A4540" w:rsidR="00661191" w:rsidTr="5FFAE9BA" w14:paraId="0DBD298E" w14:textId="77777777">
        <w:trPr>
          <w:trHeight w:val="74"/>
        </w:trPr>
        <w:tc>
          <w:tcPr>
            <w:tcW w:w="3150" w:type="dxa"/>
            <w:tcMar/>
          </w:tcPr>
          <w:p w:rsidRPr="008A4540" w:rsidR="00661191" w:rsidP="007A506E" w:rsidRDefault="00661191" w14:paraId="6A1AD977" w14:textId="77777777">
            <w:pPr>
              <w:rPr>
                <w:rFonts w:ascii="Arial Narrow" w:hAnsi="Arial Narrow"/>
                <w:sz w:val="20"/>
                <w:szCs w:val="20"/>
              </w:rPr>
            </w:pPr>
          </w:p>
        </w:tc>
        <w:tc>
          <w:tcPr>
            <w:tcW w:w="6172" w:type="dxa"/>
            <w:tcMar/>
          </w:tcPr>
          <w:p w:rsidRPr="008A4540" w:rsidR="00661191" w:rsidP="007A506E" w:rsidRDefault="00661191" w14:paraId="23159335" w14:textId="77777777">
            <w:pPr>
              <w:jc w:val="both"/>
              <w:rPr>
                <w:rFonts w:ascii="Arial Narrow" w:hAnsi="Arial Narrow" w:cs="Arial"/>
                <w:sz w:val="20"/>
                <w:szCs w:val="20"/>
              </w:rPr>
            </w:pPr>
          </w:p>
        </w:tc>
      </w:tr>
      <w:tr w:rsidRPr="008A4540" w:rsidR="00661191" w:rsidTr="5FFAE9BA" w14:paraId="1251F43B" w14:textId="77777777">
        <w:trPr>
          <w:trHeight w:val="74"/>
        </w:trPr>
        <w:tc>
          <w:tcPr>
            <w:tcW w:w="3150" w:type="dxa"/>
            <w:tcMar/>
          </w:tcPr>
          <w:p w:rsidRPr="008A4540" w:rsidR="00661191" w:rsidP="007A506E" w:rsidRDefault="00661191" w14:paraId="2CEFE323"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7A506E" w:rsidRDefault="00661191" w14:paraId="09E97230" w14:textId="77777777">
            <w:pPr>
              <w:jc w:val="both"/>
              <w:rPr>
                <w:rFonts w:ascii="Arial Narrow" w:hAnsi="Arial Narrow" w:cs="Arial"/>
                <w:sz w:val="20"/>
                <w:szCs w:val="20"/>
              </w:rPr>
            </w:pPr>
            <w:r w:rsidRPr="008A4540">
              <w:rPr>
                <w:rFonts w:ascii="Arial Narrow" w:hAnsi="Arial Narrow" w:cs="Arial"/>
                <w:sz w:val="20"/>
                <w:szCs w:val="20"/>
              </w:rPr>
              <w:t>(03001-03099)</w:t>
            </w:r>
          </w:p>
          <w:p w:rsidRPr="008A4540" w:rsidR="00661191" w:rsidP="007A506E" w:rsidRDefault="00661191" w14:paraId="5BCE3EF4" w14:textId="77777777">
            <w:pPr>
              <w:jc w:val="both"/>
              <w:rPr>
                <w:rFonts w:ascii="Arial Narrow" w:hAnsi="Arial Narrow" w:cs="Arial"/>
                <w:sz w:val="20"/>
                <w:szCs w:val="20"/>
              </w:rPr>
            </w:pPr>
          </w:p>
        </w:tc>
      </w:tr>
      <w:tr w:rsidRPr="008A4540" w:rsidR="00661191" w:rsidTr="5FFAE9BA" w14:paraId="53EFB037" w14:textId="77777777">
        <w:trPr>
          <w:trHeight w:val="74"/>
        </w:trPr>
        <w:tc>
          <w:tcPr>
            <w:tcW w:w="3150" w:type="dxa"/>
            <w:tcMar/>
          </w:tcPr>
          <w:p w:rsidRPr="008A4540" w:rsidR="00661191" w:rsidP="00457A71" w:rsidRDefault="00661191" w14:paraId="6D1329E3" w14:textId="77777777">
            <w:pPr>
              <w:jc w:val="both"/>
              <w:rPr>
                <w:rFonts w:ascii="Arial Narrow" w:hAnsi="Arial Narrow" w:cs="Arial"/>
                <w:b/>
                <w:sz w:val="20"/>
                <w:szCs w:val="20"/>
              </w:rPr>
            </w:pPr>
            <w:r w:rsidRPr="008A4540">
              <w:rPr>
                <w:rFonts w:ascii="Arial Narrow" w:hAnsi="Arial Narrow" w:cs="Arial"/>
                <w:b/>
                <w:sz w:val="20"/>
                <w:szCs w:val="20"/>
              </w:rPr>
              <w:t>3001</w:t>
            </w:r>
          </w:p>
        </w:tc>
        <w:tc>
          <w:tcPr>
            <w:tcW w:w="6172" w:type="dxa"/>
            <w:tcMar/>
          </w:tcPr>
          <w:p w:rsidRPr="008A4540" w:rsidR="00661191" w:rsidP="00457A71" w:rsidRDefault="00661191" w14:paraId="133ADAFC" w14:textId="77777777">
            <w:pPr>
              <w:jc w:val="both"/>
              <w:rPr>
                <w:rFonts w:ascii="Arial Narrow" w:hAnsi="Arial Narrow" w:cs="Arial"/>
                <w:b/>
                <w:sz w:val="20"/>
                <w:szCs w:val="20"/>
              </w:rPr>
            </w:pPr>
            <w:r w:rsidRPr="008A4540">
              <w:rPr>
                <w:rFonts w:ascii="Arial Narrow" w:hAnsi="Arial Narrow" w:cs="Arial"/>
                <w:b/>
                <w:sz w:val="20"/>
                <w:szCs w:val="20"/>
              </w:rPr>
              <w:t>OBTENCION FRAUDULENTA DE CRÉDITOS.</w:t>
            </w:r>
          </w:p>
        </w:tc>
      </w:tr>
      <w:tr w:rsidRPr="008A4540" w:rsidR="00661191" w:rsidTr="5FFAE9BA" w14:paraId="0A784C30" w14:textId="77777777">
        <w:trPr>
          <w:trHeight w:val="74"/>
        </w:trPr>
        <w:tc>
          <w:tcPr>
            <w:tcW w:w="3150" w:type="dxa"/>
            <w:tcMar/>
          </w:tcPr>
          <w:p w:rsidRPr="008A4540" w:rsidR="00661191" w:rsidP="007A506E" w:rsidRDefault="00661191" w14:paraId="2D481070" w14:textId="77777777">
            <w:pPr>
              <w:rPr>
                <w:rFonts w:ascii="Arial Narrow" w:hAnsi="Arial Narrow"/>
                <w:sz w:val="20"/>
                <w:szCs w:val="20"/>
              </w:rPr>
            </w:pPr>
          </w:p>
        </w:tc>
        <w:tc>
          <w:tcPr>
            <w:tcW w:w="6172" w:type="dxa"/>
            <w:tcMar/>
          </w:tcPr>
          <w:p w:rsidRPr="008A4540" w:rsidR="00661191" w:rsidP="007A506E" w:rsidRDefault="00661191" w14:paraId="40AB6617" w14:textId="77777777">
            <w:pPr>
              <w:jc w:val="both"/>
              <w:rPr>
                <w:rFonts w:ascii="Arial Narrow" w:hAnsi="Arial Narrow" w:cs="Arial"/>
                <w:sz w:val="20"/>
                <w:szCs w:val="20"/>
              </w:rPr>
            </w:pPr>
            <w:r w:rsidRPr="008A4540">
              <w:rPr>
                <w:rFonts w:ascii="Arial Narrow" w:hAnsi="Arial Narrow" w:cs="Arial"/>
                <w:sz w:val="20"/>
                <w:szCs w:val="20"/>
              </w:rPr>
              <w:t>ART. 160 DFL N°3</w:t>
            </w:r>
          </w:p>
        </w:tc>
      </w:tr>
      <w:tr w:rsidRPr="008A4540" w:rsidR="00661191" w:rsidTr="5FFAE9BA" w14:paraId="50A2BD84" w14:textId="77777777">
        <w:trPr>
          <w:trHeight w:val="74"/>
        </w:trPr>
        <w:tc>
          <w:tcPr>
            <w:tcW w:w="3150" w:type="dxa"/>
            <w:tcMar/>
          </w:tcPr>
          <w:p w:rsidRPr="008A4540" w:rsidR="00661191" w:rsidP="007A506E" w:rsidRDefault="00661191" w14:paraId="440F7A05" w14:textId="77777777">
            <w:pPr>
              <w:rPr>
                <w:rFonts w:ascii="Arial Narrow" w:hAnsi="Arial Narrow"/>
                <w:sz w:val="20"/>
                <w:szCs w:val="20"/>
              </w:rPr>
            </w:pPr>
          </w:p>
        </w:tc>
        <w:tc>
          <w:tcPr>
            <w:tcW w:w="6172" w:type="dxa"/>
            <w:tcMar/>
          </w:tcPr>
          <w:p w:rsidRPr="008A4540" w:rsidR="00661191" w:rsidP="00A45A88" w:rsidRDefault="00661191" w14:paraId="577578A9" w14:textId="28F0C081">
            <w:pPr>
              <w:jc w:val="both"/>
              <w:rPr>
                <w:rFonts w:ascii="Arial Narrow" w:hAnsi="Arial Narrow" w:cs="Arial"/>
                <w:sz w:val="20"/>
                <w:szCs w:val="20"/>
              </w:rPr>
            </w:pPr>
            <w:r w:rsidRPr="008A4540">
              <w:rPr>
                <w:rFonts w:ascii="Arial Narrow" w:hAnsi="Arial Narrow" w:cs="Arial"/>
                <w:sz w:val="20"/>
                <w:szCs w:val="20"/>
              </w:rPr>
              <w:t>Obtener créditos de instituciones de crédito públicas o privadas falseando datos o suministrándolos maliciosamente incompletos.</w:t>
            </w:r>
          </w:p>
        </w:tc>
      </w:tr>
      <w:tr w:rsidRPr="008A4540" w:rsidR="00661191" w:rsidTr="5FFAE9BA" w14:paraId="77A107D9" w14:textId="77777777">
        <w:trPr>
          <w:trHeight w:val="74"/>
        </w:trPr>
        <w:tc>
          <w:tcPr>
            <w:tcW w:w="3150" w:type="dxa"/>
            <w:tcMar/>
          </w:tcPr>
          <w:p w:rsidRPr="008A4540" w:rsidR="00661191" w:rsidP="007A506E" w:rsidRDefault="00661191" w14:paraId="2F21C884" w14:textId="77777777">
            <w:pPr>
              <w:rPr>
                <w:rFonts w:ascii="Arial Narrow" w:hAnsi="Arial Narrow"/>
                <w:sz w:val="20"/>
                <w:szCs w:val="20"/>
              </w:rPr>
            </w:pPr>
          </w:p>
        </w:tc>
        <w:tc>
          <w:tcPr>
            <w:tcW w:w="6172" w:type="dxa"/>
            <w:tcMar/>
          </w:tcPr>
          <w:p w:rsidRPr="008A4540" w:rsidR="00661191" w:rsidP="00A45A88" w:rsidRDefault="00661191" w14:paraId="3E1646A5" w14:textId="77777777">
            <w:pPr>
              <w:jc w:val="both"/>
              <w:rPr>
                <w:rFonts w:ascii="Arial Narrow" w:hAnsi="Arial Narrow" w:cs="Arial"/>
                <w:sz w:val="20"/>
                <w:szCs w:val="20"/>
              </w:rPr>
            </w:pPr>
          </w:p>
        </w:tc>
      </w:tr>
      <w:tr w:rsidRPr="008A4540" w:rsidR="00661191" w:rsidTr="5FFAE9BA" w14:paraId="2031B0E4" w14:textId="77777777">
        <w:trPr>
          <w:trHeight w:val="74"/>
        </w:trPr>
        <w:tc>
          <w:tcPr>
            <w:tcW w:w="3150" w:type="dxa"/>
            <w:tcMar/>
          </w:tcPr>
          <w:p w:rsidRPr="008A4540" w:rsidR="00661191" w:rsidP="00457A71" w:rsidRDefault="00661191" w14:paraId="0E4D4DCB" w14:textId="77777777">
            <w:pPr>
              <w:jc w:val="both"/>
              <w:rPr>
                <w:rFonts w:ascii="Arial Narrow" w:hAnsi="Arial Narrow" w:cs="Arial"/>
                <w:b/>
                <w:sz w:val="20"/>
                <w:szCs w:val="20"/>
              </w:rPr>
            </w:pPr>
            <w:r w:rsidRPr="008A4540">
              <w:rPr>
                <w:rFonts w:ascii="Arial Narrow" w:hAnsi="Arial Narrow" w:cs="Arial"/>
                <w:b/>
                <w:sz w:val="20"/>
                <w:szCs w:val="20"/>
              </w:rPr>
              <w:t>3002</w:t>
            </w:r>
          </w:p>
        </w:tc>
        <w:tc>
          <w:tcPr>
            <w:tcW w:w="6172" w:type="dxa"/>
            <w:tcMar/>
          </w:tcPr>
          <w:p w:rsidRPr="008A4540" w:rsidR="00661191" w:rsidP="00457A71" w:rsidRDefault="00661191" w14:paraId="46AE1A3F" w14:textId="77777777">
            <w:pPr>
              <w:jc w:val="both"/>
              <w:rPr>
                <w:rFonts w:ascii="Arial Narrow" w:hAnsi="Arial Narrow" w:cs="Arial"/>
                <w:b/>
                <w:sz w:val="20"/>
                <w:szCs w:val="20"/>
              </w:rPr>
            </w:pPr>
            <w:r w:rsidRPr="008A4540">
              <w:rPr>
                <w:rFonts w:ascii="Arial Narrow" w:hAnsi="Arial Narrow" w:cs="Arial"/>
                <w:b/>
                <w:sz w:val="20"/>
                <w:szCs w:val="20"/>
              </w:rPr>
              <w:t>ALTERAR, OCULTAR O DESTRUIR BALANCES, LIBROS ANTECEDENTES SUJETO A FISCALIZACIÓN.</w:t>
            </w:r>
          </w:p>
        </w:tc>
      </w:tr>
      <w:tr w:rsidRPr="008A4540" w:rsidR="00661191" w:rsidTr="5FFAE9BA" w14:paraId="0ECBBB33" w14:textId="77777777">
        <w:trPr>
          <w:trHeight w:val="74"/>
        </w:trPr>
        <w:tc>
          <w:tcPr>
            <w:tcW w:w="3150" w:type="dxa"/>
            <w:tcMar/>
          </w:tcPr>
          <w:p w:rsidRPr="008A4540" w:rsidR="00661191" w:rsidP="007A506E" w:rsidRDefault="00661191" w14:paraId="2D5BD1AD" w14:textId="77777777">
            <w:pPr>
              <w:rPr>
                <w:rFonts w:ascii="Arial Narrow" w:hAnsi="Arial Narrow"/>
                <w:sz w:val="20"/>
                <w:szCs w:val="20"/>
              </w:rPr>
            </w:pPr>
          </w:p>
        </w:tc>
        <w:tc>
          <w:tcPr>
            <w:tcW w:w="6172" w:type="dxa"/>
            <w:tcMar/>
          </w:tcPr>
          <w:p w:rsidRPr="008A4540" w:rsidR="00661191" w:rsidP="007A506E" w:rsidRDefault="00661191" w14:paraId="3687B230" w14:textId="77777777">
            <w:pPr>
              <w:jc w:val="both"/>
              <w:rPr>
                <w:rFonts w:ascii="Arial Narrow" w:hAnsi="Arial Narrow" w:cs="Arial"/>
                <w:sz w:val="20"/>
                <w:szCs w:val="20"/>
              </w:rPr>
            </w:pPr>
            <w:r w:rsidRPr="008A4540">
              <w:rPr>
                <w:rFonts w:ascii="Arial Narrow" w:hAnsi="Arial Narrow" w:cs="Arial"/>
                <w:sz w:val="20"/>
                <w:szCs w:val="20"/>
              </w:rPr>
              <w:t>ART.158 LEY GENERAL DE BANCOS</w:t>
            </w:r>
          </w:p>
        </w:tc>
      </w:tr>
      <w:tr w:rsidRPr="008A4540" w:rsidR="00661191" w:rsidTr="5FFAE9BA" w14:paraId="2A9554D1" w14:textId="77777777">
        <w:trPr>
          <w:trHeight w:val="74"/>
        </w:trPr>
        <w:tc>
          <w:tcPr>
            <w:tcW w:w="3150" w:type="dxa"/>
            <w:tcMar/>
          </w:tcPr>
          <w:p w:rsidRPr="008A4540" w:rsidR="00661191" w:rsidP="007A506E" w:rsidRDefault="00661191" w14:paraId="38D94C40" w14:textId="77777777">
            <w:pPr>
              <w:rPr>
                <w:rFonts w:ascii="Arial Narrow" w:hAnsi="Arial Narrow"/>
                <w:sz w:val="20"/>
                <w:szCs w:val="20"/>
              </w:rPr>
            </w:pPr>
          </w:p>
        </w:tc>
        <w:tc>
          <w:tcPr>
            <w:tcW w:w="6172" w:type="dxa"/>
            <w:tcMar/>
          </w:tcPr>
          <w:p w:rsidRPr="008A4540" w:rsidR="00661191" w:rsidP="00A45A88" w:rsidRDefault="00661191" w14:paraId="07D8FE02" w14:textId="77B6FCDA">
            <w:pPr>
              <w:jc w:val="both"/>
              <w:rPr>
                <w:rFonts w:ascii="Arial Narrow" w:hAnsi="Arial Narrow" w:cs="Arial"/>
                <w:sz w:val="20"/>
                <w:szCs w:val="20"/>
              </w:rPr>
            </w:pPr>
            <w:r w:rsidRPr="008A4540">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Pr="008A4540" w:rsidR="00661191" w:rsidTr="5FFAE9BA" w14:paraId="2CE53690" w14:textId="77777777">
        <w:trPr>
          <w:trHeight w:val="74"/>
        </w:trPr>
        <w:tc>
          <w:tcPr>
            <w:tcW w:w="3150" w:type="dxa"/>
            <w:tcMar/>
          </w:tcPr>
          <w:p w:rsidRPr="008A4540" w:rsidR="00661191" w:rsidP="007A506E" w:rsidRDefault="00661191" w14:paraId="143D10B0" w14:textId="77777777">
            <w:pPr>
              <w:rPr>
                <w:rFonts w:ascii="Arial Narrow" w:hAnsi="Arial Narrow"/>
                <w:sz w:val="20"/>
                <w:szCs w:val="20"/>
              </w:rPr>
            </w:pPr>
          </w:p>
        </w:tc>
        <w:tc>
          <w:tcPr>
            <w:tcW w:w="6172" w:type="dxa"/>
            <w:tcMar/>
          </w:tcPr>
          <w:p w:rsidRPr="008A4540" w:rsidR="00661191" w:rsidP="00A45A88" w:rsidRDefault="00661191" w14:paraId="05B5DCD3" w14:textId="77777777">
            <w:pPr>
              <w:jc w:val="both"/>
              <w:rPr>
                <w:rFonts w:ascii="Arial Narrow" w:hAnsi="Arial Narrow" w:cs="Arial"/>
                <w:sz w:val="20"/>
                <w:szCs w:val="20"/>
              </w:rPr>
            </w:pPr>
          </w:p>
        </w:tc>
      </w:tr>
      <w:tr w:rsidRPr="008A4540" w:rsidR="00661191" w:rsidTr="5FFAE9BA" w14:paraId="434895C4" w14:textId="77777777">
        <w:trPr>
          <w:trHeight w:val="74"/>
        </w:trPr>
        <w:tc>
          <w:tcPr>
            <w:tcW w:w="3150" w:type="dxa"/>
            <w:tcMar/>
          </w:tcPr>
          <w:p w:rsidRPr="008A4540" w:rsidR="00661191" w:rsidP="00884B49" w:rsidRDefault="00661191" w14:paraId="706AF6B8" w14:textId="7C1EADAE">
            <w:pPr>
              <w:jc w:val="both"/>
              <w:rPr>
                <w:rFonts w:ascii="Arial Narrow" w:hAnsi="Arial Narrow"/>
                <w:sz w:val="20"/>
                <w:szCs w:val="20"/>
              </w:rPr>
            </w:pPr>
            <w:r w:rsidRPr="008A4540">
              <w:rPr>
                <w:rFonts w:ascii="Arial Narrow" w:hAnsi="Arial Narrow" w:cs="Arial"/>
                <w:b/>
                <w:sz w:val="20"/>
                <w:szCs w:val="20"/>
              </w:rPr>
              <w:t>3003</w:t>
            </w:r>
          </w:p>
        </w:tc>
        <w:tc>
          <w:tcPr>
            <w:tcW w:w="6172" w:type="dxa"/>
            <w:tcMar/>
          </w:tcPr>
          <w:p w:rsidRPr="008A4540" w:rsidR="00661191" w:rsidP="00A45A88" w:rsidRDefault="00661191" w14:paraId="5287EAD4" w14:textId="6F8F76A1">
            <w:pPr>
              <w:jc w:val="both"/>
              <w:rPr>
                <w:rFonts w:ascii="Arial Narrow" w:hAnsi="Arial Narrow" w:cs="Arial"/>
                <w:b/>
                <w:color w:val="000000"/>
                <w:sz w:val="20"/>
                <w:szCs w:val="20"/>
              </w:rPr>
            </w:pPr>
            <w:r w:rsidRPr="008A4540">
              <w:rPr>
                <w:rFonts w:ascii="Arial Narrow" w:hAnsi="Arial Narrow" w:cs="Arial"/>
                <w:b/>
                <w:sz w:val="20"/>
                <w:szCs w:val="20"/>
              </w:rPr>
              <w:t>INVASIÓN DEL GIRO BANCARIO</w:t>
            </w:r>
            <w:r w:rsidR="000A56BE">
              <w:rPr>
                <w:rFonts w:ascii="Arial Narrow" w:hAnsi="Arial Narrow" w:cs="Arial"/>
                <w:b/>
                <w:sz w:val="20"/>
                <w:szCs w:val="20"/>
              </w:rPr>
              <w:t>.</w:t>
            </w:r>
          </w:p>
        </w:tc>
      </w:tr>
      <w:tr w:rsidRPr="008A4540" w:rsidR="00661191" w:rsidTr="5FFAE9BA" w14:paraId="3B7907C3" w14:textId="77777777">
        <w:trPr>
          <w:trHeight w:val="74"/>
        </w:trPr>
        <w:tc>
          <w:tcPr>
            <w:tcW w:w="3150" w:type="dxa"/>
            <w:tcMar/>
          </w:tcPr>
          <w:p w:rsidRPr="008A4540" w:rsidR="00661191" w:rsidP="00827089" w:rsidRDefault="00661191" w14:paraId="2D15D479" w14:textId="77777777">
            <w:pPr>
              <w:rPr>
                <w:rFonts w:ascii="Arial Narrow" w:hAnsi="Arial Narrow"/>
                <w:sz w:val="20"/>
                <w:szCs w:val="20"/>
              </w:rPr>
            </w:pPr>
          </w:p>
        </w:tc>
        <w:tc>
          <w:tcPr>
            <w:tcW w:w="6172" w:type="dxa"/>
            <w:tcMar/>
          </w:tcPr>
          <w:p w:rsidRPr="008A4540" w:rsidR="00661191" w:rsidP="00827089" w:rsidRDefault="00661191" w14:paraId="3984ECB1" w14:textId="24391A25">
            <w:pPr>
              <w:jc w:val="both"/>
              <w:rPr>
                <w:rFonts w:ascii="Arial Narrow" w:hAnsi="Arial Narrow" w:cs="Arial"/>
                <w:sz w:val="20"/>
                <w:szCs w:val="20"/>
              </w:rPr>
            </w:pPr>
            <w:r w:rsidRPr="008A4540">
              <w:rPr>
                <w:rFonts w:ascii="Arial Narrow" w:hAnsi="Arial Narrow" w:cs="Arial"/>
                <w:sz w:val="20"/>
                <w:szCs w:val="20"/>
              </w:rPr>
              <w:t>ART. 39 LEY GENERAL DE BANCOS</w:t>
            </w:r>
          </w:p>
        </w:tc>
      </w:tr>
      <w:tr w:rsidRPr="008A4540" w:rsidR="00661191" w:rsidTr="5FFAE9BA" w14:paraId="1275059A" w14:textId="77777777">
        <w:trPr>
          <w:trHeight w:val="74"/>
        </w:trPr>
        <w:tc>
          <w:tcPr>
            <w:tcW w:w="3150" w:type="dxa"/>
            <w:tcMar/>
          </w:tcPr>
          <w:p w:rsidRPr="008A4540" w:rsidR="00661191" w:rsidP="00827089" w:rsidRDefault="00661191" w14:paraId="54A619DE" w14:textId="77777777">
            <w:pPr>
              <w:rPr>
                <w:rFonts w:ascii="Arial Narrow" w:hAnsi="Arial Narrow"/>
                <w:sz w:val="20"/>
                <w:szCs w:val="20"/>
              </w:rPr>
            </w:pPr>
          </w:p>
        </w:tc>
        <w:tc>
          <w:tcPr>
            <w:tcW w:w="6172" w:type="dxa"/>
            <w:tcMar/>
          </w:tcPr>
          <w:p w:rsidRPr="008A4540" w:rsidR="00661191" w:rsidP="00827089" w:rsidRDefault="00661191" w14:paraId="033B3BE2" w14:textId="47E373B5">
            <w:pPr>
              <w:jc w:val="both"/>
              <w:rPr>
                <w:rFonts w:ascii="Arial Narrow" w:hAnsi="Arial Narrow" w:cs="Arial"/>
                <w:sz w:val="20"/>
                <w:szCs w:val="20"/>
              </w:rPr>
            </w:pPr>
            <w:r w:rsidRPr="008A4540">
              <w:rPr>
                <w:rFonts w:ascii="Arial Narrow" w:hAnsi="Arial Narrow" w:cs="Arial"/>
                <w:sz w:val="20"/>
                <w:szCs w:val="20"/>
              </w:rPr>
              <w:t>Dedicarse al giro que corresponda a empresas bancarias o que se diera a conocer como tal sin la autorización legal.</w:t>
            </w:r>
          </w:p>
        </w:tc>
      </w:tr>
      <w:tr w:rsidRPr="008A4540" w:rsidR="00661191" w:rsidTr="5FFAE9BA" w14:paraId="7464A8EF" w14:textId="77777777">
        <w:trPr>
          <w:trHeight w:val="74"/>
        </w:trPr>
        <w:tc>
          <w:tcPr>
            <w:tcW w:w="3150" w:type="dxa"/>
            <w:tcMar/>
          </w:tcPr>
          <w:p w:rsidRPr="008A4540" w:rsidR="00661191" w:rsidP="00827089" w:rsidRDefault="00661191" w14:paraId="76ABA9A0" w14:textId="77777777">
            <w:pPr>
              <w:rPr>
                <w:rFonts w:ascii="Arial Narrow" w:hAnsi="Arial Narrow"/>
                <w:sz w:val="20"/>
                <w:szCs w:val="20"/>
              </w:rPr>
            </w:pPr>
          </w:p>
        </w:tc>
        <w:tc>
          <w:tcPr>
            <w:tcW w:w="6172" w:type="dxa"/>
            <w:tcMar/>
          </w:tcPr>
          <w:p w:rsidRPr="008A4540" w:rsidR="00661191" w:rsidP="00827089" w:rsidRDefault="00661191" w14:paraId="329760AD" w14:textId="77777777">
            <w:pPr>
              <w:jc w:val="both"/>
              <w:rPr>
                <w:rFonts w:ascii="Arial Narrow" w:hAnsi="Arial Narrow" w:cs="Arial"/>
                <w:sz w:val="20"/>
                <w:szCs w:val="20"/>
              </w:rPr>
            </w:pPr>
          </w:p>
        </w:tc>
      </w:tr>
      <w:tr w:rsidRPr="008A4540" w:rsidR="00661191" w:rsidTr="5FFAE9BA" w14:paraId="4A95DD4C" w14:textId="77777777">
        <w:trPr>
          <w:trHeight w:val="74"/>
        </w:trPr>
        <w:tc>
          <w:tcPr>
            <w:tcW w:w="3150" w:type="dxa"/>
            <w:tcMar/>
          </w:tcPr>
          <w:p w:rsidRPr="008A4540" w:rsidR="00661191" w:rsidP="00827089" w:rsidRDefault="00661191" w14:paraId="3DE3A857" w14:textId="257FAC81">
            <w:pPr>
              <w:jc w:val="both"/>
              <w:rPr>
                <w:rFonts w:ascii="Arial Narrow" w:hAnsi="Arial Narrow"/>
                <w:sz w:val="20"/>
                <w:szCs w:val="20"/>
              </w:rPr>
            </w:pPr>
            <w:r w:rsidRPr="008A4540">
              <w:rPr>
                <w:rFonts w:ascii="Arial Narrow" w:hAnsi="Arial Narrow" w:cs="Arial"/>
                <w:b/>
                <w:sz w:val="20"/>
                <w:szCs w:val="20"/>
              </w:rPr>
              <w:t>3099</w:t>
            </w:r>
          </w:p>
        </w:tc>
        <w:tc>
          <w:tcPr>
            <w:tcW w:w="6172" w:type="dxa"/>
            <w:tcMar/>
          </w:tcPr>
          <w:p w:rsidR="00661191" w:rsidP="00827089" w:rsidRDefault="00661191" w14:paraId="0E7FFFF0" w14:textId="77777777">
            <w:pPr>
              <w:jc w:val="both"/>
              <w:rPr>
                <w:rFonts w:ascii="Arial Narrow" w:hAnsi="Arial Narrow" w:cs="Arial"/>
                <w:b/>
                <w:sz w:val="20"/>
                <w:szCs w:val="20"/>
              </w:rPr>
            </w:pPr>
            <w:r w:rsidRPr="008A4540">
              <w:rPr>
                <w:rFonts w:ascii="Arial Narrow" w:hAnsi="Arial Narrow" w:cs="Arial"/>
                <w:b/>
                <w:sz w:val="20"/>
                <w:szCs w:val="20"/>
              </w:rPr>
              <w:t>OTROS DELITOS LEY GENERAL DE BANCOS.</w:t>
            </w:r>
          </w:p>
          <w:p w:rsidRPr="009D4B83" w:rsidR="009D4B83" w:rsidP="00827089" w:rsidRDefault="009D4B83" w14:paraId="61BDD4B4" w14:textId="30DDD61B">
            <w:pPr>
              <w:jc w:val="both"/>
              <w:rPr>
                <w:rFonts w:ascii="Arial Narrow" w:hAnsi="Arial Narrow" w:cs="Arial"/>
                <w:bCs/>
                <w:sz w:val="20"/>
                <w:szCs w:val="20"/>
              </w:rPr>
            </w:pPr>
            <w:r w:rsidRPr="009D4B83">
              <w:rPr>
                <w:rFonts w:ascii="Arial Narrow" w:hAnsi="Arial Narrow" w:cs="Arial"/>
                <w:bCs/>
                <w:sz w:val="20"/>
                <w:szCs w:val="20"/>
              </w:rPr>
              <w:t>ART. 110, 141, 142, 154, 157, 159 Y 161. DFL 252 DE 1960.</w:t>
            </w:r>
          </w:p>
        </w:tc>
      </w:tr>
      <w:tr w:rsidRPr="008A4540" w:rsidR="009D4B83" w:rsidTr="5FFAE9BA" w14:paraId="30727A37" w14:textId="77777777">
        <w:trPr>
          <w:trHeight w:val="74"/>
        </w:trPr>
        <w:tc>
          <w:tcPr>
            <w:tcW w:w="3150" w:type="dxa"/>
            <w:tcMar/>
          </w:tcPr>
          <w:p w:rsidRPr="008A4540" w:rsidR="009D4B83" w:rsidP="009D4B83" w:rsidRDefault="009D4B83" w14:paraId="70DE6DBA" w14:textId="77777777">
            <w:pPr>
              <w:rPr>
                <w:rFonts w:ascii="Arial Narrow" w:hAnsi="Arial Narrow"/>
                <w:sz w:val="20"/>
                <w:szCs w:val="20"/>
              </w:rPr>
            </w:pPr>
          </w:p>
        </w:tc>
        <w:tc>
          <w:tcPr>
            <w:tcW w:w="6172" w:type="dxa"/>
            <w:tcMar/>
          </w:tcPr>
          <w:p w:rsidR="009D4B83" w:rsidP="009D4B83" w:rsidRDefault="009D4B83" w14:paraId="053437CB" w14:textId="77777777">
            <w:pPr>
              <w:jc w:val="both"/>
              <w:rPr>
                <w:rFonts w:ascii="Arial Narrow" w:hAnsi="Arial Narrow" w:cs="Arial"/>
                <w:sz w:val="20"/>
                <w:szCs w:val="20"/>
              </w:rPr>
            </w:pPr>
          </w:p>
          <w:p w:rsidRPr="009D4B83" w:rsidR="009D4B83" w:rsidP="009D4B83" w:rsidRDefault="009D4B83" w14:paraId="59C667A9" w14:textId="2D2F2892">
            <w:pPr>
              <w:jc w:val="both"/>
              <w:rPr>
                <w:rFonts w:ascii="Arial Narrow" w:hAnsi="Arial Narrow" w:cs="Arial"/>
                <w:sz w:val="20"/>
                <w:szCs w:val="20"/>
              </w:rPr>
            </w:pPr>
            <w:r w:rsidRPr="009D4B83">
              <w:rPr>
                <w:rFonts w:ascii="Arial Narrow" w:hAnsi="Arial Narrow" w:cs="Arial"/>
                <w:sz w:val="20"/>
                <w:szCs w:val="20"/>
              </w:rPr>
              <w:t>ART. 110</w:t>
            </w:r>
          </w:p>
          <w:p w:rsidRPr="009D4B83" w:rsidR="009D4B83" w:rsidP="009D4B83" w:rsidRDefault="009D4B83" w14:paraId="2B83B4B5" w14:textId="77777777">
            <w:pPr>
              <w:jc w:val="both"/>
              <w:rPr>
                <w:rFonts w:ascii="Arial Narrow" w:hAnsi="Arial Narrow" w:cs="Arial"/>
                <w:sz w:val="20"/>
                <w:szCs w:val="20"/>
              </w:rPr>
            </w:pPr>
            <w:r w:rsidRPr="009D4B83">
              <w:rPr>
                <w:rFonts w:ascii="Arial Narrow" w:hAnsi="Arial Narrow" w:cs="Arial"/>
                <w:sz w:val="20"/>
                <w:szCs w:val="20"/>
              </w:rPr>
              <w:t>Falsificar letras de crédito, hacerlas circular o introducir maliciosamente al país, letras falsificadas.</w:t>
            </w:r>
          </w:p>
          <w:p w:rsidRPr="009D4B83" w:rsidR="009D4B83" w:rsidP="009D4B83" w:rsidRDefault="009D4B83" w14:paraId="76B85652" w14:textId="77777777">
            <w:pPr>
              <w:jc w:val="both"/>
              <w:rPr>
                <w:rFonts w:ascii="Arial Narrow" w:hAnsi="Arial Narrow" w:cs="Arial"/>
                <w:sz w:val="20"/>
                <w:szCs w:val="20"/>
              </w:rPr>
            </w:pPr>
          </w:p>
          <w:p w:rsidRPr="009D4B83" w:rsidR="009D4B83" w:rsidP="009D4B83" w:rsidRDefault="009D4B83" w14:paraId="18D48E70" w14:textId="77777777">
            <w:pPr>
              <w:jc w:val="both"/>
              <w:rPr>
                <w:rFonts w:ascii="Arial Narrow" w:hAnsi="Arial Narrow" w:cs="Arial"/>
                <w:sz w:val="20"/>
                <w:szCs w:val="20"/>
              </w:rPr>
            </w:pPr>
            <w:r w:rsidRPr="009D4B83">
              <w:rPr>
                <w:rFonts w:ascii="Arial Narrow" w:hAnsi="Arial Narrow" w:cs="Arial"/>
                <w:sz w:val="20"/>
                <w:szCs w:val="20"/>
              </w:rPr>
              <w:t>ART. 141 y 142</w:t>
            </w:r>
          </w:p>
          <w:p w:rsidRPr="009D4B83" w:rsidR="009D4B83" w:rsidP="009D4B83" w:rsidRDefault="009D4B83" w14:paraId="2D6921E6" w14:textId="77777777">
            <w:pPr>
              <w:jc w:val="both"/>
              <w:rPr>
                <w:rFonts w:ascii="Arial Narrow" w:hAnsi="Arial Narrow" w:cs="Arial"/>
                <w:sz w:val="20"/>
                <w:szCs w:val="20"/>
              </w:rPr>
            </w:pPr>
            <w:r w:rsidRPr="009D4B83">
              <w:rPr>
                <w:rFonts w:ascii="Arial Narrow" w:hAnsi="Arial Narrow" w:cs="Arial"/>
                <w:sz w:val="20"/>
                <w:szCs w:val="20"/>
              </w:rPr>
              <w:t>Delitos relacionados con la liquidación forzosa de un banco (quiebra).</w:t>
            </w:r>
          </w:p>
          <w:p w:rsidRPr="009D4B83" w:rsidR="009D4B83" w:rsidP="009D4B83" w:rsidRDefault="009D4B83" w14:paraId="35464BC6" w14:textId="77777777">
            <w:pPr>
              <w:jc w:val="both"/>
              <w:rPr>
                <w:rFonts w:ascii="Arial Narrow" w:hAnsi="Arial Narrow" w:cs="Arial"/>
                <w:sz w:val="20"/>
                <w:szCs w:val="20"/>
              </w:rPr>
            </w:pPr>
          </w:p>
          <w:p w:rsidRPr="009D4B83" w:rsidR="009D4B83" w:rsidP="009D4B83" w:rsidRDefault="009D4B83" w14:paraId="64D5AEE3" w14:textId="77777777">
            <w:pPr>
              <w:jc w:val="both"/>
              <w:rPr>
                <w:rFonts w:ascii="Arial Narrow" w:hAnsi="Arial Narrow" w:cs="Arial"/>
                <w:sz w:val="20"/>
                <w:szCs w:val="20"/>
              </w:rPr>
            </w:pPr>
            <w:r w:rsidRPr="009D4B83">
              <w:rPr>
                <w:rFonts w:ascii="Arial Narrow" w:hAnsi="Arial Narrow" w:cs="Arial"/>
                <w:sz w:val="20"/>
                <w:szCs w:val="20"/>
              </w:rPr>
              <w:t xml:space="preserve">ART.154 </w:t>
            </w:r>
          </w:p>
          <w:p w:rsidRPr="009D4B83" w:rsidR="009D4B83" w:rsidP="009D4B83" w:rsidRDefault="009D4B83" w14:paraId="74A33100" w14:textId="77777777">
            <w:pPr>
              <w:jc w:val="both"/>
              <w:rPr>
                <w:rFonts w:ascii="Arial Narrow" w:hAnsi="Arial Narrow" w:cs="Arial"/>
                <w:sz w:val="20"/>
                <w:szCs w:val="20"/>
              </w:rPr>
            </w:pPr>
            <w:r w:rsidRPr="009D4B83">
              <w:rPr>
                <w:rFonts w:ascii="Arial Narrow" w:hAnsi="Arial Narrow" w:cs="Arial"/>
                <w:sz w:val="20"/>
                <w:szCs w:val="20"/>
              </w:rPr>
              <w:t xml:space="preserve">Sanciona a </w:t>
            </w:r>
            <w:proofErr w:type="gramStart"/>
            <w:r w:rsidRPr="009D4B83">
              <w:rPr>
                <w:rFonts w:ascii="Arial Narrow" w:hAnsi="Arial Narrow" w:cs="Arial"/>
                <w:sz w:val="20"/>
                <w:szCs w:val="20"/>
              </w:rPr>
              <w:t>quienes  proporcionen</w:t>
            </w:r>
            <w:proofErr w:type="gramEnd"/>
            <w:r w:rsidRPr="009D4B83">
              <w:rPr>
                <w:rFonts w:ascii="Arial Narrow" w:hAnsi="Arial Narrow" w:cs="Arial"/>
                <w:sz w:val="20"/>
                <w:szCs w:val="20"/>
              </w:rPr>
              <w:t xml:space="preserve"> antecedentes relativos a operaciones de depósitos y captaciones de cualquier naturaleza que reciban los bancos a persona distinta de su titular o que no haya sido expresamente autorizado por él o a la persona que lo represente legalmente, o a quien haya sido autorizado por ley a requerir dicha información. </w:t>
            </w:r>
          </w:p>
          <w:p w:rsidRPr="009D4B83" w:rsidR="009D4B83" w:rsidP="009D4B83" w:rsidRDefault="009D4B83" w14:paraId="339BB47A" w14:textId="77777777">
            <w:pPr>
              <w:jc w:val="both"/>
              <w:rPr>
                <w:rFonts w:ascii="Arial Narrow" w:hAnsi="Arial Narrow" w:cs="Arial"/>
                <w:sz w:val="20"/>
                <w:szCs w:val="20"/>
              </w:rPr>
            </w:pPr>
          </w:p>
          <w:p w:rsidRPr="009D4B83" w:rsidR="009D4B83" w:rsidP="009D4B83" w:rsidRDefault="009D4B83" w14:paraId="77678050" w14:textId="77777777">
            <w:pPr>
              <w:jc w:val="both"/>
              <w:rPr>
                <w:rFonts w:ascii="Arial Narrow" w:hAnsi="Arial Narrow" w:cs="Arial"/>
                <w:sz w:val="20"/>
                <w:szCs w:val="20"/>
              </w:rPr>
            </w:pPr>
            <w:r w:rsidRPr="009D4B83">
              <w:rPr>
                <w:rFonts w:ascii="Arial Narrow" w:hAnsi="Arial Narrow" w:cs="Arial"/>
                <w:sz w:val="20"/>
                <w:szCs w:val="20"/>
              </w:rPr>
              <w:t>ART. 157</w:t>
            </w:r>
          </w:p>
          <w:p w:rsidRPr="009D4B83" w:rsidR="009D4B83" w:rsidP="009D4B83" w:rsidRDefault="009D4B83" w14:paraId="58B26EA7" w14:textId="77777777">
            <w:pPr>
              <w:jc w:val="both"/>
              <w:rPr>
                <w:rFonts w:ascii="Arial Narrow" w:hAnsi="Arial Narrow" w:cs="Arial"/>
                <w:sz w:val="20"/>
                <w:szCs w:val="20"/>
              </w:rPr>
            </w:pPr>
            <w:r w:rsidRPr="009D4B83">
              <w:rPr>
                <w:rFonts w:ascii="Arial Narrow" w:hAnsi="Arial Narrow" w:cs="Arial"/>
                <w:sz w:val="20"/>
                <w:szCs w:val="20"/>
              </w:rPr>
              <w:t>Directores y gerentes que hubieren hecho declaración falsa sobre la propiedad y conformación del capital de la empresa o aprobado o presentado un balance adulterado o falso.</w:t>
            </w:r>
          </w:p>
          <w:p w:rsidRPr="009D4B83" w:rsidR="009D4B83" w:rsidP="009D4B83" w:rsidRDefault="009D4B83" w14:paraId="504BE498" w14:textId="77777777">
            <w:pPr>
              <w:jc w:val="both"/>
              <w:rPr>
                <w:rFonts w:ascii="Arial Narrow" w:hAnsi="Arial Narrow" w:cs="Arial"/>
                <w:sz w:val="20"/>
                <w:szCs w:val="20"/>
              </w:rPr>
            </w:pPr>
          </w:p>
          <w:p w:rsidRPr="009D4B83" w:rsidR="009D4B83" w:rsidP="009D4B83" w:rsidRDefault="009D4B83" w14:paraId="0A8D7297" w14:textId="77777777">
            <w:pPr>
              <w:jc w:val="both"/>
              <w:rPr>
                <w:rFonts w:ascii="Arial Narrow" w:hAnsi="Arial Narrow" w:cs="Arial"/>
                <w:sz w:val="20"/>
                <w:szCs w:val="20"/>
              </w:rPr>
            </w:pPr>
            <w:r w:rsidRPr="009D4B83">
              <w:rPr>
                <w:rFonts w:ascii="Arial Narrow" w:hAnsi="Arial Narrow" w:cs="Arial"/>
                <w:sz w:val="20"/>
                <w:szCs w:val="20"/>
              </w:rPr>
              <w:t>ART.158</w:t>
            </w:r>
          </w:p>
          <w:p w:rsidRPr="009D4B83" w:rsidR="009D4B83" w:rsidP="009D4B83" w:rsidRDefault="009D4B83" w14:paraId="6F71B663" w14:textId="77777777">
            <w:pPr>
              <w:jc w:val="both"/>
              <w:rPr>
                <w:rFonts w:ascii="Arial Narrow" w:hAnsi="Arial Narrow" w:cs="Arial"/>
                <w:sz w:val="20"/>
                <w:szCs w:val="20"/>
              </w:rPr>
            </w:pPr>
            <w:r w:rsidRPr="009D4B83">
              <w:rPr>
                <w:rFonts w:ascii="Arial Narrow" w:hAnsi="Arial Narrow" w:cs="Arial"/>
                <w:sz w:val="20"/>
                <w:szCs w:val="20"/>
              </w:rPr>
              <w:t>Accionistas, fundadores, directores, gerentes, funcionarios, empleados o auditores externos de instituciones sometidas a fiscalización de la Superintendencia, que alteren o desfiguren datos o antecedentes, balances, libros, estados, cuentas, correspondencia u otro documento cualquiera; o destruyan estos elementos con el fin de dificultar, desviar o eludir la fiscalización.</w:t>
            </w:r>
          </w:p>
          <w:p w:rsidRPr="009D4B83" w:rsidR="009D4B83" w:rsidP="009D4B83" w:rsidRDefault="009D4B83" w14:paraId="786EE242" w14:textId="77777777">
            <w:pPr>
              <w:jc w:val="both"/>
              <w:rPr>
                <w:rFonts w:ascii="Arial Narrow" w:hAnsi="Arial Narrow" w:cs="Arial"/>
                <w:sz w:val="20"/>
                <w:szCs w:val="20"/>
              </w:rPr>
            </w:pPr>
          </w:p>
          <w:p w:rsidRPr="009D4B83" w:rsidR="009D4B83" w:rsidP="009D4B83" w:rsidRDefault="009D4B83" w14:paraId="50EAE633" w14:textId="77777777">
            <w:pPr>
              <w:jc w:val="both"/>
              <w:rPr>
                <w:rFonts w:ascii="Arial Narrow" w:hAnsi="Arial Narrow" w:cs="Arial"/>
                <w:sz w:val="20"/>
                <w:szCs w:val="20"/>
              </w:rPr>
            </w:pPr>
            <w:r w:rsidRPr="009D4B83">
              <w:rPr>
                <w:rFonts w:ascii="Arial Narrow" w:hAnsi="Arial Narrow" w:cs="Arial"/>
                <w:sz w:val="20"/>
                <w:szCs w:val="20"/>
              </w:rPr>
              <w:lastRenderedPageBreak/>
              <w:t>ART. 159</w:t>
            </w:r>
            <w:r w:rsidRPr="009D4B83">
              <w:rPr>
                <w:rFonts w:ascii="Arial Narrow" w:hAnsi="Arial Narrow" w:cs="Arial"/>
                <w:sz w:val="20"/>
                <w:szCs w:val="20"/>
              </w:rPr>
              <w:tab/>
            </w:r>
          </w:p>
          <w:p w:rsidRPr="009D4B83" w:rsidR="009D4B83" w:rsidP="009D4B83" w:rsidRDefault="009D4B83" w14:paraId="5E8E25D7" w14:textId="77777777">
            <w:pPr>
              <w:jc w:val="both"/>
              <w:rPr>
                <w:rFonts w:ascii="Arial Narrow" w:hAnsi="Arial Narrow" w:cs="Arial"/>
                <w:sz w:val="20"/>
                <w:szCs w:val="20"/>
              </w:rPr>
            </w:pPr>
            <w:r w:rsidRPr="009D4B83">
              <w:rPr>
                <w:rFonts w:ascii="Arial Narrow" w:hAnsi="Arial Narrow" w:cs="Arial"/>
                <w:sz w:val="20"/>
                <w:szCs w:val="20"/>
              </w:rPr>
              <w:t xml:space="preserve">Institución financiera que omita contabilizar operaciones que afecten su patrimonio o responsabilidad. </w:t>
            </w:r>
          </w:p>
          <w:p w:rsidRPr="009D4B83" w:rsidR="009D4B83" w:rsidP="009D4B83" w:rsidRDefault="009D4B83" w14:paraId="0E4E97DA" w14:textId="77777777">
            <w:pPr>
              <w:jc w:val="both"/>
              <w:rPr>
                <w:rFonts w:ascii="Arial Narrow" w:hAnsi="Arial Narrow" w:cs="Arial"/>
                <w:sz w:val="20"/>
                <w:szCs w:val="20"/>
              </w:rPr>
            </w:pPr>
          </w:p>
          <w:p w:rsidRPr="009D4B83" w:rsidR="009D4B83" w:rsidP="009D4B83" w:rsidRDefault="009D4B83" w14:paraId="78244B80" w14:textId="77777777">
            <w:pPr>
              <w:jc w:val="both"/>
              <w:rPr>
                <w:rFonts w:ascii="Arial Narrow" w:hAnsi="Arial Narrow" w:cs="Arial"/>
                <w:sz w:val="20"/>
                <w:szCs w:val="20"/>
              </w:rPr>
            </w:pPr>
            <w:r w:rsidRPr="009D4B83">
              <w:rPr>
                <w:rFonts w:ascii="Arial Narrow" w:hAnsi="Arial Narrow" w:cs="Arial"/>
                <w:sz w:val="20"/>
                <w:szCs w:val="20"/>
              </w:rPr>
              <w:t>ART: 161</w:t>
            </w:r>
          </w:p>
          <w:p w:rsidRPr="009D4B83" w:rsidR="009D4B83" w:rsidP="009D4B83" w:rsidRDefault="009D4B83" w14:paraId="23716E61" w14:textId="77777777">
            <w:pPr>
              <w:jc w:val="both"/>
              <w:rPr>
                <w:rFonts w:ascii="Arial Narrow" w:hAnsi="Arial Narrow" w:cs="Arial"/>
                <w:sz w:val="20"/>
                <w:szCs w:val="20"/>
              </w:rPr>
            </w:pPr>
            <w:r w:rsidRPr="009D4B83">
              <w:rPr>
                <w:rFonts w:ascii="Arial Narrow" w:hAnsi="Arial Narrow" w:cs="Arial"/>
                <w:sz w:val="20"/>
                <w:szCs w:val="20"/>
              </w:rPr>
              <w:t>Sanciona a los directores, gerentes, administradores o apoderados que, sin autorización escrita de la Comisión, acuerden, ejecuten o hagan ejecutar cualquiera de los actos prohibidos en la Ley General de Bancos.</w:t>
            </w:r>
          </w:p>
          <w:p w:rsidRPr="009D4B83" w:rsidR="009D4B83" w:rsidP="009D4B83" w:rsidRDefault="009D4B83" w14:paraId="51A442E6" w14:textId="77777777">
            <w:pPr>
              <w:jc w:val="both"/>
              <w:rPr>
                <w:rFonts w:ascii="Arial Narrow" w:hAnsi="Arial Narrow" w:cs="Arial"/>
                <w:sz w:val="20"/>
                <w:szCs w:val="20"/>
              </w:rPr>
            </w:pPr>
          </w:p>
          <w:p w:rsidRPr="008A4540" w:rsidR="009D4B83" w:rsidP="009D4B83" w:rsidRDefault="009D4B83" w14:paraId="20246CE6" w14:textId="52A30C97">
            <w:pPr>
              <w:jc w:val="both"/>
              <w:rPr>
                <w:rFonts w:ascii="Arial Narrow" w:hAnsi="Arial Narrow" w:cs="Arial"/>
                <w:sz w:val="20"/>
                <w:szCs w:val="20"/>
              </w:rPr>
            </w:pPr>
            <w:r w:rsidRPr="009D4B83">
              <w:rPr>
                <w:rFonts w:ascii="Arial Narrow" w:hAnsi="Arial Narrow" w:cs="Arial"/>
                <w:sz w:val="20"/>
                <w:szCs w:val="20"/>
              </w:rPr>
              <w:t>Cualquier otra figura delictiva que contemple esta Ley.</w:t>
            </w:r>
          </w:p>
        </w:tc>
      </w:tr>
      <w:tr w:rsidRPr="008A4540" w:rsidR="009D4B83" w:rsidTr="5FFAE9BA" w14:paraId="7B0602B0" w14:textId="77777777">
        <w:trPr>
          <w:trHeight w:val="74"/>
        </w:trPr>
        <w:tc>
          <w:tcPr>
            <w:tcW w:w="3150" w:type="dxa"/>
            <w:tcMar/>
          </w:tcPr>
          <w:p w:rsidRPr="008A4540" w:rsidR="009D4B83" w:rsidP="009D4B83" w:rsidRDefault="009D4B83" w14:paraId="32C74E79" w14:textId="77777777">
            <w:pPr>
              <w:rPr>
                <w:rFonts w:ascii="Arial Narrow" w:hAnsi="Arial Narrow"/>
                <w:sz w:val="20"/>
                <w:szCs w:val="20"/>
              </w:rPr>
            </w:pPr>
          </w:p>
        </w:tc>
        <w:tc>
          <w:tcPr>
            <w:tcW w:w="6172" w:type="dxa"/>
            <w:tcMar/>
          </w:tcPr>
          <w:p w:rsidRPr="008A4540" w:rsidR="009D4B83" w:rsidP="009D4B83" w:rsidRDefault="009D4B83" w14:paraId="40CFB2AA" w14:textId="2BCEDFBC">
            <w:pPr>
              <w:jc w:val="both"/>
              <w:rPr>
                <w:rFonts w:ascii="Arial Narrow" w:hAnsi="Arial Narrow" w:cs="Arial"/>
                <w:sz w:val="20"/>
                <w:szCs w:val="20"/>
              </w:rPr>
            </w:pPr>
          </w:p>
        </w:tc>
      </w:tr>
      <w:tr w:rsidRPr="008A4540" w:rsidR="00661191" w:rsidTr="5FFAE9BA" w14:paraId="2C6ACDF7" w14:textId="77777777">
        <w:trPr>
          <w:trHeight w:val="74"/>
        </w:trPr>
        <w:tc>
          <w:tcPr>
            <w:tcW w:w="3150" w:type="dxa"/>
            <w:tcMar/>
          </w:tcPr>
          <w:p w:rsidRPr="008A4540" w:rsidR="00661191" w:rsidP="00827089" w:rsidRDefault="00661191" w14:paraId="3B959C8F" w14:textId="77777777">
            <w:pPr>
              <w:rPr>
                <w:rFonts w:ascii="Arial Narrow" w:hAnsi="Arial Narrow"/>
                <w:sz w:val="20"/>
                <w:szCs w:val="20"/>
              </w:rPr>
            </w:pPr>
          </w:p>
        </w:tc>
        <w:tc>
          <w:tcPr>
            <w:tcW w:w="6172" w:type="dxa"/>
            <w:tcMar/>
          </w:tcPr>
          <w:p w:rsidRPr="008A4540" w:rsidR="00661191" w:rsidP="00827089" w:rsidRDefault="00661191" w14:paraId="75A3EA92" w14:textId="77777777">
            <w:pPr>
              <w:jc w:val="both"/>
              <w:rPr>
                <w:rFonts w:ascii="Arial Narrow" w:hAnsi="Arial Narrow" w:cs="Arial"/>
                <w:sz w:val="20"/>
                <w:szCs w:val="20"/>
              </w:rPr>
            </w:pPr>
          </w:p>
        </w:tc>
      </w:tr>
      <w:tr w:rsidRPr="008A4540" w:rsidR="00661191" w:rsidTr="5FFAE9BA" w14:paraId="0AAD257B" w14:textId="77777777">
        <w:trPr>
          <w:trHeight w:val="469"/>
        </w:trPr>
        <w:tc>
          <w:tcPr>
            <w:tcW w:w="9322" w:type="dxa"/>
            <w:gridSpan w:val="2"/>
            <w:shd w:val="clear" w:color="auto" w:fill="BFBFBF" w:themeFill="background1" w:themeFillShade="BF"/>
            <w:tcMar/>
          </w:tcPr>
          <w:p w:rsidRPr="008A4540" w:rsidR="00661191" w:rsidP="00827089" w:rsidRDefault="00661191" w14:paraId="186C3800" w14:textId="77777777">
            <w:pPr>
              <w:jc w:val="both"/>
              <w:rPr>
                <w:rFonts w:ascii="Arial Narrow" w:hAnsi="Arial Narrow" w:cs="Arial"/>
                <w:sz w:val="20"/>
                <w:szCs w:val="20"/>
              </w:rPr>
            </w:pPr>
            <w:proofErr w:type="gramStart"/>
            <w:r w:rsidRPr="008A4540">
              <w:rPr>
                <w:rFonts w:ascii="Arial Narrow" w:hAnsi="Arial Narrow" w:cs="Arial"/>
                <w:b/>
                <w:bCs/>
                <w:sz w:val="20"/>
                <w:szCs w:val="20"/>
              </w:rPr>
              <w:t>LEY  DE</w:t>
            </w:r>
            <w:proofErr w:type="gramEnd"/>
            <w:r w:rsidRPr="008A4540">
              <w:rPr>
                <w:rFonts w:ascii="Arial Narrow" w:hAnsi="Arial Narrow" w:cs="Arial"/>
                <w:b/>
                <w:bCs/>
                <w:sz w:val="20"/>
                <w:szCs w:val="20"/>
              </w:rPr>
              <w:t xml:space="preserve"> CUENTAS CORRIENTES BANCARIAS Y CHEQUES</w:t>
            </w:r>
          </w:p>
        </w:tc>
      </w:tr>
      <w:tr w:rsidRPr="008A4540" w:rsidR="00661191" w:rsidTr="5FFAE9BA" w14:paraId="62847B57" w14:textId="77777777">
        <w:trPr>
          <w:trHeight w:val="74"/>
        </w:trPr>
        <w:tc>
          <w:tcPr>
            <w:tcW w:w="3150" w:type="dxa"/>
            <w:tcMar/>
          </w:tcPr>
          <w:p w:rsidRPr="008A4540" w:rsidR="00661191" w:rsidP="00827089" w:rsidRDefault="00661191" w14:paraId="2F838C1E" w14:textId="77777777">
            <w:pPr>
              <w:rPr>
                <w:rFonts w:ascii="Arial Narrow" w:hAnsi="Arial Narrow"/>
                <w:sz w:val="20"/>
                <w:szCs w:val="20"/>
              </w:rPr>
            </w:pPr>
          </w:p>
        </w:tc>
        <w:tc>
          <w:tcPr>
            <w:tcW w:w="6172" w:type="dxa"/>
            <w:tcMar/>
          </w:tcPr>
          <w:p w:rsidRPr="008A4540" w:rsidR="00661191" w:rsidP="00827089" w:rsidRDefault="00661191" w14:paraId="64A329B9" w14:textId="77777777">
            <w:pPr>
              <w:jc w:val="both"/>
              <w:rPr>
                <w:rFonts w:ascii="Arial Narrow" w:hAnsi="Arial Narrow" w:cs="Arial"/>
                <w:sz w:val="20"/>
                <w:szCs w:val="20"/>
              </w:rPr>
            </w:pPr>
          </w:p>
        </w:tc>
      </w:tr>
      <w:tr w:rsidRPr="008A4540" w:rsidR="00661191" w:rsidTr="5FFAE9BA" w14:paraId="25EC28BB" w14:textId="77777777">
        <w:trPr>
          <w:trHeight w:val="74"/>
        </w:trPr>
        <w:tc>
          <w:tcPr>
            <w:tcW w:w="3150" w:type="dxa"/>
            <w:tcMar/>
          </w:tcPr>
          <w:p w:rsidRPr="008A4540" w:rsidR="00661191" w:rsidP="00827089" w:rsidRDefault="00661191" w14:paraId="0F7CB058" w14:textId="77777777">
            <w:pPr>
              <w:rPr>
                <w:rFonts w:ascii="Arial Narrow" w:hAnsi="Arial Narrow"/>
                <w:sz w:val="20"/>
                <w:szCs w:val="20"/>
              </w:rPr>
            </w:pPr>
            <w:r w:rsidRPr="008A4540">
              <w:rPr>
                <w:rFonts w:ascii="Arial Narrow" w:hAnsi="Arial Narrow" w:cs="Arial"/>
                <w:sz w:val="20"/>
                <w:szCs w:val="20"/>
              </w:rPr>
              <w:t>Códigos que comprende</w:t>
            </w:r>
          </w:p>
        </w:tc>
        <w:tc>
          <w:tcPr>
            <w:tcW w:w="6172" w:type="dxa"/>
            <w:tcMar/>
          </w:tcPr>
          <w:p w:rsidRPr="008A4540" w:rsidR="00661191" w:rsidP="00827089" w:rsidRDefault="00661191" w14:paraId="3D85DD7C" w14:textId="381E583C">
            <w:pPr>
              <w:jc w:val="both"/>
              <w:rPr>
                <w:rFonts w:ascii="Arial Narrow" w:hAnsi="Arial Narrow" w:cs="Arial"/>
                <w:sz w:val="20"/>
                <w:szCs w:val="20"/>
              </w:rPr>
            </w:pPr>
            <w:r w:rsidRPr="008A4540">
              <w:rPr>
                <w:rFonts w:ascii="Arial Narrow" w:hAnsi="Arial Narrow" w:cs="Arial"/>
                <w:sz w:val="20"/>
                <w:szCs w:val="20"/>
              </w:rPr>
              <w:t>(04001-04099)</w:t>
            </w:r>
          </w:p>
          <w:p w:rsidRPr="008A4540" w:rsidR="00661191" w:rsidP="00827089" w:rsidRDefault="00661191" w14:paraId="538EBCC1" w14:textId="77777777">
            <w:pPr>
              <w:jc w:val="both"/>
              <w:rPr>
                <w:rFonts w:ascii="Arial Narrow" w:hAnsi="Arial Narrow" w:cs="Arial"/>
                <w:sz w:val="20"/>
                <w:szCs w:val="20"/>
              </w:rPr>
            </w:pPr>
          </w:p>
        </w:tc>
      </w:tr>
      <w:tr w:rsidRPr="008A4540" w:rsidR="00661191" w:rsidTr="5FFAE9BA" w14:paraId="288B7315" w14:textId="77777777">
        <w:trPr>
          <w:trHeight w:val="74"/>
        </w:trPr>
        <w:tc>
          <w:tcPr>
            <w:tcW w:w="3150" w:type="dxa"/>
            <w:tcMar/>
          </w:tcPr>
          <w:p w:rsidRPr="008A4540" w:rsidR="00661191" w:rsidP="00827089" w:rsidRDefault="00661191" w14:paraId="6FE367FF" w14:textId="77777777">
            <w:pPr>
              <w:jc w:val="both"/>
              <w:rPr>
                <w:rFonts w:ascii="Arial Narrow" w:hAnsi="Arial Narrow" w:cs="Arial"/>
                <w:b/>
                <w:sz w:val="20"/>
                <w:szCs w:val="20"/>
              </w:rPr>
            </w:pPr>
            <w:r w:rsidRPr="008A4540">
              <w:rPr>
                <w:rFonts w:ascii="Arial Narrow" w:hAnsi="Arial Narrow" w:cs="Arial"/>
                <w:b/>
                <w:sz w:val="20"/>
                <w:szCs w:val="20"/>
              </w:rPr>
              <w:t>4003</w:t>
            </w:r>
          </w:p>
        </w:tc>
        <w:tc>
          <w:tcPr>
            <w:tcW w:w="6172" w:type="dxa"/>
            <w:tcMar/>
          </w:tcPr>
          <w:p w:rsidRPr="008A4540" w:rsidR="00661191" w:rsidP="00827089" w:rsidRDefault="00661191" w14:paraId="02198838" w14:textId="77777777">
            <w:pPr>
              <w:jc w:val="both"/>
              <w:rPr>
                <w:rFonts w:ascii="Arial Narrow" w:hAnsi="Arial Narrow" w:cs="Arial"/>
                <w:b/>
                <w:sz w:val="20"/>
                <w:szCs w:val="20"/>
              </w:rPr>
            </w:pPr>
            <w:r w:rsidRPr="008A4540">
              <w:rPr>
                <w:rFonts w:ascii="Arial Narrow" w:hAnsi="Arial Narrow" w:cs="Arial"/>
                <w:b/>
                <w:sz w:val="20"/>
                <w:szCs w:val="20"/>
              </w:rPr>
              <w:t>GIRO DOLOSO DE CHEQUES (FALTA DE FONDOS) AC. PENAL PRIVADA.</w:t>
            </w:r>
          </w:p>
        </w:tc>
      </w:tr>
      <w:tr w:rsidRPr="008A4540" w:rsidR="00661191" w:rsidTr="5FFAE9BA" w14:paraId="219E0088" w14:textId="77777777">
        <w:trPr>
          <w:trHeight w:val="74"/>
        </w:trPr>
        <w:tc>
          <w:tcPr>
            <w:tcW w:w="3150" w:type="dxa"/>
            <w:tcMar/>
          </w:tcPr>
          <w:p w:rsidRPr="008A4540" w:rsidR="00661191" w:rsidP="00827089" w:rsidRDefault="00661191" w14:paraId="08CAC2F4" w14:textId="77777777">
            <w:pPr>
              <w:rPr>
                <w:rFonts w:ascii="Arial Narrow" w:hAnsi="Arial Narrow"/>
                <w:sz w:val="20"/>
                <w:szCs w:val="20"/>
              </w:rPr>
            </w:pPr>
          </w:p>
        </w:tc>
        <w:tc>
          <w:tcPr>
            <w:tcW w:w="6172" w:type="dxa"/>
            <w:tcMar/>
          </w:tcPr>
          <w:p w:rsidRPr="008A4540" w:rsidR="00661191" w:rsidP="00827089" w:rsidRDefault="00661191" w14:paraId="65A5B858" w14:textId="77777777">
            <w:pPr>
              <w:jc w:val="both"/>
              <w:rPr>
                <w:rFonts w:ascii="Arial Narrow" w:hAnsi="Arial Narrow" w:cs="Arial"/>
                <w:sz w:val="20"/>
                <w:szCs w:val="20"/>
              </w:rPr>
            </w:pPr>
            <w:r w:rsidRPr="008A4540">
              <w:rPr>
                <w:rFonts w:ascii="Arial Narrow" w:hAnsi="Arial Narrow" w:cs="Arial"/>
                <w:sz w:val="20"/>
                <w:szCs w:val="20"/>
              </w:rPr>
              <w:t>ART. 22. DFL 707</w:t>
            </w:r>
          </w:p>
        </w:tc>
      </w:tr>
      <w:tr w:rsidRPr="008A4540" w:rsidR="00661191" w:rsidTr="5FFAE9BA" w14:paraId="3F0CDF22" w14:textId="77777777">
        <w:trPr>
          <w:trHeight w:val="74"/>
        </w:trPr>
        <w:tc>
          <w:tcPr>
            <w:tcW w:w="3150" w:type="dxa"/>
            <w:tcMar/>
          </w:tcPr>
          <w:p w:rsidRPr="008A4540" w:rsidR="00661191" w:rsidP="00827089" w:rsidRDefault="00661191" w14:paraId="45871ED9" w14:textId="77777777">
            <w:pPr>
              <w:rPr>
                <w:rFonts w:ascii="Arial Narrow" w:hAnsi="Arial Narrow"/>
                <w:sz w:val="20"/>
                <w:szCs w:val="20"/>
              </w:rPr>
            </w:pPr>
          </w:p>
        </w:tc>
        <w:tc>
          <w:tcPr>
            <w:tcW w:w="6172" w:type="dxa"/>
            <w:tcMar/>
          </w:tcPr>
          <w:p w:rsidRPr="008A4540" w:rsidR="00661191" w:rsidP="00827089" w:rsidRDefault="00661191" w14:paraId="7081CFC6" w14:textId="445F631F">
            <w:pPr>
              <w:jc w:val="both"/>
              <w:rPr>
                <w:rFonts w:ascii="Arial Narrow" w:hAnsi="Arial Narrow" w:cs="Arial"/>
                <w:sz w:val="20"/>
                <w:szCs w:val="20"/>
              </w:rPr>
            </w:pPr>
            <w:r w:rsidRPr="008A4540">
              <w:rPr>
                <w:rFonts w:ascii="Arial Narrow" w:hAnsi="Arial Narrow" w:cs="Arial"/>
                <w:sz w:val="20"/>
                <w:szCs w:val="20"/>
              </w:rPr>
              <w:t>Girar cheques sin tener de antemano fondos o créditos disponibles suficientes en cuenta corriente.</w:t>
            </w:r>
          </w:p>
        </w:tc>
      </w:tr>
      <w:tr w:rsidRPr="008A4540" w:rsidR="00661191" w:rsidTr="5FFAE9BA" w14:paraId="2C0F128D" w14:textId="77777777">
        <w:trPr>
          <w:trHeight w:val="74"/>
        </w:trPr>
        <w:tc>
          <w:tcPr>
            <w:tcW w:w="3150" w:type="dxa"/>
            <w:tcMar/>
          </w:tcPr>
          <w:p w:rsidRPr="008A4540" w:rsidR="00661191" w:rsidP="00827089" w:rsidRDefault="00661191" w14:paraId="16F4D412" w14:textId="77777777">
            <w:pPr>
              <w:rPr>
                <w:rFonts w:ascii="Arial Narrow" w:hAnsi="Arial Narrow"/>
                <w:sz w:val="20"/>
                <w:szCs w:val="20"/>
              </w:rPr>
            </w:pPr>
          </w:p>
        </w:tc>
        <w:tc>
          <w:tcPr>
            <w:tcW w:w="6172" w:type="dxa"/>
            <w:tcMar/>
          </w:tcPr>
          <w:p w:rsidRPr="008A4540" w:rsidR="00661191" w:rsidP="00827089" w:rsidRDefault="00661191" w14:paraId="49786D8A" w14:textId="77777777">
            <w:pPr>
              <w:jc w:val="both"/>
              <w:rPr>
                <w:rFonts w:ascii="Arial Narrow" w:hAnsi="Arial Narrow" w:cs="Arial"/>
                <w:sz w:val="20"/>
                <w:szCs w:val="20"/>
              </w:rPr>
            </w:pPr>
          </w:p>
        </w:tc>
      </w:tr>
      <w:tr w:rsidRPr="008A4540" w:rsidR="00661191" w:rsidTr="5FFAE9BA" w14:paraId="0F0C914F" w14:textId="77777777">
        <w:trPr>
          <w:trHeight w:val="74"/>
        </w:trPr>
        <w:tc>
          <w:tcPr>
            <w:tcW w:w="3150" w:type="dxa"/>
            <w:tcMar/>
          </w:tcPr>
          <w:p w:rsidRPr="008A4540" w:rsidR="00661191" w:rsidP="00827089" w:rsidRDefault="00661191" w14:paraId="6BD8ED19" w14:textId="77777777">
            <w:pPr>
              <w:jc w:val="both"/>
              <w:rPr>
                <w:rFonts w:ascii="Arial Narrow" w:hAnsi="Arial Narrow" w:cs="Arial"/>
                <w:b/>
                <w:sz w:val="20"/>
                <w:szCs w:val="20"/>
              </w:rPr>
            </w:pPr>
            <w:r w:rsidRPr="008A4540">
              <w:rPr>
                <w:rFonts w:ascii="Arial Narrow" w:hAnsi="Arial Narrow" w:cs="Arial"/>
                <w:b/>
                <w:sz w:val="20"/>
                <w:szCs w:val="20"/>
              </w:rPr>
              <w:t>4004</w:t>
            </w:r>
          </w:p>
        </w:tc>
        <w:tc>
          <w:tcPr>
            <w:tcW w:w="6172" w:type="dxa"/>
            <w:tcMar/>
          </w:tcPr>
          <w:p w:rsidRPr="008A4540" w:rsidR="00661191" w:rsidP="00827089" w:rsidRDefault="00661191" w14:paraId="7C0CB870" w14:textId="77777777">
            <w:pPr>
              <w:jc w:val="both"/>
              <w:rPr>
                <w:rFonts w:ascii="Arial Narrow" w:hAnsi="Arial Narrow" w:cs="Arial"/>
                <w:b/>
                <w:sz w:val="20"/>
                <w:szCs w:val="20"/>
              </w:rPr>
            </w:pPr>
            <w:r w:rsidRPr="008A4540">
              <w:rPr>
                <w:rFonts w:ascii="Arial Narrow" w:hAnsi="Arial Narrow" w:cs="Arial"/>
                <w:b/>
                <w:sz w:val="20"/>
                <w:szCs w:val="20"/>
              </w:rPr>
              <w:t>GIRO DOLOSO DE CHEQUES (CUENTA CERRADA) AC. PENAL PRIVADA.</w:t>
            </w:r>
          </w:p>
        </w:tc>
      </w:tr>
      <w:tr w:rsidRPr="008A4540" w:rsidR="00661191" w:rsidTr="5FFAE9BA" w14:paraId="0B4FBFEC" w14:textId="77777777">
        <w:trPr>
          <w:trHeight w:val="74"/>
        </w:trPr>
        <w:tc>
          <w:tcPr>
            <w:tcW w:w="3150" w:type="dxa"/>
            <w:tcMar/>
          </w:tcPr>
          <w:p w:rsidRPr="008A4540" w:rsidR="00661191" w:rsidP="00827089" w:rsidRDefault="00661191" w14:paraId="702F3779" w14:textId="77777777">
            <w:pPr>
              <w:rPr>
                <w:rFonts w:ascii="Arial Narrow" w:hAnsi="Arial Narrow"/>
                <w:sz w:val="20"/>
                <w:szCs w:val="20"/>
              </w:rPr>
            </w:pPr>
          </w:p>
        </w:tc>
        <w:tc>
          <w:tcPr>
            <w:tcW w:w="6172" w:type="dxa"/>
            <w:tcMar/>
          </w:tcPr>
          <w:p w:rsidRPr="008A4540" w:rsidR="00661191" w:rsidP="00827089" w:rsidRDefault="00661191" w14:paraId="5E700A80" w14:textId="77777777">
            <w:pPr>
              <w:jc w:val="both"/>
              <w:rPr>
                <w:rFonts w:ascii="Arial Narrow" w:hAnsi="Arial Narrow" w:cs="Arial"/>
                <w:sz w:val="20"/>
                <w:szCs w:val="20"/>
              </w:rPr>
            </w:pPr>
            <w:r w:rsidRPr="008A4540">
              <w:rPr>
                <w:rFonts w:ascii="Arial Narrow" w:hAnsi="Arial Narrow" w:cs="Arial"/>
                <w:sz w:val="20"/>
                <w:szCs w:val="20"/>
              </w:rPr>
              <w:t>ART. 22. DFL 707</w:t>
            </w:r>
          </w:p>
        </w:tc>
      </w:tr>
      <w:tr w:rsidRPr="008A4540" w:rsidR="00661191" w:rsidTr="5FFAE9BA" w14:paraId="7D39AAFE" w14:textId="77777777">
        <w:trPr>
          <w:trHeight w:val="74"/>
        </w:trPr>
        <w:tc>
          <w:tcPr>
            <w:tcW w:w="3150" w:type="dxa"/>
            <w:tcMar/>
          </w:tcPr>
          <w:p w:rsidRPr="008A4540" w:rsidR="00661191" w:rsidP="00827089" w:rsidRDefault="00661191" w14:paraId="0D827809" w14:textId="77777777">
            <w:pPr>
              <w:rPr>
                <w:rFonts w:ascii="Arial Narrow" w:hAnsi="Arial Narrow"/>
                <w:sz w:val="20"/>
                <w:szCs w:val="20"/>
              </w:rPr>
            </w:pPr>
          </w:p>
        </w:tc>
        <w:tc>
          <w:tcPr>
            <w:tcW w:w="6172" w:type="dxa"/>
            <w:tcMar/>
          </w:tcPr>
          <w:p w:rsidRPr="008A4540" w:rsidR="00661191" w:rsidP="00827089" w:rsidRDefault="00661191" w14:paraId="7B5EC1B1" w14:textId="59476B0F">
            <w:pPr>
              <w:jc w:val="both"/>
              <w:rPr>
                <w:rFonts w:ascii="Arial Narrow" w:hAnsi="Arial Narrow" w:cs="Arial"/>
                <w:sz w:val="20"/>
                <w:szCs w:val="20"/>
              </w:rPr>
            </w:pPr>
            <w:r w:rsidRPr="008A4540">
              <w:rPr>
                <w:rFonts w:ascii="Arial Narrow" w:hAnsi="Arial Narrow" w:cs="Arial"/>
                <w:sz w:val="20"/>
                <w:szCs w:val="20"/>
              </w:rPr>
              <w:t>Girar cheques sobre cuenta cerrada o no existente.</w:t>
            </w:r>
          </w:p>
        </w:tc>
      </w:tr>
      <w:tr w:rsidRPr="008A4540" w:rsidR="00661191" w:rsidTr="5FFAE9BA" w14:paraId="688D3448" w14:textId="77777777">
        <w:trPr>
          <w:trHeight w:val="74"/>
        </w:trPr>
        <w:tc>
          <w:tcPr>
            <w:tcW w:w="3150" w:type="dxa"/>
            <w:tcMar/>
          </w:tcPr>
          <w:p w:rsidRPr="008A4540" w:rsidR="00661191" w:rsidP="00827089" w:rsidRDefault="00661191" w14:paraId="68469E8D" w14:textId="77777777">
            <w:pPr>
              <w:rPr>
                <w:rFonts w:ascii="Arial Narrow" w:hAnsi="Arial Narrow"/>
                <w:sz w:val="20"/>
                <w:szCs w:val="20"/>
              </w:rPr>
            </w:pPr>
          </w:p>
        </w:tc>
        <w:tc>
          <w:tcPr>
            <w:tcW w:w="6172" w:type="dxa"/>
            <w:tcMar/>
          </w:tcPr>
          <w:p w:rsidRPr="008A4540" w:rsidR="00661191" w:rsidP="00827089" w:rsidRDefault="00661191" w14:paraId="783D73B7" w14:textId="77777777">
            <w:pPr>
              <w:jc w:val="both"/>
              <w:rPr>
                <w:rFonts w:ascii="Arial Narrow" w:hAnsi="Arial Narrow" w:cs="Arial"/>
                <w:sz w:val="20"/>
                <w:szCs w:val="20"/>
              </w:rPr>
            </w:pPr>
          </w:p>
        </w:tc>
      </w:tr>
      <w:tr w:rsidRPr="008A4540" w:rsidR="00661191" w:rsidTr="5FFAE9BA" w14:paraId="5775D328" w14:textId="77777777">
        <w:trPr>
          <w:trHeight w:val="74"/>
        </w:trPr>
        <w:tc>
          <w:tcPr>
            <w:tcW w:w="3150" w:type="dxa"/>
            <w:tcMar/>
          </w:tcPr>
          <w:p w:rsidRPr="008A4540" w:rsidR="00661191" w:rsidP="00827089" w:rsidRDefault="00661191" w14:paraId="2861D0AE" w14:textId="77777777">
            <w:pPr>
              <w:jc w:val="both"/>
              <w:rPr>
                <w:rFonts w:ascii="Arial Narrow" w:hAnsi="Arial Narrow" w:cs="Arial"/>
                <w:b/>
                <w:sz w:val="20"/>
                <w:szCs w:val="20"/>
              </w:rPr>
            </w:pPr>
            <w:r w:rsidRPr="008A4540">
              <w:rPr>
                <w:rFonts w:ascii="Arial Narrow" w:hAnsi="Arial Narrow" w:cs="Arial"/>
                <w:b/>
                <w:sz w:val="20"/>
                <w:szCs w:val="20"/>
              </w:rPr>
              <w:t>4005</w:t>
            </w:r>
          </w:p>
        </w:tc>
        <w:tc>
          <w:tcPr>
            <w:tcW w:w="6172" w:type="dxa"/>
            <w:tcMar/>
          </w:tcPr>
          <w:p w:rsidRPr="008A4540" w:rsidR="00661191" w:rsidP="00827089" w:rsidRDefault="00661191" w14:paraId="4B8F672C" w14:textId="77777777">
            <w:pPr>
              <w:jc w:val="both"/>
              <w:rPr>
                <w:rFonts w:ascii="Arial Narrow" w:hAnsi="Arial Narrow" w:cs="Arial"/>
                <w:b/>
                <w:sz w:val="20"/>
                <w:szCs w:val="20"/>
              </w:rPr>
            </w:pPr>
            <w:r w:rsidRPr="008A4540">
              <w:rPr>
                <w:rFonts w:ascii="Arial Narrow" w:hAnsi="Arial Narrow" w:cs="Arial"/>
                <w:b/>
                <w:sz w:val="20"/>
                <w:szCs w:val="20"/>
              </w:rPr>
              <w:t>GIRO DOLOSO DE CHEQUES AC. PENAL PÚBLICA.</w:t>
            </w:r>
          </w:p>
        </w:tc>
      </w:tr>
      <w:tr w:rsidRPr="008A4540" w:rsidR="00661191" w:rsidTr="5FFAE9BA" w14:paraId="5C73F990" w14:textId="77777777">
        <w:trPr>
          <w:trHeight w:val="74"/>
        </w:trPr>
        <w:tc>
          <w:tcPr>
            <w:tcW w:w="3150" w:type="dxa"/>
            <w:tcMar/>
          </w:tcPr>
          <w:p w:rsidRPr="008A4540" w:rsidR="00661191" w:rsidP="00827089" w:rsidRDefault="00661191" w14:paraId="5E328D01" w14:textId="77777777">
            <w:pPr>
              <w:rPr>
                <w:rFonts w:ascii="Arial Narrow" w:hAnsi="Arial Narrow"/>
                <w:sz w:val="20"/>
                <w:szCs w:val="20"/>
              </w:rPr>
            </w:pPr>
          </w:p>
        </w:tc>
        <w:tc>
          <w:tcPr>
            <w:tcW w:w="6172" w:type="dxa"/>
            <w:tcMar/>
          </w:tcPr>
          <w:p w:rsidRPr="008A4540" w:rsidR="00661191" w:rsidP="00827089" w:rsidRDefault="00661191" w14:paraId="545859A5" w14:textId="77777777">
            <w:pPr>
              <w:jc w:val="both"/>
              <w:rPr>
                <w:rFonts w:ascii="Arial Narrow" w:hAnsi="Arial Narrow" w:cs="Arial"/>
                <w:sz w:val="20"/>
                <w:szCs w:val="20"/>
              </w:rPr>
            </w:pPr>
            <w:r w:rsidRPr="008A4540">
              <w:rPr>
                <w:rFonts w:ascii="Arial Narrow" w:hAnsi="Arial Narrow" w:cs="Arial"/>
                <w:sz w:val="20"/>
                <w:szCs w:val="20"/>
              </w:rPr>
              <w:t>ART. 42 DFL 707</w:t>
            </w:r>
          </w:p>
        </w:tc>
      </w:tr>
      <w:tr w:rsidRPr="008A4540" w:rsidR="00661191" w:rsidTr="5FFAE9BA" w14:paraId="475A44A2" w14:textId="77777777">
        <w:trPr>
          <w:trHeight w:val="74"/>
        </w:trPr>
        <w:tc>
          <w:tcPr>
            <w:tcW w:w="3150" w:type="dxa"/>
            <w:tcMar/>
          </w:tcPr>
          <w:p w:rsidRPr="008A4540" w:rsidR="00661191" w:rsidP="00827089" w:rsidRDefault="00661191" w14:paraId="6839F55B" w14:textId="77777777">
            <w:pPr>
              <w:rPr>
                <w:rFonts w:ascii="Arial Narrow" w:hAnsi="Arial Narrow"/>
                <w:sz w:val="20"/>
                <w:szCs w:val="20"/>
              </w:rPr>
            </w:pPr>
          </w:p>
        </w:tc>
        <w:tc>
          <w:tcPr>
            <w:tcW w:w="6172" w:type="dxa"/>
            <w:tcMar/>
          </w:tcPr>
          <w:p w:rsidRPr="008A4540" w:rsidR="00661191" w:rsidP="00827089" w:rsidRDefault="00661191" w14:paraId="51EB34ED" w14:textId="0C1B914A">
            <w:pPr>
              <w:jc w:val="both"/>
              <w:rPr>
                <w:rFonts w:ascii="Arial Narrow" w:hAnsi="Arial Narrow" w:cs="Arial"/>
                <w:sz w:val="20"/>
                <w:szCs w:val="20"/>
              </w:rPr>
            </w:pPr>
            <w:r w:rsidRPr="008A4540">
              <w:rPr>
                <w:rFonts w:ascii="Arial Narrow" w:hAnsi="Arial Narrow" w:cs="Arial"/>
                <w:sz w:val="20"/>
                <w:szCs w:val="20"/>
              </w:rPr>
              <w:t>Dar orden de no pago a un cheque por causales distintas a las establecidas en el art. 26.</w:t>
            </w:r>
          </w:p>
        </w:tc>
      </w:tr>
      <w:tr w:rsidRPr="008A4540" w:rsidR="00661191" w:rsidTr="5FFAE9BA" w14:paraId="0A92887B" w14:textId="77777777">
        <w:trPr>
          <w:trHeight w:val="74"/>
        </w:trPr>
        <w:tc>
          <w:tcPr>
            <w:tcW w:w="3150" w:type="dxa"/>
            <w:tcMar/>
          </w:tcPr>
          <w:p w:rsidRPr="008A4540" w:rsidR="00661191" w:rsidP="00827089" w:rsidRDefault="00661191" w14:paraId="3919F4B9" w14:textId="77777777">
            <w:pPr>
              <w:rPr>
                <w:rFonts w:ascii="Arial Narrow" w:hAnsi="Arial Narrow"/>
                <w:sz w:val="20"/>
                <w:szCs w:val="20"/>
              </w:rPr>
            </w:pPr>
          </w:p>
        </w:tc>
        <w:tc>
          <w:tcPr>
            <w:tcW w:w="6172" w:type="dxa"/>
            <w:tcMar/>
          </w:tcPr>
          <w:p w:rsidRPr="008A4540" w:rsidR="00661191" w:rsidP="00827089" w:rsidRDefault="00661191" w14:paraId="33CE40A3" w14:textId="77777777">
            <w:pPr>
              <w:jc w:val="both"/>
              <w:rPr>
                <w:rFonts w:ascii="Arial Narrow" w:hAnsi="Arial Narrow" w:cs="Arial"/>
                <w:sz w:val="20"/>
                <w:szCs w:val="20"/>
              </w:rPr>
            </w:pPr>
          </w:p>
        </w:tc>
      </w:tr>
      <w:tr w:rsidRPr="008A4540" w:rsidR="00661191" w:rsidTr="5FFAE9BA" w14:paraId="4DFF4CA9" w14:textId="77777777">
        <w:trPr>
          <w:trHeight w:val="74"/>
        </w:trPr>
        <w:tc>
          <w:tcPr>
            <w:tcW w:w="3150" w:type="dxa"/>
            <w:tcMar/>
          </w:tcPr>
          <w:p w:rsidRPr="008A4540" w:rsidR="00661191" w:rsidP="00827089" w:rsidRDefault="00661191" w14:paraId="6D07E134" w14:textId="77777777">
            <w:pPr>
              <w:jc w:val="both"/>
              <w:rPr>
                <w:rFonts w:ascii="Arial Narrow" w:hAnsi="Arial Narrow" w:cs="Arial"/>
                <w:b/>
                <w:sz w:val="20"/>
                <w:szCs w:val="20"/>
              </w:rPr>
            </w:pPr>
            <w:r w:rsidRPr="008A4540">
              <w:rPr>
                <w:rFonts w:ascii="Arial Narrow" w:hAnsi="Arial Narrow" w:cs="Arial"/>
                <w:b/>
                <w:sz w:val="20"/>
                <w:szCs w:val="20"/>
              </w:rPr>
              <w:t>4006</w:t>
            </w:r>
          </w:p>
        </w:tc>
        <w:tc>
          <w:tcPr>
            <w:tcW w:w="6172" w:type="dxa"/>
            <w:tcMar/>
          </w:tcPr>
          <w:p w:rsidRPr="008A4540" w:rsidR="00661191" w:rsidP="00827089" w:rsidRDefault="00661191" w14:paraId="62576660" w14:textId="77777777">
            <w:pPr>
              <w:jc w:val="both"/>
              <w:rPr>
                <w:rFonts w:ascii="Arial Narrow" w:hAnsi="Arial Narrow" w:cs="Arial"/>
                <w:b/>
                <w:sz w:val="20"/>
                <w:szCs w:val="20"/>
              </w:rPr>
            </w:pPr>
            <w:r w:rsidRPr="008A4540">
              <w:rPr>
                <w:rFonts w:ascii="Arial Narrow" w:hAnsi="Arial Narrow" w:cs="Arial"/>
                <w:b/>
                <w:sz w:val="20"/>
                <w:szCs w:val="20"/>
              </w:rPr>
              <w:t>TACHA FALSA DE FIRMA AUTENTICA. AC. PENAL PÚBLICA.</w:t>
            </w:r>
          </w:p>
        </w:tc>
      </w:tr>
      <w:tr w:rsidRPr="008A4540" w:rsidR="00661191" w:rsidTr="5FFAE9BA" w14:paraId="4D1DCE72" w14:textId="77777777">
        <w:trPr>
          <w:trHeight w:val="74"/>
        </w:trPr>
        <w:tc>
          <w:tcPr>
            <w:tcW w:w="3150" w:type="dxa"/>
            <w:tcMar/>
          </w:tcPr>
          <w:p w:rsidRPr="008A4540" w:rsidR="00661191" w:rsidP="00827089" w:rsidRDefault="00661191" w14:paraId="562CDCCA" w14:textId="77777777">
            <w:pPr>
              <w:rPr>
                <w:rFonts w:ascii="Arial Narrow" w:hAnsi="Arial Narrow"/>
                <w:sz w:val="20"/>
                <w:szCs w:val="20"/>
              </w:rPr>
            </w:pPr>
          </w:p>
        </w:tc>
        <w:tc>
          <w:tcPr>
            <w:tcW w:w="6172" w:type="dxa"/>
            <w:tcMar/>
          </w:tcPr>
          <w:p w:rsidRPr="008A4540" w:rsidR="00661191" w:rsidP="00827089" w:rsidRDefault="00661191" w14:paraId="121F12B8" w14:textId="77777777">
            <w:pPr>
              <w:jc w:val="both"/>
              <w:rPr>
                <w:rFonts w:ascii="Arial Narrow" w:hAnsi="Arial Narrow" w:cs="Arial"/>
                <w:sz w:val="20"/>
                <w:szCs w:val="20"/>
              </w:rPr>
            </w:pPr>
            <w:r w:rsidRPr="008A4540">
              <w:rPr>
                <w:rFonts w:ascii="Arial Narrow" w:hAnsi="Arial Narrow" w:cs="Arial"/>
                <w:sz w:val="20"/>
                <w:szCs w:val="20"/>
              </w:rPr>
              <w:t>ART. 43. D.L. 707</w:t>
            </w:r>
          </w:p>
        </w:tc>
      </w:tr>
      <w:tr w:rsidRPr="008A4540" w:rsidR="00661191" w:rsidTr="5FFAE9BA" w14:paraId="5207576B" w14:textId="77777777">
        <w:trPr>
          <w:trHeight w:val="74"/>
        </w:trPr>
        <w:tc>
          <w:tcPr>
            <w:tcW w:w="3150" w:type="dxa"/>
            <w:tcMar/>
          </w:tcPr>
          <w:p w:rsidRPr="008A4540" w:rsidR="00661191" w:rsidP="00827089" w:rsidRDefault="00661191" w14:paraId="0B85CEB3" w14:textId="77777777">
            <w:pPr>
              <w:rPr>
                <w:rFonts w:ascii="Arial Narrow" w:hAnsi="Arial Narrow"/>
                <w:sz w:val="20"/>
                <w:szCs w:val="20"/>
              </w:rPr>
            </w:pPr>
          </w:p>
        </w:tc>
        <w:tc>
          <w:tcPr>
            <w:tcW w:w="6172" w:type="dxa"/>
            <w:tcMar/>
          </w:tcPr>
          <w:p w:rsidRPr="008A4540" w:rsidR="00661191" w:rsidP="00827089" w:rsidRDefault="00661191" w14:paraId="5BA48822" w14:textId="328A934D">
            <w:pPr>
              <w:jc w:val="both"/>
              <w:rPr>
                <w:rFonts w:ascii="Arial Narrow" w:hAnsi="Arial Narrow" w:cs="Arial"/>
                <w:sz w:val="20"/>
                <w:szCs w:val="20"/>
              </w:rPr>
            </w:pPr>
            <w:r w:rsidRPr="008A4540">
              <w:rPr>
                <w:rFonts w:ascii="Arial Narrow" w:hAnsi="Arial Narrow" w:cs="Arial"/>
                <w:sz w:val="20"/>
                <w:szCs w:val="20"/>
              </w:rPr>
              <w:t>Persona que niega su firma en la gestión de notificación de un protesto su firma, la que en definitiva resultare pertenecerle.</w:t>
            </w:r>
          </w:p>
        </w:tc>
      </w:tr>
      <w:tr w:rsidRPr="008A4540" w:rsidR="00661191" w:rsidTr="5FFAE9BA" w14:paraId="36ADDBA0" w14:textId="77777777">
        <w:trPr>
          <w:trHeight w:val="74"/>
        </w:trPr>
        <w:tc>
          <w:tcPr>
            <w:tcW w:w="3150" w:type="dxa"/>
            <w:tcMar/>
          </w:tcPr>
          <w:p w:rsidRPr="008A4540" w:rsidR="00661191" w:rsidP="00827089" w:rsidRDefault="00661191" w14:paraId="6CFB2F23" w14:textId="77777777">
            <w:pPr>
              <w:rPr>
                <w:rFonts w:ascii="Arial Narrow" w:hAnsi="Arial Narrow"/>
                <w:sz w:val="20"/>
                <w:szCs w:val="20"/>
              </w:rPr>
            </w:pPr>
          </w:p>
        </w:tc>
        <w:tc>
          <w:tcPr>
            <w:tcW w:w="6172" w:type="dxa"/>
            <w:tcMar/>
          </w:tcPr>
          <w:p w:rsidRPr="008A4540" w:rsidR="00661191" w:rsidP="00827089" w:rsidRDefault="00661191" w14:paraId="7B4C3C2F" w14:textId="77777777">
            <w:pPr>
              <w:jc w:val="both"/>
              <w:rPr>
                <w:rFonts w:ascii="Arial Narrow" w:hAnsi="Arial Narrow" w:cs="Arial"/>
                <w:sz w:val="20"/>
                <w:szCs w:val="20"/>
              </w:rPr>
            </w:pPr>
          </w:p>
        </w:tc>
      </w:tr>
      <w:tr w:rsidRPr="008A4540" w:rsidR="00661191" w:rsidTr="5FFAE9BA" w14:paraId="0EFF8721" w14:textId="77777777">
        <w:trPr>
          <w:trHeight w:val="74"/>
        </w:trPr>
        <w:tc>
          <w:tcPr>
            <w:tcW w:w="3150" w:type="dxa"/>
            <w:tcMar/>
          </w:tcPr>
          <w:p w:rsidRPr="008A4540" w:rsidR="00661191" w:rsidP="00827089" w:rsidRDefault="00661191" w14:paraId="7EB18041" w14:textId="77777777">
            <w:pPr>
              <w:rPr>
                <w:rFonts w:ascii="Arial Narrow" w:hAnsi="Arial Narrow"/>
                <w:sz w:val="20"/>
                <w:szCs w:val="20"/>
              </w:rPr>
            </w:pPr>
            <w:r w:rsidRPr="008A4540">
              <w:rPr>
                <w:rFonts w:ascii="Arial Narrow" w:hAnsi="Arial Narrow" w:cs="Arial"/>
                <w:b/>
                <w:sz w:val="20"/>
                <w:szCs w:val="20"/>
              </w:rPr>
              <w:t>4099</w:t>
            </w:r>
          </w:p>
        </w:tc>
        <w:tc>
          <w:tcPr>
            <w:tcW w:w="6172" w:type="dxa"/>
            <w:tcMar/>
          </w:tcPr>
          <w:p w:rsidRPr="008A4540" w:rsidR="00661191" w:rsidP="00827089" w:rsidRDefault="00661191" w14:paraId="5723AF0E" w14:textId="7C9A0A07">
            <w:pPr>
              <w:jc w:val="both"/>
              <w:rPr>
                <w:rFonts w:ascii="Arial Narrow" w:hAnsi="Arial Narrow" w:cs="Arial"/>
                <w:sz w:val="20"/>
                <w:szCs w:val="20"/>
              </w:rPr>
            </w:pPr>
            <w:r w:rsidRPr="008A4540">
              <w:rPr>
                <w:rFonts w:ascii="Arial Narrow" w:hAnsi="Arial Narrow" w:cs="Arial"/>
                <w:b/>
                <w:bCs/>
                <w:sz w:val="20"/>
                <w:szCs w:val="20"/>
              </w:rPr>
              <w:t>OTROS DELITOS LEY DE CUENTAS CORRIENTES BANCARIAS Y CHEQUES.</w:t>
            </w:r>
          </w:p>
        </w:tc>
      </w:tr>
      <w:tr w:rsidRPr="008A4540" w:rsidR="00661191" w:rsidTr="5FFAE9BA" w14:paraId="4F2F9D61" w14:textId="77777777">
        <w:trPr>
          <w:trHeight w:val="74"/>
        </w:trPr>
        <w:tc>
          <w:tcPr>
            <w:tcW w:w="3150" w:type="dxa"/>
            <w:tcMar/>
          </w:tcPr>
          <w:p w:rsidRPr="008A4540" w:rsidR="00661191" w:rsidP="00827089" w:rsidRDefault="00661191" w14:paraId="32B07331" w14:textId="77777777">
            <w:pPr>
              <w:rPr>
                <w:rFonts w:ascii="Arial Narrow" w:hAnsi="Arial Narrow" w:cs="Arial"/>
                <w:b/>
                <w:sz w:val="20"/>
                <w:szCs w:val="20"/>
              </w:rPr>
            </w:pPr>
          </w:p>
        </w:tc>
        <w:tc>
          <w:tcPr>
            <w:tcW w:w="6172" w:type="dxa"/>
            <w:tcMar/>
          </w:tcPr>
          <w:p w:rsidRPr="008A4540" w:rsidR="00661191" w:rsidP="00827089" w:rsidRDefault="00661191" w14:paraId="363FF891" w14:textId="77777777">
            <w:pPr>
              <w:jc w:val="both"/>
              <w:rPr>
                <w:rFonts w:ascii="Arial Narrow" w:hAnsi="Arial Narrow" w:cs="Arial"/>
                <w:b/>
                <w:bCs/>
                <w:sz w:val="20"/>
                <w:szCs w:val="20"/>
              </w:rPr>
            </w:pPr>
          </w:p>
        </w:tc>
      </w:tr>
      <w:tr w:rsidRPr="008A4540" w:rsidR="00661191" w:rsidTr="5FFAE9BA" w14:paraId="58B38A1E" w14:textId="77777777">
        <w:trPr>
          <w:trHeight w:val="74"/>
        </w:trPr>
        <w:tc>
          <w:tcPr>
            <w:tcW w:w="3150" w:type="dxa"/>
            <w:tcMar/>
          </w:tcPr>
          <w:p w:rsidRPr="008A4540" w:rsidR="00661191" w:rsidP="00827089" w:rsidRDefault="00661191" w14:paraId="6DFBBC44" w14:textId="77777777">
            <w:pPr>
              <w:rPr>
                <w:rFonts w:ascii="Arial Narrow" w:hAnsi="Arial Narrow" w:cs="Arial"/>
                <w:b/>
                <w:sz w:val="20"/>
                <w:szCs w:val="20"/>
              </w:rPr>
            </w:pPr>
          </w:p>
        </w:tc>
        <w:tc>
          <w:tcPr>
            <w:tcW w:w="6172" w:type="dxa"/>
            <w:tcMar/>
          </w:tcPr>
          <w:p w:rsidRPr="008A4540" w:rsidR="00661191" w:rsidP="00827089" w:rsidRDefault="00661191" w14:paraId="6D7265AD" w14:textId="77777777">
            <w:pPr>
              <w:jc w:val="both"/>
              <w:rPr>
                <w:rFonts w:ascii="Arial Narrow" w:hAnsi="Arial Narrow" w:cs="Arial"/>
                <w:b/>
                <w:bCs/>
                <w:sz w:val="20"/>
                <w:szCs w:val="20"/>
              </w:rPr>
            </w:pPr>
          </w:p>
        </w:tc>
      </w:tr>
      <w:tr w:rsidRPr="008A4540" w:rsidR="00661191" w:rsidTr="5FFAE9BA" w14:paraId="338E4B35" w14:textId="77777777">
        <w:trPr>
          <w:trHeight w:val="547"/>
        </w:trPr>
        <w:tc>
          <w:tcPr>
            <w:tcW w:w="9322" w:type="dxa"/>
            <w:gridSpan w:val="2"/>
            <w:shd w:val="clear" w:color="auto" w:fill="BFBFBF" w:themeFill="background1" w:themeFillShade="BF"/>
            <w:tcMar/>
          </w:tcPr>
          <w:p w:rsidRPr="008A4540" w:rsidR="00661191" w:rsidP="00827089" w:rsidRDefault="00661191" w14:paraId="7BEFA4B2" w14:textId="01262F3E">
            <w:pPr>
              <w:jc w:val="both"/>
              <w:rPr>
                <w:rFonts w:ascii="Arial Narrow" w:hAnsi="Arial Narrow" w:cs="Arial"/>
                <w:sz w:val="20"/>
                <w:szCs w:val="20"/>
              </w:rPr>
            </w:pPr>
            <w:r w:rsidRPr="008A4540">
              <w:rPr>
                <w:rFonts w:ascii="Arial Narrow" w:hAnsi="Arial Narrow" w:cs="Arial"/>
                <w:b/>
                <w:sz w:val="20"/>
                <w:szCs w:val="20"/>
              </w:rPr>
              <w:t>D</w:t>
            </w:r>
            <w:r w:rsidR="000C075A">
              <w:rPr>
                <w:rFonts w:ascii="Arial Narrow" w:hAnsi="Arial Narrow" w:cs="Arial"/>
                <w:b/>
                <w:sz w:val="20"/>
                <w:szCs w:val="20"/>
              </w:rPr>
              <w:t>ELITOS TRIBUTARIOS</w:t>
            </w:r>
          </w:p>
        </w:tc>
      </w:tr>
      <w:tr w:rsidRPr="008A4540" w:rsidR="00661191" w:rsidTr="5FFAE9BA" w14:paraId="0F0595D0" w14:textId="77777777">
        <w:trPr>
          <w:trHeight w:val="74"/>
        </w:trPr>
        <w:tc>
          <w:tcPr>
            <w:tcW w:w="3150" w:type="dxa"/>
            <w:tcMar/>
          </w:tcPr>
          <w:p w:rsidRPr="008A4540" w:rsidR="00661191" w:rsidP="00827089" w:rsidRDefault="00661191" w14:paraId="74E8048C" w14:textId="77777777">
            <w:pPr>
              <w:rPr>
                <w:rFonts w:ascii="Arial Narrow" w:hAnsi="Arial Narrow"/>
                <w:sz w:val="20"/>
                <w:szCs w:val="20"/>
              </w:rPr>
            </w:pPr>
          </w:p>
        </w:tc>
        <w:tc>
          <w:tcPr>
            <w:tcW w:w="6172" w:type="dxa"/>
            <w:tcMar/>
          </w:tcPr>
          <w:p w:rsidRPr="008A4540" w:rsidR="00661191" w:rsidP="00827089" w:rsidRDefault="00661191" w14:paraId="040355F7" w14:textId="77777777">
            <w:pPr>
              <w:jc w:val="both"/>
              <w:rPr>
                <w:rFonts w:ascii="Arial Narrow" w:hAnsi="Arial Narrow" w:cs="Arial"/>
                <w:sz w:val="20"/>
                <w:szCs w:val="20"/>
              </w:rPr>
            </w:pPr>
          </w:p>
        </w:tc>
      </w:tr>
      <w:tr w:rsidRPr="008A4540" w:rsidR="00661191" w:rsidTr="5FFAE9BA" w14:paraId="6927F928" w14:textId="77777777">
        <w:trPr>
          <w:trHeight w:val="74"/>
        </w:trPr>
        <w:tc>
          <w:tcPr>
            <w:tcW w:w="3150" w:type="dxa"/>
            <w:tcMar/>
          </w:tcPr>
          <w:p w:rsidRPr="008A4540" w:rsidR="00661191" w:rsidP="00827089" w:rsidRDefault="00661191" w14:paraId="6450FF10"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827089" w:rsidRDefault="00661191" w14:paraId="1255F2FD" w14:textId="77777777">
            <w:pPr>
              <w:jc w:val="both"/>
              <w:rPr>
                <w:rFonts w:ascii="Arial Narrow" w:hAnsi="Arial Narrow" w:cs="Arial"/>
                <w:sz w:val="20"/>
                <w:szCs w:val="20"/>
              </w:rPr>
            </w:pPr>
            <w:r w:rsidRPr="008A4540">
              <w:rPr>
                <w:rFonts w:ascii="Arial Narrow" w:hAnsi="Arial Narrow" w:cs="Arial"/>
                <w:sz w:val="20"/>
                <w:szCs w:val="20"/>
              </w:rPr>
              <w:t>(05001-05099)</w:t>
            </w:r>
          </w:p>
          <w:p w:rsidRPr="008A4540" w:rsidR="00661191" w:rsidP="00827089" w:rsidRDefault="00661191" w14:paraId="06579627" w14:textId="77777777">
            <w:pPr>
              <w:jc w:val="both"/>
              <w:rPr>
                <w:rFonts w:ascii="Arial Narrow" w:hAnsi="Arial Narrow" w:cs="Arial"/>
                <w:sz w:val="20"/>
                <w:szCs w:val="20"/>
              </w:rPr>
            </w:pPr>
          </w:p>
        </w:tc>
      </w:tr>
      <w:tr w:rsidRPr="008A4540" w:rsidR="00661191" w:rsidTr="5FFAE9BA" w14:paraId="04E86738" w14:textId="77777777">
        <w:trPr>
          <w:trHeight w:val="74"/>
        </w:trPr>
        <w:tc>
          <w:tcPr>
            <w:tcW w:w="3150" w:type="dxa"/>
            <w:tcMar/>
          </w:tcPr>
          <w:p w:rsidRPr="008A4540" w:rsidR="00661191" w:rsidP="00827089" w:rsidRDefault="00661191" w14:paraId="3D8E6D11" w14:textId="77777777">
            <w:pPr>
              <w:jc w:val="both"/>
              <w:rPr>
                <w:rFonts w:ascii="Arial Narrow" w:hAnsi="Arial Narrow" w:cs="Arial"/>
                <w:b/>
                <w:sz w:val="20"/>
                <w:szCs w:val="20"/>
              </w:rPr>
            </w:pPr>
            <w:r w:rsidRPr="008A4540">
              <w:rPr>
                <w:rFonts w:ascii="Arial Narrow" w:hAnsi="Arial Narrow" w:cs="Arial"/>
                <w:b/>
                <w:sz w:val="20"/>
                <w:szCs w:val="20"/>
              </w:rPr>
              <w:t>5001</w:t>
            </w:r>
          </w:p>
        </w:tc>
        <w:tc>
          <w:tcPr>
            <w:tcW w:w="6172" w:type="dxa"/>
            <w:tcMar/>
          </w:tcPr>
          <w:p w:rsidRPr="008A4540" w:rsidR="00661191" w:rsidP="00827089" w:rsidRDefault="00661191" w14:paraId="1BFAF07B" w14:textId="77777777">
            <w:pPr>
              <w:jc w:val="both"/>
              <w:rPr>
                <w:rFonts w:ascii="Arial Narrow" w:hAnsi="Arial Narrow" w:cs="Arial"/>
                <w:b/>
                <w:sz w:val="20"/>
                <w:szCs w:val="20"/>
              </w:rPr>
            </w:pPr>
            <w:r w:rsidRPr="008A4540">
              <w:rPr>
                <w:rFonts w:ascii="Arial Narrow" w:hAnsi="Arial Narrow" w:cs="Arial"/>
                <w:b/>
                <w:sz w:val="20"/>
                <w:szCs w:val="20"/>
              </w:rPr>
              <w:t>DELITOS QUE CONTEMPLA EL CÓDIGO TRIBUTARIO.</w:t>
            </w:r>
          </w:p>
        </w:tc>
      </w:tr>
      <w:tr w:rsidRPr="008A4540" w:rsidR="00661191" w:rsidTr="5FFAE9BA" w14:paraId="3175E761" w14:textId="77777777">
        <w:trPr>
          <w:trHeight w:val="74"/>
        </w:trPr>
        <w:tc>
          <w:tcPr>
            <w:tcW w:w="3150" w:type="dxa"/>
            <w:tcMar/>
          </w:tcPr>
          <w:p w:rsidRPr="008A4540" w:rsidR="00661191" w:rsidP="00827089" w:rsidRDefault="00661191" w14:paraId="62CC7C39" w14:textId="77777777">
            <w:pPr>
              <w:rPr>
                <w:rFonts w:ascii="Arial Narrow" w:hAnsi="Arial Narrow"/>
                <w:sz w:val="20"/>
                <w:szCs w:val="20"/>
              </w:rPr>
            </w:pPr>
          </w:p>
        </w:tc>
        <w:tc>
          <w:tcPr>
            <w:tcW w:w="6172" w:type="dxa"/>
            <w:tcMar/>
          </w:tcPr>
          <w:p w:rsidRPr="008A4540" w:rsidR="00661191" w:rsidP="00827089" w:rsidRDefault="00661191" w14:paraId="59C68F57" w14:textId="021DAC87">
            <w:pPr>
              <w:jc w:val="both"/>
              <w:rPr>
                <w:rFonts w:ascii="Arial Narrow" w:hAnsi="Arial Narrow" w:cs="Arial"/>
                <w:sz w:val="20"/>
                <w:szCs w:val="20"/>
              </w:rPr>
            </w:pPr>
            <w:r w:rsidRPr="008A4540">
              <w:rPr>
                <w:rFonts w:ascii="Arial Narrow" w:hAnsi="Arial Narrow" w:cs="Arial"/>
                <w:sz w:val="20"/>
                <w:szCs w:val="20"/>
              </w:rPr>
              <w:t>ARTS. 97 AL 114</w:t>
            </w:r>
          </w:p>
        </w:tc>
      </w:tr>
      <w:tr w:rsidRPr="008A4540" w:rsidR="00661191" w:rsidTr="5FFAE9BA" w14:paraId="7C0E6128" w14:textId="77777777">
        <w:trPr>
          <w:trHeight w:val="74"/>
        </w:trPr>
        <w:tc>
          <w:tcPr>
            <w:tcW w:w="3150" w:type="dxa"/>
            <w:tcMar/>
          </w:tcPr>
          <w:p w:rsidRPr="008A4540" w:rsidR="00661191" w:rsidP="00827089" w:rsidRDefault="00661191" w14:paraId="133A47DC" w14:textId="77777777">
            <w:pPr>
              <w:rPr>
                <w:rFonts w:ascii="Arial Narrow" w:hAnsi="Arial Narrow"/>
                <w:sz w:val="20"/>
                <w:szCs w:val="20"/>
              </w:rPr>
            </w:pPr>
          </w:p>
        </w:tc>
        <w:tc>
          <w:tcPr>
            <w:tcW w:w="6172" w:type="dxa"/>
            <w:tcMar/>
          </w:tcPr>
          <w:p w:rsidRPr="008A4540" w:rsidR="00661191" w:rsidP="00827089" w:rsidRDefault="00661191" w14:paraId="5E5849A6" w14:textId="70B56FBF">
            <w:pPr>
              <w:jc w:val="both"/>
              <w:rPr>
                <w:rFonts w:ascii="Arial Narrow" w:hAnsi="Arial Narrow" w:cs="Arial"/>
                <w:sz w:val="20"/>
                <w:szCs w:val="20"/>
              </w:rPr>
            </w:pPr>
            <w:r w:rsidRPr="008A4540">
              <w:rPr>
                <w:rFonts w:ascii="Arial Narrow" w:hAnsi="Arial Narrow" w:cs="Arial"/>
                <w:sz w:val="20"/>
                <w:szCs w:val="20"/>
              </w:rPr>
              <w:t>Delitos contemplados en el código tributario.</w:t>
            </w:r>
          </w:p>
        </w:tc>
      </w:tr>
      <w:tr w:rsidRPr="008A4540" w:rsidR="00661191" w:rsidTr="5FFAE9BA" w14:paraId="476D3C2E" w14:textId="77777777">
        <w:trPr>
          <w:trHeight w:val="74"/>
        </w:trPr>
        <w:tc>
          <w:tcPr>
            <w:tcW w:w="3150" w:type="dxa"/>
            <w:tcMar/>
          </w:tcPr>
          <w:p w:rsidRPr="008A4540" w:rsidR="00661191" w:rsidP="00827089" w:rsidRDefault="00661191" w14:paraId="6C4231DF" w14:textId="77777777">
            <w:pPr>
              <w:rPr>
                <w:rFonts w:ascii="Arial Narrow" w:hAnsi="Arial Narrow"/>
                <w:sz w:val="20"/>
                <w:szCs w:val="20"/>
              </w:rPr>
            </w:pPr>
          </w:p>
        </w:tc>
        <w:tc>
          <w:tcPr>
            <w:tcW w:w="6172" w:type="dxa"/>
            <w:tcMar/>
          </w:tcPr>
          <w:p w:rsidRPr="008A4540" w:rsidR="00661191" w:rsidP="00827089" w:rsidRDefault="00661191" w14:paraId="428019DE" w14:textId="77777777">
            <w:pPr>
              <w:jc w:val="both"/>
              <w:rPr>
                <w:rFonts w:ascii="Arial Narrow" w:hAnsi="Arial Narrow" w:cs="Arial"/>
                <w:sz w:val="20"/>
                <w:szCs w:val="20"/>
              </w:rPr>
            </w:pPr>
          </w:p>
        </w:tc>
      </w:tr>
      <w:tr w:rsidRPr="008A4540" w:rsidR="00661191" w:rsidTr="5FFAE9BA" w14:paraId="049E9B62" w14:textId="77777777">
        <w:trPr>
          <w:trHeight w:val="74"/>
        </w:trPr>
        <w:tc>
          <w:tcPr>
            <w:tcW w:w="3150" w:type="dxa"/>
            <w:tcMar/>
          </w:tcPr>
          <w:p w:rsidRPr="008A4540" w:rsidR="00661191" w:rsidP="00827089" w:rsidRDefault="00661191" w14:paraId="4EB24566" w14:textId="77777777">
            <w:pPr>
              <w:jc w:val="both"/>
              <w:rPr>
                <w:rFonts w:ascii="Arial Narrow" w:hAnsi="Arial Narrow" w:cs="Arial"/>
                <w:b/>
                <w:sz w:val="20"/>
                <w:szCs w:val="20"/>
              </w:rPr>
            </w:pPr>
            <w:r w:rsidRPr="008A4540">
              <w:rPr>
                <w:rFonts w:ascii="Arial Narrow" w:hAnsi="Arial Narrow" w:cs="Arial"/>
                <w:b/>
                <w:sz w:val="20"/>
                <w:szCs w:val="20"/>
              </w:rPr>
              <w:t>5002</w:t>
            </w:r>
          </w:p>
        </w:tc>
        <w:tc>
          <w:tcPr>
            <w:tcW w:w="6172" w:type="dxa"/>
            <w:tcMar/>
          </w:tcPr>
          <w:p w:rsidRPr="008A4540" w:rsidR="00661191" w:rsidP="00827089" w:rsidRDefault="00661191" w14:paraId="281D3C4A" w14:textId="77777777">
            <w:pPr>
              <w:jc w:val="both"/>
              <w:rPr>
                <w:rFonts w:ascii="Arial Narrow" w:hAnsi="Arial Narrow" w:cs="Arial"/>
                <w:b/>
                <w:sz w:val="20"/>
                <w:szCs w:val="20"/>
              </w:rPr>
            </w:pPr>
            <w:r w:rsidRPr="008A4540">
              <w:rPr>
                <w:rFonts w:ascii="Arial Narrow" w:hAnsi="Arial Narrow" w:cs="Arial"/>
                <w:b/>
                <w:sz w:val="20"/>
                <w:szCs w:val="20"/>
              </w:rPr>
              <w:t>COMERCIO CLANDESTINO.</w:t>
            </w:r>
          </w:p>
        </w:tc>
      </w:tr>
      <w:tr w:rsidRPr="008A4540" w:rsidR="00661191" w:rsidTr="5FFAE9BA" w14:paraId="6D8B08FB" w14:textId="77777777">
        <w:trPr>
          <w:trHeight w:val="74"/>
        </w:trPr>
        <w:tc>
          <w:tcPr>
            <w:tcW w:w="3150" w:type="dxa"/>
            <w:tcMar/>
          </w:tcPr>
          <w:p w:rsidRPr="008A4540" w:rsidR="00661191" w:rsidP="00827089" w:rsidRDefault="00661191" w14:paraId="53BBB06E" w14:textId="77777777">
            <w:pPr>
              <w:rPr>
                <w:rFonts w:ascii="Arial Narrow" w:hAnsi="Arial Narrow"/>
                <w:sz w:val="20"/>
                <w:szCs w:val="20"/>
              </w:rPr>
            </w:pPr>
          </w:p>
        </w:tc>
        <w:tc>
          <w:tcPr>
            <w:tcW w:w="6172" w:type="dxa"/>
            <w:tcMar/>
          </w:tcPr>
          <w:p w:rsidRPr="008A4540" w:rsidR="00661191" w:rsidP="00827089" w:rsidRDefault="00661191" w14:paraId="626C3DC8" w14:textId="77777777">
            <w:pPr>
              <w:jc w:val="both"/>
              <w:rPr>
                <w:rFonts w:ascii="Arial Narrow" w:hAnsi="Arial Narrow" w:cs="Arial"/>
                <w:sz w:val="20"/>
                <w:szCs w:val="20"/>
              </w:rPr>
            </w:pPr>
            <w:r w:rsidRPr="008A4540">
              <w:rPr>
                <w:rFonts w:ascii="Arial Narrow" w:hAnsi="Arial Narrow" w:cs="Arial"/>
                <w:sz w:val="20"/>
                <w:szCs w:val="20"/>
              </w:rPr>
              <w:t>ART. 97 Nº 9</w:t>
            </w:r>
          </w:p>
        </w:tc>
      </w:tr>
      <w:tr w:rsidRPr="008A4540" w:rsidR="00661191" w:rsidTr="5FFAE9BA" w14:paraId="16FFFC96" w14:textId="77777777">
        <w:trPr>
          <w:trHeight w:val="74"/>
        </w:trPr>
        <w:tc>
          <w:tcPr>
            <w:tcW w:w="3150" w:type="dxa"/>
            <w:tcMar/>
          </w:tcPr>
          <w:p w:rsidRPr="008A4540" w:rsidR="00661191" w:rsidP="00827089" w:rsidRDefault="00661191" w14:paraId="09E47189" w14:textId="77777777">
            <w:pPr>
              <w:rPr>
                <w:rFonts w:ascii="Arial Narrow" w:hAnsi="Arial Narrow"/>
                <w:sz w:val="20"/>
                <w:szCs w:val="20"/>
              </w:rPr>
            </w:pPr>
          </w:p>
        </w:tc>
        <w:tc>
          <w:tcPr>
            <w:tcW w:w="6172" w:type="dxa"/>
            <w:tcMar/>
          </w:tcPr>
          <w:p w:rsidRPr="008A4540" w:rsidR="00661191" w:rsidP="00827089" w:rsidRDefault="00661191" w14:paraId="1DBA8153" w14:textId="44AA8515">
            <w:pPr>
              <w:jc w:val="both"/>
              <w:rPr>
                <w:rFonts w:ascii="Arial Narrow" w:hAnsi="Arial Narrow" w:cs="Arial"/>
                <w:sz w:val="20"/>
                <w:szCs w:val="20"/>
              </w:rPr>
            </w:pPr>
            <w:r w:rsidRPr="008A4540">
              <w:rPr>
                <w:rFonts w:ascii="Arial Narrow" w:hAnsi="Arial Narrow" w:cs="Arial"/>
                <w:sz w:val="20"/>
                <w:szCs w:val="20"/>
              </w:rPr>
              <w:t>El ejercicio efectivamente clandestino del comercio o la industria.</w:t>
            </w:r>
          </w:p>
        </w:tc>
      </w:tr>
      <w:tr w:rsidRPr="008A4540" w:rsidR="00661191" w:rsidTr="5FFAE9BA" w14:paraId="68661279" w14:textId="77777777">
        <w:trPr>
          <w:trHeight w:val="74"/>
        </w:trPr>
        <w:tc>
          <w:tcPr>
            <w:tcW w:w="3150" w:type="dxa"/>
            <w:tcMar/>
          </w:tcPr>
          <w:p w:rsidRPr="008A4540" w:rsidR="00661191" w:rsidP="00827089" w:rsidRDefault="00661191" w14:paraId="4DBA635C" w14:textId="77777777">
            <w:pPr>
              <w:rPr>
                <w:rFonts w:ascii="Arial Narrow" w:hAnsi="Arial Narrow"/>
                <w:sz w:val="20"/>
                <w:szCs w:val="20"/>
              </w:rPr>
            </w:pPr>
          </w:p>
        </w:tc>
        <w:tc>
          <w:tcPr>
            <w:tcW w:w="6172" w:type="dxa"/>
            <w:tcMar/>
          </w:tcPr>
          <w:p w:rsidRPr="008A4540" w:rsidR="00661191" w:rsidP="00827089" w:rsidRDefault="00661191" w14:paraId="0282A0F9" w14:textId="77777777">
            <w:pPr>
              <w:jc w:val="both"/>
              <w:rPr>
                <w:rFonts w:ascii="Arial Narrow" w:hAnsi="Arial Narrow" w:cs="Arial"/>
                <w:sz w:val="20"/>
                <w:szCs w:val="20"/>
              </w:rPr>
            </w:pPr>
          </w:p>
        </w:tc>
      </w:tr>
      <w:tr w:rsidRPr="008A4540" w:rsidR="00661191" w:rsidTr="5FFAE9BA" w14:paraId="28451BDF" w14:textId="77777777">
        <w:trPr>
          <w:trHeight w:val="74"/>
        </w:trPr>
        <w:tc>
          <w:tcPr>
            <w:tcW w:w="3150" w:type="dxa"/>
            <w:tcMar/>
          </w:tcPr>
          <w:p w:rsidRPr="008A4540" w:rsidR="00661191" w:rsidP="00827089" w:rsidRDefault="00661191" w14:paraId="7589B924" w14:textId="77777777">
            <w:pPr>
              <w:rPr>
                <w:rFonts w:ascii="Arial Narrow" w:hAnsi="Arial Narrow"/>
                <w:sz w:val="20"/>
                <w:szCs w:val="20"/>
              </w:rPr>
            </w:pPr>
            <w:r w:rsidRPr="008A4540">
              <w:rPr>
                <w:rFonts w:ascii="Arial Narrow" w:hAnsi="Arial Narrow" w:cs="Arial"/>
                <w:b/>
                <w:sz w:val="20"/>
                <w:szCs w:val="20"/>
              </w:rPr>
              <w:t>5003</w:t>
            </w:r>
          </w:p>
        </w:tc>
        <w:tc>
          <w:tcPr>
            <w:tcW w:w="6172" w:type="dxa"/>
            <w:tcMar/>
          </w:tcPr>
          <w:p w:rsidRPr="008A4540" w:rsidR="00661191" w:rsidP="00827089" w:rsidRDefault="00661191" w14:paraId="3F909230" w14:textId="77777777">
            <w:pPr>
              <w:jc w:val="both"/>
              <w:rPr>
                <w:rFonts w:ascii="Arial Narrow" w:hAnsi="Arial Narrow" w:cs="Arial"/>
                <w:sz w:val="20"/>
                <w:szCs w:val="20"/>
              </w:rPr>
            </w:pPr>
            <w:r w:rsidRPr="008A4540">
              <w:rPr>
                <w:rFonts w:ascii="Arial Narrow" w:hAnsi="Arial Narrow" w:cs="Arial"/>
                <w:b/>
                <w:sz w:val="20"/>
                <w:szCs w:val="20"/>
              </w:rPr>
              <w:t>DECLARACIÓN MALICIOSA DE IMPUESTOS.</w:t>
            </w:r>
          </w:p>
        </w:tc>
      </w:tr>
      <w:tr w:rsidRPr="008A4540" w:rsidR="00661191" w:rsidTr="5FFAE9BA" w14:paraId="17E6AFE8" w14:textId="77777777">
        <w:trPr>
          <w:trHeight w:val="74"/>
        </w:trPr>
        <w:tc>
          <w:tcPr>
            <w:tcW w:w="3150" w:type="dxa"/>
            <w:tcMar/>
          </w:tcPr>
          <w:p w:rsidRPr="008A4540" w:rsidR="00661191" w:rsidP="00827089" w:rsidRDefault="00661191" w14:paraId="7E4B0B15" w14:textId="77777777">
            <w:pPr>
              <w:rPr>
                <w:rFonts w:ascii="Arial Narrow" w:hAnsi="Arial Narrow"/>
                <w:sz w:val="20"/>
                <w:szCs w:val="20"/>
              </w:rPr>
            </w:pPr>
          </w:p>
        </w:tc>
        <w:tc>
          <w:tcPr>
            <w:tcW w:w="6172" w:type="dxa"/>
            <w:tcMar/>
          </w:tcPr>
          <w:p w:rsidRPr="008A4540" w:rsidR="00661191" w:rsidP="00827089" w:rsidRDefault="00661191" w14:paraId="1FF51300" w14:textId="77777777">
            <w:pPr>
              <w:jc w:val="both"/>
              <w:rPr>
                <w:rFonts w:ascii="Arial Narrow" w:hAnsi="Arial Narrow" w:cs="Arial"/>
                <w:sz w:val="20"/>
                <w:szCs w:val="20"/>
              </w:rPr>
            </w:pPr>
            <w:r w:rsidRPr="008A4540">
              <w:rPr>
                <w:rFonts w:ascii="Arial Narrow" w:hAnsi="Arial Narrow" w:cs="Arial"/>
                <w:sz w:val="20"/>
                <w:szCs w:val="20"/>
              </w:rPr>
              <w:t xml:space="preserve">ART 97 Nº </w:t>
            </w:r>
            <w:proofErr w:type="gramStart"/>
            <w:r w:rsidRPr="008A4540">
              <w:rPr>
                <w:rFonts w:ascii="Arial Narrow" w:hAnsi="Arial Narrow" w:cs="Arial"/>
                <w:sz w:val="20"/>
                <w:szCs w:val="20"/>
              </w:rPr>
              <w:t>4.(</w:t>
            </w:r>
            <w:proofErr w:type="gramEnd"/>
            <w:r w:rsidRPr="008A4540">
              <w:rPr>
                <w:rFonts w:ascii="Arial Narrow" w:hAnsi="Arial Narrow" w:cs="Arial"/>
                <w:sz w:val="20"/>
                <w:szCs w:val="20"/>
              </w:rPr>
              <w:t>EXCEPTO INC.3)  CODIGO TRIBUTARIO</w:t>
            </w:r>
          </w:p>
        </w:tc>
      </w:tr>
      <w:tr w:rsidRPr="008A4540" w:rsidR="00661191" w:rsidTr="5FFAE9BA" w14:paraId="4FB01DD5" w14:textId="77777777">
        <w:trPr>
          <w:trHeight w:val="74"/>
        </w:trPr>
        <w:tc>
          <w:tcPr>
            <w:tcW w:w="3150" w:type="dxa"/>
            <w:tcMar/>
          </w:tcPr>
          <w:p w:rsidRPr="008A4540" w:rsidR="00661191" w:rsidP="00827089" w:rsidRDefault="00661191" w14:paraId="07F72702" w14:textId="77777777">
            <w:pPr>
              <w:rPr>
                <w:rFonts w:ascii="Arial Narrow" w:hAnsi="Arial Narrow"/>
                <w:sz w:val="20"/>
                <w:szCs w:val="20"/>
              </w:rPr>
            </w:pPr>
          </w:p>
        </w:tc>
        <w:tc>
          <w:tcPr>
            <w:tcW w:w="6172" w:type="dxa"/>
            <w:tcMar/>
          </w:tcPr>
          <w:p w:rsidRPr="008A4540" w:rsidR="00661191" w:rsidP="00827089" w:rsidRDefault="00661191" w14:paraId="302D29FA" w14:textId="2EDF97A2">
            <w:pPr>
              <w:jc w:val="both"/>
              <w:rPr>
                <w:rFonts w:ascii="Arial Narrow" w:hAnsi="Arial Narrow" w:cs="Arial"/>
                <w:sz w:val="20"/>
                <w:szCs w:val="20"/>
              </w:rPr>
            </w:pPr>
            <w:r w:rsidRPr="008A4540">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Pr="008A4540" w:rsidR="00661191" w:rsidTr="5FFAE9BA" w14:paraId="67292861" w14:textId="77777777">
        <w:trPr>
          <w:trHeight w:val="74"/>
        </w:trPr>
        <w:tc>
          <w:tcPr>
            <w:tcW w:w="3150" w:type="dxa"/>
            <w:tcMar/>
          </w:tcPr>
          <w:p w:rsidRPr="008A4540" w:rsidR="00661191" w:rsidP="00827089" w:rsidRDefault="00661191" w14:paraId="0799C548" w14:textId="77777777">
            <w:pPr>
              <w:rPr>
                <w:rFonts w:ascii="Arial Narrow" w:hAnsi="Arial Narrow"/>
                <w:sz w:val="20"/>
                <w:szCs w:val="20"/>
              </w:rPr>
            </w:pPr>
          </w:p>
        </w:tc>
        <w:tc>
          <w:tcPr>
            <w:tcW w:w="6172" w:type="dxa"/>
            <w:tcMar/>
          </w:tcPr>
          <w:p w:rsidRPr="008A4540" w:rsidR="00661191" w:rsidP="00827089" w:rsidRDefault="00661191" w14:paraId="31320651" w14:textId="77777777">
            <w:pPr>
              <w:jc w:val="both"/>
              <w:rPr>
                <w:rFonts w:ascii="Arial Narrow" w:hAnsi="Arial Narrow" w:cs="Arial"/>
                <w:sz w:val="20"/>
                <w:szCs w:val="20"/>
              </w:rPr>
            </w:pPr>
          </w:p>
        </w:tc>
      </w:tr>
      <w:tr w:rsidRPr="008A4540" w:rsidR="00661191" w:rsidTr="5FFAE9BA" w14:paraId="1C09AF6C" w14:textId="77777777">
        <w:trPr>
          <w:trHeight w:val="74"/>
        </w:trPr>
        <w:tc>
          <w:tcPr>
            <w:tcW w:w="3150" w:type="dxa"/>
            <w:tcMar/>
          </w:tcPr>
          <w:p w:rsidRPr="008A4540" w:rsidR="00661191" w:rsidP="00827089" w:rsidRDefault="00661191" w14:paraId="32754F31" w14:textId="77777777">
            <w:pPr>
              <w:rPr>
                <w:rFonts w:ascii="Arial Narrow" w:hAnsi="Arial Narrow" w:cs="Arial"/>
                <w:b/>
                <w:sz w:val="20"/>
                <w:szCs w:val="20"/>
              </w:rPr>
            </w:pPr>
            <w:r w:rsidRPr="008A4540">
              <w:rPr>
                <w:rFonts w:ascii="Arial Narrow" w:hAnsi="Arial Narrow" w:cs="Arial"/>
                <w:b/>
                <w:sz w:val="20"/>
                <w:szCs w:val="20"/>
              </w:rPr>
              <w:lastRenderedPageBreak/>
              <w:t>5004</w:t>
            </w:r>
          </w:p>
        </w:tc>
        <w:tc>
          <w:tcPr>
            <w:tcW w:w="6172" w:type="dxa"/>
            <w:tcMar/>
          </w:tcPr>
          <w:p w:rsidRPr="008A4540" w:rsidR="00661191" w:rsidP="00827089" w:rsidRDefault="00661191" w14:paraId="596BEA55" w14:textId="77777777">
            <w:pPr>
              <w:jc w:val="both"/>
              <w:rPr>
                <w:rFonts w:ascii="Arial Narrow" w:hAnsi="Arial Narrow" w:cs="Arial"/>
                <w:b/>
                <w:sz w:val="20"/>
                <w:szCs w:val="20"/>
              </w:rPr>
            </w:pPr>
            <w:r w:rsidRPr="008A4540">
              <w:rPr>
                <w:rFonts w:ascii="Arial Narrow" w:hAnsi="Arial Narrow" w:cs="Arial"/>
                <w:b/>
                <w:sz w:val="20"/>
                <w:szCs w:val="20"/>
              </w:rPr>
              <w:t>OBTENCION INDEBIDA DE DEVOLUCIÓN DE IMPUESTOS.</w:t>
            </w:r>
          </w:p>
        </w:tc>
      </w:tr>
      <w:tr w:rsidRPr="008A4540" w:rsidR="00661191" w:rsidTr="5FFAE9BA" w14:paraId="48A7E4A2" w14:textId="77777777">
        <w:trPr>
          <w:trHeight w:val="74"/>
        </w:trPr>
        <w:tc>
          <w:tcPr>
            <w:tcW w:w="3150" w:type="dxa"/>
            <w:tcMar/>
          </w:tcPr>
          <w:p w:rsidRPr="008A4540" w:rsidR="00661191" w:rsidP="00827089" w:rsidRDefault="00661191" w14:paraId="3A9B9555" w14:textId="77777777">
            <w:pPr>
              <w:rPr>
                <w:rFonts w:ascii="Arial Narrow" w:hAnsi="Arial Narrow"/>
                <w:sz w:val="20"/>
                <w:szCs w:val="20"/>
              </w:rPr>
            </w:pPr>
          </w:p>
        </w:tc>
        <w:tc>
          <w:tcPr>
            <w:tcW w:w="6172" w:type="dxa"/>
            <w:tcMar/>
          </w:tcPr>
          <w:p w:rsidRPr="008A4540" w:rsidR="00661191" w:rsidP="00827089" w:rsidRDefault="00661191" w14:paraId="7DBCA236" w14:textId="77777777">
            <w:pPr>
              <w:jc w:val="both"/>
              <w:rPr>
                <w:rFonts w:ascii="Arial Narrow" w:hAnsi="Arial Narrow" w:cs="Arial"/>
                <w:sz w:val="20"/>
                <w:szCs w:val="20"/>
              </w:rPr>
            </w:pPr>
            <w:r w:rsidRPr="008A4540">
              <w:rPr>
                <w:rFonts w:ascii="Arial Narrow" w:hAnsi="Arial Narrow" w:cs="Arial"/>
                <w:sz w:val="20"/>
                <w:szCs w:val="20"/>
              </w:rPr>
              <w:t>ART 97 Nº 4. INC. 3. CÓDIGO TRIBUTARIO</w:t>
            </w:r>
          </w:p>
        </w:tc>
      </w:tr>
      <w:tr w:rsidRPr="008A4540" w:rsidR="00661191" w:rsidTr="5FFAE9BA" w14:paraId="4BBA3825" w14:textId="77777777">
        <w:trPr>
          <w:trHeight w:val="74"/>
        </w:trPr>
        <w:tc>
          <w:tcPr>
            <w:tcW w:w="3150" w:type="dxa"/>
            <w:tcMar/>
          </w:tcPr>
          <w:p w:rsidRPr="008A4540" w:rsidR="00661191" w:rsidP="00827089" w:rsidRDefault="00661191" w14:paraId="6BFAEDCB" w14:textId="77777777">
            <w:pPr>
              <w:rPr>
                <w:rFonts w:ascii="Arial Narrow" w:hAnsi="Arial Narrow"/>
                <w:sz w:val="20"/>
                <w:szCs w:val="20"/>
              </w:rPr>
            </w:pPr>
          </w:p>
        </w:tc>
        <w:tc>
          <w:tcPr>
            <w:tcW w:w="6172" w:type="dxa"/>
            <w:tcMar/>
          </w:tcPr>
          <w:p w:rsidRPr="008A4540" w:rsidR="00661191" w:rsidP="00827089" w:rsidRDefault="00661191" w14:paraId="48464B0E" w14:textId="30FEF65B">
            <w:pPr>
              <w:jc w:val="both"/>
              <w:rPr>
                <w:rFonts w:ascii="Arial Narrow" w:hAnsi="Arial Narrow" w:cs="Arial"/>
                <w:sz w:val="20"/>
                <w:szCs w:val="20"/>
              </w:rPr>
            </w:pPr>
            <w:r w:rsidRPr="008A4540">
              <w:rPr>
                <w:rFonts w:ascii="Arial Narrow" w:hAnsi="Arial Narrow" w:cs="Arial"/>
                <w:sz w:val="20"/>
                <w:szCs w:val="20"/>
              </w:rPr>
              <w:t>Sanciona al que, simulando una operación tributaria o mediante cualquiera otra maniobra fraudulenta, obtuviere devoluciones de impuesto que no le correspondan.</w:t>
            </w:r>
          </w:p>
        </w:tc>
      </w:tr>
      <w:tr w:rsidRPr="008A4540" w:rsidR="00661191" w:rsidTr="5FFAE9BA" w14:paraId="56643041" w14:textId="77777777">
        <w:trPr>
          <w:trHeight w:val="74"/>
        </w:trPr>
        <w:tc>
          <w:tcPr>
            <w:tcW w:w="3150" w:type="dxa"/>
            <w:tcMar/>
          </w:tcPr>
          <w:p w:rsidRPr="008A4540" w:rsidR="00661191" w:rsidP="00827089" w:rsidRDefault="00661191" w14:paraId="1D856490" w14:textId="77777777">
            <w:pPr>
              <w:rPr>
                <w:rFonts w:ascii="Arial Narrow" w:hAnsi="Arial Narrow"/>
                <w:sz w:val="20"/>
                <w:szCs w:val="20"/>
              </w:rPr>
            </w:pPr>
          </w:p>
        </w:tc>
        <w:tc>
          <w:tcPr>
            <w:tcW w:w="6172" w:type="dxa"/>
            <w:tcMar/>
          </w:tcPr>
          <w:p w:rsidRPr="008A4540" w:rsidR="00661191" w:rsidP="00827089" w:rsidRDefault="00661191" w14:paraId="216FBAF6" w14:textId="77777777">
            <w:pPr>
              <w:jc w:val="both"/>
              <w:rPr>
                <w:rFonts w:ascii="Arial Narrow" w:hAnsi="Arial Narrow" w:cs="Arial"/>
                <w:sz w:val="20"/>
                <w:szCs w:val="20"/>
              </w:rPr>
            </w:pPr>
          </w:p>
        </w:tc>
      </w:tr>
      <w:tr w:rsidRPr="008A4540" w:rsidR="00661191" w:rsidTr="5FFAE9BA" w14:paraId="1BE65E10" w14:textId="77777777">
        <w:trPr>
          <w:trHeight w:val="74"/>
        </w:trPr>
        <w:tc>
          <w:tcPr>
            <w:tcW w:w="3150" w:type="dxa"/>
            <w:tcMar/>
          </w:tcPr>
          <w:p w:rsidRPr="008A4540" w:rsidR="00661191" w:rsidP="00827089" w:rsidRDefault="00661191" w14:paraId="4208B809" w14:textId="77777777">
            <w:pPr>
              <w:rPr>
                <w:rFonts w:ascii="Arial Narrow" w:hAnsi="Arial Narrow" w:cs="Arial"/>
                <w:b/>
                <w:sz w:val="20"/>
                <w:szCs w:val="20"/>
              </w:rPr>
            </w:pPr>
            <w:r w:rsidRPr="008A4540">
              <w:rPr>
                <w:rFonts w:ascii="Arial Narrow" w:hAnsi="Arial Narrow" w:cs="Arial"/>
                <w:b/>
                <w:sz w:val="20"/>
                <w:szCs w:val="20"/>
              </w:rPr>
              <w:t>5005</w:t>
            </w:r>
          </w:p>
        </w:tc>
        <w:tc>
          <w:tcPr>
            <w:tcW w:w="6172" w:type="dxa"/>
            <w:tcMar/>
          </w:tcPr>
          <w:p w:rsidRPr="008A4540" w:rsidR="00661191" w:rsidP="00827089" w:rsidRDefault="00661191" w14:paraId="63890DE1" w14:textId="77777777">
            <w:pPr>
              <w:jc w:val="both"/>
              <w:rPr>
                <w:rFonts w:ascii="Arial Narrow" w:hAnsi="Arial Narrow" w:cs="Arial"/>
                <w:b/>
                <w:sz w:val="20"/>
                <w:szCs w:val="20"/>
              </w:rPr>
            </w:pPr>
            <w:r w:rsidRPr="008A4540">
              <w:rPr>
                <w:rFonts w:ascii="Arial Narrow" w:hAnsi="Arial Narrow" w:cs="Arial"/>
                <w:b/>
                <w:sz w:val="20"/>
                <w:szCs w:val="20"/>
              </w:rPr>
              <w:t>FACILITACIÓN DE FACTURAS FALSAS.</w:t>
            </w:r>
          </w:p>
        </w:tc>
      </w:tr>
      <w:tr w:rsidRPr="008A4540" w:rsidR="00661191" w:rsidTr="5FFAE9BA" w14:paraId="0D6DC54A" w14:textId="77777777">
        <w:trPr>
          <w:trHeight w:val="74"/>
        </w:trPr>
        <w:tc>
          <w:tcPr>
            <w:tcW w:w="3150" w:type="dxa"/>
            <w:tcMar/>
          </w:tcPr>
          <w:p w:rsidRPr="008A4540" w:rsidR="00661191" w:rsidP="00827089" w:rsidRDefault="00661191" w14:paraId="6FB33FCF" w14:textId="77777777">
            <w:pPr>
              <w:rPr>
                <w:rFonts w:ascii="Arial Narrow" w:hAnsi="Arial Narrow"/>
                <w:sz w:val="20"/>
                <w:szCs w:val="20"/>
              </w:rPr>
            </w:pPr>
          </w:p>
        </w:tc>
        <w:tc>
          <w:tcPr>
            <w:tcW w:w="6172" w:type="dxa"/>
            <w:tcMar/>
          </w:tcPr>
          <w:p w:rsidRPr="008A4540" w:rsidR="00661191" w:rsidP="00827089" w:rsidRDefault="00661191" w14:paraId="4AA3EAA6" w14:textId="77777777">
            <w:pPr>
              <w:jc w:val="both"/>
              <w:rPr>
                <w:rFonts w:ascii="Arial Narrow" w:hAnsi="Arial Narrow" w:cs="Arial"/>
                <w:sz w:val="20"/>
                <w:szCs w:val="20"/>
              </w:rPr>
            </w:pPr>
            <w:r w:rsidRPr="008A4540">
              <w:rPr>
                <w:rFonts w:ascii="Arial Narrow" w:hAnsi="Arial Narrow" w:cs="Arial"/>
                <w:sz w:val="20"/>
                <w:szCs w:val="20"/>
              </w:rPr>
              <w:t>ART 97 Nº 4. INC. FINAL. CODIGO TRIBUTARIO</w:t>
            </w:r>
          </w:p>
        </w:tc>
      </w:tr>
      <w:tr w:rsidRPr="008A4540" w:rsidR="00661191" w:rsidTr="5FFAE9BA" w14:paraId="75646EEB" w14:textId="77777777">
        <w:trPr>
          <w:trHeight w:val="74"/>
        </w:trPr>
        <w:tc>
          <w:tcPr>
            <w:tcW w:w="3150" w:type="dxa"/>
            <w:tcMar/>
          </w:tcPr>
          <w:p w:rsidRPr="008A4540" w:rsidR="00661191" w:rsidP="00827089" w:rsidRDefault="00661191" w14:paraId="47365956" w14:textId="77777777">
            <w:pPr>
              <w:rPr>
                <w:rFonts w:ascii="Arial Narrow" w:hAnsi="Arial Narrow"/>
                <w:sz w:val="20"/>
                <w:szCs w:val="20"/>
              </w:rPr>
            </w:pPr>
          </w:p>
        </w:tc>
        <w:tc>
          <w:tcPr>
            <w:tcW w:w="6172" w:type="dxa"/>
            <w:tcMar/>
          </w:tcPr>
          <w:p w:rsidRPr="008A4540" w:rsidR="00661191" w:rsidP="00827089" w:rsidRDefault="00661191" w14:paraId="352C0910" w14:textId="5C9C12FD">
            <w:pPr>
              <w:jc w:val="both"/>
              <w:rPr>
                <w:rFonts w:ascii="Arial Narrow" w:hAnsi="Arial Narrow" w:cs="Arial"/>
                <w:sz w:val="20"/>
                <w:szCs w:val="20"/>
              </w:rPr>
            </w:pPr>
            <w:r w:rsidRPr="008A4540">
              <w:rPr>
                <w:rFonts w:ascii="Arial Narrow" w:hAnsi="Arial Narrow" w:cs="Arial"/>
                <w:sz w:val="20"/>
                <w:szCs w:val="20"/>
              </w:rPr>
              <w:t xml:space="preserve">Confeccionar, vender o facilitar, maliciosamente y a cualquier título, guías de despacho, facturas, notas de débito, notas de crédito o boletas, falsas, con o sin timbre del Servicio, con el objeto de cometer o posibilitar la comisión de los delitos del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 del Art. 97 del Código Tributario.</w:t>
            </w:r>
          </w:p>
        </w:tc>
      </w:tr>
      <w:tr w:rsidRPr="008A4540" w:rsidR="00661191" w:rsidTr="5FFAE9BA" w14:paraId="41A44AFD" w14:textId="77777777">
        <w:trPr>
          <w:trHeight w:val="74"/>
        </w:trPr>
        <w:tc>
          <w:tcPr>
            <w:tcW w:w="3150" w:type="dxa"/>
            <w:tcMar/>
          </w:tcPr>
          <w:p w:rsidRPr="008A4540" w:rsidR="00661191" w:rsidP="00827089" w:rsidRDefault="00661191" w14:paraId="1B904018" w14:textId="77777777">
            <w:pPr>
              <w:rPr>
                <w:rFonts w:ascii="Arial Narrow" w:hAnsi="Arial Narrow"/>
                <w:sz w:val="20"/>
                <w:szCs w:val="20"/>
              </w:rPr>
            </w:pPr>
          </w:p>
        </w:tc>
        <w:tc>
          <w:tcPr>
            <w:tcW w:w="6172" w:type="dxa"/>
            <w:tcMar/>
          </w:tcPr>
          <w:p w:rsidRPr="008A4540" w:rsidR="00661191" w:rsidP="00827089" w:rsidRDefault="00661191" w14:paraId="07F79F3B" w14:textId="77777777">
            <w:pPr>
              <w:jc w:val="both"/>
              <w:rPr>
                <w:rFonts w:ascii="Arial Narrow" w:hAnsi="Arial Narrow" w:cs="Arial"/>
                <w:sz w:val="20"/>
                <w:szCs w:val="20"/>
              </w:rPr>
            </w:pPr>
          </w:p>
        </w:tc>
      </w:tr>
      <w:tr w:rsidR="578079DF" w:rsidTr="5FFAE9BA" w14:paraId="12A08DBE" w14:textId="77777777">
        <w:trPr>
          <w:trHeight w:val="74"/>
        </w:trPr>
        <w:tc>
          <w:tcPr>
            <w:tcW w:w="3150" w:type="dxa"/>
            <w:tcMar/>
          </w:tcPr>
          <w:p w:rsidRPr="00E42972" w:rsidR="578079DF" w:rsidP="578079DF" w:rsidRDefault="578079DF" w14:paraId="39B48303" w14:textId="5C0B9AEE">
            <w:pPr>
              <w:rPr>
                <w:rFonts w:ascii="Arial Narrow" w:hAnsi="Arial Narrow"/>
                <w:b/>
                <w:bCs/>
                <w:sz w:val="20"/>
                <w:szCs w:val="20"/>
              </w:rPr>
            </w:pPr>
          </w:p>
        </w:tc>
        <w:tc>
          <w:tcPr>
            <w:tcW w:w="6172" w:type="dxa"/>
            <w:tcMar/>
          </w:tcPr>
          <w:p w:rsidR="578079DF" w:rsidP="578079DF" w:rsidRDefault="578079DF" w14:paraId="3000548D" w14:textId="57A92B9B">
            <w:pPr>
              <w:jc w:val="both"/>
              <w:rPr>
                <w:rFonts w:ascii="Arial Narrow" w:hAnsi="Arial Narrow" w:cs="Arial"/>
                <w:sz w:val="20"/>
                <w:szCs w:val="20"/>
              </w:rPr>
            </w:pPr>
          </w:p>
        </w:tc>
      </w:tr>
      <w:tr w:rsidR="578079DF" w:rsidTr="5FFAE9BA" w14:paraId="6D7E5E6D" w14:textId="77777777">
        <w:trPr>
          <w:trHeight w:val="74"/>
        </w:trPr>
        <w:tc>
          <w:tcPr>
            <w:tcW w:w="3150" w:type="dxa"/>
            <w:tcMar/>
          </w:tcPr>
          <w:p w:rsidR="578079DF" w:rsidP="578079DF" w:rsidRDefault="578079DF" w14:paraId="02CC5FE7" w14:textId="50882B0F">
            <w:pPr>
              <w:rPr>
                <w:rFonts w:ascii="Arial Narrow" w:hAnsi="Arial Narrow"/>
                <w:b/>
                <w:bCs/>
                <w:sz w:val="20"/>
                <w:szCs w:val="20"/>
              </w:rPr>
            </w:pPr>
            <w:r w:rsidRPr="00E42972">
              <w:rPr>
                <w:rFonts w:ascii="Arial Narrow" w:hAnsi="Arial Narrow"/>
                <w:b/>
                <w:bCs/>
                <w:sz w:val="20"/>
                <w:szCs w:val="20"/>
              </w:rPr>
              <w:t>5006</w:t>
            </w:r>
          </w:p>
        </w:tc>
        <w:tc>
          <w:tcPr>
            <w:tcW w:w="6172" w:type="dxa"/>
            <w:tcMar/>
          </w:tcPr>
          <w:p w:rsidR="00E42972" w:rsidP="578079DF" w:rsidRDefault="578079DF" w14:paraId="5B5BDA38" w14:textId="6DC7001D">
            <w:pPr>
              <w:jc w:val="both"/>
              <w:rPr>
                <w:rFonts w:ascii="Arial Narrow" w:hAnsi="Arial Narrow" w:cs="Arial"/>
                <w:b/>
                <w:bCs/>
                <w:sz w:val="20"/>
                <w:szCs w:val="20"/>
              </w:rPr>
            </w:pPr>
            <w:r w:rsidRPr="00E42972">
              <w:rPr>
                <w:rFonts w:ascii="Arial Narrow" w:hAnsi="Arial Narrow" w:cs="Arial"/>
                <w:b/>
                <w:bCs/>
                <w:sz w:val="20"/>
                <w:szCs w:val="20"/>
              </w:rPr>
              <w:t>FALTA AL DEBER DE INFORMAR</w:t>
            </w:r>
            <w:r w:rsidR="000A56BE">
              <w:rPr>
                <w:rFonts w:ascii="Arial Narrow" w:hAnsi="Arial Narrow" w:cs="Arial"/>
                <w:b/>
                <w:bCs/>
                <w:sz w:val="20"/>
                <w:szCs w:val="20"/>
              </w:rPr>
              <w:t>.</w:t>
            </w:r>
          </w:p>
          <w:p w:rsidRPr="00E42972" w:rsidR="578079DF" w:rsidP="578079DF" w:rsidRDefault="578079DF" w14:paraId="5ED033BC" w14:textId="4BAE942E">
            <w:pPr>
              <w:jc w:val="both"/>
              <w:rPr>
                <w:rFonts w:ascii="Arial Narrow" w:hAnsi="Arial Narrow" w:cs="Arial"/>
                <w:sz w:val="20"/>
                <w:szCs w:val="20"/>
              </w:rPr>
            </w:pPr>
            <w:r w:rsidRPr="00E42972">
              <w:rPr>
                <w:rFonts w:ascii="Arial Narrow" w:hAnsi="Arial Narrow" w:cs="Arial"/>
                <w:sz w:val="20"/>
                <w:szCs w:val="20"/>
              </w:rPr>
              <w:t>ART. 66 BIS CÓDIGO TRIBUTARIO</w:t>
            </w:r>
          </w:p>
        </w:tc>
      </w:tr>
      <w:tr w:rsidR="578079DF" w:rsidTr="5FFAE9BA" w14:paraId="577FEF4A" w14:textId="77777777">
        <w:trPr>
          <w:trHeight w:val="74"/>
        </w:trPr>
        <w:tc>
          <w:tcPr>
            <w:tcW w:w="3150" w:type="dxa"/>
            <w:tcMar/>
          </w:tcPr>
          <w:p w:rsidR="578079DF" w:rsidP="578079DF" w:rsidRDefault="578079DF" w14:paraId="6EE87D05" w14:textId="407951F4">
            <w:pPr>
              <w:rPr>
                <w:rFonts w:ascii="Arial Narrow" w:hAnsi="Arial Narrow"/>
                <w:sz w:val="20"/>
                <w:szCs w:val="20"/>
              </w:rPr>
            </w:pPr>
          </w:p>
        </w:tc>
        <w:tc>
          <w:tcPr>
            <w:tcW w:w="6172" w:type="dxa"/>
            <w:tcMar/>
          </w:tcPr>
          <w:p w:rsidR="578079DF" w:rsidP="578079DF" w:rsidRDefault="578079DF" w14:paraId="7F70467C" w14:textId="0345182C">
            <w:pPr>
              <w:jc w:val="both"/>
              <w:rPr>
                <w:rFonts w:ascii="Arial Narrow" w:hAnsi="Arial Narrow" w:cs="Arial"/>
                <w:sz w:val="20"/>
                <w:szCs w:val="20"/>
              </w:rPr>
            </w:pPr>
            <w:r w:rsidRPr="578079DF">
              <w:rPr>
                <w:rFonts w:ascii="Arial Narrow" w:hAnsi="Arial Narrow" w:cs="Arial"/>
                <w:sz w:val="20"/>
                <w:szCs w:val="20"/>
              </w:rPr>
              <w:t xml:space="preserve">Sanciona al que no entregue la información al Servicio de manera oportuna y completa por causa imputable a las instituciones bancarias o financieras constituidas en Chile será sancionada con una multa equivalente a 1 unidad tributaria anual por cada una de las cuentas u operaciones respecto de las cuales se infrinja cualquiera de los deberes establecidos en este artículo. </w:t>
            </w:r>
            <w:r>
              <w:br/>
            </w:r>
            <w:r w:rsidRPr="578079DF">
              <w:rPr>
                <w:rFonts w:ascii="Arial Narrow" w:hAnsi="Arial Narrow" w:cs="Arial"/>
                <w:sz w:val="20"/>
                <w:szCs w:val="20"/>
              </w:rPr>
              <w:t>La entrega de información maliciosamente incompleta o falsa por parte de la institución bancaria o financiera local se sancionará con la multa establecida en el párrafo final del número 4° del artículo 97.</w:t>
            </w:r>
          </w:p>
        </w:tc>
      </w:tr>
      <w:tr w:rsidR="006A74F0" w:rsidTr="5FFAE9BA" w14:paraId="5E9F5669" w14:textId="77777777">
        <w:trPr>
          <w:trHeight w:val="74"/>
        </w:trPr>
        <w:tc>
          <w:tcPr>
            <w:tcW w:w="3150" w:type="dxa"/>
            <w:tcMar/>
          </w:tcPr>
          <w:p w:rsidR="006A74F0" w:rsidP="578079DF" w:rsidRDefault="006A74F0" w14:paraId="48628590" w14:textId="77777777">
            <w:pPr>
              <w:rPr>
                <w:rFonts w:ascii="Arial Narrow" w:hAnsi="Arial Narrow"/>
                <w:sz w:val="20"/>
                <w:szCs w:val="20"/>
              </w:rPr>
            </w:pPr>
          </w:p>
        </w:tc>
        <w:tc>
          <w:tcPr>
            <w:tcW w:w="6172" w:type="dxa"/>
            <w:tcMar/>
          </w:tcPr>
          <w:p w:rsidR="006A74F0" w:rsidP="578079DF" w:rsidRDefault="006A74F0" w14:paraId="06AAB99C" w14:textId="77777777">
            <w:pPr>
              <w:jc w:val="both"/>
              <w:rPr>
                <w:rFonts w:ascii="Arial Narrow" w:hAnsi="Arial Narrow" w:cs="Arial"/>
                <w:sz w:val="20"/>
                <w:szCs w:val="20"/>
              </w:rPr>
            </w:pPr>
          </w:p>
        </w:tc>
      </w:tr>
      <w:tr w:rsidR="006A74F0" w:rsidTr="5FFAE9BA" w14:paraId="235D2696" w14:textId="77777777">
        <w:trPr>
          <w:trHeight w:val="74"/>
        </w:trPr>
        <w:tc>
          <w:tcPr>
            <w:tcW w:w="3150" w:type="dxa"/>
            <w:tcMar/>
          </w:tcPr>
          <w:p w:rsidRPr="006A74F0" w:rsidR="006A74F0" w:rsidP="578079DF" w:rsidRDefault="006A74F0" w14:paraId="2CFA65D5" w14:textId="6BF8384A">
            <w:pPr>
              <w:rPr>
                <w:rFonts w:ascii="Arial Narrow" w:hAnsi="Arial Narrow"/>
                <w:b/>
                <w:bCs/>
                <w:sz w:val="20"/>
                <w:szCs w:val="20"/>
              </w:rPr>
            </w:pPr>
            <w:r w:rsidRPr="006A74F0">
              <w:rPr>
                <w:rFonts w:ascii="Arial Narrow" w:hAnsi="Arial Narrow"/>
                <w:b/>
                <w:bCs/>
                <w:sz w:val="20"/>
                <w:szCs w:val="20"/>
              </w:rPr>
              <w:t>5098</w:t>
            </w:r>
          </w:p>
        </w:tc>
        <w:tc>
          <w:tcPr>
            <w:tcW w:w="6172" w:type="dxa"/>
            <w:tcMar/>
          </w:tcPr>
          <w:p w:rsidRPr="006A74F0" w:rsidR="006A74F0" w:rsidP="578079DF" w:rsidRDefault="006A74F0" w14:paraId="1D2158EC" w14:textId="1367A38E">
            <w:pPr>
              <w:jc w:val="both"/>
              <w:rPr>
                <w:rFonts w:ascii="Arial Narrow" w:hAnsi="Arial Narrow" w:cs="Arial"/>
                <w:b/>
                <w:bCs/>
                <w:sz w:val="20"/>
                <w:szCs w:val="20"/>
              </w:rPr>
            </w:pPr>
            <w:r w:rsidRPr="006A74F0">
              <w:rPr>
                <w:rFonts w:ascii="Arial Narrow" w:hAnsi="Arial Narrow" w:cs="Arial"/>
                <w:b/>
                <w:bCs/>
                <w:sz w:val="20"/>
                <w:szCs w:val="20"/>
              </w:rPr>
              <w:t>OTROS DELITOS DEL CÓDIGO TRIBUTARIO</w:t>
            </w:r>
          </w:p>
        </w:tc>
      </w:tr>
      <w:tr w:rsidR="006A74F0" w:rsidTr="5FFAE9BA" w14:paraId="07B85514" w14:textId="77777777">
        <w:trPr>
          <w:trHeight w:val="74"/>
        </w:trPr>
        <w:tc>
          <w:tcPr>
            <w:tcW w:w="3150" w:type="dxa"/>
            <w:tcMar/>
          </w:tcPr>
          <w:p w:rsidR="006A74F0" w:rsidP="578079DF" w:rsidRDefault="006A74F0" w14:paraId="3D57F9EC" w14:textId="77777777">
            <w:pPr>
              <w:rPr>
                <w:rFonts w:ascii="Arial Narrow" w:hAnsi="Arial Narrow"/>
                <w:sz w:val="20"/>
                <w:szCs w:val="20"/>
              </w:rPr>
            </w:pPr>
          </w:p>
        </w:tc>
        <w:tc>
          <w:tcPr>
            <w:tcW w:w="6172" w:type="dxa"/>
            <w:tcMar/>
          </w:tcPr>
          <w:p w:rsidRPr="006A74F0" w:rsidR="006A74F0" w:rsidP="006A74F0" w:rsidRDefault="006A74F0" w14:paraId="1B3C1F64" w14:textId="5ED2DB71">
            <w:pPr>
              <w:jc w:val="both"/>
              <w:rPr>
                <w:rFonts w:ascii="Arial Narrow" w:hAnsi="Arial Narrow" w:cs="Arial"/>
                <w:sz w:val="20"/>
                <w:szCs w:val="20"/>
              </w:rPr>
            </w:pPr>
            <w:r w:rsidRPr="006A74F0">
              <w:rPr>
                <w:rFonts w:ascii="Arial Narrow" w:hAnsi="Arial Narrow" w:cs="Arial"/>
                <w:sz w:val="20"/>
                <w:szCs w:val="20"/>
              </w:rPr>
              <w:t>Sanciona:</w:t>
            </w:r>
            <w:r>
              <w:rPr>
                <w:rFonts w:ascii="Arial Narrow" w:hAnsi="Arial Narrow" w:cs="Arial"/>
                <w:sz w:val="20"/>
                <w:szCs w:val="20"/>
              </w:rPr>
              <w:t xml:space="preserve"> </w:t>
            </w:r>
            <w:r w:rsidRPr="006A74F0">
              <w:rPr>
                <w:rFonts w:ascii="Arial Narrow" w:hAnsi="Arial Narrow" w:cs="Arial"/>
                <w:sz w:val="20"/>
                <w:szCs w:val="20"/>
              </w:rPr>
              <w:t xml:space="preserve">Revelar, divulgar o utilizar para fines distintos a los señalados en la ley la información financiera reservada a la que el SII </w:t>
            </w:r>
            <w:proofErr w:type="spellStart"/>
            <w:r w:rsidRPr="006A74F0">
              <w:rPr>
                <w:rFonts w:ascii="Arial Narrow" w:hAnsi="Arial Narrow" w:cs="Arial"/>
                <w:sz w:val="20"/>
                <w:szCs w:val="20"/>
              </w:rPr>
              <w:t>a</w:t>
            </w:r>
            <w:proofErr w:type="spellEnd"/>
            <w:r w:rsidRPr="006A74F0">
              <w:rPr>
                <w:rFonts w:ascii="Arial Narrow" w:hAnsi="Arial Narrow" w:cs="Arial"/>
                <w:sz w:val="20"/>
                <w:szCs w:val="20"/>
              </w:rPr>
              <w:t xml:space="preserve"> tenido acceso (</w:t>
            </w:r>
            <w:proofErr w:type="gramStart"/>
            <w:r w:rsidRPr="006A74F0">
              <w:rPr>
                <w:rFonts w:ascii="Arial Narrow" w:hAnsi="Arial Narrow" w:cs="Arial"/>
                <w:sz w:val="20"/>
                <w:szCs w:val="20"/>
              </w:rPr>
              <w:t>abonos )</w:t>
            </w:r>
            <w:proofErr w:type="gramEnd"/>
            <w:r w:rsidRPr="006A74F0">
              <w:rPr>
                <w:rFonts w:ascii="Arial Narrow" w:hAnsi="Arial Narrow" w:cs="Arial"/>
                <w:sz w:val="20"/>
                <w:szCs w:val="20"/>
              </w:rPr>
              <w:t>.</w:t>
            </w:r>
          </w:p>
          <w:p w:rsidR="006A74F0" w:rsidP="006A74F0" w:rsidRDefault="006A74F0" w14:paraId="731BAC92" w14:textId="19F71B26">
            <w:pPr>
              <w:jc w:val="both"/>
              <w:rPr>
                <w:rFonts w:ascii="Arial Narrow" w:hAnsi="Arial Narrow" w:cs="Arial"/>
                <w:sz w:val="20"/>
                <w:szCs w:val="20"/>
              </w:rPr>
            </w:pPr>
            <w:r w:rsidRPr="006A74F0">
              <w:rPr>
                <w:rFonts w:ascii="Arial Narrow" w:hAnsi="Arial Narrow" w:cs="Arial"/>
                <w:sz w:val="20"/>
                <w:szCs w:val="20"/>
              </w:rPr>
              <w:t>El que habiendo tomado conocimiento del inicio de un procedimiento administrativo o judicial tendiente a la determinación o liquidación del impuesto o el cobro judicial de obligaciones tributarias, ejecute actos o contratos que disminuyan su activo o aumenten su pasivo sin otra justificación económica o jurídica que la de perjudicar a la administración tributaria o frustrar total o parcialmente el cumplimiento de sus obligaciones tributarias.</w:t>
            </w:r>
          </w:p>
        </w:tc>
      </w:tr>
      <w:tr w:rsidR="578079DF" w:rsidTr="5FFAE9BA" w14:paraId="784CA911" w14:textId="77777777">
        <w:trPr>
          <w:trHeight w:val="74"/>
        </w:trPr>
        <w:tc>
          <w:tcPr>
            <w:tcW w:w="3150" w:type="dxa"/>
            <w:tcMar/>
          </w:tcPr>
          <w:p w:rsidR="578079DF" w:rsidP="578079DF" w:rsidRDefault="578079DF" w14:paraId="36C0A263" w14:textId="498CE50E">
            <w:pPr>
              <w:rPr>
                <w:rFonts w:ascii="Arial Narrow" w:hAnsi="Arial Narrow"/>
                <w:sz w:val="20"/>
                <w:szCs w:val="20"/>
              </w:rPr>
            </w:pPr>
          </w:p>
        </w:tc>
        <w:tc>
          <w:tcPr>
            <w:tcW w:w="6172" w:type="dxa"/>
            <w:tcMar/>
          </w:tcPr>
          <w:p w:rsidR="578079DF" w:rsidP="578079DF" w:rsidRDefault="578079DF" w14:paraId="24468938" w14:textId="782BBC54">
            <w:pPr>
              <w:jc w:val="both"/>
              <w:rPr>
                <w:rFonts w:ascii="Arial Narrow" w:hAnsi="Arial Narrow" w:cs="Arial"/>
                <w:sz w:val="20"/>
                <w:szCs w:val="20"/>
              </w:rPr>
            </w:pPr>
          </w:p>
        </w:tc>
      </w:tr>
      <w:tr w:rsidRPr="008A4540" w:rsidR="00661191" w:rsidTr="5FFAE9BA" w14:paraId="15F87010" w14:textId="77777777">
        <w:trPr>
          <w:trHeight w:val="74"/>
        </w:trPr>
        <w:tc>
          <w:tcPr>
            <w:tcW w:w="3150" w:type="dxa"/>
            <w:tcMar/>
          </w:tcPr>
          <w:p w:rsidRPr="008A4540" w:rsidR="00661191" w:rsidP="00827089" w:rsidRDefault="00661191" w14:paraId="290031D9" w14:textId="77777777">
            <w:pPr>
              <w:rPr>
                <w:rFonts w:ascii="Arial Narrow" w:hAnsi="Arial Narrow" w:cs="Arial"/>
                <w:b/>
                <w:sz w:val="20"/>
                <w:szCs w:val="20"/>
              </w:rPr>
            </w:pPr>
            <w:r w:rsidRPr="008A4540">
              <w:rPr>
                <w:rFonts w:ascii="Arial Narrow" w:hAnsi="Arial Narrow" w:cs="Arial"/>
                <w:b/>
                <w:sz w:val="20"/>
                <w:szCs w:val="20"/>
              </w:rPr>
              <w:t>5099</w:t>
            </w:r>
          </w:p>
        </w:tc>
        <w:tc>
          <w:tcPr>
            <w:tcW w:w="6172" w:type="dxa"/>
            <w:tcMar/>
          </w:tcPr>
          <w:p w:rsidRPr="008A4540" w:rsidR="00661191" w:rsidP="00827089" w:rsidRDefault="00661191" w14:paraId="07850AB5" w14:textId="56DEF38F">
            <w:pPr>
              <w:jc w:val="both"/>
              <w:rPr>
                <w:rFonts w:ascii="Arial Narrow" w:hAnsi="Arial Narrow" w:cs="Arial"/>
                <w:b/>
                <w:sz w:val="20"/>
                <w:szCs w:val="20"/>
              </w:rPr>
            </w:pPr>
            <w:r w:rsidRPr="008A4540">
              <w:rPr>
                <w:rFonts w:ascii="Arial Narrow" w:hAnsi="Arial Narrow" w:cs="Arial"/>
                <w:b/>
                <w:sz w:val="20"/>
                <w:szCs w:val="20"/>
              </w:rPr>
              <w:t>INFRACCIONES TRIBUTARIAS CONTEMPLADAS EN OTRAS LEYES.</w:t>
            </w:r>
          </w:p>
        </w:tc>
      </w:tr>
      <w:tr w:rsidRPr="008A4540" w:rsidR="00661191" w:rsidTr="5FFAE9BA" w14:paraId="5FACFFC3" w14:textId="77777777">
        <w:trPr>
          <w:trHeight w:val="74"/>
        </w:trPr>
        <w:tc>
          <w:tcPr>
            <w:tcW w:w="3150" w:type="dxa"/>
            <w:tcMar/>
          </w:tcPr>
          <w:p w:rsidRPr="008A4540" w:rsidR="00661191" w:rsidP="00827089" w:rsidRDefault="00661191" w14:paraId="76EFD307" w14:textId="77777777">
            <w:pPr>
              <w:rPr>
                <w:rFonts w:ascii="Arial Narrow" w:hAnsi="Arial Narrow"/>
                <w:sz w:val="20"/>
                <w:szCs w:val="20"/>
              </w:rPr>
            </w:pPr>
          </w:p>
        </w:tc>
        <w:tc>
          <w:tcPr>
            <w:tcW w:w="6172" w:type="dxa"/>
            <w:tcMar/>
          </w:tcPr>
          <w:p w:rsidRPr="008A4540" w:rsidR="00661191" w:rsidP="00827089" w:rsidRDefault="00661191" w14:paraId="697F9CBD" w14:textId="77777777">
            <w:pPr>
              <w:jc w:val="both"/>
              <w:rPr>
                <w:rFonts w:ascii="Arial Narrow" w:hAnsi="Arial Narrow" w:cs="Arial"/>
                <w:sz w:val="20"/>
                <w:szCs w:val="20"/>
              </w:rPr>
            </w:pPr>
            <w:r w:rsidRPr="008A4540">
              <w:rPr>
                <w:rFonts w:ascii="Arial Narrow" w:hAnsi="Arial Narrow" w:cs="Arial"/>
                <w:sz w:val="20"/>
                <w:szCs w:val="20"/>
              </w:rPr>
              <w:t>Otros delitos tributarios contemplados en cualquier cuerpo legal que no sea el Código Tributario.</w:t>
            </w:r>
          </w:p>
        </w:tc>
      </w:tr>
      <w:tr w:rsidRPr="008A4540" w:rsidR="00661191" w:rsidTr="5FFAE9BA" w14:paraId="07F1EE0A" w14:textId="77777777">
        <w:trPr>
          <w:trHeight w:val="74"/>
        </w:trPr>
        <w:tc>
          <w:tcPr>
            <w:tcW w:w="3150" w:type="dxa"/>
            <w:tcMar/>
          </w:tcPr>
          <w:p w:rsidRPr="008A4540" w:rsidR="00661191" w:rsidP="00827089" w:rsidRDefault="00661191" w14:paraId="4B4990AB" w14:textId="77777777">
            <w:pPr>
              <w:rPr>
                <w:rFonts w:ascii="Arial Narrow" w:hAnsi="Arial Narrow"/>
                <w:sz w:val="20"/>
                <w:szCs w:val="20"/>
              </w:rPr>
            </w:pPr>
          </w:p>
        </w:tc>
        <w:tc>
          <w:tcPr>
            <w:tcW w:w="6172" w:type="dxa"/>
            <w:tcMar/>
          </w:tcPr>
          <w:p w:rsidRPr="008A4540" w:rsidR="00661191" w:rsidP="00827089" w:rsidRDefault="00661191" w14:paraId="603FBAE6" w14:textId="77777777">
            <w:pPr>
              <w:jc w:val="both"/>
              <w:rPr>
                <w:rFonts w:ascii="Arial Narrow" w:hAnsi="Arial Narrow" w:cs="Arial"/>
                <w:sz w:val="20"/>
                <w:szCs w:val="20"/>
              </w:rPr>
            </w:pPr>
          </w:p>
        </w:tc>
      </w:tr>
      <w:tr w:rsidRPr="008A4540" w:rsidR="00661191" w:rsidTr="5FFAE9BA" w14:paraId="46922085" w14:textId="77777777">
        <w:trPr>
          <w:trHeight w:val="74"/>
        </w:trPr>
        <w:tc>
          <w:tcPr>
            <w:tcW w:w="3150" w:type="dxa"/>
            <w:tcMar/>
          </w:tcPr>
          <w:p w:rsidRPr="008A4540" w:rsidR="00661191" w:rsidP="00827089" w:rsidRDefault="00661191" w14:paraId="6179005C" w14:textId="77777777">
            <w:pPr>
              <w:rPr>
                <w:rFonts w:ascii="Arial Narrow" w:hAnsi="Arial Narrow"/>
                <w:sz w:val="20"/>
                <w:szCs w:val="20"/>
              </w:rPr>
            </w:pPr>
          </w:p>
        </w:tc>
        <w:tc>
          <w:tcPr>
            <w:tcW w:w="6172" w:type="dxa"/>
            <w:tcMar/>
          </w:tcPr>
          <w:p w:rsidRPr="008A4540" w:rsidR="00661191" w:rsidP="00827089" w:rsidRDefault="00661191" w14:paraId="7A0FADF9" w14:textId="77777777">
            <w:pPr>
              <w:jc w:val="both"/>
              <w:rPr>
                <w:rFonts w:ascii="Arial Narrow" w:hAnsi="Arial Narrow" w:cs="Arial"/>
                <w:sz w:val="20"/>
                <w:szCs w:val="20"/>
              </w:rPr>
            </w:pPr>
          </w:p>
        </w:tc>
      </w:tr>
      <w:tr w:rsidRPr="008A4540" w:rsidR="00661191" w:rsidTr="5FFAE9BA" w14:paraId="5001C815" w14:textId="77777777">
        <w:trPr>
          <w:trHeight w:val="547"/>
        </w:trPr>
        <w:tc>
          <w:tcPr>
            <w:tcW w:w="9322" w:type="dxa"/>
            <w:gridSpan w:val="2"/>
            <w:shd w:val="clear" w:color="auto" w:fill="BFBFBF" w:themeFill="background1" w:themeFillShade="BF"/>
            <w:tcMar/>
          </w:tcPr>
          <w:p w:rsidRPr="008A4540" w:rsidR="00661191" w:rsidP="00827089" w:rsidRDefault="00661191" w14:paraId="0ADCB469" w14:textId="77777777">
            <w:pPr>
              <w:jc w:val="both"/>
              <w:rPr>
                <w:rFonts w:ascii="Arial Narrow" w:hAnsi="Arial Narrow" w:cs="Arial"/>
                <w:sz w:val="20"/>
                <w:szCs w:val="20"/>
              </w:rPr>
            </w:pPr>
            <w:proofErr w:type="gramStart"/>
            <w:r w:rsidRPr="008A4540">
              <w:rPr>
                <w:rFonts w:ascii="Arial Narrow" w:hAnsi="Arial Narrow" w:cs="Arial"/>
                <w:b/>
                <w:sz w:val="20"/>
                <w:szCs w:val="20"/>
              </w:rPr>
              <w:t>LEY  Nº</w:t>
            </w:r>
            <w:proofErr w:type="gramEnd"/>
            <w:r w:rsidRPr="008A4540">
              <w:rPr>
                <w:rFonts w:ascii="Arial Narrow" w:hAnsi="Arial Narrow" w:cs="Arial"/>
                <w:b/>
                <w:sz w:val="20"/>
                <w:szCs w:val="20"/>
              </w:rPr>
              <w:t xml:space="preserve"> 20.000 DEL TRÁFICO  ILÍCITO DE ESTUPEFACIENTES  Y SUSTANCIAS  SICOTRÓPICAS</w:t>
            </w:r>
          </w:p>
        </w:tc>
      </w:tr>
      <w:tr w:rsidRPr="008A4540" w:rsidR="00661191" w:rsidTr="5FFAE9BA" w14:paraId="37AF568E" w14:textId="77777777">
        <w:trPr>
          <w:trHeight w:val="74"/>
        </w:trPr>
        <w:tc>
          <w:tcPr>
            <w:tcW w:w="3150" w:type="dxa"/>
            <w:tcMar/>
          </w:tcPr>
          <w:p w:rsidRPr="008A4540" w:rsidR="00661191" w:rsidP="00827089" w:rsidRDefault="00661191" w14:paraId="6F65A059" w14:textId="77777777">
            <w:pPr>
              <w:rPr>
                <w:rFonts w:ascii="Arial Narrow" w:hAnsi="Arial Narrow"/>
                <w:sz w:val="20"/>
                <w:szCs w:val="20"/>
              </w:rPr>
            </w:pPr>
          </w:p>
        </w:tc>
        <w:tc>
          <w:tcPr>
            <w:tcW w:w="6172" w:type="dxa"/>
            <w:tcMar/>
          </w:tcPr>
          <w:p w:rsidRPr="008A4540" w:rsidR="00661191" w:rsidP="00827089" w:rsidRDefault="00661191" w14:paraId="28C5648E" w14:textId="674598FF">
            <w:pPr>
              <w:jc w:val="both"/>
              <w:rPr>
                <w:rFonts w:ascii="Arial Narrow" w:hAnsi="Arial Narrow" w:cs="Arial"/>
                <w:sz w:val="20"/>
                <w:szCs w:val="20"/>
              </w:rPr>
            </w:pPr>
          </w:p>
        </w:tc>
      </w:tr>
      <w:tr w:rsidRPr="008A4540" w:rsidR="00661191" w:rsidTr="5FFAE9BA" w14:paraId="20176BAA" w14:textId="77777777">
        <w:trPr>
          <w:trHeight w:val="74"/>
        </w:trPr>
        <w:tc>
          <w:tcPr>
            <w:tcW w:w="3150" w:type="dxa"/>
            <w:tcMar/>
          </w:tcPr>
          <w:p w:rsidRPr="008A4540" w:rsidR="00661191" w:rsidP="00827089" w:rsidRDefault="00661191" w14:paraId="5C985D8D" w14:textId="77777777">
            <w:pPr>
              <w:rPr>
                <w:rFonts w:ascii="Arial Narrow" w:hAnsi="Arial Narrow"/>
                <w:sz w:val="20"/>
                <w:szCs w:val="20"/>
              </w:rPr>
            </w:pPr>
            <w:r w:rsidRPr="008A4540">
              <w:rPr>
                <w:rFonts w:ascii="Arial Narrow" w:hAnsi="Arial Narrow" w:cs="Arial"/>
                <w:b/>
                <w:sz w:val="20"/>
                <w:szCs w:val="20"/>
              </w:rPr>
              <w:t>Códigos que comprende</w:t>
            </w:r>
          </w:p>
        </w:tc>
        <w:tc>
          <w:tcPr>
            <w:tcW w:w="6172" w:type="dxa"/>
            <w:tcMar/>
          </w:tcPr>
          <w:p w:rsidRPr="008A4540" w:rsidR="00661191" w:rsidP="00827089" w:rsidRDefault="00661191" w14:paraId="5C49CD80" w14:textId="77777777">
            <w:pPr>
              <w:jc w:val="both"/>
              <w:rPr>
                <w:rFonts w:ascii="Arial Narrow" w:hAnsi="Arial Narrow" w:cs="Arial"/>
                <w:sz w:val="20"/>
                <w:szCs w:val="20"/>
              </w:rPr>
            </w:pPr>
            <w:r w:rsidRPr="008A4540">
              <w:rPr>
                <w:rFonts w:ascii="Arial Narrow" w:hAnsi="Arial Narrow" w:cs="Arial"/>
                <w:sz w:val="20"/>
                <w:szCs w:val="20"/>
              </w:rPr>
              <w:t>(07001-07099)</w:t>
            </w:r>
          </w:p>
          <w:p w:rsidRPr="008A4540" w:rsidR="00661191" w:rsidP="00827089" w:rsidRDefault="00661191" w14:paraId="165D9B31" w14:textId="77777777">
            <w:pPr>
              <w:jc w:val="both"/>
              <w:rPr>
                <w:rFonts w:ascii="Arial Narrow" w:hAnsi="Arial Narrow" w:cs="Arial"/>
                <w:sz w:val="20"/>
                <w:szCs w:val="20"/>
              </w:rPr>
            </w:pPr>
          </w:p>
        </w:tc>
      </w:tr>
      <w:tr w:rsidRPr="008A4540" w:rsidR="00661191" w:rsidTr="5FFAE9BA" w14:paraId="6ED72607" w14:textId="77777777">
        <w:trPr>
          <w:trHeight w:val="74"/>
        </w:trPr>
        <w:tc>
          <w:tcPr>
            <w:tcW w:w="3150" w:type="dxa"/>
            <w:tcMar/>
          </w:tcPr>
          <w:p w:rsidRPr="008A4540" w:rsidR="00661191" w:rsidP="00827089" w:rsidRDefault="00661191" w14:paraId="3D8A0976" w14:textId="77777777">
            <w:pPr>
              <w:rPr>
                <w:rFonts w:ascii="Arial Narrow" w:hAnsi="Arial Narrow" w:cs="Arial"/>
                <w:b/>
                <w:sz w:val="20"/>
                <w:szCs w:val="20"/>
              </w:rPr>
            </w:pPr>
            <w:r w:rsidRPr="008A4540">
              <w:rPr>
                <w:rFonts w:ascii="Arial Narrow" w:hAnsi="Arial Narrow" w:cs="Arial"/>
                <w:b/>
                <w:sz w:val="20"/>
                <w:szCs w:val="20"/>
              </w:rPr>
              <w:t>7001</w:t>
            </w:r>
          </w:p>
        </w:tc>
        <w:tc>
          <w:tcPr>
            <w:tcW w:w="6172" w:type="dxa"/>
            <w:tcMar/>
          </w:tcPr>
          <w:p w:rsidRPr="008A4540" w:rsidR="00661191" w:rsidP="00827089" w:rsidRDefault="00661191" w14:paraId="7399D040" w14:textId="77777777">
            <w:pPr>
              <w:jc w:val="both"/>
              <w:rPr>
                <w:rFonts w:ascii="Arial Narrow" w:hAnsi="Arial Narrow" w:cs="Arial"/>
                <w:b/>
                <w:sz w:val="20"/>
                <w:szCs w:val="20"/>
              </w:rPr>
            </w:pPr>
            <w:r w:rsidRPr="008A4540">
              <w:rPr>
                <w:rFonts w:ascii="Arial Narrow" w:hAnsi="Arial Narrow" w:cs="Arial"/>
                <w:b/>
                <w:sz w:val="20"/>
                <w:szCs w:val="20"/>
              </w:rPr>
              <w:t>ELABORACION ILEGAL DE DROGAS O SUSTANCIAS SICOTRÓPICAS.</w:t>
            </w:r>
          </w:p>
        </w:tc>
      </w:tr>
      <w:tr w:rsidRPr="008A4540" w:rsidR="00661191" w:rsidTr="5FFAE9BA" w14:paraId="4D288CE2" w14:textId="77777777">
        <w:trPr>
          <w:trHeight w:val="74"/>
        </w:trPr>
        <w:tc>
          <w:tcPr>
            <w:tcW w:w="3150" w:type="dxa"/>
            <w:tcMar/>
          </w:tcPr>
          <w:p w:rsidRPr="008A4540" w:rsidR="00661191" w:rsidP="00827089" w:rsidRDefault="00661191" w14:paraId="4EDAC145" w14:textId="77777777">
            <w:pPr>
              <w:rPr>
                <w:rFonts w:ascii="Arial Narrow" w:hAnsi="Arial Narrow"/>
                <w:sz w:val="20"/>
                <w:szCs w:val="20"/>
              </w:rPr>
            </w:pPr>
          </w:p>
        </w:tc>
        <w:tc>
          <w:tcPr>
            <w:tcW w:w="6172" w:type="dxa"/>
            <w:tcMar/>
          </w:tcPr>
          <w:p w:rsidRPr="008A4540" w:rsidR="00661191" w:rsidP="00827089" w:rsidRDefault="00661191" w14:paraId="39354F1B" w14:textId="77777777">
            <w:pPr>
              <w:jc w:val="both"/>
              <w:rPr>
                <w:rFonts w:ascii="Arial Narrow" w:hAnsi="Arial Narrow" w:cs="Arial"/>
                <w:sz w:val="20"/>
                <w:szCs w:val="20"/>
              </w:rPr>
            </w:pPr>
            <w:r w:rsidRPr="008A4540">
              <w:rPr>
                <w:rFonts w:ascii="Arial Narrow" w:hAnsi="Arial Narrow" w:cs="Arial"/>
                <w:sz w:val="20"/>
                <w:szCs w:val="20"/>
              </w:rPr>
              <w:t xml:space="preserve">ART. 1  </w:t>
            </w:r>
          </w:p>
        </w:tc>
      </w:tr>
      <w:tr w:rsidRPr="008A4540" w:rsidR="00661191" w:rsidTr="5FFAE9BA" w14:paraId="5AFFA34A" w14:textId="77777777">
        <w:trPr>
          <w:trHeight w:val="74"/>
        </w:trPr>
        <w:tc>
          <w:tcPr>
            <w:tcW w:w="3150" w:type="dxa"/>
            <w:tcMar/>
          </w:tcPr>
          <w:p w:rsidRPr="008A4540" w:rsidR="00661191" w:rsidP="00827089" w:rsidRDefault="00661191" w14:paraId="27B19E48" w14:textId="77777777">
            <w:pPr>
              <w:rPr>
                <w:rFonts w:ascii="Arial Narrow" w:hAnsi="Arial Narrow"/>
                <w:sz w:val="20"/>
                <w:szCs w:val="20"/>
              </w:rPr>
            </w:pPr>
          </w:p>
        </w:tc>
        <w:tc>
          <w:tcPr>
            <w:tcW w:w="6172" w:type="dxa"/>
            <w:tcMar/>
          </w:tcPr>
          <w:p w:rsidRPr="008A4540" w:rsidR="00661191" w:rsidP="00827089" w:rsidRDefault="00661191" w14:paraId="223EB703" w14:textId="740B64A5">
            <w:pPr>
              <w:jc w:val="both"/>
              <w:rPr>
                <w:rFonts w:ascii="Arial Narrow" w:hAnsi="Arial Narrow" w:cs="Arial"/>
                <w:sz w:val="20"/>
                <w:szCs w:val="20"/>
              </w:rPr>
            </w:pPr>
            <w:r w:rsidRPr="008A4540">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Pr="008A4540" w:rsidR="00661191" w:rsidTr="5FFAE9BA" w14:paraId="1D04F512" w14:textId="77777777">
        <w:trPr>
          <w:trHeight w:val="74"/>
        </w:trPr>
        <w:tc>
          <w:tcPr>
            <w:tcW w:w="3150" w:type="dxa"/>
            <w:tcMar/>
          </w:tcPr>
          <w:p w:rsidRPr="008A4540" w:rsidR="00661191" w:rsidP="00827089" w:rsidRDefault="00661191" w14:paraId="37AE820A" w14:textId="77777777">
            <w:pPr>
              <w:rPr>
                <w:rFonts w:ascii="Arial Narrow" w:hAnsi="Arial Narrow"/>
                <w:sz w:val="20"/>
                <w:szCs w:val="20"/>
              </w:rPr>
            </w:pPr>
          </w:p>
        </w:tc>
        <w:tc>
          <w:tcPr>
            <w:tcW w:w="6172" w:type="dxa"/>
            <w:tcMar/>
          </w:tcPr>
          <w:p w:rsidRPr="008A4540" w:rsidR="00661191" w:rsidP="00827089" w:rsidRDefault="00661191" w14:paraId="3CBF96B2" w14:textId="77777777">
            <w:pPr>
              <w:jc w:val="both"/>
              <w:rPr>
                <w:rFonts w:ascii="Arial Narrow" w:hAnsi="Arial Narrow" w:cs="Arial"/>
                <w:sz w:val="20"/>
                <w:szCs w:val="20"/>
              </w:rPr>
            </w:pPr>
          </w:p>
        </w:tc>
      </w:tr>
      <w:tr w:rsidRPr="008A4540" w:rsidR="00661191" w:rsidTr="5FFAE9BA" w14:paraId="15C2E019" w14:textId="77777777">
        <w:trPr>
          <w:trHeight w:val="74"/>
        </w:trPr>
        <w:tc>
          <w:tcPr>
            <w:tcW w:w="3150" w:type="dxa"/>
            <w:tcMar/>
          </w:tcPr>
          <w:p w:rsidRPr="008A4540" w:rsidR="00661191" w:rsidP="00827089" w:rsidRDefault="00661191" w14:paraId="1C282660" w14:textId="77777777">
            <w:pPr>
              <w:rPr>
                <w:rFonts w:ascii="Arial Narrow" w:hAnsi="Arial Narrow" w:cs="Arial"/>
                <w:b/>
                <w:sz w:val="20"/>
                <w:szCs w:val="20"/>
              </w:rPr>
            </w:pPr>
            <w:r w:rsidRPr="008A4540">
              <w:rPr>
                <w:rFonts w:ascii="Arial Narrow" w:hAnsi="Arial Narrow" w:cs="Arial"/>
                <w:b/>
                <w:sz w:val="20"/>
                <w:szCs w:val="20"/>
              </w:rPr>
              <w:t>7006</w:t>
            </w:r>
          </w:p>
        </w:tc>
        <w:tc>
          <w:tcPr>
            <w:tcW w:w="6172" w:type="dxa"/>
            <w:tcMar/>
          </w:tcPr>
          <w:p w:rsidRPr="008A4540" w:rsidR="00661191" w:rsidP="00827089" w:rsidRDefault="00661191" w14:paraId="4B54F835" w14:textId="7C3230DC">
            <w:pPr>
              <w:jc w:val="both"/>
              <w:rPr>
                <w:rFonts w:ascii="Arial Narrow" w:hAnsi="Arial Narrow" w:cs="Arial"/>
                <w:b/>
                <w:sz w:val="20"/>
                <w:szCs w:val="20"/>
              </w:rPr>
            </w:pPr>
            <w:r w:rsidRPr="008A4540">
              <w:rPr>
                <w:rFonts w:ascii="Arial Narrow" w:hAnsi="Arial Narrow" w:cs="Arial"/>
                <w:b/>
                <w:sz w:val="20"/>
                <w:szCs w:val="20"/>
              </w:rPr>
              <w:t xml:space="preserve">CULTIVO ESPECIES </w:t>
            </w:r>
            <w:proofErr w:type="gramStart"/>
            <w:r w:rsidRPr="008A4540">
              <w:rPr>
                <w:rFonts w:ascii="Arial Narrow" w:hAnsi="Arial Narrow" w:cs="Arial"/>
                <w:b/>
                <w:sz w:val="20"/>
                <w:szCs w:val="20"/>
              </w:rPr>
              <w:t>VEGETALES  ESTUPEFACIENTES</w:t>
            </w:r>
            <w:proofErr w:type="gramEnd"/>
            <w:r w:rsidRPr="008A4540">
              <w:rPr>
                <w:rFonts w:ascii="Arial Narrow" w:hAnsi="Arial Narrow" w:cs="Arial"/>
                <w:b/>
                <w:sz w:val="20"/>
                <w:szCs w:val="20"/>
              </w:rPr>
              <w:t xml:space="preserve">/FALSIFICACIÓN DE RECETAS. </w:t>
            </w:r>
            <w:r w:rsidRPr="008A4540">
              <w:rPr>
                <w:rFonts w:ascii="Arial Narrow" w:hAnsi="Arial Narrow" w:cs="Arial"/>
                <w:sz w:val="20"/>
                <w:szCs w:val="20"/>
              </w:rPr>
              <w:t>ART. 8 LEY Nº 20.000</w:t>
            </w:r>
          </w:p>
        </w:tc>
      </w:tr>
      <w:tr w:rsidRPr="008A4540" w:rsidR="00661191" w:rsidTr="5FFAE9BA" w14:paraId="7A7B5905" w14:textId="77777777">
        <w:trPr>
          <w:trHeight w:val="74"/>
        </w:trPr>
        <w:tc>
          <w:tcPr>
            <w:tcW w:w="3150" w:type="dxa"/>
            <w:tcMar/>
          </w:tcPr>
          <w:p w:rsidRPr="008A4540" w:rsidR="00661191" w:rsidP="00827089" w:rsidRDefault="00661191" w14:paraId="73AF9679" w14:textId="77777777">
            <w:pPr>
              <w:rPr>
                <w:rFonts w:ascii="Arial Narrow" w:hAnsi="Arial Narrow"/>
                <w:sz w:val="20"/>
                <w:szCs w:val="20"/>
              </w:rPr>
            </w:pPr>
          </w:p>
        </w:tc>
        <w:tc>
          <w:tcPr>
            <w:tcW w:w="6172" w:type="dxa"/>
            <w:tcMar/>
          </w:tcPr>
          <w:p w:rsidRPr="008A4540" w:rsidR="00661191" w:rsidP="00827089" w:rsidRDefault="00661191" w14:paraId="762B6980" w14:textId="277986B9">
            <w:pPr>
              <w:jc w:val="both"/>
              <w:rPr>
                <w:rFonts w:ascii="Arial Narrow" w:hAnsi="Arial Narrow" w:cs="Arial"/>
                <w:sz w:val="20"/>
                <w:szCs w:val="20"/>
              </w:rPr>
            </w:pPr>
            <w:r w:rsidRPr="008A4540">
              <w:rPr>
                <w:rFonts w:ascii="Arial Narrow" w:hAnsi="Arial Narrow" w:cs="Arial"/>
                <w:sz w:val="20"/>
                <w:szCs w:val="20"/>
              </w:rPr>
              <w:t>Sembrar, plantar, cultivar o cosechar sin autorización especies vegetales del género cannabis u otras que sirven para la elaboración de droga. Asimismo, sanciona a quien falsifique o maliciosamente haga uso de recetas falsas para justificar el cultivo de especies vegetales del género cannabis.</w:t>
            </w:r>
          </w:p>
        </w:tc>
      </w:tr>
      <w:tr w:rsidRPr="008A4540" w:rsidR="00661191" w:rsidTr="5FFAE9BA" w14:paraId="09DB5CAE" w14:textId="77777777">
        <w:trPr>
          <w:trHeight w:val="74"/>
        </w:trPr>
        <w:tc>
          <w:tcPr>
            <w:tcW w:w="3150" w:type="dxa"/>
            <w:tcMar/>
          </w:tcPr>
          <w:p w:rsidRPr="008A4540" w:rsidR="00661191" w:rsidP="00827089" w:rsidRDefault="00661191" w14:paraId="696F9526" w14:textId="77777777">
            <w:pPr>
              <w:rPr>
                <w:rFonts w:ascii="Arial Narrow" w:hAnsi="Arial Narrow"/>
                <w:sz w:val="20"/>
                <w:szCs w:val="20"/>
              </w:rPr>
            </w:pPr>
          </w:p>
        </w:tc>
        <w:tc>
          <w:tcPr>
            <w:tcW w:w="6172" w:type="dxa"/>
            <w:tcMar/>
          </w:tcPr>
          <w:p w:rsidRPr="008A4540" w:rsidR="00661191" w:rsidP="00827089" w:rsidRDefault="00661191" w14:paraId="78B9C584" w14:textId="77777777">
            <w:pPr>
              <w:jc w:val="both"/>
              <w:rPr>
                <w:rFonts w:ascii="Arial Narrow" w:hAnsi="Arial Narrow" w:cs="Arial"/>
                <w:sz w:val="20"/>
                <w:szCs w:val="20"/>
              </w:rPr>
            </w:pPr>
          </w:p>
        </w:tc>
      </w:tr>
      <w:tr w:rsidRPr="008A4540" w:rsidR="00661191" w:rsidTr="5FFAE9BA" w14:paraId="4810702A" w14:textId="77777777">
        <w:trPr>
          <w:trHeight w:val="74"/>
        </w:trPr>
        <w:tc>
          <w:tcPr>
            <w:tcW w:w="3150" w:type="dxa"/>
            <w:tcMar/>
          </w:tcPr>
          <w:p w:rsidRPr="008A4540" w:rsidR="00661191" w:rsidP="00827089" w:rsidRDefault="00661191" w14:paraId="69130907" w14:textId="77777777">
            <w:pPr>
              <w:rPr>
                <w:rFonts w:ascii="Arial Narrow" w:hAnsi="Arial Narrow" w:cs="Arial"/>
                <w:b/>
                <w:sz w:val="20"/>
                <w:szCs w:val="20"/>
              </w:rPr>
            </w:pPr>
            <w:r w:rsidRPr="008A4540">
              <w:rPr>
                <w:rFonts w:ascii="Arial Narrow" w:hAnsi="Arial Narrow" w:cs="Arial"/>
                <w:b/>
                <w:sz w:val="20"/>
                <w:szCs w:val="20"/>
              </w:rPr>
              <w:t>7007</w:t>
            </w:r>
          </w:p>
        </w:tc>
        <w:tc>
          <w:tcPr>
            <w:tcW w:w="6172" w:type="dxa"/>
            <w:tcMar/>
          </w:tcPr>
          <w:p w:rsidRPr="008A4540" w:rsidR="00661191" w:rsidP="00827089" w:rsidRDefault="00661191" w14:paraId="1A4E4742" w14:textId="77777777">
            <w:pPr>
              <w:jc w:val="both"/>
              <w:rPr>
                <w:rFonts w:ascii="Arial Narrow" w:hAnsi="Arial Narrow" w:cs="Arial"/>
                <w:b/>
                <w:sz w:val="20"/>
                <w:szCs w:val="20"/>
              </w:rPr>
            </w:pPr>
            <w:r w:rsidRPr="008A4540">
              <w:rPr>
                <w:rFonts w:ascii="Arial Narrow" w:hAnsi="Arial Narrow" w:cs="Arial"/>
                <w:b/>
                <w:sz w:val="20"/>
                <w:szCs w:val="20"/>
              </w:rPr>
              <w:t>TRÁFICO ILÍCITO DE DROGAS.</w:t>
            </w:r>
          </w:p>
        </w:tc>
      </w:tr>
      <w:tr w:rsidRPr="008A4540" w:rsidR="00661191" w:rsidTr="5FFAE9BA" w14:paraId="7C931CF8" w14:textId="77777777">
        <w:trPr>
          <w:trHeight w:val="74"/>
        </w:trPr>
        <w:tc>
          <w:tcPr>
            <w:tcW w:w="3150" w:type="dxa"/>
            <w:tcMar/>
          </w:tcPr>
          <w:p w:rsidRPr="008A4540" w:rsidR="00661191" w:rsidP="00827089" w:rsidRDefault="00661191" w14:paraId="39ABD626" w14:textId="77777777">
            <w:pPr>
              <w:rPr>
                <w:rFonts w:ascii="Arial Narrow" w:hAnsi="Arial Narrow"/>
                <w:sz w:val="20"/>
                <w:szCs w:val="20"/>
              </w:rPr>
            </w:pPr>
          </w:p>
        </w:tc>
        <w:tc>
          <w:tcPr>
            <w:tcW w:w="6172" w:type="dxa"/>
            <w:tcMar/>
          </w:tcPr>
          <w:p w:rsidRPr="008A4540" w:rsidR="00661191" w:rsidP="00827089" w:rsidRDefault="00661191" w14:paraId="10432FF2" w14:textId="77777777">
            <w:pPr>
              <w:jc w:val="both"/>
              <w:rPr>
                <w:rFonts w:ascii="Arial Narrow" w:hAnsi="Arial Narrow" w:cs="Arial"/>
                <w:sz w:val="20"/>
                <w:szCs w:val="20"/>
              </w:rPr>
            </w:pPr>
            <w:r w:rsidRPr="008A4540">
              <w:rPr>
                <w:rFonts w:ascii="Arial Narrow" w:hAnsi="Arial Narrow" w:cs="Arial"/>
                <w:sz w:val="20"/>
                <w:szCs w:val="20"/>
              </w:rPr>
              <w:t>ART. 3</w:t>
            </w:r>
          </w:p>
        </w:tc>
      </w:tr>
      <w:tr w:rsidRPr="008A4540" w:rsidR="00661191" w:rsidTr="5FFAE9BA" w14:paraId="246B7DA2" w14:textId="77777777">
        <w:trPr>
          <w:trHeight w:val="74"/>
        </w:trPr>
        <w:tc>
          <w:tcPr>
            <w:tcW w:w="3150" w:type="dxa"/>
            <w:tcMar/>
          </w:tcPr>
          <w:p w:rsidRPr="008A4540" w:rsidR="00661191" w:rsidP="00827089" w:rsidRDefault="00661191" w14:paraId="32CB4FEE" w14:textId="77777777">
            <w:pPr>
              <w:rPr>
                <w:rFonts w:ascii="Arial Narrow" w:hAnsi="Arial Narrow"/>
                <w:sz w:val="20"/>
                <w:szCs w:val="20"/>
              </w:rPr>
            </w:pPr>
          </w:p>
        </w:tc>
        <w:tc>
          <w:tcPr>
            <w:tcW w:w="6172" w:type="dxa"/>
            <w:tcMar/>
          </w:tcPr>
          <w:p w:rsidRPr="008A4540" w:rsidR="00661191" w:rsidP="00827089" w:rsidRDefault="00661191" w14:paraId="178A0195" w14:textId="3F7F3F46">
            <w:pPr>
              <w:jc w:val="both"/>
              <w:rPr>
                <w:rFonts w:ascii="Arial Narrow" w:hAnsi="Arial Narrow" w:cs="Arial"/>
                <w:sz w:val="20"/>
                <w:szCs w:val="20"/>
              </w:rPr>
            </w:pPr>
            <w:r w:rsidRPr="008A4540">
              <w:rPr>
                <w:rFonts w:ascii="Arial Narrow" w:hAnsi="Arial Narrow" w:cs="Arial"/>
                <w:sz w:val="20"/>
                <w:szCs w:val="20"/>
              </w:rPr>
              <w:t xml:space="preserve">Sin autorización importar, exportar, transportar, adquirir, transferir, sustraer, poseer, suministrar o guardar sustancias o drogas estupefacientes o sicotrópicas productoras de dependencia física o síquica, capaces de provocar graves efectos tóxicos o daños considerables a la </w:t>
            </w:r>
            <w:proofErr w:type="gramStart"/>
            <w:r w:rsidRPr="008A4540">
              <w:rPr>
                <w:rFonts w:ascii="Arial Narrow" w:hAnsi="Arial Narrow" w:cs="Arial"/>
                <w:sz w:val="20"/>
                <w:szCs w:val="20"/>
              </w:rPr>
              <w:t>salud  o</w:t>
            </w:r>
            <w:proofErr w:type="gramEnd"/>
            <w:r w:rsidRPr="008A4540">
              <w:rPr>
                <w:rFonts w:ascii="Arial Narrow" w:hAnsi="Arial Narrow" w:cs="Arial"/>
                <w:sz w:val="20"/>
                <w:szCs w:val="20"/>
              </w:rPr>
              <w:t xml:space="preserve"> materias primas que sirvan de base para obtenerlas.</w:t>
            </w:r>
          </w:p>
        </w:tc>
      </w:tr>
      <w:tr w:rsidRPr="008A4540" w:rsidR="00661191" w:rsidTr="5FFAE9BA" w14:paraId="36130A3A" w14:textId="77777777">
        <w:trPr>
          <w:trHeight w:val="74"/>
        </w:trPr>
        <w:tc>
          <w:tcPr>
            <w:tcW w:w="3150" w:type="dxa"/>
            <w:tcMar/>
          </w:tcPr>
          <w:p w:rsidRPr="008A4540" w:rsidR="00661191" w:rsidP="00827089" w:rsidRDefault="00661191" w14:paraId="24675B1B" w14:textId="77777777">
            <w:pPr>
              <w:rPr>
                <w:rFonts w:ascii="Arial Narrow" w:hAnsi="Arial Narrow"/>
                <w:sz w:val="20"/>
                <w:szCs w:val="20"/>
              </w:rPr>
            </w:pPr>
          </w:p>
        </w:tc>
        <w:tc>
          <w:tcPr>
            <w:tcW w:w="6172" w:type="dxa"/>
            <w:tcMar/>
          </w:tcPr>
          <w:p w:rsidRPr="008A4540" w:rsidR="00661191" w:rsidP="00827089" w:rsidRDefault="00661191" w14:paraId="2C1ED661" w14:textId="77777777">
            <w:pPr>
              <w:jc w:val="both"/>
              <w:rPr>
                <w:rFonts w:ascii="Arial Narrow" w:hAnsi="Arial Narrow" w:cs="Arial"/>
                <w:sz w:val="20"/>
                <w:szCs w:val="20"/>
              </w:rPr>
            </w:pPr>
          </w:p>
        </w:tc>
      </w:tr>
      <w:tr w:rsidRPr="008A4540" w:rsidR="00661191" w:rsidTr="5FFAE9BA" w14:paraId="7030EE59" w14:textId="77777777">
        <w:trPr>
          <w:trHeight w:val="74"/>
        </w:trPr>
        <w:tc>
          <w:tcPr>
            <w:tcW w:w="3150" w:type="dxa"/>
            <w:tcMar/>
          </w:tcPr>
          <w:p w:rsidRPr="008A4540" w:rsidR="00661191" w:rsidP="00827089" w:rsidRDefault="00661191" w14:paraId="4ABF74C9" w14:textId="77777777">
            <w:pPr>
              <w:jc w:val="both"/>
              <w:rPr>
                <w:rFonts w:ascii="Arial Narrow" w:hAnsi="Arial Narrow" w:cs="Arial"/>
                <w:b/>
                <w:sz w:val="20"/>
                <w:szCs w:val="20"/>
              </w:rPr>
            </w:pPr>
            <w:r w:rsidRPr="008A4540">
              <w:rPr>
                <w:rFonts w:ascii="Arial Narrow" w:hAnsi="Arial Narrow" w:cs="Arial"/>
                <w:b/>
                <w:sz w:val="20"/>
                <w:szCs w:val="20"/>
              </w:rPr>
              <w:t>7014</w:t>
            </w:r>
          </w:p>
        </w:tc>
        <w:tc>
          <w:tcPr>
            <w:tcW w:w="6172" w:type="dxa"/>
            <w:tcMar/>
          </w:tcPr>
          <w:p w:rsidRPr="008A4540" w:rsidR="00661191" w:rsidP="00827089" w:rsidRDefault="00661191" w14:paraId="2DF0210E" w14:textId="77777777">
            <w:pPr>
              <w:jc w:val="both"/>
              <w:rPr>
                <w:rFonts w:ascii="Arial Narrow" w:hAnsi="Arial Narrow" w:cs="Arial"/>
                <w:b/>
                <w:sz w:val="20"/>
                <w:szCs w:val="20"/>
              </w:rPr>
            </w:pPr>
            <w:r w:rsidRPr="008A4540">
              <w:rPr>
                <w:rFonts w:ascii="Arial Narrow" w:hAnsi="Arial Narrow" w:cs="Arial"/>
                <w:b/>
                <w:sz w:val="20"/>
                <w:szCs w:val="20"/>
              </w:rPr>
              <w:t>ASOCIACIONES ILÍCITAS LEY DE DROGAS.</w:t>
            </w:r>
          </w:p>
        </w:tc>
      </w:tr>
      <w:tr w:rsidRPr="008A4540" w:rsidR="00661191" w:rsidTr="5FFAE9BA" w14:paraId="59AA5ED7" w14:textId="77777777">
        <w:trPr>
          <w:trHeight w:val="74"/>
        </w:trPr>
        <w:tc>
          <w:tcPr>
            <w:tcW w:w="3150" w:type="dxa"/>
            <w:tcMar/>
          </w:tcPr>
          <w:p w:rsidRPr="008A4540" w:rsidR="00661191" w:rsidP="00827089" w:rsidRDefault="00661191" w14:paraId="2034CB7D" w14:textId="77777777">
            <w:pPr>
              <w:rPr>
                <w:rFonts w:ascii="Arial Narrow" w:hAnsi="Arial Narrow"/>
                <w:sz w:val="20"/>
                <w:szCs w:val="20"/>
              </w:rPr>
            </w:pPr>
          </w:p>
        </w:tc>
        <w:tc>
          <w:tcPr>
            <w:tcW w:w="6172" w:type="dxa"/>
            <w:tcMar/>
          </w:tcPr>
          <w:p w:rsidRPr="008A4540" w:rsidR="00661191" w:rsidP="00827089" w:rsidRDefault="00661191" w14:paraId="246F3754" w14:textId="77777777">
            <w:pPr>
              <w:jc w:val="both"/>
              <w:rPr>
                <w:rFonts w:ascii="Arial Narrow" w:hAnsi="Arial Narrow" w:cs="Arial"/>
                <w:sz w:val="20"/>
                <w:szCs w:val="20"/>
              </w:rPr>
            </w:pPr>
            <w:r w:rsidRPr="008A4540">
              <w:rPr>
                <w:rFonts w:ascii="Arial Narrow" w:hAnsi="Arial Narrow" w:cs="Arial"/>
                <w:sz w:val="20"/>
                <w:szCs w:val="20"/>
              </w:rPr>
              <w:t>ART. 16</w:t>
            </w:r>
          </w:p>
        </w:tc>
      </w:tr>
      <w:tr w:rsidRPr="008A4540" w:rsidR="00661191" w:rsidTr="5FFAE9BA" w14:paraId="33A0D230" w14:textId="77777777">
        <w:trPr>
          <w:trHeight w:val="74"/>
        </w:trPr>
        <w:tc>
          <w:tcPr>
            <w:tcW w:w="3150" w:type="dxa"/>
            <w:tcMar/>
          </w:tcPr>
          <w:p w:rsidRPr="008A4540" w:rsidR="00661191" w:rsidP="00827089" w:rsidRDefault="00661191" w14:paraId="78054953" w14:textId="77777777">
            <w:pPr>
              <w:rPr>
                <w:rFonts w:ascii="Arial Narrow" w:hAnsi="Arial Narrow"/>
                <w:sz w:val="20"/>
                <w:szCs w:val="20"/>
              </w:rPr>
            </w:pPr>
          </w:p>
        </w:tc>
        <w:tc>
          <w:tcPr>
            <w:tcW w:w="6172" w:type="dxa"/>
            <w:tcMar/>
          </w:tcPr>
          <w:p w:rsidRPr="008A4540" w:rsidR="00661191" w:rsidP="00827089" w:rsidRDefault="00661191" w14:paraId="53991AAA" w14:textId="137C1563">
            <w:pPr>
              <w:jc w:val="both"/>
              <w:rPr>
                <w:rFonts w:ascii="Arial Narrow" w:hAnsi="Arial Narrow" w:cs="Arial"/>
                <w:sz w:val="20"/>
                <w:szCs w:val="20"/>
              </w:rPr>
            </w:pPr>
            <w:r w:rsidRPr="008A4540">
              <w:rPr>
                <w:rFonts w:ascii="Arial Narrow" w:hAnsi="Arial Narrow" w:cs="Arial"/>
                <w:sz w:val="20"/>
                <w:szCs w:val="20"/>
              </w:rPr>
              <w:t>Organizarse o agruparse con el objeto de cometer alguno de los delitos que contempla esta Ley.</w:t>
            </w:r>
          </w:p>
        </w:tc>
      </w:tr>
      <w:tr w:rsidRPr="008A4540" w:rsidR="00661191" w:rsidTr="5FFAE9BA" w14:paraId="7A3C9416" w14:textId="77777777">
        <w:trPr>
          <w:trHeight w:val="74"/>
        </w:trPr>
        <w:tc>
          <w:tcPr>
            <w:tcW w:w="3150" w:type="dxa"/>
            <w:tcMar/>
          </w:tcPr>
          <w:p w:rsidRPr="008A4540" w:rsidR="00661191" w:rsidP="00827089" w:rsidRDefault="00661191" w14:paraId="1F20C47C" w14:textId="77777777">
            <w:pPr>
              <w:rPr>
                <w:rFonts w:ascii="Arial Narrow" w:hAnsi="Arial Narrow"/>
                <w:sz w:val="20"/>
                <w:szCs w:val="20"/>
              </w:rPr>
            </w:pPr>
          </w:p>
        </w:tc>
        <w:tc>
          <w:tcPr>
            <w:tcW w:w="6172" w:type="dxa"/>
            <w:tcMar/>
          </w:tcPr>
          <w:p w:rsidRPr="008A4540" w:rsidR="00661191" w:rsidP="00827089" w:rsidRDefault="00661191" w14:paraId="471E8E0E" w14:textId="77777777">
            <w:pPr>
              <w:jc w:val="both"/>
              <w:rPr>
                <w:rFonts w:ascii="Arial Narrow" w:hAnsi="Arial Narrow" w:cs="Arial"/>
                <w:sz w:val="20"/>
                <w:szCs w:val="20"/>
              </w:rPr>
            </w:pPr>
          </w:p>
        </w:tc>
      </w:tr>
      <w:tr w:rsidRPr="008A4540" w:rsidR="00661191" w:rsidTr="5FFAE9BA" w14:paraId="25E041A8" w14:textId="77777777">
        <w:trPr>
          <w:trHeight w:val="74"/>
        </w:trPr>
        <w:tc>
          <w:tcPr>
            <w:tcW w:w="3150" w:type="dxa"/>
            <w:tcMar/>
          </w:tcPr>
          <w:p w:rsidRPr="008A4540" w:rsidR="00661191" w:rsidP="00827089" w:rsidRDefault="00661191" w14:paraId="3BAC3A87" w14:textId="77777777">
            <w:pPr>
              <w:jc w:val="both"/>
              <w:rPr>
                <w:rFonts w:ascii="Arial Narrow" w:hAnsi="Arial Narrow" w:cs="Arial"/>
                <w:b/>
                <w:sz w:val="20"/>
                <w:szCs w:val="20"/>
              </w:rPr>
            </w:pPr>
            <w:r w:rsidRPr="008A4540">
              <w:rPr>
                <w:rFonts w:ascii="Arial Narrow" w:hAnsi="Arial Narrow" w:cs="Arial"/>
                <w:b/>
                <w:sz w:val="20"/>
                <w:szCs w:val="20"/>
              </w:rPr>
              <w:t>7031</w:t>
            </w:r>
          </w:p>
        </w:tc>
        <w:tc>
          <w:tcPr>
            <w:tcW w:w="6172" w:type="dxa"/>
            <w:tcMar/>
          </w:tcPr>
          <w:p w:rsidRPr="008A4540" w:rsidR="00661191" w:rsidP="00827089" w:rsidRDefault="00661191" w14:paraId="594E24A2" w14:textId="772D0038">
            <w:pPr>
              <w:jc w:val="both"/>
              <w:rPr>
                <w:rFonts w:ascii="Arial Narrow" w:hAnsi="Arial Narrow" w:cs="Arial"/>
                <w:b/>
                <w:sz w:val="20"/>
                <w:szCs w:val="20"/>
              </w:rPr>
            </w:pPr>
            <w:r w:rsidRPr="008A4540">
              <w:rPr>
                <w:rFonts w:ascii="Arial Narrow" w:hAnsi="Arial Narrow" w:cs="Arial"/>
                <w:b/>
                <w:sz w:val="20"/>
                <w:szCs w:val="20"/>
              </w:rPr>
              <w:t>PRODUCCIÓN Y TRÁFICO POR DESVÍO DE PERSECUTORES.</w:t>
            </w:r>
          </w:p>
        </w:tc>
      </w:tr>
      <w:tr w:rsidRPr="008A4540" w:rsidR="00661191" w:rsidTr="5FFAE9BA" w14:paraId="312DBE23" w14:textId="77777777">
        <w:trPr>
          <w:trHeight w:val="74"/>
        </w:trPr>
        <w:tc>
          <w:tcPr>
            <w:tcW w:w="3150" w:type="dxa"/>
            <w:tcMar/>
          </w:tcPr>
          <w:p w:rsidRPr="008A4540" w:rsidR="00661191" w:rsidP="00827089" w:rsidRDefault="00661191" w14:paraId="2743859A" w14:textId="77777777">
            <w:pPr>
              <w:rPr>
                <w:rFonts w:ascii="Arial Narrow" w:hAnsi="Arial Narrow"/>
                <w:sz w:val="20"/>
                <w:szCs w:val="20"/>
              </w:rPr>
            </w:pPr>
          </w:p>
        </w:tc>
        <w:tc>
          <w:tcPr>
            <w:tcW w:w="6172" w:type="dxa"/>
            <w:tcMar/>
          </w:tcPr>
          <w:p w:rsidRPr="008A4540" w:rsidR="00661191" w:rsidP="00827089" w:rsidRDefault="00661191" w14:paraId="646927EE" w14:textId="77777777">
            <w:pPr>
              <w:jc w:val="both"/>
              <w:rPr>
                <w:rFonts w:ascii="Arial Narrow" w:hAnsi="Arial Narrow" w:cs="Arial"/>
                <w:sz w:val="20"/>
                <w:szCs w:val="20"/>
              </w:rPr>
            </w:pPr>
            <w:r w:rsidRPr="008A4540">
              <w:rPr>
                <w:rFonts w:ascii="Arial Narrow" w:hAnsi="Arial Narrow" w:cs="Arial"/>
                <w:sz w:val="20"/>
                <w:szCs w:val="20"/>
              </w:rPr>
              <w:t>ART.2</w:t>
            </w:r>
          </w:p>
        </w:tc>
      </w:tr>
      <w:tr w:rsidRPr="008A4540" w:rsidR="00661191" w:rsidTr="5FFAE9BA" w14:paraId="10AEFAA0" w14:textId="77777777">
        <w:trPr>
          <w:trHeight w:val="74"/>
        </w:trPr>
        <w:tc>
          <w:tcPr>
            <w:tcW w:w="3150" w:type="dxa"/>
            <w:tcMar/>
          </w:tcPr>
          <w:p w:rsidRPr="008A4540" w:rsidR="00661191" w:rsidP="00827089" w:rsidRDefault="00661191" w14:paraId="42E4150A" w14:textId="77777777">
            <w:pPr>
              <w:rPr>
                <w:rFonts w:ascii="Arial Narrow" w:hAnsi="Arial Narrow"/>
                <w:sz w:val="20"/>
                <w:szCs w:val="20"/>
              </w:rPr>
            </w:pPr>
          </w:p>
        </w:tc>
        <w:tc>
          <w:tcPr>
            <w:tcW w:w="6172" w:type="dxa"/>
            <w:tcMar/>
          </w:tcPr>
          <w:p w:rsidRPr="008A4540" w:rsidR="00661191" w:rsidP="00827089" w:rsidRDefault="00661191" w14:paraId="2282D841" w14:textId="4A2E58EF">
            <w:pPr>
              <w:jc w:val="both"/>
              <w:rPr>
                <w:rFonts w:ascii="Arial Narrow" w:hAnsi="Arial Narrow" w:cs="Arial"/>
                <w:sz w:val="20"/>
                <w:szCs w:val="20"/>
              </w:rPr>
            </w:pPr>
            <w:r w:rsidRPr="008A4540">
              <w:rPr>
                <w:rFonts w:ascii="Arial Narrow" w:hAnsi="Arial Narrow" w:cs="Arial"/>
                <w:sz w:val="20"/>
                <w:szCs w:val="20"/>
              </w:rPr>
              <w:t>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Ley.</w:t>
            </w:r>
          </w:p>
        </w:tc>
      </w:tr>
      <w:tr w:rsidRPr="008A4540" w:rsidR="00661191" w:rsidTr="5FFAE9BA" w14:paraId="49253567" w14:textId="77777777">
        <w:trPr>
          <w:trHeight w:val="74"/>
        </w:trPr>
        <w:tc>
          <w:tcPr>
            <w:tcW w:w="3150" w:type="dxa"/>
            <w:tcMar/>
          </w:tcPr>
          <w:p w:rsidRPr="008A4540" w:rsidR="00661191" w:rsidP="00827089" w:rsidRDefault="00661191" w14:paraId="5F6AD7D3" w14:textId="77777777">
            <w:pPr>
              <w:rPr>
                <w:rFonts w:ascii="Arial Narrow" w:hAnsi="Arial Narrow"/>
                <w:sz w:val="20"/>
                <w:szCs w:val="20"/>
              </w:rPr>
            </w:pPr>
          </w:p>
        </w:tc>
        <w:tc>
          <w:tcPr>
            <w:tcW w:w="6172" w:type="dxa"/>
            <w:tcMar/>
          </w:tcPr>
          <w:p w:rsidRPr="008A4540" w:rsidR="00661191" w:rsidP="00827089" w:rsidRDefault="00661191" w14:paraId="20E6966A" w14:textId="77777777">
            <w:pPr>
              <w:jc w:val="both"/>
              <w:rPr>
                <w:rFonts w:ascii="Arial Narrow" w:hAnsi="Arial Narrow" w:cs="Arial"/>
                <w:sz w:val="20"/>
                <w:szCs w:val="20"/>
              </w:rPr>
            </w:pPr>
          </w:p>
        </w:tc>
      </w:tr>
      <w:tr w:rsidRPr="008A4540" w:rsidR="00661191" w:rsidTr="5FFAE9BA" w14:paraId="05681080" w14:textId="77777777">
        <w:trPr>
          <w:trHeight w:val="74"/>
        </w:trPr>
        <w:tc>
          <w:tcPr>
            <w:tcW w:w="3150" w:type="dxa"/>
            <w:tcMar/>
          </w:tcPr>
          <w:p w:rsidRPr="008A4540" w:rsidR="00661191" w:rsidP="00827089" w:rsidRDefault="00661191" w14:paraId="23D18AC4" w14:textId="77777777">
            <w:pPr>
              <w:jc w:val="both"/>
              <w:rPr>
                <w:rFonts w:ascii="Arial Narrow" w:hAnsi="Arial Narrow" w:cs="Arial"/>
                <w:b/>
                <w:sz w:val="20"/>
                <w:szCs w:val="20"/>
              </w:rPr>
            </w:pPr>
            <w:r w:rsidRPr="008A4540">
              <w:rPr>
                <w:rFonts w:ascii="Arial Narrow" w:hAnsi="Arial Narrow" w:cs="Arial"/>
                <w:b/>
                <w:sz w:val="20"/>
                <w:szCs w:val="20"/>
              </w:rPr>
              <w:t>7032</w:t>
            </w:r>
          </w:p>
        </w:tc>
        <w:tc>
          <w:tcPr>
            <w:tcW w:w="6172" w:type="dxa"/>
            <w:tcMar/>
          </w:tcPr>
          <w:p w:rsidRPr="008A4540" w:rsidR="00661191" w:rsidP="00827089" w:rsidRDefault="00661191" w14:paraId="38C55559" w14:textId="77777777">
            <w:pPr>
              <w:jc w:val="both"/>
              <w:rPr>
                <w:rFonts w:ascii="Arial Narrow" w:hAnsi="Arial Narrow" w:cs="Arial"/>
                <w:b/>
                <w:sz w:val="20"/>
                <w:szCs w:val="20"/>
              </w:rPr>
            </w:pPr>
            <w:r w:rsidRPr="008A4540">
              <w:rPr>
                <w:rFonts w:ascii="Arial Narrow" w:hAnsi="Arial Narrow" w:cs="Arial"/>
                <w:b/>
                <w:sz w:val="20"/>
                <w:szCs w:val="20"/>
              </w:rPr>
              <w:t>SUMINISTRO INDEBIDO DE DROGAS.</w:t>
            </w:r>
          </w:p>
        </w:tc>
      </w:tr>
      <w:tr w:rsidRPr="008A4540" w:rsidR="00661191" w:rsidTr="5FFAE9BA" w14:paraId="58351FA2" w14:textId="77777777">
        <w:trPr>
          <w:trHeight w:val="74"/>
        </w:trPr>
        <w:tc>
          <w:tcPr>
            <w:tcW w:w="3150" w:type="dxa"/>
            <w:tcMar/>
          </w:tcPr>
          <w:p w:rsidRPr="008A4540" w:rsidR="00661191" w:rsidP="00827089" w:rsidRDefault="00661191" w14:paraId="044DB7D3" w14:textId="77777777">
            <w:pPr>
              <w:rPr>
                <w:rFonts w:ascii="Arial Narrow" w:hAnsi="Arial Narrow"/>
                <w:sz w:val="20"/>
                <w:szCs w:val="20"/>
              </w:rPr>
            </w:pPr>
          </w:p>
        </w:tc>
        <w:tc>
          <w:tcPr>
            <w:tcW w:w="6172" w:type="dxa"/>
            <w:tcMar/>
          </w:tcPr>
          <w:p w:rsidRPr="008A4540" w:rsidR="00661191" w:rsidP="00827089" w:rsidRDefault="00661191" w14:paraId="3491CB68" w14:textId="77777777">
            <w:pPr>
              <w:jc w:val="both"/>
              <w:rPr>
                <w:rFonts w:ascii="Arial Narrow" w:hAnsi="Arial Narrow" w:cs="Arial"/>
                <w:sz w:val="20"/>
                <w:szCs w:val="20"/>
              </w:rPr>
            </w:pPr>
            <w:r w:rsidRPr="008A4540">
              <w:rPr>
                <w:rFonts w:ascii="Arial Narrow" w:hAnsi="Arial Narrow" w:cs="Arial"/>
                <w:sz w:val="20"/>
                <w:szCs w:val="20"/>
              </w:rPr>
              <w:t>ART. 7</w:t>
            </w:r>
          </w:p>
        </w:tc>
      </w:tr>
      <w:tr w:rsidRPr="008A4540" w:rsidR="00661191" w:rsidTr="5FFAE9BA" w14:paraId="673915B5" w14:textId="77777777">
        <w:trPr>
          <w:trHeight w:val="74"/>
        </w:trPr>
        <w:tc>
          <w:tcPr>
            <w:tcW w:w="3150" w:type="dxa"/>
            <w:tcMar/>
          </w:tcPr>
          <w:p w:rsidRPr="008A4540" w:rsidR="00661191" w:rsidP="00827089" w:rsidRDefault="00661191" w14:paraId="090B754D" w14:textId="77777777">
            <w:pPr>
              <w:rPr>
                <w:rFonts w:ascii="Arial Narrow" w:hAnsi="Arial Narrow"/>
                <w:sz w:val="20"/>
                <w:szCs w:val="20"/>
              </w:rPr>
            </w:pPr>
          </w:p>
        </w:tc>
        <w:tc>
          <w:tcPr>
            <w:tcW w:w="6172" w:type="dxa"/>
            <w:tcMar/>
          </w:tcPr>
          <w:p w:rsidRPr="008A4540" w:rsidR="00661191" w:rsidP="00827089" w:rsidRDefault="00661191" w14:paraId="6911B426" w14:textId="337E828A">
            <w:pPr>
              <w:jc w:val="both"/>
              <w:rPr>
                <w:rFonts w:ascii="Arial Narrow" w:hAnsi="Arial Narrow" w:cs="Arial"/>
                <w:sz w:val="20"/>
                <w:szCs w:val="20"/>
              </w:rPr>
            </w:pPr>
            <w:r w:rsidRPr="008A4540">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Pr="008A4540" w:rsidR="00661191" w:rsidTr="5FFAE9BA" w14:paraId="10C180BF" w14:textId="77777777">
        <w:trPr>
          <w:trHeight w:val="74"/>
        </w:trPr>
        <w:tc>
          <w:tcPr>
            <w:tcW w:w="3150" w:type="dxa"/>
            <w:tcMar/>
          </w:tcPr>
          <w:p w:rsidRPr="008A4540" w:rsidR="00661191" w:rsidP="00827089" w:rsidRDefault="00661191" w14:paraId="6C5B3A00" w14:textId="77777777">
            <w:pPr>
              <w:rPr>
                <w:rFonts w:ascii="Arial Narrow" w:hAnsi="Arial Narrow"/>
                <w:sz w:val="20"/>
                <w:szCs w:val="20"/>
              </w:rPr>
            </w:pPr>
          </w:p>
        </w:tc>
        <w:tc>
          <w:tcPr>
            <w:tcW w:w="6172" w:type="dxa"/>
            <w:tcMar/>
          </w:tcPr>
          <w:p w:rsidRPr="008A4540" w:rsidR="00661191" w:rsidP="00827089" w:rsidRDefault="00661191" w14:paraId="02CD1594" w14:textId="77777777">
            <w:pPr>
              <w:jc w:val="both"/>
              <w:rPr>
                <w:rFonts w:ascii="Arial Narrow" w:hAnsi="Arial Narrow" w:cs="Arial"/>
                <w:sz w:val="20"/>
                <w:szCs w:val="20"/>
              </w:rPr>
            </w:pPr>
          </w:p>
        </w:tc>
      </w:tr>
      <w:tr w:rsidRPr="008A4540" w:rsidR="00661191" w:rsidTr="5FFAE9BA" w14:paraId="21F0F8D5" w14:textId="77777777">
        <w:trPr>
          <w:trHeight w:val="74"/>
        </w:trPr>
        <w:tc>
          <w:tcPr>
            <w:tcW w:w="3150" w:type="dxa"/>
            <w:tcMar/>
          </w:tcPr>
          <w:p w:rsidRPr="008A4540" w:rsidR="00661191" w:rsidP="00827089" w:rsidRDefault="00661191" w14:paraId="14029CEB" w14:textId="77777777">
            <w:pPr>
              <w:jc w:val="both"/>
              <w:rPr>
                <w:rFonts w:ascii="Arial Narrow" w:hAnsi="Arial Narrow" w:cs="Arial"/>
                <w:b/>
                <w:sz w:val="20"/>
                <w:szCs w:val="20"/>
              </w:rPr>
            </w:pPr>
            <w:r w:rsidRPr="008A4540">
              <w:rPr>
                <w:rFonts w:ascii="Arial Narrow" w:hAnsi="Arial Narrow" w:cs="Arial"/>
                <w:b/>
                <w:sz w:val="20"/>
                <w:szCs w:val="20"/>
              </w:rPr>
              <w:t>7033</w:t>
            </w:r>
          </w:p>
        </w:tc>
        <w:tc>
          <w:tcPr>
            <w:tcW w:w="6172" w:type="dxa"/>
            <w:tcMar/>
          </w:tcPr>
          <w:p w:rsidRPr="008A4540" w:rsidR="00661191" w:rsidP="00827089" w:rsidRDefault="00661191" w14:paraId="434AA6E2" w14:textId="77777777">
            <w:pPr>
              <w:jc w:val="both"/>
              <w:rPr>
                <w:rFonts w:ascii="Arial Narrow" w:hAnsi="Arial Narrow" w:cs="Arial"/>
                <w:b/>
                <w:sz w:val="20"/>
                <w:szCs w:val="20"/>
              </w:rPr>
            </w:pPr>
            <w:r w:rsidRPr="008A4540">
              <w:rPr>
                <w:rFonts w:ascii="Arial Narrow" w:hAnsi="Arial Narrow" w:cs="Arial"/>
                <w:b/>
                <w:sz w:val="20"/>
                <w:szCs w:val="20"/>
              </w:rPr>
              <w:t>PRESCRIPCIÓN MÉDICA ABUSIVA DE DROGAS ESTUPEFACIENTES O SICOTRÓPICAS.</w:t>
            </w:r>
          </w:p>
        </w:tc>
      </w:tr>
      <w:tr w:rsidRPr="008A4540" w:rsidR="00661191" w:rsidTr="5FFAE9BA" w14:paraId="3CFECDD3" w14:textId="77777777">
        <w:trPr>
          <w:trHeight w:val="74"/>
        </w:trPr>
        <w:tc>
          <w:tcPr>
            <w:tcW w:w="3150" w:type="dxa"/>
            <w:tcMar/>
          </w:tcPr>
          <w:p w:rsidRPr="008A4540" w:rsidR="00661191" w:rsidP="00827089" w:rsidRDefault="00661191" w14:paraId="3486B6DB" w14:textId="77777777">
            <w:pPr>
              <w:rPr>
                <w:rFonts w:ascii="Arial Narrow" w:hAnsi="Arial Narrow"/>
                <w:sz w:val="20"/>
                <w:szCs w:val="20"/>
              </w:rPr>
            </w:pPr>
          </w:p>
        </w:tc>
        <w:tc>
          <w:tcPr>
            <w:tcW w:w="6172" w:type="dxa"/>
            <w:tcMar/>
          </w:tcPr>
          <w:p w:rsidRPr="008A4540" w:rsidR="00661191" w:rsidP="00827089" w:rsidRDefault="00661191" w14:paraId="2F21C13B" w14:textId="77777777">
            <w:pPr>
              <w:jc w:val="both"/>
              <w:rPr>
                <w:rFonts w:ascii="Arial Narrow" w:hAnsi="Arial Narrow" w:cs="Arial"/>
                <w:sz w:val="20"/>
                <w:szCs w:val="20"/>
              </w:rPr>
            </w:pPr>
            <w:r w:rsidRPr="008A4540">
              <w:rPr>
                <w:rFonts w:ascii="Arial Narrow" w:hAnsi="Arial Narrow" w:cs="Arial"/>
                <w:sz w:val="20"/>
                <w:szCs w:val="20"/>
              </w:rPr>
              <w:t>ART. 6</w:t>
            </w:r>
          </w:p>
        </w:tc>
      </w:tr>
      <w:tr w:rsidRPr="008A4540" w:rsidR="00661191" w:rsidTr="5FFAE9BA" w14:paraId="4553D3A2" w14:textId="77777777">
        <w:trPr>
          <w:trHeight w:val="74"/>
        </w:trPr>
        <w:tc>
          <w:tcPr>
            <w:tcW w:w="3150" w:type="dxa"/>
            <w:tcMar/>
          </w:tcPr>
          <w:p w:rsidRPr="008A4540" w:rsidR="00661191" w:rsidP="00827089" w:rsidRDefault="00661191" w14:paraId="162AE5E1" w14:textId="77777777">
            <w:pPr>
              <w:rPr>
                <w:rFonts w:ascii="Arial Narrow" w:hAnsi="Arial Narrow"/>
                <w:sz w:val="20"/>
                <w:szCs w:val="20"/>
              </w:rPr>
            </w:pPr>
          </w:p>
        </w:tc>
        <w:tc>
          <w:tcPr>
            <w:tcW w:w="6172" w:type="dxa"/>
            <w:tcMar/>
          </w:tcPr>
          <w:p w:rsidRPr="008A4540" w:rsidR="00661191" w:rsidP="00827089" w:rsidRDefault="00661191" w14:paraId="503611C0" w14:textId="6A74D8C8">
            <w:pPr>
              <w:jc w:val="both"/>
              <w:rPr>
                <w:rFonts w:ascii="Arial Narrow" w:hAnsi="Arial Narrow" w:cs="Arial"/>
                <w:sz w:val="20"/>
                <w:szCs w:val="20"/>
              </w:rPr>
            </w:pPr>
            <w:r w:rsidRPr="008A4540">
              <w:rPr>
                <w:rFonts w:ascii="Arial Narrow" w:hAnsi="Arial Narrow" w:cs="Arial"/>
                <w:sz w:val="20"/>
                <w:szCs w:val="20"/>
              </w:rPr>
              <w:t>Castiga al médico, dentista, matrona o veterinario que recetare algunas de las sustancias señaladas en el artículo 1 de la Ley 20.000 sin necesidad médica o terapéutica.</w:t>
            </w:r>
          </w:p>
        </w:tc>
      </w:tr>
      <w:tr w:rsidRPr="008A4540" w:rsidR="00661191" w:rsidTr="5FFAE9BA" w14:paraId="7004637D" w14:textId="77777777">
        <w:trPr>
          <w:trHeight w:val="74"/>
        </w:trPr>
        <w:tc>
          <w:tcPr>
            <w:tcW w:w="3150" w:type="dxa"/>
            <w:tcMar/>
          </w:tcPr>
          <w:p w:rsidRPr="008A4540" w:rsidR="00661191" w:rsidP="00827089" w:rsidRDefault="00661191" w14:paraId="1A56BE5F" w14:textId="77777777">
            <w:pPr>
              <w:rPr>
                <w:rFonts w:ascii="Arial Narrow" w:hAnsi="Arial Narrow"/>
                <w:sz w:val="20"/>
                <w:szCs w:val="20"/>
              </w:rPr>
            </w:pPr>
          </w:p>
        </w:tc>
        <w:tc>
          <w:tcPr>
            <w:tcW w:w="6172" w:type="dxa"/>
            <w:tcMar/>
          </w:tcPr>
          <w:p w:rsidRPr="008A4540" w:rsidR="00661191" w:rsidP="00827089" w:rsidRDefault="00661191" w14:paraId="0CD20487" w14:textId="77777777">
            <w:pPr>
              <w:jc w:val="both"/>
              <w:rPr>
                <w:rFonts w:ascii="Arial Narrow" w:hAnsi="Arial Narrow" w:cs="Arial"/>
                <w:sz w:val="20"/>
                <w:szCs w:val="20"/>
              </w:rPr>
            </w:pPr>
          </w:p>
        </w:tc>
      </w:tr>
      <w:tr w:rsidRPr="008A4540" w:rsidR="00661191" w:rsidTr="5FFAE9BA" w14:paraId="1320A59D" w14:textId="77777777">
        <w:trPr>
          <w:trHeight w:val="74"/>
        </w:trPr>
        <w:tc>
          <w:tcPr>
            <w:tcW w:w="3150" w:type="dxa"/>
            <w:tcMar/>
          </w:tcPr>
          <w:p w:rsidRPr="008A4540" w:rsidR="00661191" w:rsidP="00827089" w:rsidRDefault="00661191" w14:paraId="3BEAC25F" w14:textId="77777777">
            <w:pPr>
              <w:jc w:val="both"/>
              <w:rPr>
                <w:rFonts w:ascii="Arial Narrow" w:hAnsi="Arial Narrow" w:cs="Arial"/>
                <w:b/>
                <w:sz w:val="20"/>
                <w:szCs w:val="20"/>
              </w:rPr>
            </w:pPr>
            <w:r w:rsidRPr="008A4540">
              <w:rPr>
                <w:rFonts w:ascii="Arial Narrow" w:hAnsi="Arial Narrow" w:cs="Arial"/>
                <w:b/>
                <w:sz w:val="20"/>
                <w:szCs w:val="20"/>
              </w:rPr>
              <w:t>7034</w:t>
            </w:r>
          </w:p>
        </w:tc>
        <w:tc>
          <w:tcPr>
            <w:tcW w:w="6172" w:type="dxa"/>
            <w:tcMar/>
          </w:tcPr>
          <w:p w:rsidRPr="008A4540" w:rsidR="00661191" w:rsidP="007B333F" w:rsidRDefault="00661191" w14:paraId="36A371B8" w14:textId="47AC5075">
            <w:pPr>
              <w:jc w:val="both"/>
              <w:rPr>
                <w:rFonts w:ascii="Arial Narrow" w:hAnsi="Arial Narrow" w:cs="Arial"/>
                <w:b/>
                <w:sz w:val="20"/>
                <w:szCs w:val="20"/>
              </w:rPr>
            </w:pPr>
            <w:r w:rsidRPr="008A4540">
              <w:rPr>
                <w:rFonts w:ascii="Arial Narrow" w:hAnsi="Arial Narrow" w:cs="Arial"/>
                <w:b/>
                <w:sz w:val="20"/>
                <w:szCs w:val="20"/>
              </w:rPr>
              <w:t>SUMINISTRO DE HIDROCARBUROS A MENORES</w:t>
            </w:r>
          </w:p>
          <w:p w:rsidRPr="008A4540" w:rsidR="00661191" w:rsidP="007B333F" w:rsidRDefault="00661191" w14:paraId="382F8C28" w14:textId="374E7843">
            <w:pPr>
              <w:jc w:val="both"/>
              <w:rPr>
                <w:rFonts w:ascii="Arial Narrow" w:hAnsi="Arial Narrow" w:cs="Arial"/>
                <w:sz w:val="20"/>
                <w:szCs w:val="20"/>
              </w:rPr>
            </w:pPr>
            <w:r w:rsidRPr="008A4540">
              <w:rPr>
                <w:rFonts w:ascii="Arial Narrow" w:hAnsi="Arial Narrow" w:cs="Arial"/>
                <w:sz w:val="20"/>
                <w:szCs w:val="20"/>
              </w:rPr>
              <w:t>ART. 5BIS</w:t>
            </w:r>
          </w:p>
        </w:tc>
      </w:tr>
      <w:tr w:rsidRPr="008A4540" w:rsidR="00661191" w:rsidTr="5FFAE9BA" w14:paraId="26BB1838" w14:textId="77777777">
        <w:trPr>
          <w:trHeight w:val="74"/>
        </w:trPr>
        <w:tc>
          <w:tcPr>
            <w:tcW w:w="3150" w:type="dxa"/>
            <w:tcMar/>
          </w:tcPr>
          <w:p w:rsidRPr="008A4540" w:rsidR="00661191" w:rsidP="00827089" w:rsidRDefault="00661191" w14:paraId="70340D90" w14:textId="77777777">
            <w:pPr>
              <w:rPr>
                <w:rFonts w:ascii="Arial Narrow" w:hAnsi="Arial Narrow"/>
                <w:sz w:val="20"/>
                <w:szCs w:val="20"/>
              </w:rPr>
            </w:pPr>
          </w:p>
        </w:tc>
        <w:tc>
          <w:tcPr>
            <w:tcW w:w="6172" w:type="dxa"/>
            <w:tcMar/>
          </w:tcPr>
          <w:p w:rsidRPr="008A4540" w:rsidR="00661191" w:rsidP="00B765F3" w:rsidRDefault="00661191" w14:paraId="4EF4F72B" w14:textId="2636CE17">
            <w:pPr>
              <w:jc w:val="both"/>
              <w:rPr>
                <w:rFonts w:ascii="Arial Narrow" w:hAnsi="Arial Narrow" w:cs="Arial"/>
                <w:sz w:val="20"/>
                <w:szCs w:val="20"/>
              </w:rPr>
            </w:pPr>
            <w:r w:rsidRPr="008A4540">
              <w:rPr>
                <w:rFonts w:ascii="Arial Narrow" w:hAnsi="Arial Narrow" w:cs="Arial"/>
                <w:sz w:val="20"/>
                <w:szCs w:val="20"/>
              </w:rPr>
              <w:t xml:space="preserve">Castiga al que suministre a menores de 18 </w:t>
            </w:r>
            <w:proofErr w:type="gramStart"/>
            <w:r w:rsidRPr="008A4540">
              <w:rPr>
                <w:rFonts w:ascii="Arial Narrow" w:hAnsi="Arial Narrow" w:cs="Arial"/>
                <w:sz w:val="20"/>
                <w:szCs w:val="20"/>
              </w:rPr>
              <w:t>años  productos</w:t>
            </w:r>
            <w:proofErr w:type="gramEnd"/>
            <w:r w:rsidRPr="008A4540">
              <w:rPr>
                <w:rFonts w:ascii="Arial Narrow" w:hAnsi="Arial Narrow" w:cs="Arial"/>
                <w:sz w:val="20"/>
                <w:szCs w:val="20"/>
              </w:rPr>
              <w:t xml:space="preserve"> que contengan solventes o gases inhalantes capaces de provocar daños a la salud o dependencia física o psíquica, tales como benceno, tolueno, u otras sustancias similares.</w:t>
            </w:r>
          </w:p>
        </w:tc>
      </w:tr>
      <w:tr w:rsidRPr="008A4540" w:rsidR="00661191" w:rsidTr="5FFAE9BA" w14:paraId="2160A0D1" w14:textId="77777777">
        <w:trPr>
          <w:trHeight w:val="74"/>
        </w:trPr>
        <w:tc>
          <w:tcPr>
            <w:tcW w:w="3150" w:type="dxa"/>
            <w:tcMar/>
          </w:tcPr>
          <w:p w:rsidRPr="008A4540" w:rsidR="00661191" w:rsidP="00827089" w:rsidRDefault="00661191" w14:paraId="272079D7" w14:textId="77777777">
            <w:pPr>
              <w:rPr>
                <w:rFonts w:ascii="Arial Narrow" w:hAnsi="Arial Narrow"/>
                <w:sz w:val="20"/>
                <w:szCs w:val="20"/>
              </w:rPr>
            </w:pPr>
          </w:p>
        </w:tc>
        <w:tc>
          <w:tcPr>
            <w:tcW w:w="6172" w:type="dxa"/>
            <w:tcMar/>
          </w:tcPr>
          <w:p w:rsidRPr="008A4540" w:rsidR="00661191" w:rsidP="00827089" w:rsidRDefault="00661191" w14:paraId="23EEF603" w14:textId="77777777">
            <w:pPr>
              <w:jc w:val="both"/>
              <w:rPr>
                <w:rFonts w:ascii="Arial Narrow" w:hAnsi="Arial Narrow" w:cs="Arial"/>
                <w:sz w:val="20"/>
                <w:szCs w:val="20"/>
              </w:rPr>
            </w:pPr>
          </w:p>
        </w:tc>
      </w:tr>
      <w:tr w:rsidRPr="008A4540" w:rsidR="00661191" w:rsidTr="5FFAE9BA" w14:paraId="1DC8CC1D" w14:textId="77777777">
        <w:trPr>
          <w:trHeight w:val="74"/>
        </w:trPr>
        <w:tc>
          <w:tcPr>
            <w:tcW w:w="3150" w:type="dxa"/>
            <w:tcMar/>
          </w:tcPr>
          <w:p w:rsidRPr="008A4540" w:rsidR="00661191" w:rsidP="00827089" w:rsidRDefault="00661191" w14:paraId="729CEFE3" w14:textId="77777777">
            <w:pPr>
              <w:jc w:val="both"/>
              <w:rPr>
                <w:rFonts w:ascii="Arial Narrow" w:hAnsi="Arial Narrow" w:cs="Arial"/>
                <w:b/>
                <w:sz w:val="20"/>
                <w:szCs w:val="20"/>
              </w:rPr>
            </w:pPr>
            <w:r w:rsidRPr="008A4540">
              <w:rPr>
                <w:rFonts w:ascii="Arial Narrow" w:hAnsi="Arial Narrow" w:cs="Arial"/>
                <w:b/>
                <w:sz w:val="20"/>
                <w:szCs w:val="20"/>
              </w:rPr>
              <w:t>7037</w:t>
            </w:r>
          </w:p>
        </w:tc>
        <w:tc>
          <w:tcPr>
            <w:tcW w:w="6172" w:type="dxa"/>
            <w:tcMar/>
          </w:tcPr>
          <w:p w:rsidRPr="008A4540" w:rsidR="00661191" w:rsidP="00827089" w:rsidRDefault="00661191" w14:paraId="09ABC59D" w14:textId="77777777">
            <w:pPr>
              <w:jc w:val="both"/>
              <w:rPr>
                <w:rFonts w:ascii="Arial Narrow" w:hAnsi="Arial Narrow" w:cs="Arial"/>
                <w:b/>
                <w:sz w:val="20"/>
                <w:szCs w:val="20"/>
              </w:rPr>
            </w:pPr>
            <w:r w:rsidRPr="008A4540">
              <w:rPr>
                <w:rFonts w:ascii="Arial Narrow" w:hAnsi="Arial Narrow" w:cs="Arial"/>
                <w:b/>
                <w:sz w:val="20"/>
                <w:szCs w:val="20"/>
              </w:rPr>
              <w:t>MICROTRÁFICO (TRÁFICO DE PEQUEÑAS CANTIDADES).</w:t>
            </w:r>
          </w:p>
        </w:tc>
      </w:tr>
      <w:tr w:rsidRPr="008A4540" w:rsidR="00661191" w:rsidTr="5FFAE9BA" w14:paraId="45730EC8" w14:textId="77777777">
        <w:trPr>
          <w:trHeight w:val="74"/>
        </w:trPr>
        <w:tc>
          <w:tcPr>
            <w:tcW w:w="3150" w:type="dxa"/>
            <w:tcMar/>
          </w:tcPr>
          <w:p w:rsidRPr="008A4540" w:rsidR="00661191" w:rsidP="00827089" w:rsidRDefault="00661191" w14:paraId="3B4B313A" w14:textId="77777777">
            <w:pPr>
              <w:rPr>
                <w:rFonts w:ascii="Arial Narrow" w:hAnsi="Arial Narrow"/>
                <w:sz w:val="20"/>
                <w:szCs w:val="20"/>
              </w:rPr>
            </w:pPr>
          </w:p>
        </w:tc>
        <w:tc>
          <w:tcPr>
            <w:tcW w:w="6172" w:type="dxa"/>
            <w:tcMar/>
          </w:tcPr>
          <w:p w:rsidRPr="008A4540" w:rsidR="00661191" w:rsidP="00827089" w:rsidRDefault="00661191" w14:paraId="4EAC5CDB" w14:textId="77777777">
            <w:pPr>
              <w:jc w:val="both"/>
              <w:rPr>
                <w:rFonts w:ascii="Arial Narrow" w:hAnsi="Arial Narrow" w:cs="Arial"/>
                <w:sz w:val="20"/>
                <w:szCs w:val="20"/>
              </w:rPr>
            </w:pPr>
            <w:r w:rsidRPr="008A4540">
              <w:rPr>
                <w:rFonts w:ascii="Arial Narrow" w:hAnsi="Arial Narrow" w:cs="Arial"/>
                <w:sz w:val="20"/>
                <w:szCs w:val="20"/>
              </w:rPr>
              <w:t>ART. 4</w:t>
            </w:r>
          </w:p>
        </w:tc>
      </w:tr>
      <w:tr w:rsidRPr="008A4540" w:rsidR="00661191" w:rsidTr="5FFAE9BA" w14:paraId="5733B389" w14:textId="77777777">
        <w:trPr>
          <w:trHeight w:val="74"/>
        </w:trPr>
        <w:tc>
          <w:tcPr>
            <w:tcW w:w="3150" w:type="dxa"/>
            <w:tcMar/>
          </w:tcPr>
          <w:p w:rsidRPr="008A4540" w:rsidR="00661191" w:rsidP="00827089" w:rsidRDefault="00661191" w14:paraId="6A0AE499" w14:textId="77777777">
            <w:pPr>
              <w:rPr>
                <w:rFonts w:ascii="Arial Narrow" w:hAnsi="Arial Narrow"/>
                <w:sz w:val="20"/>
                <w:szCs w:val="20"/>
              </w:rPr>
            </w:pPr>
          </w:p>
        </w:tc>
        <w:tc>
          <w:tcPr>
            <w:tcW w:w="6172" w:type="dxa"/>
            <w:tcMar/>
          </w:tcPr>
          <w:p w:rsidRPr="008A4540" w:rsidR="00661191" w:rsidP="00827089" w:rsidRDefault="00661191" w14:paraId="317E5947" w14:textId="6EA5C483">
            <w:pPr>
              <w:jc w:val="both"/>
              <w:rPr>
                <w:rFonts w:ascii="Arial Narrow" w:hAnsi="Arial Narrow" w:cs="Arial"/>
                <w:sz w:val="20"/>
                <w:szCs w:val="20"/>
              </w:rPr>
            </w:pPr>
            <w:r w:rsidRPr="008A4540">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Pr="008A4540" w:rsidR="00661191" w:rsidTr="5FFAE9BA" w14:paraId="5C0C8820" w14:textId="77777777">
        <w:trPr>
          <w:trHeight w:val="74"/>
        </w:trPr>
        <w:tc>
          <w:tcPr>
            <w:tcW w:w="3150" w:type="dxa"/>
            <w:tcMar/>
          </w:tcPr>
          <w:p w:rsidRPr="008A4540" w:rsidR="00661191" w:rsidP="00827089" w:rsidRDefault="00661191" w14:paraId="1A69D46F" w14:textId="77777777">
            <w:pPr>
              <w:rPr>
                <w:rFonts w:ascii="Arial Narrow" w:hAnsi="Arial Narrow"/>
                <w:sz w:val="20"/>
                <w:szCs w:val="20"/>
              </w:rPr>
            </w:pPr>
          </w:p>
        </w:tc>
        <w:tc>
          <w:tcPr>
            <w:tcW w:w="6172" w:type="dxa"/>
            <w:tcMar/>
          </w:tcPr>
          <w:p w:rsidRPr="008A4540" w:rsidR="00661191" w:rsidP="00827089" w:rsidRDefault="00661191" w14:paraId="69076723" w14:textId="77777777">
            <w:pPr>
              <w:jc w:val="both"/>
              <w:rPr>
                <w:rFonts w:ascii="Arial Narrow" w:hAnsi="Arial Narrow" w:cs="Arial"/>
                <w:sz w:val="20"/>
                <w:szCs w:val="20"/>
              </w:rPr>
            </w:pPr>
          </w:p>
        </w:tc>
      </w:tr>
      <w:tr w:rsidRPr="008A4540" w:rsidR="00661191" w:rsidTr="5FFAE9BA" w14:paraId="618EE4C4" w14:textId="77777777">
        <w:trPr>
          <w:trHeight w:val="74"/>
        </w:trPr>
        <w:tc>
          <w:tcPr>
            <w:tcW w:w="3150" w:type="dxa"/>
            <w:tcMar/>
          </w:tcPr>
          <w:p w:rsidRPr="008A4540" w:rsidR="00661191" w:rsidP="00827089" w:rsidRDefault="00661191" w14:paraId="757B7831" w14:textId="77777777">
            <w:pPr>
              <w:jc w:val="both"/>
              <w:rPr>
                <w:rFonts w:ascii="Arial Narrow" w:hAnsi="Arial Narrow" w:cs="Arial"/>
                <w:b/>
                <w:sz w:val="20"/>
                <w:szCs w:val="20"/>
              </w:rPr>
            </w:pPr>
            <w:r w:rsidRPr="008A4540">
              <w:rPr>
                <w:rFonts w:ascii="Arial Narrow" w:hAnsi="Arial Narrow" w:cs="Arial"/>
                <w:b/>
                <w:sz w:val="20"/>
                <w:szCs w:val="20"/>
              </w:rPr>
              <w:t>7042</w:t>
            </w:r>
          </w:p>
        </w:tc>
        <w:tc>
          <w:tcPr>
            <w:tcW w:w="6172" w:type="dxa"/>
            <w:tcMar/>
          </w:tcPr>
          <w:p w:rsidRPr="008A4540" w:rsidR="00661191" w:rsidP="00827089" w:rsidRDefault="00661191" w14:paraId="1CBEDF72" w14:textId="77777777">
            <w:pPr>
              <w:jc w:val="both"/>
              <w:rPr>
                <w:rFonts w:ascii="Arial Narrow" w:hAnsi="Arial Narrow" w:cs="Arial"/>
                <w:b/>
                <w:sz w:val="20"/>
                <w:szCs w:val="20"/>
              </w:rPr>
            </w:pPr>
            <w:r w:rsidRPr="008A4540">
              <w:rPr>
                <w:rFonts w:ascii="Arial Narrow" w:hAnsi="Arial Narrow" w:cs="Arial"/>
                <w:b/>
                <w:sz w:val="20"/>
                <w:szCs w:val="20"/>
              </w:rPr>
              <w:t>FACILITACIÓN DE BIENES AL TRÁFICO DE DROGAS.</w:t>
            </w:r>
          </w:p>
        </w:tc>
      </w:tr>
      <w:tr w:rsidRPr="008A4540" w:rsidR="00661191" w:rsidTr="5FFAE9BA" w14:paraId="51255A5F" w14:textId="77777777">
        <w:trPr>
          <w:trHeight w:val="74"/>
        </w:trPr>
        <w:tc>
          <w:tcPr>
            <w:tcW w:w="3150" w:type="dxa"/>
            <w:tcMar/>
          </w:tcPr>
          <w:p w:rsidRPr="008A4540" w:rsidR="00661191" w:rsidP="00827089" w:rsidRDefault="00661191" w14:paraId="41EB1090" w14:textId="77777777">
            <w:pPr>
              <w:rPr>
                <w:rFonts w:ascii="Arial Narrow" w:hAnsi="Arial Narrow"/>
                <w:sz w:val="20"/>
                <w:szCs w:val="20"/>
              </w:rPr>
            </w:pPr>
          </w:p>
        </w:tc>
        <w:tc>
          <w:tcPr>
            <w:tcW w:w="6172" w:type="dxa"/>
            <w:tcMar/>
          </w:tcPr>
          <w:p w:rsidRPr="008A4540" w:rsidR="00661191" w:rsidP="00827089" w:rsidRDefault="00661191" w14:paraId="71E74A96" w14:textId="77777777">
            <w:pPr>
              <w:jc w:val="both"/>
              <w:rPr>
                <w:rFonts w:ascii="Arial Narrow" w:hAnsi="Arial Narrow" w:cs="Arial"/>
                <w:sz w:val="20"/>
                <w:szCs w:val="20"/>
              </w:rPr>
            </w:pPr>
            <w:r w:rsidRPr="008A4540">
              <w:rPr>
                <w:rFonts w:ascii="Arial Narrow" w:hAnsi="Arial Narrow" w:cs="Arial"/>
                <w:sz w:val="20"/>
                <w:szCs w:val="20"/>
              </w:rPr>
              <w:t>ART. 11</w:t>
            </w:r>
          </w:p>
        </w:tc>
      </w:tr>
      <w:tr w:rsidRPr="008A4540" w:rsidR="00661191" w:rsidTr="5FFAE9BA" w14:paraId="39E68594" w14:textId="77777777">
        <w:trPr>
          <w:trHeight w:val="74"/>
        </w:trPr>
        <w:tc>
          <w:tcPr>
            <w:tcW w:w="3150" w:type="dxa"/>
            <w:tcMar/>
          </w:tcPr>
          <w:p w:rsidRPr="008A4540" w:rsidR="00661191" w:rsidP="00827089" w:rsidRDefault="00661191" w14:paraId="2108CE59" w14:textId="77777777">
            <w:pPr>
              <w:rPr>
                <w:rFonts w:ascii="Arial Narrow" w:hAnsi="Arial Narrow"/>
                <w:sz w:val="20"/>
                <w:szCs w:val="20"/>
              </w:rPr>
            </w:pPr>
          </w:p>
        </w:tc>
        <w:tc>
          <w:tcPr>
            <w:tcW w:w="6172" w:type="dxa"/>
            <w:tcMar/>
          </w:tcPr>
          <w:p w:rsidRPr="008A4540" w:rsidR="00661191" w:rsidP="00827089" w:rsidRDefault="00661191" w14:paraId="74CB64CA" w14:textId="13062F98">
            <w:pPr>
              <w:jc w:val="both"/>
              <w:rPr>
                <w:rFonts w:ascii="Arial Narrow" w:hAnsi="Arial Narrow" w:cs="Arial"/>
                <w:sz w:val="20"/>
                <w:szCs w:val="20"/>
              </w:rPr>
            </w:pPr>
            <w:r w:rsidRPr="008A4540">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Pr="008A4540" w:rsidR="00661191" w:rsidTr="5FFAE9BA" w14:paraId="75202E86" w14:textId="77777777">
        <w:trPr>
          <w:trHeight w:val="74"/>
        </w:trPr>
        <w:tc>
          <w:tcPr>
            <w:tcW w:w="3150" w:type="dxa"/>
            <w:tcMar/>
          </w:tcPr>
          <w:p w:rsidRPr="008A4540" w:rsidR="00661191" w:rsidP="00827089" w:rsidRDefault="00661191" w14:paraId="6AF40A43" w14:textId="77777777">
            <w:pPr>
              <w:rPr>
                <w:rFonts w:ascii="Arial Narrow" w:hAnsi="Arial Narrow"/>
                <w:sz w:val="20"/>
                <w:szCs w:val="20"/>
              </w:rPr>
            </w:pPr>
          </w:p>
        </w:tc>
        <w:tc>
          <w:tcPr>
            <w:tcW w:w="6172" w:type="dxa"/>
            <w:tcMar/>
          </w:tcPr>
          <w:p w:rsidRPr="008A4540" w:rsidR="00661191" w:rsidP="00827089" w:rsidRDefault="00661191" w14:paraId="2F3A92D8" w14:textId="77777777">
            <w:pPr>
              <w:jc w:val="both"/>
              <w:rPr>
                <w:rFonts w:ascii="Arial Narrow" w:hAnsi="Arial Narrow" w:cs="Arial"/>
                <w:sz w:val="20"/>
                <w:szCs w:val="20"/>
              </w:rPr>
            </w:pPr>
          </w:p>
        </w:tc>
      </w:tr>
      <w:tr w:rsidRPr="008A4540" w:rsidR="00661191" w:rsidTr="5FFAE9BA" w14:paraId="4DB5C564" w14:textId="77777777">
        <w:trPr>
          <w:trHeight w:val="74"/>
        </w:trPr>
        <w:tc>
          <w:tcPr>
            <w:tcW w:w="3150" w:type="dxa"/>
            <w:tcMar/>
          </w:tcPr>
          <w:p w:rsidRPr="008A4540" w:rsidR="00661191" w:rsidP="00827089" w:rsidRDefault="00661191" w14:paraId="5B9F63B1" w14:textId="77777777">
            <w:pPr>
              <w:jc w:val="both"/>
              <w:rPr>
                <w:rFonts w:ascii="Arial Narrow" w:hAnsi="Arial Narrow" w:cs="Arial"/>
                <w:b/>
                <w:sz w:val="20"/>
                <w:szCs w:val="20"/>
              </w:rPr>
            </w:pPr>
            <w:r w:rsidRPr="008A4540">
              <w:rPr>
                <w:rFonts w:ascii="Arial Narrow" w:hAnsi="Arial Narrow" w:cs="Arial"/>
                <w:b/>
                <w:sz w:val="20"/>
                <w:szCs w:val="20"/>
              </w:rPr>
              <w:t>7043</w:t>
            </w:r>
          </w:p>
        </w:tc>
        <w:tc>
          <w:tcPr>
            <w:tcW w:w="6172" w:type="dxa"/>
            <w:tcMar/>
          </w:tcPr>
          <w:p w:rsidRPr="008A4540" w:rsidR="00661191" w:rsidP="00827089" w:rsidRDefault="00661191" w14:paraId="0CC070D8" w14:textId="77777777">
            <w:pPr>
              <w:jc w:val="both"/>
              <w:rPr>
                <w:rFonts w:ascii="Arial Narrow" w:hAnsi="Arial Narrow" w:cs="Arial"/>
                <w:b/>
                <w:sz w:val="20"/>
                <w:szCs w:val="20"/>
              </w:rPr>
            </w:pPr>
            <w:r w:rsidRPr="008A4540">
              <w:rPr>
                <w:rFonts w:ascii="Arial Narrow" w:hAnsi="Arial Narrow" w:cs="Arial"/>
                <w:b/>
                <w:sz w:val="20"/>
                <w:szCs w:val="20"/>
              </w:rPr>
              <w:t>TOLERANCIA AL TRÁFICO O CONSUMO DE DROGAS.</w:t>
            </w:r>
          </w:p>
        </w:tc>
      </w:tr>
      <w:tr w:rsidRPr="008A4540" w:rsidR="00661191" w:rsidTr="5FFAE9BA" w14:paraId="246B7EA8" w14:textId="77777777">
        <w:trPr>
          <w:trHeight w:val="74"/>
        </w:trPr>
        <w:tc>
          <w:tcPr>
            <w:tcW w:w="3150" w:type="dxa"/>
            <w:tcMar/>
          </w:tcPr>
          <w:p w:rsidRPr="008A4540" w:rsidR="00661191" w:rsidP="00827089" w:rsidRDefault="00661191" w14:paraId="51626CA3" w14:textId="77777777">
            <w:pPr>
              <w:rPr>
                <w:rFonts w:ascii="Arial Narrow" w:hAnsi="Arial Narrow"/>
                <w:sz w:val="20"/>
                <w:szCs w:val="20"/>
              </w:rPr>
            </w:pPr>
          </w:p>
        </w:tc>
        <w:tc>
          <w:tcPr>
            <w:tcW w:w="6172" w:type="dxa"/>
            <w:tcMar/>
          </w:tcPr>
          <w:p w:rsidRPr="008A4540" w:rsidR="00661191" w:rsidP="00827089" w:rsidRDefault="00661191" w14:paraId="47EE84DA" w14:textId="77777777">
            <w:pPr>
              <w:jc w:val="both"/>
              <w:rPr>
                <w:rFonts w:ascii="Arial Narrow" w:hAnsi="Arial Narrow" w:cs="Arial"/>
                <w:sz w:val="20"/>
                <w:szCs w:val="20"/>
              </w:rPr>
            </w:pPr>
            <w:r w:rsidRPr="008A4540">
              <w:rPr>
                <w:rFonts w:ascii="Arial Narrow" w:hAnsi="Arial Narrow" w:cs="Arial"/>
                <w:sz w:val="20"/>
                <w:szCs w:val="20"/>
              </w:rPr>
              <w:t>ART. 12</w:t>
            </w:r>
          </w:p>
        </w:tc>
      </w:tr>
      <w:tr w:rsidRPr="008A4540" w:rsidR="00661191" w:rsidTr="5FFAE9BA" w14:paraId="0883D6B9" w14:textId="77777777">
        <w:trPr>
          <w:trHeight w:val="74"/>
        </w:trPr>
        <w:tc>
          <w:tcPr>
            <w:tcW w:w="3150" w:type="dxa"/>
            <w:tcMar/>
          </w:tcPr>
          <w:p w:rsidRPr="008A4540" w:rsidR="00661191" w:rsidP="00827089" w:rsidRDefault="00661191" w14:paraId="4AE6B63E" w14:textId="77777777">
            <w:pPr>
              <w:rPr>
                <w:rFonts w:ascii="Arial Narrow" w:hAnsi="Arial Narrow"/>
                <w:sz w:val="20"/>
                <w:szCs w:val="20"/>
              </w:rPr>
            </w:pPr>
          </w:p>
        </w:tc>
        <w:tc>
          <w:tcPr>
            <w:tcW w:w="6172" w:type="dxa"/>
            <w:tcMar/>
          </w:tcPr>
          <w:p w:rsidRPr="008A4540" w:rsidR="00661191" w:rsidP="00827089" w:rsidRDefault="00661191" w14:paraId="289C1FFC" w14:textId="67CF085E">
            <w:pPr>
              <w:jc w:val="both"/>
              <w:rPr>
                <w:rFonts w:ascii="Arial Narrow" w:hAnsi="Arial Narrow" w:cs="Arial"/>
                <w:sz w:val="20"/>
                <w:szCs w:val="20"/>
              </w:rPr>
            </w:pPr>
            <w:r w:rsidRPr="008A4540">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Pr="008A4540" w:rsidR="00661191" w:rsidTr="5FFAE9BA" w14:paraId="28A70A9C" w14:textId="77777777">
        <w:trPr>
          <w:trHeight w:val="74"/>
        </w:trPr>
        <w:tc>
          <w:tcPr>
            <w:tcW w:w="3150" w:type="dxa"/>
            <w:tcMar/>
          </w:tcPr>
          <w:p w:rsidRPr="008A4540" w:rsidR="00661191" w:rsidP="00827089" w:rsidRDefault="00661191" w14:paraId="6C8D2922" w14:textId="77777777">
            <w:pPr>
              <w:rPr>
                <w:rFonts w:ascii="Arial Narrow" w:hAnsi="Arial Narrow"/>
                <w:sz w:val="20"/>
                <w:szCs w:val="20"/>
              </w:rPr>
            </w:pPr>
          </w:p>
        </w:tc>
        <w:tc>
          <w:tcPr>
            <w:tcW w:w="6172" w:type="dxa"/>
            <w:tcMar/>
          </w:tcPr>
          <w:p w:rsidRPr="008A4540" w:rsidR="00661191" w:rsidP="00827089" w:rsidRDefault="00661191" w14:paraId="7E6FF8C1" w14:textId="77777777">
            <w:pPr>
              <w:jc w:val="both"/>
              <w:rPr>
                <w:rFonts w:ascii="Arial Narrow" w:hAnsi="Arial Narrow" w:cs="Arial"/>
                <w:sz w:val="20"/>
                <w:szCs w:val="20"/>
              </w:rPr>
            </w:pPr>
          </w:p>
        </w:tc>
      </w:tr>
      <w:tr w:rsidRPr="008A4540" w:rsidR="00661191" w:rsidTr="5FFAE9BA" w14:paraId="74328B60" w14:textId="77777777">
        <w:trPr>
          <w:trHeight w:val="74"/>
        </w:trPr>
        <w:tc>
          <w:tcPr>
            <w:tcW w:w="3150" w:type="dxa"/>
            <w:tcMar/>
          </w:tcPr>
          <w:p w:rsidRPr="008A4540" w:rsidR="00661191" w:rsidP="00827089" w:rsidRDefault="00661191" w14:paraId="44D13852" w14:textId="77777777">
            <w:pPr>
              <w:jc w:val="both"/>
              <w:rPr>
                <w:rFonts w:ascii="Arial Narrow" w:hAnsi="Arial Narrow" w:cs="Arial"/>
                <w:b/>
                <w:sz w:val="20"/>
                <w:szCs w:val="20"/>
              </w:rPr>
            </w:pPr>
            <w:r w:rsidRPr="008A4540">
              <w:rPr>
                <w:rFonts w:ascii="Arial Narrow" w:hAnsi="Arial Narrow" w:cs="Arial"/>
                <w:b/>
                <w:sz w:val="20"/>
                <w:szCs w:val="20"/>
              </w:rPr>
              <w:t>7044</w:t>
            </w:r>
          </w:p>
        </w:tc>
        <w:tc>
          <w:tcPr>
            <w:tcW w:w="6172" w:type="dxa"/>
            <w:tcMar/>
          </w:tcPr>
          <w:p w:rsidRPr="008A4540" w:rsidR="00661191" w:rsidP="00827089" w:rsidRDefault="00661191" w14:paraId="296A75B6" w14:textId="77777777">
            <w:pPr>
              <w:jc w:val="both"/>
              <w:rPr>
                <w:rFonts w:ascii="Arial Narrow" w:hAnsi="Arial Narrow" w:cs="Arial"/>
                <w:b/>
                <w:sz w:val="20"/>
                <w:szCs w:val="20"/>
              </w:rPr>
            </w:pPr>
            <w:r w:rsidRPr="008A4540">
              <w:rPr>
                <w:rFonts w:ascii="Arial Narrow" w:hAnsi="Arial Narrow" w:cs="Arial"/>
                <w:b/>
                <w:sz w:val="20"/>
                <w:szCs w:val="20"/>
              </w:rPr>
              <w:t>TRÁFICO DE ESPECIES VEGETALES.</w:t>
            </w:r>
          </w:p>
        </w:tc>
      </w:tr>
      <w:tr w:rsidRPr="008A4540" w:rsidR="00661191" w:rsidTr="5FFAE9BA" w14:paraId="19044DBC" w14:textId="77777777">
        <w:trPr>
          <w:trHeight w:val="74"/>
        </w:trPr>
        <w:tc>
          <w:tcPr>
            <w:tcW w:w="3150" w:type="dxa"/>
            <w:tcMar/>
          </w:tcPr>
          <w:p w:rsidRPr="008A4540" w:rsidR="00661191" w:rsidP="00827089" w:rsidRDefault="00661191" w14:paraId="5219CDEC" w14:textId="77777777">
            <w:pPr>
              <w:rPr>
                <w:rFonts w:ascii="Arial Narrow" w:hAnsi="Arial Narrow"/>
                <w:sz w:val="20"/>
                <w:szCs w:val="20"/>
              </w:rPr>
            </w:pPr>
          </w:p>
        </w:tc>
        <w:tc>
          <w:tcPr>
            <w:tcW w:w="6172" w:type="dxa"/>
            <w:tcMar/>
          </w:tcPr>
          <w:p w:rsidRPr="008A4540" w:rsidR="00661191" w:rsidP="00827089" w:rsidRDefault="00661191" w14:paraId="42FDADE0" w14:textId="1B69CE97">
            <w:pPr>
              <w:jc w:val="both"/>
              <w:rPr>
                <w:rFonts w:ascii="Arial Narrow" w:hAnsi="Arial Narrow" w:cs="Arial"/>
                <w:sz w:val="20"/>
                <w:szCs w:val="20"/>
              </w:rPr>
            </w:pPr>
            <w:r w:rsidRPr="008A4540">
              <w:rPr>
                <w:rFonts w:ascii="Arial Narrow" w:hAnsi="Arial Narrow" w:cs="Arial"/>
                <w:sz w:val="20"/>
                <w:szCs w:val="20"/>
              </w:rPr>
              <w:t>ART. 10</w:t>
            </w:r>
            <w:r w:rsidRPr="008A4540" w:rsidR="000A56BE">
              <w:rPr>
                <w:rFonts w:ascii="Arial Narrow" w:hAnsi="Arial Narrow" w:cs="Arial"/>
                <w:sz w:val="20"/>
                <w:szCs w:val="20"/>
              </w:rPr>
              <w:t xml:space="preserve"> INC. </w:t>
            </w:r>
            <w:r w:rsidRPr="008A4540">
              <w:rPr>
                <w:rFonts w:ascii="Arial Narrow" w:hAnsi="Arial Narrow" w:cs="Arial"/>
                <w:sz w:val="20"/>
                <w:szCs w:val="20"/>
              </w:rPr>
              <w:t>1º</w:t>
            </w:r>
          </w:p>
        </w:tc>
      </w:tr>
      <w:tr w:rsidRPr="008A4540" w:rsidR="00661191" w:rsidTr="5FFAE9BA" w14:paraId="586CF876" w14:textId="77777777">
        <w:trPr>
          <w:trHeight w:val="74"/>
        </w:trPr>
        <w:tc>
          <w:tcPr>
            <w:tcW w:w="3150" w:type="dxa"/>
            <w:tcMar/>
          </w:tcPr>
          <w:p w:rsidRPr="008A4540" w:rsidR="00661191" w:rsidP="00827089" w:rsidRDefault="00661191" w14:paraId="5526D33A" w14:textId="77777777">
            <w:pPr>
              <w:rPr>
                <w:rFonts w:ascii="Arial Narrow" w:hAnsi="Arial Narrow"/>
                <w:sz w:val="20"/>
                <w:szCs w:val="20"/>
              </w:rPr>
            </w:pPr>
          </w:p>
        </w:tc>
        <w:tc>
          <w:tcPr>
            <w:tcW w:w="6172" w:type="dxa"/>
            <w:tcMar/>
          </w:tcPr>
          <w:p w:rsidRPr="008A4540" w:rsidR="00661191" w:rsidP="00827089" w:rsidRDefault="00661191" w14:paraId="18BE526E" w14:textId="2B4EDE50">
            <w:pPr>
              <w:jc w:val="both"/>
              <w:rPr>
                <w:rFonts w:ascii="Arial Narrow" w:hAnsi="Arial Narrow" w:cs="Arial"/>
                <w:sz w:val="20"/>
                <w:szCs w:val="20"/>
              </w:rPr>
            </w:pPr>
            <w:r w:rsidRPr="008A4540">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Pr="008A4540" w:rsidR="00661191" w:rsidTr="5FFAE9BA" w14:paraId="4CEE941C" w14:textId="77777777">
        <w:trPr>
          <w:trHeight w:val="74"/>
        </w:trPr>
        <w:tc>
          <w:tcPr>
            <w:tcW w:w="3150" w:type="dxa"/>
            <w:tcMar/>
          </w:tcPr>
          <w:p w:rsidRPr="008A4540" w:rsidR="00661191" w:rsidP="00827089" w:rsidRDefault="00661191" w14:paraId="7E1E6706" w14:textId="77777777">
            <w:pPr>
              <w:rPr>
                <w:rFonts w:ascii="Arial Narrow" w:hAnsi="Arial Narrow"/>
                <w:sz w:val="20"/>
                <w:szCs w:val="20"/>
              </w:rPr>
            </w:pPr>
          </w:p>
        </w:tc>
        <w:tc>
          <w:tcPr>
            <w:tcW w:w="6172" w:type="dxa"/>
            <w:tcMar/>
          </w:tcPr>
          <w:p w:rsidRPr="008A4540" w:rsidR="00661191" w:rsidP="00827089" w:rsidRDefault="00661191" w14:paraId="6F633B80" w14:textId="77777777">
            <w:pPr>
              <w:jc w:val="both"/>
              <w:rPr>
                <w:rFonts w:ascii="Arial Narrow" w:hAnsi="Arial Narrow" w:cs="Arial"/>
                <w:sz w:val="20"/>
                <w:szCs w:val="20"/>
              </w:rPr>
            </w:pPr>
          </w:p>
        </w:tc>
      </w:tr>
      <w:tr w:rsidRPr="008A4540" w:rsidR="00661191" w:rsidTr="5FFAE9BA" w14:paraId="5F9D8826" w14:textId="77777777">
        <w:trPr>
          <w:trHeight w:val="74"/>
        </w:trPr>
        <w:tc>
          <w:tcPr>
            <w:tcW w:w="3150" w:type="dxa"/>
            <w:tcMar/>
          </w:tcPr>
          <w:p w:rsidRPr="008A4540" w:rsidR="00661191" w:rsidP="00827089" w:rsidRDefault="00661191" w14:paraId="6784B10A" w14:textId="77777777">
            <w:pPr>
              <w:jc w:val="both"/>
              <w:rPr>
                <w:rFonts w:ascii="Arial Narrow" w:hAnsi="Arial Narrow" w:cs="Arial"/>
                <w:b/>
                <w:sz w:val="20"/>
                <w:szCs w:val="20"/>
              </w:rPr>
            </w:pPr>
            <w:r w:rsidRPr="008A4540">
              <w:rPr>
                <w:rFonts w:ascii="Arial Narrow" w:hAnsi="Arial Narrow" w:cs="Arial"/>
                <w:b/>
                <w:sz w:val="20"/>
                <w:szCs w:val="20"/>
              </w:rPr>
              <w:t>7045</w:t>
            </w:r>
          </w:p>
        </w:tc>
        <w:tc>
          <w:tcPr>
            <w:tcW w:w="6172" w:type="dxa"/>
            <w:tcMar/>
          </w:tcPr>
          <w:p w:rsidRPr="008A4540" w:rsidR="00661191" w:rsidP="00827089" w:rsidRDefault="00661191" w14:paraId="6888B53B" w14:textId="77777777">
            <w:pPr>
              <w:jc w:val="both"/>
              <w:rPr>
                <w:rFonts w:ascii="Arial Narrow" w:hAnsi="Arial Narrow" w:cs="Arial"/>
                <w:b/>
                <w:sz w:val="20"/>
                <w:szCs w:val="20"/>
              </w:rPr>
            </w:pPr>
            <w:r w:rsidRPr="008A4540">
              <w:rPr>
                <w:rFonts w:ascii="Arial Narrow" w:hAnsi="Arial Narrow" w:cs="Arial"/>
                <w:b/>
                <w:sz w:val="20"/>
                <w:szCs w:val="20"/>
              </w:rPr>
              <w:t>OMISIÓN DE DENUNCIAR POR FUNCIONARIO PÚBLICO.</w:t>
            </w:r>
          </w:p>
        </w:tc>
      </w:tr>
      <w:tr w:rsidRPr="008A4540" w:rsidR="00661191" w:rsidTr="5FFAE9BA" w14:paraId="7044A22C" w14:textId="77777777">
        <w:trPr>
          <w:trHeight w:val="74"/>
        </w:trPr>
        <w:tc>
          <w:tcPr>
            <w:tcW w:w="3150" w:type="dxa"/>
            <w:tcMar/>
          </w:tcPr>
          <w:p w:rsidRPr="008A4540" w:rsidR="00661191" w:rsidP="00827089" w:rsidRDefault="00661191" w14:paraId="397D1357" w14:textId="77777777">
            <w:pPr>
              <w:rPr>
                <w:rFonts w:ascii="Arial Narrow" w:hAnsi="Arial Narrow"/>
                <w:sz w:val="20"/>
                <w:szCs w:val="20"/>
              </w:rPr>
            </w:pPr>
          </w:p>
        </w:tc>
        <w:tc>
          <w:tcPr>
            <w:tcW w:w="6172" w:type="dxa"/>
            <w:tcMar/>
          </w:tcPr>
          <w:p w:rsidRPr="008A4540" w:rsidR="00661191" w:rsidP="00827089" w:rsidRDefault="00661191" w14:paraId="0E5BBBE9" w14:textId="77777777">
            <w:pPr>
              <w:jc w:val="both"/>
              <w:rPr>
                <w:rFonts w:ascii="Arial Narrow" w:hAnsi="Arial Narrow" w:cs="Arial"/>
                <w:sz w:val="20"/>
                <w:szCs w:val="20"/>
              </w:rPr>
            </w:pPr>
            <w:r w:rsidRPr="008A4540">
              <w:rPr>
                <w:rFonts w:ascii="Arial Narrow" w:hAnsi="Arial Narrow" w:cs="Arial"/>
                <w:sz w:val="20"/>
                <w:szCs w:val="20"/>
              </w:rPr>
              <w:t>ART. 13 LEY 20.000</w:t>
            </w:r>
          </w:p>
        </w:tc>
      </w:tr>
      <w:tr w:rsidRPr="008A4540" w:rsidR="00661191" w:rsidTr="5FFAE9BA" w14:paraId="2D45CE96" w14:textId="77777777">
        <w:trPr>
          <w:trHeight w:val="74"/>
        </w:trPr>
        <w:tc>
          <w:tcPr>
            <w:tcW w:w="3150" w:type="dxa"/>
            <w:tcMar/>
          </w:tcPr>
          <w:p w:rsidRPr="008A4540" w:rsidR="00661191" w:rsidP="00827089" w:rsidRDefault="00661191" w14:paraId="140E6B99" w14:textId="77777777">
            <w:pPr>
              <w:rPr>
                <w:rFonts w:ascii="Arial Narrow" w:hAnsi="Arial Narrow"/>
                <w:sz w:val="20"/>
                <w:szCs w:val="20"/>
              </w:rPr>
            </w:pPr>
          </w:p>
        </w:tc>
        <w:tc>
          <w:tcPr>
            <w:tcW w:w="6172" w:type="dxa"/>
            <w:tcMar/>
          </w:tcPr>
          <w:p w:rsidRPr="008A4540" w:rsidR="00661191" w:rsidP="00827089" w:rsidRDefault="00661191" w14:paraId="79181E0D" w14:textId="77B4E4B0">
            <w:pPr>
              <w:jc w:val="both"/>
              <w:rPr>
                <w:rFonts w:ascii="Arial Narrow" w:hAnsi="Arial Narrow" w:cs="Arial"/>
                <w:sz w:val="20"/>
                <w:szCs w:val="20"/>
              </w:rPr>
            </w:pPr>
            <w:r w:rsidRPr="008A4540">
              <w:rPr>
                <w:rFonts w:ascii="Arial Narrow" w:hAnsi="Arial Narrow" w:cs="Arial"/>
                <w:sz w:val="20"/>
                <w:szCs w:val="20"/>
              </w:rPr>
              <w:t>Castiga al funcionario público que tome conocimiento de alguno de los delitos de la Ley 20.000 y omita denunciarlo.</w:t>
            </w:r>
          </w:p>
        </w:tc>
      </w:tr>
      <w:tr w:rsidRPr="008A4540" w:rsidR="00661191" w:rsidTr="5FFAE9BA" w14:paraId="20AEC821" w14:textId="77777777">
        <w:trPr>
          <w:trHeight w:val="74"/>
        </w:trPr>
        <w:tc>
          <w:tcPr>
            <w:tcW w:w="3150" w:type="dxa"/>
            <w:tcMar/>
          </w:tcPr>
          <w:p w:rsidRPr="008A4540" w:rsidR="00661191" w:rsidP="00827089" w:rsidRDefault="00661191" w14:paraId="13FCDB71" w14:textId="77777777">
            <w:pPr>
              <w:rPr>
                <w:rFonts w:ascii="Arial Narrow" w:hAnsi="Arial Narrow"/>
                <w:sz w:val="20"/>
                <w:szCs w:val="20"/>
              </w:rPr>
            </w:pPr>
          </w:p>
        </w:tc>
        <w:tc>
          <w:tcPr>
            <w:tcW w:w="6172" w:type="dxa"/>
            <w:tcMar/>
          </w:tcPr>
          <w:p w:rsidRPr="008A4540" w:rsidR="00661191" w:rsidP="00827089" w:rsidRDefault="00661191" w14:paraId="667B3BB7" w14:textId="77777777">
            <w:pPr>
              <w:jc w:val="both"/>
              <w:rPr>
                <w:rFonts w:ascii="Arial Narrow" w:hAnsi="Arial Narrow" w:cs="Arial"/>
                <w:sz w:val="20"/>
                <w:szCs w:val="20"/>
              </w:rPr>
            </w:pPr>
          </w:p>
        </w:tc>
      </w:tr>
      <w:tr w:rsidRPr="008A4540" w:rsidR="00661191" w:rsidTr="5FFAE9BA" w14:paraId="587DCE23" w14:textId="77777777">
        <w:trPr>
          <w:trHeight w:val="74"/>
        </w:trPr>
        <w:tc>
          <w:tcPr>
            <w:tcW w:w="3150" w:type="dxa"/>
            <w:tcMar/>
          </w:tcPr>
          <w:p w:rsidRPr="008A4540" w:rsidR="00661191" w:rsidP="00827089" w:rsidRDefault="00661191" w14:paraId="6A131FB0" w14:textId="77777777">
            <w:pPr>
              <w:jc w:val="both"/>
              <w:rPr>
                <w:rFonts w:ascii="Arial Narrow" w:hAnsi="Arial Narrow" w:cs="Arial"/>
                <w:b/>
                <w:sz w:val="20"/>
                <w:szCs w:val="20"/>
              </w:rPr>
            </w:pPr>
            <w:r w:rsidRPr="008A4540">
              <w:rPr>
                <w:rFonts w:ascii="Arial Narrow" w:hAnsi="Arial Narrow" w:cs="Arial"/>
                <w:b/>
                <w:sz w:val="20"/>
                <w:szCs w:val="20"/>
              </w:rPr>
              <w:t>7046</w:t>
            </w:r>
          </w:p>
        </w:tc>
        <w:tc>
          <w:tcPr>
            <w:tcW w:w="6172" w:type="dxa"/>
            <w:tcMar/>
          </w:tcPr>
          <w:p w:rsidRPr="008A4540" w:rsidR="00661191" w:rsidP="00827089" w:rsidRDefault="00661191" w14:paraId="7AB3A2E9" w14:textId="77777777">
            <w:pPr>
              <w:jc w:val="both"/>
              <w:rPr>
                <w:rFonts w:ascii="Arial Narrow" w:hAnsi="Arial Narrow" w:cs="Arial"/>
                <w:b/>
                <w:sz w:val="20"/>
                <w:szCs w:val="20"/>
              </w:rPr>
            </w:pPr>
            <w:r w:rsidRPr="008A4540">
              <w:rPr>
                <w:rFonts w:ascii="Arial Narrow" w:hAnsi="Arial Narrow" w:cs="Arial"/>
                <w:b/>
                <w:sz w:val="20"/>
                <w:szCs w:val="20"/>
              </w:rPr>
              <w:t>DELITOS COMETIDOS POR PERSONAL MILITAR Y GENTE DE MAR.</w:t>
            </w:r>
          </w:p>
        </w:tc>
      </w:tr>
      <w:tr w:rsidRPr="008A4540" w:rsidR="00661191" w:rsidTr="5FFAE9BA" w14:paraId="4483DF06" w14:textId="77777777">
        <w:trPr>
          <w:trHeight w:val="74"/>
        </w:trPr>
        <w:tc>
          <w:tcPr>
            <w:tcW w:w="3150" w:type="dxa"/>
            <w:tcMar/>
          </w:tcPr>
          <w:p w:rsidRPr="008A4540" w:rsidR="00661191" w:rsidP="00827089" w:rsidRDefault="00661191" w14:paraId="6D59FA8A" w14:textId="77777777">
            <w:pPr>
              <w:rPr>
                <w:rFonts w:ascii="Arial Narrow" w:hAnsi="Arial Narrow"/>
                <w:sz w:val="20"/>
                <w:szCs w:val="20"/>
              </w:rPr>
            </w:pPr>
          </w:p>
        </w:tc>
        <w:tc>
          <w:tcPr>
            <w:tcW w:w="6172" w:type="dxa"/>
            <w:tcMar/>
          </w:tcPr>
          <w:p w:rsidRPr="008A4540" w:rsidR="00661191" w:rsidP="00827089" w:rsidRDefault="00661191" w14:paraId="2FED7A91" w14:textId="77777777">
            <w:pPr>
              <w:jc w:val="both"/>
              <w:rPr>
                <w:rFonts w:ascii="Arial Narrow" w:hAnsi="Arial Narrow" w:cs="Arial"/>
                <w:sz w:val="20"/>
                <w:szCs w:val="20"/>
              </w:rPr>
            </w:pPr>
            <w:r w:rsidRPr="008A4540">
              <w:rPr>
                <w:rFonts w:ascii="Arial Narrow" w:hAnsi="Arial Narrow" w:cs="Arial"/>
                <w:sz w:val="20"/>
                <w:szCs w:val="20"/>
              </w:rPr>
              <w:t>ART. 14 Y 15 LEY 20.000</w:t>
            </w:r>
          </w:p>
        </w:tc>
      </w:tr>
      <w:tr w:rsidRPr="008A4540" w:rsidR="00661191" w:rsidTr="5FFAE9BA" w14:paraId="7D6E7B8F" w14:textId="77777777">
        <w:trPr>
          <w:trHeight w:val="74"/>
        </w:trPr>
        <w:tc>
          <w:tcPr>
            <w:tcW w:w="3150" w:type="dxa"/>
            <w:tcMar/>
          </w:tcPr>
          <w:p w:rsidRPr="008A4540" w:rsidR="00661191" w:rsidP="00827089" w:rsidRDefault="00661191" w14:paraId="120FB490" w14:textId="77777777">
            <w:pPr>
              <w:rPr>
                <w:rFonts w:ascii="Arial Narrow" w:hAnsi="Arial Narrow"/>
                <w:sz w:val="20"/>
                <w:szCs w:val="20"/>
              </w:rPr>
            </w:pPr>
          </w:p>
        </w:tc>
        <w:tc>
          <w:tcPr>
            <w:tcW w:w="6172" w:type="dxa"/>
            <w:tcMar/>
          </w:tcPr>
          <w:p w:rsidRPr="008A4540" w:rsidR="00661191" w:rsidP="00827089" w:rsidRDefault="00661191" w14:paraId="1DD487E7" w14:textId="6C405BFF">
            <w:pPr>
              <w:jc w:val="both"/>
              <w:rPr>
                <w:rFonts w:ascii="Arial Narrow" w:hAnsi="Arial Narrow" w:cs="Arial"/>
                <w:sz w:val="20"/>
                <w:szCs w:val="20"/>
              </w:rPr>
            </w:pPr>
            <w:r w:rsidRPr="008A4540">
              <w:rPr>
                <w:rFonts w:ascii="Arial Narrow" w:hAnsi="Arial Narrow" w:cs="Arial"/>
                <w:sz w:val="20"/>
                <w:szCs w:val="20"/>
              </w:rPr>
              <w:t>Castiga los delitos cometidos por personal militar y gente de mar que porten o consuman drogas.</w:t>
            </w:r>
          </w:p>
        </w:tc>
      </w:tr>
      <w:tr w:rsidRPr="008A4540" w:rsidR="00661191" w:rsidTr="5FFAE9BA" w14:paraId="77710DC8" w14:textId="77777777">
        <w:trPr>
          <w:trHeight w:val="74"/>
        </w:trPr>
        <w:tc>
          <w:tcPr>
            <w:tcW w:w="3150" w:type="dxa"/>
            <w:tcMar/>
          </w:tcPr>
          <w:p w:rsidRPr="008A4540" w:rsidR="00661191" w:rsidP="00827089" w:rsidRDefault="00661191" w14:paraId="1CDD7E57" w14:textId="77777777">
            <w:pPr>
              <w:rPr>
                <w:rFonts w:ascii="Arial Narrow" w:hAnsi="Arial Narrow"/>
                <w:sz w:val="20"/>
                <w:szCs w:val="20"/>
              </w:rPr>
            </w:pPr>
          </w:p>
        </w:tc>
        <w:tc>
          <w:tcPr>
            <w:tcW w:w="6172" w:type="dxa"/>
            <w:tcMar/>
          </w:tcPr>
          <w:p w:rsidRPr="008A4540" w:rsidR="00661191" w:rsidP="00827089" w:rsidRDefault="00661191" w14:paraId="78448361" w14:textId="77777777">
            <w:pPr>
              <w:jc w:val="both"/>
              <w:rPr>
                <w:rFonts w:ascii="Arial Narrow" w:hAnsi="Arial Narrow" w:cs="Arial"/>
                <w:sz w:val="20"/>
                <w:szCs w:val="20"/>
              </w:rPr>
            </w:pPr>
          </w:p>
        </w:tc>
      </w:tr>
      <w:tr w:rsidRPr="008A4540" w:rsidR="00661191" w:rsidTr="5FFAE9BA" w14:paraId="40CB05AA" w14:textId="77777777">
        <w:trPr>
          <w:trHeight w:val="74"/>
        </w:trPr>
        <w:tc>
          <w:tcPr>
            <w:tcW w:w="3150" w:type="dxa"/>
            <w:tcMar/>
          </w:tcPr>
          <w:p w:rsidRPr="008A4540" w:rsidR="00661191" w:rsidP="00827089" w:rsidRDefault="00661191" w14:paraId="12872A91" w14:textId="77777777">
            <w:pPr>
              <w:jc w:val="both"/>
              <w:rPr>
                <w:rFonts w:ascii="Arial Narrow" w:hAnsi="Arial Narrow" w:cs="Arial"/>
                <w:b/>
                <w:sz w:val="20"/>
                <w:szCs w:val="20"/>
              </w:rPr>
            </w:pPr>
            <w:r w:rsidRPr="008A4540">
              <w:rPr>
                <w:rFonts w:ascii="Arial Narrow" w:hAnsi="Arial Narrow" w:cs="Arial"/>
                <w:b/>
                <w:sz w:val="20"/>
                <w:szCs w:val="20"/>
              </w:rPr>
              <w:t>7047</w:t>
            </w:r>
          </w:p>
        </w:tc>
        <w:tc>
          <w:tcPr>
            <w:tcW w:w="6172" w:type="dxa"/>
            <w:tcMar/>
          </w:tcPr>
          <w:p w:rsidRPr="008A4540" w:rsidR="00661191" w:rsidP="00827089" w:rsidRDefault="00661191" w14:paraId="6678BBD7" w14:textId="77777777">
            <w:pPr>
              <w:jc w:val="both"/>
              <w:rPr>
                <w:rFonts w:ascii="Arial Narrow" w:hAnsi="Arial Narrow" w:cs="Arial"/>
                <w:b/>
                <w:sz w:val="20"/>
                <w:szCs w:val="20"/>
              </w:rPr>
            </w:pPr>
            <w:r w:rsidRPr="008A4540">
              <w:rPr>
                <w:rFonts w:ascii="Arial Narrow" w:hAnsi="Arial Narrow" w:cs="Arial"/>
                <w:b/>
                <w:sz w:val="20"/>
                <w:szCs w:val="20"/>
              </w:rPr>
              <w:t>CONSPIRACIÓN DE LEY 20.000.</w:t>
            </w:r>
          </w:p>
        </w:tc>
      </w:tr>
      <w:tr w:rsidRPr="008A4540" w:rsidR="00661191" w:rsidTr="5FFAE9BA" w14:paraId="221F0D1A" w14:textId="77777777">
        <w:trPr>
          <w:trHeight w:val="74"/>
        </w:trPr>
        <w:tc>
          <w:tcPr>
            <w:tcW w:w="3150" w:type="dxa"/>
            <w:tcMar/>
          </w:tcPr>
          <w:p w:rsidRPr="008A4540" w:rsidR="00661191" w:rsidP="00827089" w:rsidRDefault="00661191" w14:paraId="47A52D70" w14:textId="77777777">
            <w:pPr>
              <w:rPr>
                <w:rFonts w:ascii="Arial Narrow" w:hAnsi="Arial Narrow"/>
                <w:sz w:val="20"/>
                <w:szCs w:val="20"/>
              </w:rPr>
            </w:pPr>
          </w:p>
        </w:tc>
        <w:tc>
          <w:tcPr>
            <w:tcW w:w="6172" w:type="dxa"/>
            <w:tcMar/>
          </w:tcPr>
          <w:p w:rsidRPr="008A4540" w:rsidR="00661191" w:rsidP="00827089" w:rsidRDefault="00661191" w14:paraId="26CD03FF" w14:textId="77777777">
            <w:pPr>
              <w:jc w:val="both"/>
              <w:rPr>
                <w:rFonts w:ascii="Arial Narrow" w:hAnsi="Arial Narrow" w:cs="Arial"/>
                <w:sz w:val="20"/>
                <w:szCs w:val="20"/>
              </w:rPr>
            </w:pPr>
            <w:r w:rsidRPr="008A4540">
              <w:rPr>
                <w:rFonts w:ascii="Arial Narrow" w:hAnsi="Arial Narrow" w:cs="Arial"/>
                <w:sz w:val="20"/>
                <w:szCs w:val="20"/>
              </w:rPr>
              <w:t>ART. 17 LEY 20.000</w:t>
            </w:r>
          </w:p>
        </w:tc>
      </w:tr>
      <w:tr w:rsidRPr="008A4540" w:rsidR="00661191" w:rsidTr="5FFAE9BA" w14:paraId="03BD7D6B" w14:textId="77777777">
        <w:trPr>
          <w:trHeight w:val="74"/>
        </w:trPr>
        <w:tc>
          <w:tcPr>
            <w:tcW w:w="3150" w:type="dxa"/>
            <w:tcMar/>
          </w:tcPr>
          <w:p w:rsidRPr="008A4540" w:rsidR="00661191" w:rsidP="00827089" w:rsidRDefault="00661191" w14:paraId="1C467284" w14:textId="77777777">
            <w:pPr>
              <w:rPr>
                <w:rFonts w:ascii="Arial Narrow" w:hAnsi="Arial Narrow"/>
                <w:sz w:val="20"/>
                <w:szCs w:val="20"/>
              </w:rPr>
            </w:pPr>
          </w:p>
        </w:tc>
        <w:tc>
          <w:tcPr>
            <w:tcW w:w="6172" w:type="dxa"/>
            <w:tcMar/>
          </w:tcPr>
          <w:p w:rsidRPr="008A4540" w:rsidR="00661191" w:rsidP="00827089" w:rsidRDefault="00661191" w14:paraId="1040099D" w14:textId="472AA113">
            <w:pPr>
              <w:jc w:val="both"/>
              <w:rPr>
                <w:rFonts w:ascii="Arial Narrow" w:hAnsi="Arial Narrow" w:cs="Arial"/>
                <w:sz w:val="20"/>
                <w:szCs w:val="20"/>
              </w:rPr>
            </w:pPr>
            <w:r w:rsidRPr="008A4540">
              <w:rPr>
                <w:rFonts w:ascii="Arial Narrow" w:hAnsi="Arial Narrow" w:cs="Arial"/>
                <w:sz w:val="20"/>
                <w:szCs w:val="20"/>
              </w:rPr>
              <w:t>Castiga la conspiración para cometer los delitos contemplados en Ley 20.000.</w:t>
            </w:r>
          </w:p>
        </w:tc>
      </w:tr>
      <w:tr w:rsidRPr="008A4540" w:rsidR="00661191" w:rsidTr="5FFAE9BA" w14:paraId="072E7A02" w14:textId="77777777">
        <w:trPr>
          <w:trHeight w:val="74"/>
        </w:trPr>
        <w:tc>
          <w:tcPr>
            <w:tcW w:w="3150" w:type="dxa"/>
            <w:tcMar/>
          </w:tcPr>
          <w:p w:rsidRPr="008A4540" w:rsidR="00661191" w:rsidP="00827089" w:rsidRDefault="00661191" w14:paraId="08CAD15F" w14:textId="77777777">
            <w:pPr>
              <w:rPr>
                <w:rFonts w:ascii="Arial Narrow" w:hAnsi="Arial Narrow"/>
                <w:sz w:val="20"/>
                <w:szCs w:val="20"/>
              </w:rPr>
            </w:pPr>
          </w:p>
        </w:tc>
        <w:tc>
          <w:tcPr>
            <w:tcW w:w="6172" w:type="dxa"/>
            <w:tcMar/>
          </w:tcPr>
          <w:p w:rsidRPr="008A4540" w:rsidR="00661191" w:rsidP="00827089" w:rsidRDefault="00661191" w14:paraId="67CEE4DA" w14:textId="77777777">
            <w:pPr>
              <w:jc w:val="both"/>
              <w:rPr>
                <w:rFonts w:ascii="Arial Narrow" w:hAnsi="Arial Narrow" w:cs="Arial"/>
                <w:sz w:val="20"/>
                <w:szCs w:val="20"/>
              </w:rPr>
            </w:pPr>
          </w:p>
        </w:tc>
      </w:tr>
      <w:tr w:rsidRPr="008A4540" w:rsidR="00661191" w:rsidTr="5FFAE9BA" w14:paraId="179311D7" w14:textId="77777777">
        <w:trPr>
          <w:trHeight w:val="74"/>
        </w:trPr>
        <w:tc>
          <w:tcPr>
            <w:tcW w:w="3150" w:type="dxa"/>
            <w:tcMar/>
          </w:tcPr>
          <w:p w:rsidRPr="008A4540" w:rsidR="00661191" w:rsidP="00827089" w:rsidRDefault="00661191" w14:paraId="17EFED01" w14:textId="12C00FA7">
            <w:pPr>
              <w:jc w:val="both"/>
              <w:rPr>
                <w:rFonts w:ascii="Arial Narrow" w:hAnsi="Arial Narrow" w:cs="Arial"/>
                <w:b/>
                <w:sz w:val="20"/>
                <w:szCs w:val="20"/>
              </w:rPr>
            </w:pPr>
            <w:r w:rsidRPr="008A4540">
              <w:rPr>
                <w:rFonts w:ascii="Arial Narrow" w:hAnsi="Arial Narrow" w:cs="Arial"/>
                <w:b/>
                <w:sz w:val="20"/>
                <w:szCs w:val="20"/>
              </w:rPr>
              <w:t>7048</w:t>
            </w:r>
          </w:p>
        </w:tc>
        <w:tc>
          <w:tcPr>
            <w:tcW w:w="6172" w:type="dxa"/>
            <w:tcMar/>
          </w:tcPr>
          <w:p w:rsidRPr="008A4540" w:rsidR="00661191" w:rsidP="00827089" w:rsidRDefault="00661191" w14:paraId="6A63F3F6" w14:textId="7BF0F9BF">
            <w:pPr>
              <w:jc w:val="both"/>
              <w:rPr>
                <w:rFonts w:ascii="Arial Narrow" w:hAnsi="Arial Narrow" w:cs="Arial"/>
                <w:b/>
                <w:sz w:val="20"/>
                <w:szCs w:val="20"/>
              </w:rPr>
            </w:pPr>
            <w:r w:rsidRPr="008A4540">
              <w:rPr>
                <w:rFonts w:ascii="Arial Narrow" w:hAnsi="Arial Narrow" w:cs="Arial"/>
                <w:b/>
                <w:sz w:val="20"/>
                <w:szCs w:val="20"/>
              </w:rPr>
              <w:t>NEGATIVA INJUSTIFICADA DE NOTARIOS, CONSERVADORES Y ARCHIVEROS A ENTREGAR COPIA DE INSTRUMENTOS Y DATOS.</w:t>
            </w:r>
          </w:p>
        </w:tc>
      </w:tr>
      <w:tr w:rsidRPr="008A4540" w:rsidR="00661191" w:rsidTr="5FFAE9BA" w14:paraId="046EAFC4" w14:textId="77777777">
        <w:trPr>
          <w:trHeight w:val="74"/>
        </w:trPr>
        <w:tc>
          <w:tcPr>
            <w:tcW w:w="3150" w:type="dxa"/>
            <w:tcMar/>
          </w:tcPr>
          <w:p w:rsidRPr="008A4540" w:rsidR="00661191" w:rsidP="00827089" w:rsidRDefault="00661191" w14:paraId="0020270C" w14:textId="77777777">
            <w:pPr>
              <w:rPr>
                <w:rFonts w:ascii="Arial Narrow" w:hAnsi="Arial Narrow"/>
                <w:sz w:val="20"/>
                <w:szCs w:val="20"/>
              </w:rPr>
            </w:pPr>
          </w:p>
        </w:tc>
        <w:tc>
          <w:tcPr>
            <w:tcW w:w="6172" w:type="dxa"/>
            <w:tcMar/>
          </w:tcPr>
          <w:p w:rsidRPr="008A4540" w:rsidR="00661191" w:rsidP="00827089" w:rsidRDefault="00661191" w14:paraId="6C86A4D7" w14:textId="3378E7CC">
            <w:pPr>
              <w:jc w:val="both"/>
              <w:rPr>
                <w:rFonts w:ascii="Arial Narrow" w:hAnsi="Arial Narrow" w:cs="Arial"/>
                <w:sz w:val="20"/>
                <w:szCs w:val="20"/>
              </w:rPr>
            </w:pPr>
            <w:r w:rsidRPr="008A4540">
              <w:rPr>
                <w:rFonts w:ascii="Arial Narrow" w:hAnsi="Arial Narrow" w:cs="Arial"/>
                <w:sz w:val="20"/>
                <w:szCs w:val="20"/>
              </w:rPr>
              <w:t>ART. 28 Y 29</w:t>
            </w:r>
          </w:p>
        </w:tc>
      </w:tr>
      <w:tr w:rsidRPr="008A4540" w:rsidR="00661191" w:rsidTr="5FFAE9BA" w14:paraId="614DFEE5" w14:textId="77777777">
        <w:trPr>
          <w:trHeight w:val="74"/>
        </w:trPr>
        <w:tc>
          <w:tcPr>
            <w:tcW w:w="3150" w:type="dxa"/>
            <w:tcMar/>
          </w:tcPr>
          <w:p w:rsidRPr="008A4540" w:rsidR="00661191" w:rsidP="00827089" w:rsidRDefault="00661191" w14:paraId="2559A408" w14:textId="77777777">
            <w:pPr>
              <w:rPr>
                <w:rFonts w:ascii="Arial Narrow" w:hAnsi="Arial Narrow"/>
                <w:sz w:val="20"/>
                <w:szCs w:val="20"/>
              </w:rPr>
            </w:pPr>
          </w:p>
        </w:tc>
        <w:tc>
          <w:tcPr>
            <w:tcW w:w="6172" w:type="dxa"/>
            <w:tcMar/>
          </w:tcPr>
          <w:p w:rsidRPr="008A4540" w:rsidR="00661191" w:rsidP="00827089" w:rsidRDefault="00661191" w14:paraId="7AF698BA" w14:textId="7FCC7BF3">
            <w:pPr>
              <w:jc w:val="both"/>
              <w:rPr>
                <w:rFonts w:ascii="Arial Narrow" w:hAnsi="Arial Narrow" w:cs="Arial"/>
                <w:sz w:val="20"/>
                <w:szCs w:val="20"/>
              </w:rPr>
            </w:pPr>
            <w:r w:rsidRPr="008A4540">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Pr="008A4540" w:rsidR="00661191" w:rsidTr="5FFAE9BA" w14:paraId="61C7BF00" w14:textId="77777777">
        <w:trPr>
          <w:trHeight w:val="74"/>
        </w:trPr>
        <w:tc>
          <w:tcPr>
            <w:tcW w:w="3150" w:type="dxa"/>
            <w:tcMar/>
          </w:tcPr>
          <w:p w:rsidRPr="008A4540" w:rsidR="00661191" w:rsidP="00827089" w:rsidRDefault="00661191" w14:paraId="4D033FD0" w14:textId="77777777">
            <w:pPr>
              <w:rPr>
                <w:rFonts w:ascii="Arial Narrow" w:hAnsi="Arial Narrow"/>
                <w:sz w:val="20"/>
                <w:szCs w:val="20"/>
              </w:rPr>
            </w:pPr>
          </w:p>
        </w:tc>
        <w:tc>
          <w:tcPr>
            <w:tcW w:w="6172" w:type="dxa"/>
            <w:tcMar/>
          </w:tcPr>
          <w:p w:rsidRPr="008A4540" w:rsidR="00661191" w:rsidP="00827089" w:rsidRDefault="00661191" w14:paraId="10B3EE40" w14:textId="77777777">
            <w:pPr>
              <w:jc w:val="both"/>
              <w:rPr>
                <w:rFonts w:ascii="Arial Narrow" w:hAnsi="Arial Narrow" w:cs="Arial"/>
                <w:sz w:val="20"/>
                <w:szCs w:val="20"/>
              </w:rPr>
            </w:pPr>
          </w:p>
        </w:tc>
      </w:tr>
      <w:tr w:rsidRPr="008A4540" w:rsidR="00661191" w:rsidTr="5FFAE9BA" w14:paraId="4C0DF65A" w14:textId="77777777">
        <w:trPr>
          <w:trHeight w:val="74"/>
        </w:trPr>
        <w:tc>
          <w:tcPr>
            <w:tcW w:w="3150" w:type="dxa"/>
            <w:tcMar/>
          </w:tcPr>
          <w:p w:rsidRPr="008A4540" w:rsidR="00661191" w:rsidP="00827089" w:rsidRDefault="00661191" w14:paraId="13181A93" w14:textId="499A4F93">
            <w:pPr>
              <w:jc w:val="both"/>
              <w:rPr>
                <w:rFonts w:ascii="Arial Narrow" w:hAnsi="Arial Narrow" w:cs="Arial"/>
                <w:b/>
                <w:sz w:val="20"/>
                <w:szCs w:val="20"/>
              </w:rPr>
            </w:pPr>
            <w:r w:rsidRPr="008A4540">
              <w:rPr>
                <w:rFonts w:ascii="Arial Narrow" w:hAnsi="Arial Narrow" w:cs="Arial"/>
                <w:b/>
                <w:sz w:val="20"/>
                <w:szCs w:val="20"/>
              </w:rPr>
              <w:t>7049</w:t>
            </w:r>
          </w:p>
        </w:tc>
        <w:tc>
          <w:tcPr>
            <w:tcW w:w="6172" w:type="dxa"/>
            <w:tcMar/>
          </w:tcPr>
          <w:p w:rsidRPr="008A4540" w:rsidR="00661191" w:rsidP="00827089" w:rsidRDefault="00661191" w14:paraId="1EC02311" w14:textId="66AA0FF1">
            <w:pPr>
              <w:jc w:val="both"/>
              <w:rPr>
                <w:rFonts w:ascii="Arial Narrow" w:hAnsi="Arial Narrow" w:cs="Arial"/>
                <w:b/>
                <w:sz w:val="20"/>
                <w:szCs w:val="20"/>
              </w:rPr>
            </w:pPr>
            <w:r w:rsidRPr="008A4540">
              <w:rPr>
                <w:rFonts w:ascii="Arial Narrow" w:hAnsi="Arial Narrow" w:cs="Arial"/>
                <w:b/>
                <w:sz w:val="20"/>
                <w:szCs w:val="20"/>
              </w:rPr>
              <w:t xml:space="preserve">DIFUSIÓN DE IDENTIDAD DE TESTIGOS PROTEGIDOS. </w:t>
            </w:r>
          </w:p>
        </w:tc>
      </w:tr>
      <w:tr w:rsidRPr="008A4540" w:rsidR="00661191" w:rsidTr="5FFAE9BA" w14:paraId="4D99440D" w14:textId="77777777">
        <w:trPr>
          <w:trHeight w:val="74"/>
        </w:trPr>
        <w:tc>
          <w:tcPr>
            <w:tcW w:w="3150" w:type="dxa"/>
            <w:tcMar/>
          </w:tcPr>
          <w:p w:rsidRPr="008A4540" w:rsidR="00661191" w:rsidP="00827089" w:rsidRDefault="00661191" w14:paraId="4EB0B6DB" w14:textId="77777777">
            <w:pPr>
              <w:rPr>
                <w:rFonts w:ascii="Arial Narrow" w:hAnsi="Arial Narrow"/>
                <w:sz w:val="20"/>
                <w:szCs w:val="20"/>
              </w:rPr>
            </w:pPr>
          </w:p>
        </w:tc>
        <w:tc>
          <w:tcPr>
            <w:tcW w:w="6172" w:type="dxa"/>
            <w:tcMar/>
          </w:tcPr>
          <w:p w:rsidRPr="008A4540" w:rsidR="00661191" w:rsidP="00827089" w:rsidRDefault="00661191" w14:paraId="6C63D96E" w14:textId="53BDCD46">
            <w:pPr>
              <w:jc w:val="both"/>
              <w:rPr>
                <w:rFonts w:ascii="Arial Narrow" w:hAnsi="Arial Narrow" w:cs="Arial"/>
                <w:sz w:val="20"/>
                <w:szCs w:val="20"/>
              </w:rPr>
            </w:pPr>
            <w:r w:rsidRPr="008A4540">
              <w:rPr>
                <w:rFonts w:ascii="Arial Narrow" w:hAnsi="Arial Narrow" w:cs="Arial"/>
                <w:sz w:val="20"/>
                <w:szCs w:val="20"/>
              </w:rPr>
              <w:t>ART. 31</w:t>
            </w:r>
          </w:p>
        </w:tc>
      </w:tr>
      <w:tr w:rsidRPr="008A4540" w:rsidR="00661191" w:rsidTr="5FFAE9BA" w14:paraId="3E07CDF0" w14:textId="77777777">
        <w:trPr>
          <w:trHeight w:val="74"/>
        </w:trPr>
        <w:tc>
          <w:tcPr>
            <w:tcW w:w="3150" w:type="dxa"/>
            <w:tcMar/>
          </w:tcPr>
          <w:p w:rsidRPr="008A4540" w:rsidR="00661191" w:rsidP="00827089" w:rsidRDefault="00661191" w14:paraId="0BD48091" w14:textId="77777777">
            <w:pPr>
              <w:rPr>
                <w:rFonts w:ascii="Arial Narrow" w:hAnsi="Arial Narrow"/>
                <w:sz w:val="20"/>
                <w:szCs w:val="20"/>
              </w:rPr>
            </w:pPr>
          </w:p>
        </w:tc>
        <w:tc>
          <w:tcPr>
            <w:tcW w:w="6172" w:type="dxa"/>
            <w:tcMar/>
          </w:tcPr>
          <w:p w:rsidRPr="008A4540" w:rsidR="00661191" w:rsidP="00827089" w:rsidRDefault="00661191" w14:paraId="7254E5FB" w14:textId="1900E258">
            <w:pPr>
              <w:jc w:val="both"/>
              <w:rPr>
                <w:rFonts w:ascii="Arial Narrow" w:hAnsi="Arial Narrow" w:cs="Arial"/>
                <w:sz w:val="20"/>
                <w:szCs w:val="20"/>
              </w:rPr>
            </w:pPr>
            <w:r w:rsidRPr="008A4540">
              <w:rPr>
                <w:rFonts w:ascii="Arial Narrow" w:hAnsi="Arial Narrow" w:cs="Arial"/>
                <w:sz w:val="20"/>
                <w:szCs w:val="20"/>
              </w:rPr>
              <w:t>Infracción a la prohibición de revelar, en cualquier forma, la identidad de testigos o peritos protegidos, o los antecedentes que conduzcan a su identificación.</w:t>
            </w:r>
          </w:p>
        </w:tc>
      </w:tr>
      <w:tr w:rsidRPr="008A4540" w:rsidR="00661191" w:rsidTr="5FFAE9BA" w14:paraId="44AC0096" w14:textId="77777777">
        <w:trPr>
          <w:trHeight w:val="74"/>
        </w:trPr>
        <w:tc>
          <w:tcPr>
            <w:tcW w:w="3150" w:type="dxa"/>
            <w:tcMar/>
          </w:tcPr>
          <w:p w:rsidRPr="008A4540" w:rsidR="00661191" w:rsidP="00827089" w:rsidRDefault="00661191" w14:paraId="3FA72435" w14:textId="77777777">
            <w:pPr>
              <w:rPr>
                <w:rFonts w:ascii="Arial Narrow" w:hAnsi="Arial Narrow"/>
                <w:sz w:val="20"/>
                <w:szCs w:val="20"/>
              </w:rPr>
            </w:pPr>
          </w:p>
        </w:tc>
        <w:tc>
          <w:tcPr>
            <w:tcW w:w="6172" w:type="dxa"/>
            <w:tcMar/>
          </w:tcPr>
          <w:p w:rsidRPr="008A4540" w:rsidR="00661191" w:rsidP="00827089" w:rsidRDefault="00661191" w14:paraId="0A24E684" w14:textId="77777777">
            <w:pPr>
              <w:jc w:val="both"/>
              <w:rPr>
                <w:rFonts w:ascii="Arial Narrow" w:hAnsi="Arial Narrow" w:cs="Arial"/>
                <w:sz w:val="20"/>
                <w:szCs w:val="20"/>
              </w:rPr>
            </w:pPr>
          </w:p>
        </w:tc>
      </w:tr>
      <w:tr w:rsidRPr="008A4540" w:rsidR="00661191" w:rsidTr="5FFAE9BA" w14:paraId="7D6462D2" w14:textId="77777777">
        <w:trPr>
          <w:trHeight w:val="74"/>
        </w:trPr>
        <w:tc>
          <w:tcPr>
            <w:tcW w:w="3150" w:type="dxa"/>
            <w:tcMar/>
          </w:tcPr>
          <w:p w:rsidRPr="008A4540" w:rsidR="00661191" w:rsidP="00827089" w:rsidRDefault="00661191" w14:paraId="159F61E5" w14:textId="1732C0DE">
            <w:pPr>
              <w:jc w:val="both"/>
              <w:rPr>
                <w:rFonts w:ascii="Arial Narrow" w:hAnsi="Arial Narrow" w:cs="Arial"/>
                <w:b/>
                <w:sz w:val="20"/>
                <w:szCs w:val="20"/>
              </w:rPr>
            </w:pPr>
            <w:r w:rsidRPr="008A4540">
              <w:rPr>
                <w:rFonts w:ascii="Arial Narrow" w:hAnsi="Arial Narrow" w:cs="Arial"/>
                <w:b/>
                <w:sz w:val="20"/>
                <w:szCs w:val="20"/>
              </w:rPr>
              <w:t>7050</w:t>
            </w:r>
          </w:p>
        </w:tc>
        <w:tc>
          <w:tcPr>
            <w:tcW w:w="6172" w:type="dxa"/>
            <w:tcMar/>
          </w:tcPr>
          <w:p w:rsidRPr="008A4540" w:rsidR="00661191" w:rsidP="00827089" w:rsidRDefault="00661191" w14:paraId="1E7B5B25" w14:textId="25327E9F">
            <w:pPr>
              <w:jc w:val="both"/>
              <w:rPr>
                <w:rFonts w:ascii="Arial Narrow" w:hAnsi="Arial Narrow" w:cs="Arial"/>
                <w:b/>
                <w:sz w:val="20"/>
                <w:szCs w:val="20"/>
              </w:rPr>
            </w:pPr>
            <w:r w:rsidRPr="008A4540">
              <w:rPr>
                <w:rFonts w:ascii="Arial Narrow" w:hAnsi="Arial Narrow" w:cs="Arial"/>
                <w:b/>
                <w:sz w:val="20"/>
                <w:szCs w:val="20"/>
              </w:rPr>
              <w:t>USO MALICIOSO DE IDENTIDAD ANTERIOR.</w:t>
            </w:r>
          </w:p>
        </w:tc>
      </w:tr>
      <w:tr w:rsidRPr="008A4540" w:rsidR="00661191" w:rsidTr="5FFAE9BA" w14:paraId="7AE1A1A1" w14:textId="77777777">
        <w:trPr>
          <w:trHeight w:val="74"/>
        </w:trPr>
        <w:tc>
          <w:tcPr>
            <w:tcW w:w="3150" w:type="dxa"/>
            <w:tcMar/>
          </w:tcPr>
          <w:p w:rsidRPr="008A4540" w:rsidR="00661191" w:rsidP="00827089" w:rsidRDefault="00661191" w14:paraId="0F2FFDF7" w14:textId="77777777">
            <w:pPr>
              <w:rPr>
                <w:rFonts w:ascii="Arial Narrow" w:hAnsi="Arial Narrow"/>
                <w:sz w:val="20"/>
                <w:szCs w:val="20"/>
              </w:rPr>
            </w:pPr>
          </w:p>
        </w:tc>
        <w:tc>
          <w:tcPr>
            <w:tcW w:w="6172" w:type="dxa"/>
            <w:tcMar/>
          </w:tcPr>
          <w:p w:rsidRPr="008A4540" w:rsidR="00661191" w:rsidP="00827089" w:rsidRDefault="00661191" w14:paraId="3F2EA0F5" w14:textId="0F5BE71C">
            <w:pPr>
              <w:jc w:val="both"/>
              <w:rPr>
                <w:rFonts w:ascii="Arial Narrow" w:hAnsi="Arial Narrow" w:cs="Arial"/>
                <w:sz w:val="20"/>
                <w:szCs w:val="20"/>
              </w:rPr>
            </w:pPr>
            <w:r w:rsidRPr="008A4540">
              <w:rPr>
                <w:rFonts w:ascii="Arial Narrow" w:hAnsi="Arial Narrow" w:cs="Arial"/>
                <w:sz w:val="20"/>
                <w:szCs w:val="20"/>
              </w:rPr>
              <w:t>ART. 35</w:t>
            </w:r>
          </w:p>
        </w:tc>
      </w:tr>
      <w:tr w:rsidRPr="008A4540" w:rsidR="00661191" w:rsidTr="5FFAE9BA" w14:paraId="5345B687" w14:textId="77777777">
        <w:trPr>
          <w:trHeight w:val="74"/>
        </w:trPr>
        <w:tc>
          <w:tcPr>
            <w:tcW w:w="3150" w:type="dxa"/>
            <w:tcMar/>
          </w:tcPr>
          <w:p w:rsidRPr="008A4540" w:rsidR="00661191" w:rsidP="00827089" w:rsidRDefault="00661191" w14:paraId="3D029A65" w14:textId="77777777">
            <w:pPr>
              <w:rPr>
                <w:rFonts w:ascii="Arial Narrow" w:hAnsi="Arial Narrow"/>
                <w:sz w:val="20"/>
                <w:szCs w:val="20"/>
              </w:rPr>
            </w:pPr>
          </w:p>
        </w:tc>
        <w:tc>
          <w:tcPr>
            <w:tcW w:w="6172" w:type="dxa"/>
            <w:tcMar/>
          </w:tcPr>
          <w:p w:rsidRPr="008A4540" w:rsidR="00661191" w:rsidP="00827089" w:rsidRDefault="00661191" w14:paraId="27E9E6BD" w14:textId="4617119A">
            <w:pPr>
              <w:jc w:val="both"/>
              <w:rPr>
                <w:rFonts w:ascii="Arial Narrow" w:hAnsi="Arial Narrow" w:cs="Arial"/>
                <w:sz w:val="20"/>
                <w:szCs w:val="20"/>
              </w:rPr>
            </w:pPr>
            <w:r w:rsidRPr="008A4540">
              <w:rPr>
                <w:rFonts w:ascii="Arial Narrow" w:hAnsi="Arial Narrow" w:cs="Arial"/>
                <w:sz w:val="20"/>
                <w:szCs w:val="20"/>
              </w:rPr>
              <w:t>Sanciona a quienes habiendo cambiado de identidad, utilicen maliciosamente su identidad anterior.</w:t>
            </w:r>
          </w:p>
        </w:tc>
      </w:tr>
      <w:tr w:rsidRPr="008A4540" w:rsidR="00661191" w:rsidTr="5FFAE9BA" w14:paraId="786B6C6B" w14:textId="77777777">
        <w:trPr>
          <w:trHeight w:val="74"/>
        </w:trPr>
        <w:tc>
          <w:tcPr>
            <w:tcW w:w="3150" w:type="dxa"/>
            <w:tcMar/>
          </w:tcPr>
          <w:p w:rsidRPr="008A4540" w:rsidR="00661191" w:rsidP="00827089" w:rsidRDefault="00661191" w14:paraId="6DAB5B31" w14:textId="77777777">
            <w:pPr>
              <w:rPr>
                <w:rFonts w:ascii="Arial Narrow" w:hAnsi="Arial Narrow"/>
                <w:sz w:val="20"/>
                <w:szCs w:val="20"/>
              </w:rPr>
            </w:pPr>
          </w:p>
        </w:tc>
        <w:tc>
          <w:tcPr>
            <w:tcW w:w="6172" w:type="dxa"/>
            <w:tcMar/>
          </w:tcPr>
          <w:p w:rsidRPr="008A4540" w:rsidR="00661191" w:rsidP="00827089" w:rsidRDefault="00661191" w14:paraId="61D6619B" w14:textId="77777777">
            <w:pPr>
              <w:jc w:val="both"/>
              <w:rPr>
                <w:rFonts w:ascii="Arial Narrow" w:hAnsi="Arial Narrow" w:cs="Arial"/>
                <w:sz w:val="20"/>
                <w:szCs w:val="20"/>
              </w:rPr>
            </w:pPr>
          </w:p>
        </w:tc>
      </w:tr>
      <w:tr w:rsidRPr="008A4540" w:rsidR="00661191" w:rsidTr="5FFAE9BA" w14:paraId="62854AE4" w14:textId="77777777">
        <w:trPr>
          <w:trHeight w:val="74"/>
        </w:trPr>
        <w:tc>
          <w:tcPr>
            <w:tcW w:w="3150" w:type="dxa"/>
            <w:tcMar/>
          </w:tcPr>
          <w:p w:rsidRPr="008A4540" w:rsidR="00661191" w:rsidP="00827089" w:rsidRDefault="00661191" w14:paraId="4C2B4167" w14:textId="26AA9787">
            <w:pPr>
              <w:jc w:val="both"/>
              <w:rPr>
                <w:rFonts w:ascii="Arial Narrow" w:hAnsi="Arial Narrow" w:cs="Arial"/>
                <w:b/>
                <w:sz w:val="20"/>
                <w:szCs w:val="20"/>
              </w:rPr>
            </w:pPr>
            <w:r w:rsidRPr="008A4540">
              <w:rPr>
                <w:rFonts w:ascii="Arial Narrow" w:hAnsi="Arial Narrow" w:cs="Arial"/>
                <w:b/>
                <w:sz w:val="20"/>
                <w:szCs w:val="20"/>
              </w:rPr>
              <w:t>7051</w:t>
            </w:r>
          </w:p>
        </w:tc>
        <w:tc>
          <w:tcPr>
            <w:tcW w:w="6172" w:type="dxa"/>
            <w:tcMar/>
          </w:tcPr>
          <w:p w:rsidRPr="008A4540" w:rsidR="00661191" w:rsidP="00827089" w:rsidRDefault="00661191" w14:paraId="3278E210" w14:textId="1D306D16">
            <w:pPr>
              <w:jc w:val="both"/>
              <w:rPr>
                <w:rFonts w:ascii="Arial Narrow" w:hAnsi="Arial Narrow" w:cs="Arial"/>
                <w:b/>
                <w:sz w:val="20"/>
                <w:szCs w:val="20"/>
              </w:rPr>
            </w:pPr>
            <w:r w:rsidRPr="008A4540">
              <w:rPr>
                <w:rFonts w:ascii="Arial Narrow" w:hAnsi="Arial Narrow" w:cs="Arial"/>
                <w:b/>
                <w:sz w:val="20"/>
                <w:szCs w:val="20"/>
              </w:rPr>
              <w:t>VIOLACIÓN DE SECRETO PARCIAL DE LA INVESTIGACIÓN Y DE LA IDENTIDAD DE AGENTES ENCUBIERTOS, AGENTES REVELADORES, ETC.</w:t>
            </w:r>
          </w:p>
        </w:tc>
      </w:tr>
      <w:tr w:rsidRPr="008A4540" w:rsidR="00661191" w:rsidTr="5FFAE9BA" w14:paraId="1FBDBBEB" w14:textId="77777777">
        <w:trPr>
          <w:trHeight w:val="74"/>
        </w:trPr>
        <w:tc>
          <w:tcPr>
            <w:tcW w:w="3150" w:type="dxa"/>
            <w:tcMar/>
          </w:tcPr>
          <w:p w:rsidRPr="008A4540" w:rsidR="00661191" w:rsidP="00827089" w:rsidRDefault="00661191" w14:paraId="2E96E6D2" w14:textId="77777777">
            <w:pPr>
              <w:rPr>
                <w:rFonts w:ascii="Arial Narrow" w:hAnsi="Arial Narrow"/>
                <w:sz w:val="20"/>
                <w:szCs w:val="20"/>
              </w:rPr>
            </w:pPr>
          </w:p>
        </w:tc>
        <w:tc>
          <w:tcPr>
            <w:tcW w:w="6172" w:type="dxa"/>
            <w:tcMar/>
          </w:tcPr>
          <w:p w:rsidRPr="008A4540" w:rsidR="00661191" w:rsidP="00827089" w:rsidRDefault="00661191" w14:paraId="6E21BF88" w14:textId="6F3F9A6E">
            <w:pPr>
              <w:jc w:val="both"/>
              <w:rPr>
                <w:rFonts w:ascii="Arial Narrow" w:hAnsi="Arial Narrow" w:cs="Arial"/>
                <w:sz w:val="20"/>
                <w:szCs w:val="20"/>
              </w:rPr>
            </w:pPr>
            <w:r w:rsidRPr="008A4540">
              <w:rPr>
                <w:rFonts w:ascii="Arial Narrow" w:hAnsi="Arial Narrow" w:cs="Arial"/>
                <w:sz w:val="20"/>
                <w:szCs w:val="20"/>
              </w:rPr>
              <w:t>ART. 36 Y 37</w:t>
            </w:r>
          </w:p>
        </w:tc>
      </w:tr>
      <w:tr w:rsidRPr="008A4540" w:rsidR="00661191" w:rsidTr="5FFAE9BA" w14:paraId="02C20505" w14:textId="77777777">
        <w:trPr>
          <w:trHeight w:val="74"/>
        </w:trPr>
        <w:tc>
          <w:tcPr>
            <w:tcW w:w="3150" w:type="dxa"/>
            <w:tcMar/>
          </w:tcPr>
          <w:p w:rsidRPr="008A4540" w:rsidR="00661191" w:rsidP="00827089" w:rsidRDefault="00661191" w14:paraId="4CDEF56C" w14:textId="77777777">
            <w:pPr>
              <w:rPr>
                <w:rFonts w:ascii="Arial Narrow" w:hAnsi="Arial Narrow"/>
                <w:sz w:val="20"/>
                <w:szCs w:val="20"/>
              </w:rPr>
            </w:pPr>
          </w:p>
        </w:tc>
        <w:tc>
          <w:tcPr>
            <w:tcW w:w="6172" w:type="dxa"/>
            <w:tcMar/>
          </w:tcPr>
          <w:p w:rsidRPr="008A4540" w:rsidR="00661191" w:rsidP="00827089" w:rsidRDefault="00661191" w14:paraId="2079FBEA" w14:textId="1A16FC0E">
            <w:pPr>
              <w:jc w:val="both"/>
              <w:rPr>
                <w:rFonts w:ascii="Arial Narrow" w:hAnsi="Arial Narrow" w:cs="Arial"/>
                <w:sz w:val="20"/>
                <w:szCs w:val="20"/>
              </w:rPr>
            </w:pPr>
            <w:r w:rsidRPr="008A4540">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Pr="008A4540" w:rsidR="00661191" w:rsidTr="5FFAE9BA" w14:paraId="3261C632" w14:textId="77777777">
        <w:trPr>
          <w:trHeight w:val="74"/>
        </w:trPr>
        <w:tc>
          <w:tcPr>
            <w:tcW w:w="3150" w:type="dxa"/>
            <w:tcMar/>
          </w:tcPr>
          <w:p w:rsidRPr="008A4540" w:rsidR="00661191" w:rsidP="00827089" w:rsidRDefault="00661191" w14:paraId="4D7A89D8" w14:textId="77777777">
            <w:pPr>
              <w:rPr>
                <w:rFonts w:ascii="Arial Narrow" w:hAnsi="Arial Narrow"/>
                <w:sz w:val="20"/>
                <w:szCs w:val="20"/>
              </w:rPr>
            </w:pPr>
          </w:p>
        </w:tc>
        <w:tc>
          <w:tcPr>
            <w:tcW w:w="6172" w:type="dxa"/>
            <w:tcMar/>
          </w:tcPr>
          <w:p w:rsidRPr="008A4540" w:rsidR="00661191" w:rsidP="00827089" w:rsidRDefault="00661191" w14:paraId="7106F13E" w14:textId="77777777">
            <w:pPr>
              <w:jc w:val="both"/>
              <w:rPr>
                <w:rFonts w:ascii="Arial Narrow" w:hAnsi="Arial Narrow" w:cs="Arial"/>
                <w:sz w:val="20"/>
                <w:szCs w:val="20"/>
              </w:rPr>
            </w:pPr>
          </w:p>
        </w:tc>
      </w:tr>
      <w:tr w:rsidRPr="008A4540" w:rsidR="00661191" w:rsidTr="5FFAE9BA" w14:paraId="3372DCAD" w14:textId="77777777">
        <w:trPr>
          <w:trHeight w:val="74"/>
        </w:trPr>
        <w:tc>
          <w:tcPr>
            <w:tcW w:w="3150" w:type="dxa"/>
            <w:tcMar/>
          </w:tcPr>
          <w:p w:rsidRPr="008A4540" w:rsidR="00661191" w:rsidP="00827089" w:rsidRDefault="00661191" w14:paraId="6BFD2A94" w14:textId="60D43260">
            <w:pPr>
              <w:jc w:val="both"/>
              <w:rPr>
                <w:rFonts w:ascii="Arial Narrow" w:hAnsi="Arial Narrow" w:cs="Arial"/>
                <w:b/>
                <w:sz w:val="20"/>
                <w:szCs w:val="20"/>
              </w:rPr>
            </w:pPr>
            <w:r w:rsidRPr="008A4540">
              <w:rPr>
                <w:rFonts w:ascii="Arial Narrow" w:hAnsi="Arial Narrow" w:cs="Arial"/>
                <w:b/>
                <w:sz w:val="20"/>
                <w:szCs w:val="20"/>
              </w:rPr>
              <w:t>7052</w:t>
            </w:r>
          </w:p>
        </w:tc>
        <w:tc>
          <w:tcPr>
            <w:tcW w:w="6172" w:type="dxa"/>
            <w:tcMar/>
          </w:tcPr>
          <w:p w:rsidRPr="008A4540" w:rsidR="00661191" w:rsidP="00827089" w:rsidRDefault="00661191" w14:paraId="6A57555E" w14:textId="769DF427">
            <w:pPr>
              <w:jc w:val="both"/>
              <w:rPr>
                <w:rFonts w:ascii="Arial Narrow" w:hAnsi="Arial Narrow" w:cs="Arial"/>
                <w:b/>
                <w:sz w:val="20"/>
                <w:szCs w:val="20"/>
              </w:rPr>
            </w:pPr>
            <w:r w:rsidRPr="008A4540">
              <w:rPr>
                <w:rFonts w:ascii="Arial Narrow" w:hAnsi="Arial Narrow" w:cs="Arial"/>
                <w:b/>
                <w:sz w:val="20"/>
                <w:szCs w:val="20"/>
              </w:rPr>
              <w:t>VIOLACIÓN DEL SECRETO ABSOLUTO DE LA INVESTIGACIÓN.</w:t>
            </w:r>
          </w:p>
        </w:tc>
      </w:tr>
      <w:tr w:rsidRPr="008A4540" w:rsidR="00661191" w:rsidTr="5FFAE9BA" w14:paraId="29B8D82D" w14:textId="77777777">
        <w:trPr>
          <w:trHeight w:val="74"/>
        </w:trPr>
        <w:tc>
          <w:tcPr>
            <w:tcW w:w="3150" w:type="dxa"/>
            <w:tcMar/>
          </w:tcPr>
          <w:p w:rsidRPr="008A4540" w:rsidR="00661191" w:rsidP="00827089" w:rsidRDefault="00661191" w14:paraId="5888B768" w14:textId="77777777">
            <w:pPr>
              <w:rPr>
                <w:rFonts w:ascii="Arial Narrow" w:hAnsi="Arial Narrow"/>
                <w:sz w:val="20"/>
                <w:szCs w:val="20"/>
              </w:rPr>
            </w:pPr>
          </w:p>
        </w:tc>
        <w:tc>
          <w:tcPr>
            <w:tcW w:w="6172" w:type="dxa"/>
            <w:tcMar/>
          </w:tcPr>
          <w:p w:rsidRPr="008A4540" w:rsidR="00661191" w:rsidP="00827089" w:rsidRDefault="00661191" w14:paraId="0FF0F377" w14:textId="46BCD7DE">
            <w:pPr>
              <w:jc w:val="both"/>
              <w:rPr>
                <w:rFonts w:ascii="Arial Narrow" w:hAnsi="Arial Narrow" w:cs="Arial"/>
                <w:sz w:val="20"/>
                <w:szCs w:val="20"/>
              </w:rPr>
            </w:pPr>
            <w:r w:rsidRPr="008A4540">
              <w:rPr>
                <w:rFonts w:ascii="Arial Narrow" w:hAnsi="Arial Narrow" w:cs="Arial"/>
                <w:sz w:val="20"/>
                <w:szCs w:val="20"/>
              </w:rPr>
              <w:t>ART. 38</w:t>
            </w:r>
          </w:p>
        </w:tc>
      </w:tr>
      <w:tr w:rsidRPr="008A4540" w:rsidR="00661191" w:rsidTr="5FFAE9BA" w14:paraId="2BED190D" w14:textId="77777777">
        <w:trPr>
          <w:trHeight w:val="74"/>
        </w:trPr>
        <w:tc>
          <w:tcPr>
            <w:tcW w:w="3150" w:type="dxa"/>
            <w:tcMar/>
          </w:tcPr>
          <w:p w:rsidRPr="008A4540" w:rsidR="00661191" w:rsidP="00827089" w:rsidRDefault="00661191" w14:paraId="3349F5D0" w14:textId="77777777">
            <w:pPr>
              <w:rPr>
                <w:rFonts w:ascii="Arial Narrow" w:hAnsi="Arial Narrow"/>
                <w:sz w:val="20"/>
                <w:szCs w:val="20"/>
              </w:rPr>
            </w:pPr>
          </w:p>
        </w:tc>
        <w:tc>
          <w:tcPr>
            <w:tcW w:w="6172" w:type="dxa"/>
            <w:tcMar/>
          </w:tcPr>
          <w:p w:rsidRPr="008A4540" w:rsidR="00661191" w:rsidP="00827089" w:rsidRDefault="00661191" w14:paraId="376800A2" w14:textId="38F86D0C">
            <w:pPr>
              <w:jc w:val="both"/>
              <w:rPr>
                <w:rFonts w:ascii="Arial Narrow" w:hAnsi="Arial Narrow" w:cs="Arial"/>
                <w:sz w:val="20"/>
                <w:szCs w:val="20"/>
              </w:rPr>
            </w:pPr>
            <w:r w:rsidRPr="008A4540">
              <w:rPr>
                <w:rFonts w:ascii="Arial Narrow" w:hAnsi="Arial Narrow" w:cs="Arial"/>
                <w:sz w:val="20"/>
                <w:szCs w:val="20"/>
              </w:rPr>
              <w:t>Castiga al que de cualquier modo informe, difunda o divulgue información relativa a una investigación amparada por el secreto e, incluso, al hecho de estarse realizando ésta.</w:t>
            </w:r>
          </w:p>
        </w:tc>
      </w:tr>
      <w:tr w:rsidRPr="008A4540" w:rsidR="00661191" w:rsidTr="5FFAE9BA" w14:paraId="3949FC3C" w14:textId="77777777">
        <w:trPr>
          <w:trHeight w:val="74"/>
        </w:trPr>
        <w:tc>
          <w:tcPr>
            <w:tcW w:w="3150" w:type="dxa"/>
            <w:tcMar/>
          </w:tcPr>
          <w:p w:rsidRPr="008A4540" w:rsidR="00661191" w:rsidP="00827089" w:rsidRDefault="00661191" w14:paraId="1E3B79C7" w14:textId="77777777">
            <w:pPr>
              <w:rPr>
                <w:rFonts w:ascii="Arial Narrow" w:hAnsi="Arial Narrow"/>
                <w:sz w:val="20"/>
                <w:szCs w:val="20"/>
              </w:rPr>
            </w:pPr>
          </w:p>
        </w:tc>
        <w:tc>
          <w:tcPr>
            <w:tcW w:w="6172" w:type="dxa"/>
            <w:tcMar/>
          </w:tcPr>
          <w:p w:rsidRPr="008A4540" w:rsidR="00661191" w:rsidP="00827089" w:rsidRDefault="00661191" w14:paraId="6ABB94D7" w14:textId="77777777">
            <w:pPr>
              <w:jc w:val="both"/>
              <w:rPr>
                <w:rFonts w:ascii="Arial Narrow" w:hAnsi="Arial Narrow" w:cs="Arial"/>
                <w:sz w:val="20"/>
                <w:szCs w:val="20"/>
              </w:rPr>
            </w:pPr>
          </w:p>
        </w:tc>
      </w:tr>
      <w:tr w:rsidRPr="008A4540" w:rsidR="00661191" w:rsidTr="5FFAE9BA" w14:paraId="500FDB5F" w14:textId="77777777">
        <w:trPr>
          <w:trHeight w:val="74"/>
        </w:trPr>
        <w:tc>
          <w:tcPr>
            <w:tcW w:w="3150" w:type="dxa"/>
            <w:tcMar/>
          </w:tcPr>
          <w:p w:rsidRPr="008A4540" w:rsidR="00661191" w:rsidP="00940492" w:rsidRDefault="00661191" w14:paraId="06D90412" w14:textId="5861903F">
            <w:pPr>
              <w:jc w:val="both"/>
              <w:rPr>
                <w:rFonts w:ascii="Arial Narrow" w:hAnsi="Arial Narrow"/>
                <w:sz w:val="20"/>
                <w:szCs w:val="20"/>
              </w:rPr>
            </w:pPr>
            <w:r w:rsidRPr="008A4540">
              <w:rPr>
                <w:rFonts w:ascii="Arial Narrow" w:hAnsi="Arial Narrow" w:cs="Arial"/>
                <w:b/>
                <w:sz w:val="20"/>
                <w:szCs w:val="20"/>
              </w:rPr>
              <w:t>7053</w:t>
            </w:r>
          </w:p>
        </w:tc>
        <w:tc>
          <w:tcPr>
            <w:tcW w:w="6172" w:type="dxa"/>
            <w:tcMar/>
          </w:tcPr>
          <w:p w:rsidRPr="008A4540" w:rsidR="00661191" w:rsidP="00827089" w:rsidRDefault="00661191" w14:paraId="4E7DED92" w14:textId="35C249DC">
            <w:pPr>
              <w:jc w:val="both"/>
              <w:rPr>
                <w:rFonts w:ascii="Arial Narrow" w:hAnsi="Arial Narrow" w:cs="Arial"/>
                <w:sz w:val="20"/>
                <w:szCs w:val="20"/>
              </w:rPr>
            </w:pPr>
            <w:r w:rsidRPr="008A4540">
              <w:rPr>
                <w:rFonts w:ascii="Arial Narrow" w:hAnsi="Arial Narrow" w:cs="Arial"/>
                <w:b/>
                <w:sz w:val="20"/>
                <w:szCs w:val="20"/>
              </w:rPr>
              <w:t>ABANDONAR EN LUGAR DE FÁCIL ACCESO PLANTAS, SEMILLAS U OTRAS</w:t>
            </w:r>
          </w:p>
        </w:tc>
      </w:tr>
      <w:tr w:rsidRPr="008A4540" w:rsidR="00661191" w:rsidTr="5FFAE9BA" w14:paraId="077C7AF4" w14:textId="77777777">
        <w:trPr>
          <w:trHeight w:val="74"/>
        </w:trPr>
        <w:tc>
          <w:tcPr>
            <w:tcW w:w="3150" w:type="dxa"/>
            <w:tcMar/>
          </w:tcPr>
          <w:p w:rsidRPr="008A4540" w:rsidR="00661191" w:rsidP="00827089" w:rsidRDefault="00661191" w14:paraId="3C467B46" w14:textId="77777777">
            <w:pPr>
              <w:rPr>
                <w:rFonts w:ascii="Arial Narrow" w:hAnsi="Arial Narrow"/>
                <w:sz w:val="20"/>
                <w:szCs w:val="20"/>
              </w:rPr>
            </w:pPr>
          </w:p>
        </w:tc>
        <w:tc>
          <w:tcPr>
            <w:tcW w:w="6172" w:type="dxa"/>
            <w:tcMar/>
          </w:tcPr>
          <w:p w:rsidRPr="008A4540" w:rsidR="00661191" w:rsidP="00827089" w:rsidRDefault="00661191" w14:paraId="76F3F149" w14:textId="09B27A83">
            <w:pPr>
              <w:jc w:val="both"/>
              <w:rPr>
                <w:rFonts w:ascii="Arial Narrow" w:hAnsi="Arial Narrow" w:cs="Arial"/>
                <w:sz w:val="20"/>
                <w:szCs w:val="20"/>
              </w:rPr>
            </w:pPr>
            <w:r w:rsidRPr="008A4540">
              <w:rPr>
                <w:rFonts w:ascii="Arial Narrow" w:hAnsi="Arial Narrow" w:cs="Arial"/>
                <w:sz w:val="20"/>
                <w:szCs w:val="20"/>
              </w:rPr>
              <w:t xml:space="preserve">ART. 10 </w:t>
            </w:r>
            <w:r w:rsidRPr="008A4540" w:rsidR="000A56BE">
              <w:rPr>
                <w:rFonts w:ascii="Arial Narrow" w:hAnsi="Arial Narrow" w:cs="Arial"/>
                <w:sz w:val="20"/>
                <w:szCs w:val="20"/>
              </w:rPr>
              <w:t>INC</w:t>
            </w:r>
            <w:r w:rsidRPr="008A4540">
              <w:rPr>
                <w:rFonts w:ascii="Arial Narrow" w:hAnsi="Arial Narrow" w:cs="Arial"/>
                <w:sz w:val="20"/>
                <w:szCs w:val="20"/>
              </w:rPr>
              <w:t>.2º</w:t>
            </w:r>
          </w:p>
        </w:tc>
      </w:tr>
      <w:tr w:rsidRPr="008A4540" w:rsidR="00661191" w:rsidTr="5FFAE9BA" w14:paraId="6BD4747D" w14:textId="77777777">
        <w:trPr>
          <w:trHeight w:val="74"/>
        </w:trPr>
        <w:tc>
          <w:tcPr>
            <w:tcW w:w="3150" w:type="dxa"/>
            <w:tcMar/>
          </w:tcPr>
          <w:p w:rsidRPr="008A4540" w:rsidR="00661191" w:rsidP="00827089" w:rsidRDefault="00661191" w14:paraId="4D8598D0" w14:textId="77777777">
            <w:pPr>
              <w:rPr>
                <w:rFonts w:ascii="Arial Narrow" w:hAnsi="Arial Narrow"/>
                <w:sz w:val="20"/>
                <w:szCs w:val="20"/>
              </w:rPr>
            </w:pPr>
          </w:p>
        </w:tc>
        <w:tc>
          <w:tcPr>
            <w:tcW w:w="6172" w:type="dxa"/>
            <w:tcMar/>
          </w:tcPr>
          <w:p w:rsidRPr="008A4540" w:rsidR="00661191" w:rsidP="00827089" w:rsidRDefault="00661191" w14:paraId="194449EB" w14:textId="59654A30">
            <w:pPr>
              <w:jc w:val="both"/>
              <w:rPr>
                <w:rFonts w:ascii="Arial Narrow" w:hAnsi="Arial Narrow" w:cs="Arial"/>
                <w:sz w:val="20"/>
                <w:szCs w:val="20"/>
              </w:rPr>
            </w:pPr>
            <w:r w:rsidRPr="008A4540">
              <w:rPr>
                <w:rFonts w:ascii="Arial Narrow" w:hAnsi="Arial Narrow" w:cs="Arial"/>
                <w:sz w:val="20"/>
                <w:szCs w:val="20"/>
              </w:rPr>
              <w:t>Sanciona quien, por imprudencia o negligencia culpable, abandonare en lugares de fácil acceso al público plantas, sus rastrojos, florescencias, semillas u otras partes activas, o no cumpliere con las obligaciones establecidas en el reglamento sobre cierro y destrucción de tales especies.</w:t>
            </w:r>
          </w:p>
        </w:tc>
      </w:tr>
      <w:tr w:rsidRPr="008A4540" w:rsidR="00661191" w:rsidTr="5FFAE9BA" w14:paraId="0622832E" w14:textId="77777777">
        <w:trPr>
          <w:trHeight w:val="74"/>
        </w:trPr>
        <w:tc>
          <w:tcPr>
            <w:tcW w:w="3150" w:type="dxa"/>
            <w:tcMar/>
          </w:tcPr>
          <w:p w:rsidRPr="008A4540" w:rsidR="00661191" w:rsidP="00827089" w:rsidRDefault="00661191" w14:paraId="310195D9" w14:textId="77777777">
            <w:pPr>
              <w:rPr>
                <w:rFonts w:ascii="Arial Narrow" w:hAnsi="Arial Narrow"/>
                <w:sz w:val="20"/>
                <w:szCs w:val="20"/>
              </w:rPr>
            </w:pPr>
          </w:p>
        </w:tc>
        <w:tc>
          <w:tcPr>
            <w:tcW w:w="6172" w:type="dxa"/>
            <w:tcMar/>
          </w:tcPr>
          <w:p w:rsidRPr="008A4540" w:rsidR="00661191" w:rsidP="00827089" w:rsidRDefault="00661191" w14:paraId="24DE7B07" w14:textId="77777777">
            <w:pPr>
              <w:jc w:val="both"/>
              <w:rPr>
                <w:rFonts w:ascii="Arial Narrow" w:hAnsi="Arial Narrow" w:cs="Arial"/>
                <w:sz w:val="20"/>
                <w:szCs w:val="20"/>
              </w:rPr>
            </w:pPr>
          </w:p>
        </w:tc>
      </w:tr>
      <w:tr w:rsidRPr="008A4540" w:rsidR="00661191" w:rsidTr="5FFAE9BA" w14:paraId="55307362" w14:textId="77777777">
        <w:trPr>
          <w:trHeight w:val="74"/>
        </w:trPr>
        <w:tc>
          <w:tcPr>
            <w:tcW w:w="3150" w:type="dxa"/>
            <w:tcMar/>
          </w:tcPr>
          <w:p w:rsidRPr="008A4540" w:rsidR="00661191" w:rsidP="00827089" w:rsidRDefault="00661191" w14:paraId="3585CC00" w14:textId="1DA3DCE1">
            <w:pPr>
              <w:rPr>
                <w:rFonts w:ascii="Arial Narrow" w:hAnsi="Arial Narrow"/>
                <w:b/>
                <w:sz w:val="20"/>
                <w:szCs w:val="20"/>
              </w:rPr>
            </w:pPr>
            <w:r w:rsidRPr="008A4540">
              <w:rPr>
                <w:rFonts w:ascii="Arial Narrow" w:hAnsi="Arial Narrow"/>
                <w:b/>
                <w:sz w:val="20"/>
                <w:szCs w:val="20"/>
              </w:rPr>
              <w:t>7054</w:t>
            </w:r>
          </w:p>
        </w:tc>
        <w:tc>
          <w:tcPr>
            <w:tcW w:w="6172" w:type="dxa"/>
            <w:tcMar/>
          </w:tcPr>
          <w:p w:rsidRPr="008A4540" w:rsidR="00661191" w:rsidP="00827089" w:rsidRDefault="00661191" w14:paraId="4CAE0E0D" w14:textId="77777777">
            <w:pPr>
              <w:jc w:val="both"/>
              <w:rPr>
                <w:rFonts w:ascii="Arial Narrow" w:hAnsi="Arial Narrow" w:cs="Arial"/>
                <w:b/>
                <w:sz w:val="20"/>
                <w:szCs w:val="20"/>
              </w:rPr>
            </w:pPr>
            <w:r w:rsidRPr="008A4540">
              <w:rPr>
                <w:rFonts w:ascii="Arial Narrow" w:hAnsi="Arial Narrow" w:cs="Arial"/>
                <w:b/>
                <w:sz w:val="20"/>
                <w:szCs w:val="20"/>
              </w:rPr>
              <w:t>SUMINISTRO DE ESTUPEFACIENTES SIN CONSENTIMIENTO</w:t>
            </w:r>
          </w:p>
          <w:p w:rsidRPr="008A4540" w:rsidR="00661191" w:rsidP="003C6D44" w:rsidRDefault="00661191" w14:paraId="68EFDE4F" w14:textId="181856D7">
            <w:pPr>
              <w:jc w:val="both"/>
              <w:rPr>
                <w:rFonts w:ascii="Arial Narrow" w:hAnsi="Arial Narrow" w:cs="Arial"/>
                <w:sz w:val="20"/>
                <w:szCs w:val="20"/>
              </w:rPr>
            </w:pPr>
            <w:r w:rsidRPr="008A4540">
              <w:rPr>
                <w:rFonts w:ascii="Arial Narrow" w:hAnsi="Arial Narrow" w:cs="Arial"/>
                <w:sz w:val="20"/>
                <w:szCs w:val="20"/>
              </w:rPr>
              <w:t>ART. 5</w:t>
            </w:r>
          </w:p>
        </w:tc>
      </w:tr>
      <w:tr w:rsidRPr="008A4540" w:rsidR="00661191" w:rsidTr="5FFAE9BA" w14:paraId="7F2B8A3E" w14:textId="77777777">
        <w:trPr>
          <w:trHeight w:val="74"/>
        </w:trPr>
        <w:tc>
          <w:tcPr>
            <w:tcW w:w="3150" w:type="dxa"/>
            <w:tcMar/>
          </w:tcPr>
          <w:p w:rsidRPr="008A4540" w:rsidR="00661191" w:rsidP="00827089" w:rsidRDefault="00661191" w14:paraId="0FE49565" w14:textId="77777777">
            <w:pPr>
              <w:rPr>
                <w:rFonts w:ascii="Arial Narrow" w:hAnsi="Arial Narrow"/>
                <w:sz w:val="20"/>
                <w:szCs w:val="20"/>
              </w:rPr>
            </w:pPr>
          </w:p>
        </w:tc>
        <w:tc>
          <w:tcPr>
            <w:tcW w:w="6172" w:type="dxa"/>
            <w:tcMar/>
          </w:tcPr>
          <w:p w:rsidRPr="008A4540" w:rsidR="00661191" w:rsidP="00827089" w:rsidRDefault="00661191" w14:paraId="4F4402C8" w14:textId="19B57FF3">
            <w:pPr>
              <w:jc w:val="both"/>
              <w:rPr>
                <w:rFonts w:ascii="Arial Narrow" w:hAnsi="Arial Narrow" w:cs="Arial"/>
                <w:sz w:val="20"/>
                <w:szCs w:val="20"/>
              </w:rPr>
            </w:pPr>
            <w:r w:rsidRPr="008A4540">
              <w:rPr>
                <w:rFonts w:ascii="Arial Narrow" w:hAnsi="Arial Narrow" w:cs="Arial"/>
                <w:sz w:val="20"/>
                <w:szCs w:val="20"/>
              </w:rPr>
              <w:t xml:space="preserve">Castiga al que sin el consentimiento de la persona afectada u obrando con violencia o intimidación, le administre a </w:t>
            </w:r>
            <w:proofErr w:type="gramStart"/>
            <w:r w:rsidRPr="008A4540">
              <w:rPr>
                <w:rFonts w:ascii="Arial Narrow" w:hAnsi="Arial Narrow" w:cs="Arial"/>
                <w:sz w:val="20"/>
                <w:szCs w:val="20"/>
              </w:rPr>
              <w:t>ésta  sustancias</w:t>
            </w:r>
            <w:proofErr w:type="gramEnd"/>
            <w:r w:rsidRPr="008A4540">
              <w:rPr>
                <w:rFonts w:ascii="Arial Narrow" w:hAnsi="Arial Narrow" w:cs="Arial"/>
                <w:sz w:val="20"/>
                <w:szCs w:val="20"/>
              </w:rPr>
              <w:t xml:space="preserve"> drogas estupefacientes o sicotrópicas productoras de dependencia física o síquica, capaces de provocar graves efectos tóxicos o daños considerables a la salud, sin la debida autorización.</w:t>
            </w:r>
          </w:p>
        </w:tc>
      </w:tr>
      <w:tr w:rsidRPr="008A4540" w:rsidR="00661191" w:rsidTr="5FFAE9BA" w14:paraId="5A6D1119" w14:textId="77777777">
        <w:trPr>
          <w:trHeight w:val="74"/>
        </w:trPr>
        <w:tc>
          <w:tcPr>
            <w:tcW w:w="3150" w:type="dxa"/>
            <w:tcMar/>
          </w:tcPr>
          <w:p w:rsidRPr="008A4540" w:rsidR="00661191" w:rsidP="00827089" w:rsidRDefault="00661191" w14:paraId="110B5F6A" w14:textId="77777777">
            <w:pPr>
              <w:rPr>
                <w:rFonts w:ascii="Arial Narrow" w:hAnsi="Arial Narrow"/>
                <w:sz w:val="20"/>
                <w:szCs w:val="20"/>
              </w:rPr>
            </w:pPr>
          </w:p>
        </w:tc>
        <w:tc>
          <w:tcPr>
            <w:tcW w:w="6172" w:type="dxa"/>
            <w:tcMar/>
          </w:tcPr>
          <w:p w:rsidRPr="008A4540" w:rsidR="00661191" w:rsidP="00827089" w:rsidRDefault="00661191" w14:paraId="7C5816BB" w14:textId="77777777">
            <w:pPr>
              <w:jc w:val="both"/>
              <w:rPr>
                <w:rFonts w:ascii="Arial Narrow" w:hAnsi="Arial Narrow" w:cs="Arial"/>
                <w:sz w:val="20"/>
                <w:szCs w:val="20"/>
              </w:rPr>
            </w:pPr>
          </w:p>
        </w:tc>
      </w:tr>
      <w:tr w:rsidRPr="008A4540" w:rsidR="00661191" w:rsidTr="5FFAE9BA" w14:paraId="6359E97F" w14:textId="77777777">
        <w:trPr>
          <w:trHeight w:val="74"/>
        </w:trPr>
        <w:tc>
          <w:tcPr>
            <w:tcW w:w="3150" w:type="dxa"/>
            <w:tcMar/>
          </w:tcPr>
          <w:p w:rsidRPr="008A4540" w:rsidR="00661191" w:rsidP="00827089" w:rsidRDefault="00661191" w14:paraId="178119E3" w14:textId="1D0B470A">
            <w:pPr>
              <w:jc w:val="both"/>
              <w:rPr>
                <w:rFonts w:ascii="Arial Narrow" w:hAnsi="Arial Narrow" w:cs="Arial"/>
                <w:b/>
                <w:sz w:val="20"/>
                <w:szCs w:val="20"/>
              </w:rPr>
            </w:pPr>
            <w:r w:rsidRPr="008A4540">
              <w:rPr>
                <w:rFonts w:ascii="Arial Narrow" w:hAnsi="Arial Narrow" w:cs="Arial"/>
                <w:b/>
                <w:sz w:val="20"/>
                <w:szCs w:val="20"/>
              </w:rPr>
              <w:t>7099</w:t>
            </w:r>
          </w:p>
        </w:tc>
        <w:tc>
          <w:tcPr>
            <w:tcW w:w="6172" w:type="dxa"/>
            <w:tcMar/>
          </w:tcPr>
          <w:p w:rsidRPr="008A4540" w:rsidR="00661191" w:rsidP="00827089" w:rsidRDefault="00661191" w14:paraId="333069DC" w14:textId="6F356E73">
            <w:pPr>
              <w:jc w:val="both"/>
              <w:rPr>
                <w:rFonts w:ascii="Arial Narrow" w:hAnsi="Arial Narrow" w:cs="Arial"/>
                <w:b/>
                <w:sz w:val="20"/>
                <w:szCs w:val="20"/>
              </w:rPr>
            </w:pPr>
            <w:r w:rsidRPr="008A4540">
              <w:rPr>
                <w:rFonts w:ascii="Arial Narrow" w:hAnsi="Arial Narrow" w:cs="Arial"/>
                <w:b/>
                <w:sz w:val="20"/>
                <w:szCs w:val="20"/>
              </w:rPr>
              <w:t>OTROS DELITOS DE LA LEY 20.000.</w:t>
            </w:r>
          </w:p>
        </w:tc>
      </w:tr>
      <w:tr w:rsidRPr="008A4540" w:rsidR="00661191" w:rsidTr="5FFAE9BA" w14:paraId="5813A61A" w14:textId="77777777">
        <w:trPr>
          <w:trHeight w:val="74"/>
        </w:trPr>
        <w:tc>
          <w:tcPr>
            <w:tcW w:w="3150" w:type="dxa"/>
            <w:tcMar/>
          </w:tcPr>
          <w:p w:rsidRPr="008A4540" w:rsidR="00661191" w:rsidP="00827089" w:rsidRDefault="00661191" w14:paraId="3E4D0343" w14:textId="77777777">
            <w:pPr>
              <w:jc w:val="both"/>
              <w:rPr>
                <w:rFonts w:ascii="Arial Narrow" w:hAnsi="Arial Narrow" w:cs="Arial"/>
                <w:b/>
                <w:sz w:val="20"/>
                <w:szCs w:val="20"/>
              </w:rPr>
            </w:pPr>
          </w:p>
        </w:tc>
        <w:tc>
          <w:tcPr>
            <w:tcW w:w="6172" w:type="dxa"/>
            <w:tcMar/>
          </w:tcPr>
          <w:p w:rsidRPr="008A4540" w:rsidR="00661191" w:rsidP="00827089" w:rsidRDefault="00661191" w14:paraId="2B82E839" w14:textId="77777777">
            <w:pPr>
              <w:jc w:val="both"/>
              <w:rPr>
                <w:rFonts w:ascii="Arial Narrow" w:hAnsi="Arial Narrow" w:cs="Arial"/>
                <w:b/>
                <w:sz w:val="20"/>
                <w:szCs w:val="20"/>
              </w:rPr>
            </w:pPr>
          </w:p>
        </w:tc>
      </w:tr>
      <w:tr w:rsidRPr="008A4540" w:rsidR="00B765F3" w:rsidTr="5FFAE9BA" w14:paraId="6102189A" w14:textId="77777777">
        <w:trPr>
          <w:trHeight w:val="74"/>
        </w:trPr>
        <w:tc>
          <w:tcPr>
            <w:tcW w:w="3150" w:type="dxa"/>
            <w:tcMar/>
          </w:tcPr>
          <w:p w:rsidRPr="008A4540" w:rsidR="00B765F3" w:rsidP="00827089" w:rsidRDefault="00B765F3" w14:paraId="6CFBD27F" w14:textId="77777777">
            <w:pPr>
              <w:jc w:val="both"/>
              <w:rPr>
                <w:rFonts w:ascii="Arial Narrow" w:hAnsi="Arial Narrow" w:cs="Arial"/>
                <w:b/>
                <w:sz w:val="20"/>
                <w:szCs w:val="20"/>
              </w:rPr>
            </w:pPr>
          </w:p>
        </w:tc>
        <w:tc>
          <w:tcPr>
            <w:tcW w:w="6172" w:type="dxa"/>
            <w:tcMar/>
          </w:tcPr>
          <w:p w:rsidRPr="008A4540" w:rsidR="00B765F3" w:rsidP="00827089" w:rsidRDefault="00B765F3" w14:paraId="13C75484" w14:textId="77777777">
            <w:pPr>
              <w:jc w:val="both"/>
              <w:rPr>
                <w:rFonts w:ascii="Arial Narrow" w:hAnsi="Arial Narrow" w:cs="Arial"/>
                <w:b/>
                <w:sz w:val="20"/>
                <w:szCs w:val="20"/>
              </w:rPr>
            </w:pPr>
          </w:p>
        </w:tc>
      </w:tr>
      <w:tr w:rsidRPr="008A4540" w:rsidR="00661191" w:rsidTr="5FFAE9BA" w14:paraId="6E730C54" w14:textId="77777777">
        <w:trPr>
          <w:trHeight w:val="469"/>
        </w:trPr>
        <w:tc>
          <w:tcPr>
            <w:tcW w:w="9322" w:type="dxa"/>
            <w:gridSpan w:val="2"/>
            <w:shd w:val="clear" w:color="auto" w:fill="BFBFBF" w:themeFill="background1" w:themeFillShade="BF"/>
            <w:tcMar/>
          </w:tcPr>
          <w:p w:rsidRPr="008A4540" w:rsidR="00661191" w:rsidP="00AD6CC7" w:rsidRDefault="00661191" w14:paraId="0B5F9F68" w14:textId="66DD9EA0">
            <w:pPr>
              <w:jc w:val="both"/>
              <w:rPr>
                <w:rFonts w:ascii="Arial Narrow" w:hAnsi="Arial Narrow" w:cs="Arial"/>
                <w:sz w:val="20"/>
                <w:szCs w:val="20"/>
              </w:rPr>
            </w:pPr>
            <w:r w:rsidRPr="008A4540">
              <w:rPr>
                <w:rFonts w:ascii="Arial Narrow" w:hAnsi="Arial Narrow" w:cs="Arial"/>
                <w:b/>
                <w:sz w:val="20"/>
                <w:szCs w:val="20"/>
              </w:rPr>
              <w:t>LEY Nº 19.039 DE PROPIEDAD Y PRIVILEGIOS INDUSTRIALES</w:t>
            </w:r>
          </w:p>
        </w:tc>
      </w:tr>
      <w:tr w:rsidRPr="008A4540" w:rsidR="00661191" w:rsidTr="5FFAE9BA" w14:paraId="15B538F7" w14:textId="77777777">
        <w:trPr>
          <w:trHeight w:val="74"/>
        </w:trPr>
        <w:tc>
          <w:tcPr>
            <w:tcW w:w="3150" w:type="dxa"/>
            <w:tcMar/>
          </w:tcPr>
          <w:p w:rsidRPr="008A4540" w:rsidR="00661191" w:rsidP="00827089" w:rsidRDefault="00661191" w14:paraId="4EACF185" w14:textId="77777777">
            <w:pPr>
              <w:rPr>
                <w:rFonts w:ascii="Arial Narrow" w:hAnsi="Arial Narrow"/>
                <w:sz w:val="20"/>
                <w:szCs w:val="20"/>
              </w:rPr>
            </w:pPr>
          </w:p>
        </w:tc>
        <w:tc>
          <w:tcPr>
            <w:tcW w:w="6172" w:type="dxa"/>
            <w:tcMar/>
          </w:tcPr>
          <w:p w:rsidRPr="008A4540" w:rsidR="00661191" w:rsidP="00827089" w:rsidRDefault="00661191" w14:paraId="5BBA50A9" w14:textId="77777777">
            <w:pPr>
              <w:jc w:val="both"/>
              <w:rPr>
                <w:rFonts w:ascii="Arial Narrow" w:hAnsi="Arial Narrow" w:cs="Arial"/>
                <w:sz w:val="20"/>
                <w:szCs w:val="20"/>
              </w:rPr>
            </w:pPr>
          </w:p>
        </w:tc>
      </w:tr>
      <w:tr w:rsidRPr="008A4540" w:rsidR="00661191" w:rsidTr="5FFAE9BA" w14:paraId="309E7CBA" w14:textId="77777777">
        <w:trPr>
          <w:trHeight w:val="74"/>
        </w:trPr>
        <w:tc>
          <w:tcPr>
            <w:tcW w:w="3150" w:type="dxa"/>
            <w:tcMar/>
          </w:tcPr>
          <w:p w:rsidRPr="008A4540" w:rsidR="00661191" w:rsidP="00827089" w:rsidRDefault="00661191" w14:paraId="64571FD7"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827089" w:rsidRDefault="00661191" w14:paraId="7D6D5936" w14:textId="10A3369E">
            <w:pPr>
              <w:jc w:val="both"/>
              <w:rPr>
                <w:rFonts w:ascii="Arial Narrow" w:hAnsi="Arial Narrow" w:cs="Arial"/>
                <w:sz w:val="20"/>
                <w:szCs w:val="20"/>
              </w:rPr>
            </w:pPr>
            <w:r w:rsidRPr="008A4540">
              <w:rPr>
                <w:rFonts w:ascii="Arial Narrow" w:hAnsi="Arial Narrow" w:cs="Arial"/>
                <w:sz w:val="20"/>
                <w:szCs w:val="20"/>
              </w:rPr>
              <w:t>(08001-08099)</w:t>
            </w:r>
          </w:p>
          <w:p w:rsidRPr="008A4540" w:rsidR="00661191" w:rsidP="00827089" w:rsidRDefault="00661191" w14:paraId="67047236" w14:textId="77777777">
            <w:pPr>
              <w:jc w:val="both"/>
              <w:rPr>
                <w:rFonts w:ascii="Arial Narrow" w:hAnsi="Arial Narrow" w:cs="Arial"/>
                <w:sz w:val="20"/>
                <w:szCs w:val="20"/>
              </w:rPr>
            </w:pPr>
          </w:p>
        </w:tc>
      </w:tr>
      <w:tr w:rsidRPr="008A4540" w:rsidR="00661191" w:rsidTr="5FFAE9BA" w14:paraId="168286EB" w14:textId="77777777">
        <w:trPr>
          <w:trHeight w:val="74"/>
        </w:trPr>
        <w:tc>
          <w:tcPr>
            <w:tcW w:w="3150" w:type="dxa"/>
            <w:tcMar/>
          </w:tcPr>
          <w:p w:rsidRPr="008A4540" w:rsidR="00661191" w:rsidP="00827089" w:rsidRDefault="00661191" w14:paraId="4B23AFC1" w14:textId="77777777">
            <w:pPr>
              <w:jc w:val="both"/>
              <w:rPr>
                <w:rFonts w:ascii="Arial Narrow" w:hAnsi="Arial Narrow" w:cs="Arial"/>
                <w:b/>
                <w:sz w:val="20"/>
                <w:szCs w:val="20"/>
              </w:rPr>
            </w:pPr>
            <w:r w:rsidRPr="008A4540">
              <w:rPr>
                <w:rFonts w:ascii="Arial Narrow" w:hAnsi="Arial Narrow" w:cs="Arial"/>
                <w:b/>
                <w:sz w:val="20"/>
                <w:szCs w:val="20"/>
              </w:rPr>
              <w:t>8002</w:t>
            </w:r>
          </w:p>
        </w:tc>
        <w:tc>
          <w:tcPr>
            <w:tcW w:w="6172" w:type="dxa"/>
            <w:tcMar/>
          </w:tcPr>
          <w:p w:rsidRPr="008A4540" w:rsidR="00661191" w:rsidP="00827089" w:rsidRDefault="00661191" w14:paraId="331A6431" w14:textId="77777777">
            <w:pPr>
              <w:jc w:val="both"/>
              <w:rPr>
                <w:rFonts w:ascii="Arial Narrow" w:hAnsi="Arial Narrow" w:cs="Arial"/>
                <w:b/>
                <w:sz w:val="20"/>
                <w:szCs w:val="20"/>
              </w:rPr>
            </w:pPr>
            <w:r w:rsidRPr="008A4540">
              <w:rPr>
                <w:rFonts w:ascii="Arial Narrow" w:hAnsi="Arial Narrow" w:cs="Arial"/>
                <w:b/>
                <w:sz w:val="20"/>
                <w:szCs w:val="20"/>
              </w:rPr>
              <w:t>DELITOS MARCARIOS.</w:t>
            </w:r>
          </w:p>
        </w:tc>
      </w:tr>
      <w:tr w:rsidRPr="008A4540" w:rsidR="00661191" w:rsidTr="5FFAE9BA" w14:paraId="4D5F4B40" w14:textId="77777777">
        <w:trPr>
          <w:trHeight w:val="74"/>
        </w:trPr>
        <w:tc>
          <w:tcPr>
            <w:tcW w:w="3150" w:type="dxa"/>
            <w:tcMar/>
          </w:tcPr>
          <w:p w:rsidRPr="008A4540" w:rsidR="00661191" w:rsidP="00827089" w:rsidRDefault="00661191" w14:paraId="287E940E" w14:textId="77777777">
            <w:pPr>
              <w:rPr>
                <w:rFonts w:ascii="Arial Narrow" w:hAnsi="Arial Narrow"/>
                <w:sz w:val="20"/>
                <w:szCs w:val="20"/>
              </w:rPr>
            </w:pPr>
          </w:p>
        </w:tc>
        <w:tc>
          <w:tcPr>
            <w:tcW w:w="6172" w:type="dxa"/>
            <w:tcMar/>
          </w:tcPr>
          <w:p w:rsidRPr="008A4540" w:rsidR="00661191" w:rsidP="00827089" w:rsidRDefault="00661191" w14:paraId="1B0296C9" w14:textId="148648D9">
            <w:pPr>
              <w:jc w:val="both"/>
              <w:rPr>
                <w:rFonts w:ascii="Arial Narrow" w:hAnsi="Arial Narrow" w:cs="Arial"/>
                <w:sz w:val="20"/>
                <w:szCs w:val="20"/>
              </w:rPr>
            </w:pPr>
            <w:r w:rsidRPr="008A4540">
              <w:rPr>
                <w:rFonts w:ascii="Arial Narrow" w:hAnsi="Arial Narrow" w:cs="Arial"/>
                <w:sz w:val="20"/>
                <w:szCs w:val="20"/>
              </w:rPr>
              <w:t>ART. 28 Y ART. 28 BIS.</w:t>
            </w:r>
          </w:p>
        </w:tc>
      </w:tr>
      <w:tr w:rsidRPr="008A4540" w:rsidR="00661191" w:rsidTr="5FFAE9BA" w14:paraId="0BED3B8E" w14:textId="77777777">
        <w:trPr>
          <w:trHeight w:val="74"/>
        </w:trPr>
        <w:tc>
          <w:tcPr>
            <w:tcW w:w="3150" w:type="dxa"/>
            <w:tcMar/>
          </w:tcPr>
          <w:p w:rsidRPr="008A4540" w:rsidR="00661191" w:rsidP="00827089" w:rsidRDefault="00661191" w14:paraId="5BD6B2DC" w14:textId="77777777">
            <w:pPr>
              <w:rPr>
                <w:rFonts w:ascii="Arial Narrow" w:hAnsi="Arial Narrow"/>
                <w:sz w:val="20"/>
                <w:szCs w:val="20"/>
              </w:rPr>
            </w:pPr>
          </w:p>
        </w:tc>
        <w:tc>
          <w:tcPr>
            <w:tcW w:w="6172" w:type="dxa"/>
            <w:tcMar/>
          </w:tcPr>
          <w:p w:rsidRPr="008A4540" w:rsidR="00661191" w:rsidP="00827089" w:rsidRDefault="00661191" w14:paraId="35BC17E3" w14:textId="56061F4E">
            <w:pPr>
              <w:jc w:val="both"/>
              <w:rPr>
                <w:rFonts w:ascii="Arial Narrow" w:hAnsi="Arial Narrow" w:cs="Arial"/>
                <w:sz w:val="20"/>
                <w:szCs w:val="20"/>
              </w:rPr>
            </w:pPr>
            <w:r w:rsidRPr="008A4540">
              <w:rPr>
                <w:rFonts w:ascii="Arial Narrow" w:hAnsi="Arial Narrow" w:cs="Arial"/>
                <w:sz w:val="20"/>
                <w:szCs w:val="20"/>
              </w:rPr>
              <w:t>Utilización con ánimo de lucro de marcas comerciales de diversas formas.</w:t>
            </w:r>
          </w:p>
        </w:tc>
      </w:tr>
      <w:tr w:rsidRPr="008A4540" w:rsidR="00661191" w:rsidTr="5FFAE9BA" w14:paraId="53309A00" w14:textId="77777777">
        <w:trPr>
          <w:trHeight w:val="74"/>
        </w:trPr>
        <w:tc>
          <w:tcPr>
            <w:tcW w:w="3150" w:type="dxa"/>
            <w:tcMar/>
          </w:tcPr>
          <w:p w:rsidRPr="008A4540" w:rsidR="00661191" w:rsidP="00827089" w:rsidRDefault="00661191" w14:paraId="6F3EA2DF" w14:textId="77777777">
            <w:pPr>
              <w:rPr>
                <w:rFonts w:ascii="Arial Narrow" w:hAnsi="Arial Narrow"/>
                <w:sz w:val="20"/>
                <w:szCs w:val="20"/>
              </w:rPr>
            </w:pPr>
          </w:p>
        </w:tc>
        <w:tc>
          <w:tcPr>
            <w:tcW w:w="6172" w:type="dxa"/>
            <w:tcMar/>
          </w:tcPr>
          <w:p w:rsidRPr="008A4540" w:rsidR="00661191" w:rsidP="00827089" w:rsidRDefault="00661191" w14:paraId="50FB491C" w14:textId="77777777">
            <w:pPr>
              <w:jc w:val="both"/>
              <w:rPr>
                <w:rFonts w:ascii="Arial Narrow" w:hAnsi="Arial Narrow" w:cs="Arial"/>
                <w:sz w:val="20"/>
                <w:szCs w:val="20"/>
              </w:rPr>
            </w:pPr>
          </w:p>
        </w:tc>
      </w:tr>
      <w:tr w:rsidRPr="008A4540" w:rsidR="00661191" w:rsidTr="5FFAE9BA" w14:paraId="2CCFB035" w14:textId="77777777">
        <w:trPr>
          <w:trHeight w:val="74"/>
        </w:trPr>
        <w:tc>
          <w:tcPr>
            <w:tcW w:w="3150" w:type="dxa"/>
            <w:tcMar/>
          </w:tcPr>
          <w:p w:rsidRPr="008A4540" w:rsidR="00661191" w:rsidP="00827089" w:rsidRDefault="00661191" w14:paraId="27127321" w14:textId="77777777">
            <w:pPr>
              <w:jc w:val="both"/>
              <w:rPr>
                <w:rFonts w:ascii="Arial Narrow" w:hAnsi="Arial Narrow" w:cs="Arial"/>
                <w:b/>
                <w:sz w:val="20"/>
                <w:szCs w:val="20"/>
              </w:rPr>
            </w:pPr>
            <w:r w:rsidRPr="008A4540">
              <w:rPr>
                <w:rFonts w:ascii="Arial Narrow" w:hAnsi="Arial Narrow" w:cs="Arial"/>
                <w:b/>
                <w:sz w:val="20"/>
                <w:szCs w:val="20"/>
              </w:rPr>
              <w:t>8003</w:t>
            </w:r>
          </w:p>
        </w:tc>
        <w:tc>
          <w:tcPr>
            <w:tcW w:w="6172" w:type="dxa"/>
            <w:tcMar/>
          </w:tcPr>
          <w:p w:rsidRPr="008A4540" w:rsidR="00661191" w:rsidP="00827089" w:rsidRDefault="00661191" w14:paraId="09D789D7" w14:textId="77777777">
            <w:pPr>
              <w:jc w:val="both"/>
              <w:rPr>
                <w:rFonts w:ascii="Arial Narrow" w:hAnsi="Arial Narrow" w:cs="Arial"/>
                <w:b/>
                <w:sz w:val="20"/>
                <w:szCs w:val="20"/>
              </w:rPr>
            </w:pPr>
            <w:r w:rsidRPr="008A4540">
              <w:rPr>
                <w:rFonts w:ascii="Arial Narrow" w:hAnsi="Arial Narrow" w:cs="Arial"/>
                <w:b/>
                <w:sz w:val="20"/>
                <w:szCs w:val="20"/>
              </w:rPr>
              <w:t>DEMÁS DELITOS CONTEMPLADOS EN LA LEY DE PROPIEDAD INDUSTRIAL.</w:t>
            </w:r>
          </w:p>
        </w:tc>
      </w:tr>
      <w:tr w:rsidRPr="008A4540" w:rsidR="00661191" w:rsidTr="5FFAE9BA" w14:paraId="79EB367F" w14:textId="77777777">
        <w:trPr>
          <w:trHeight w:val="74"/>
        </w:trPr>
        <w:tc>
          <w:tcPr>
            <w:tcW w:w="3150" w:type="dxa"/>
            <w:tcMar/>
          </w:tcPr>
          <w:p w:rsidRPr="008A4540" w:rsidR="00661191" w:rsidP="00827089" w:rsidRDefault="00661191" w14:paraId="36A7B673" w14:textId="77777777">
            <w:pPr>
              <w:rPr>
                <w:rFonts w:ascii="Arial Narrow" w:hAnsi="Arial Narrow"/>
                <w:sz w:val="20"/>
                <w:szCs w:val="20"/>
              </w:rPr>
            </w:pPr>
          </w:p>
        </w:tc>
        <w:tc>
          <w:tcPr>
            <w:tcW w:w="6172" w:type="dxa"/>
            <w:tcMar/>
          </w:tcPr>
          <w:p w:rsidRPr="008A4540" w:rsidR="00661191" w:rsidP="00827089" w:rsidRDefault="00661191" w14:paraId="6E81857E" w14:textId="0BA44741">
            <w:pPr>
              <w:jc w:val="both"/>
              <w:rPr>
                <w:rFonts w:ascii="Arial Narrow" w:hAnsi="Arial Narrow" w:cs="Arial"/>
                <w:sz w:val="20"/>
                <w:szCs w:val="20"/>
              </w:rPr>
            </w:pPr>
            <w:r w:rsidRPr="008A4540">
              <w:rPr>
                <w:rFonts w:ascii="Arial Narrow" w:hAnsi="Arial Narrow" w:cs="Arial"/>
                <w:sz w:val="20"/>
                <w:szCs w:val="20"/>
              </w:rPr>
              <w:t>Se incluyen los delitos referidos a las patentes de invención (Art. 52); los modelos de utilidad (Art. 61), dibujos o diseños industriales (Art. 67), esquemas de trazado o topografías de circuitos integrados (Art. 85), indicaciones geográficas o denominaciones de origen (Art. 105). y otros.</w:t>
            </w:r>
          </w:p>
        </w:tc>
      </w:tr>
      <w:tr w:rsidRPr="008A4540" w:rsidR="00661191" w:rsidTr="5FFAE9BA" w14:paraId="113EC33D" w14:textId="77777777">
        <w:trPr>
          <w:trHeight w:val="74"/>
        </w:trPr>
        <w:tc>
          <w:tcPr>
            <w:tcW w:w="3150" w:type="dxa"/>
            <w:tcMar/>
          </w:tcPr>
          <w:p w:rsidRPr="008A4540" w:rsidR="00661191" w:rsidP="00827089" w:rsidRDefault="00661191" w14:paraId="45B6B07D" w14:textId="77777777">
            <w:pPr>
              <w:rPr>
                <w:rFonts w:ascii="Arial Narrow" w:hAnsi="Arial Narrow"/>
                <w:sz w:val="20"/>
                <w:szCs w:val="20"/>
              </w:rPr>
            </w:pPr>
          </w:p>
        </w:tc>
        <w:tc>
          <w:tcPr>
            <w:tcW w:w="6172" w:type="dxa"/>
            <w:tcMar/>
          </w:tcPr>
          <w:p w:rsidRPr="008A4540" w:rsidR="00661191" w:rsidP="00827089" w:rsidRDefault="00661191" w14:paraId="0C9D7FDC" w14:textId="77777777">
            <w:pPr>
              <w:jc w:val="both"/>
              <w:rPr>
                <w:rFonts w:ascii="Arial Narrow" w:hAnsi="Arial Narrow" w:cs="Arial"/>
                <w:sz w:val="20"/>
                <w:szCs w:val="20"/>
              </w:rPr>
            </w:pPr>
          </w:p>
        </w:tc>
      </w:tr>
      <w:tr w:rsidRPr="008A4540" w:rsidR="00661191" w:rsidTr="5FFAE9BA" w14:paraId="2DACB413" w14:textId="77777777">
        <w:trPr>
          <w:trHeight w:val="74"/>
        </w:trPr>
        <w:tc>
          <w:tcPr>
            <w:tcW w:w="3150" w:type="dxa"/>
            <w:tcMar/>
          </w:tcPr>
          <w:p w:rsidRPr="008A4540" w:rsidR="00661191" w:rsidP="00827089" w:rsidRDefault="00661191" w14:paraId="1A97DB6E" w14:textId="77777777">
            <w:pPr>
              <w:rPr>
                <w:rFonts w:ascii="Arial Narrow" w:hAnsi="Arial Narrow"/>
                <w:sz w:val="20"/>
                <w:szCs w:val="20"/>
              </w:rPr>
            </w:pPr>
          </w:p>
        </w:tc>
        <w:tc>
          <w:tcPr>
            <w:tcW w:w="6172" w:type="dxa"/>
            <w:tcMar/>
          </w:tcPr>
          <w:p w:rsidRPr="008A4540" w:rsidR="00661191" w:rsidP="00827089" w:rsidRDefault="00661191" w14:paraId="4EC9C58E" w14:textId="77777777">
            <w:pPr>
              <w:jc w:val="both"/>
              <w:rPr>
                <w:rFonts w:ascii="Arial Narrow" w:hAnsi="Arial Narrow" w:cs="Arial"/>
                <w:sz w:val="20"/>
                <w:szCs w:val="20"/>
              </w:rPr>
            </w:pPr>
          </w:p>
        </w:tc>
      </w:tr>
      <w:tr w:rsidRPr="008A4540" w:rsidR="00661191" w:rsidTr="5FFAE9BA" w14:paraId="5D9B55D7" w14:textId="77777777">
        <w:trPr>
          <w:trHeight w:val="469"/>
        </w:trPr>
        <w:tc>
          <w:tcPr>
            <w:tcW w:w="9322" w:type="dxa"/>
            <w:gridSpan w:val="2"/>
            <w:shd w:val="clear" w:color="auto" w:fill="BFBFBF" w:themeFill="background1" w:themeFillShade="BF"/>
            <w:tcMar/>
          </w:tcPr>
          <w:p w:rsidRPr="008A4540" w:rsidR="00661191" w:rsidP="00827089" w:rsidRDefault="00661191" w14:paraId="4F968C90" w14:textId="77777777">
            <w:pPr>
              <w:jc w:val="both"/>
              <w:rPr>
                <w:rFonts w:ascii="Arial Narrow" w:hAnsi="Arial Narrow" w:cs="Arial"/>
                <w:sz w:val="20"/>
                <w:szCs w:val="20"/>
              </w:rPr>
            </w:pPr>
            <w:r w:rsidRPr="008A4540">
              <w:rPr>
                <w:rFonts w:ascii="Arial Narrow" w:hAnsi="Arial Narrow" w:cs="Arial"/>
                <w:b/>
                <w:bCs/>
                <w:sz w:val="20"/>
                <w:szCs w:val="20"/>
              </w:rPr>
              <w:t>LEY Nº 17.336 DE PROPIEDAD INTELECTUAL</w:t>
            </w:r>
          </w:p>
        </w:tc>
      </w:tr>
      <w:tr w:rsidRPr="008A4540" w:rsidR="00661191" w:rsidTr="5FFAE9BA" w14:paraId="70CA05FE" w14:textId="77777777">
        <w:trPr>
          <w:trHeight w:val="74"/>
        </w:trPr>
        <w:tc>
          <w:tcPr>
            <w:tcW w:w="3150" w:type="dxa"/>
            <w:tcMar/>
          </w:tcPr>
          <w:p w:rsidRPr="008A4540" w:rsidR="00661191" w:rsidP="00827089" w:rsidRDefault="00661191" w14:paraId="2B38F7AB" w14:textId="77777777">
            <w:pPr>
              <w:rPr>
                <w:rFonts w:ascii="Arial Narrow" w:hAnsi="Arial Narrow"/>
                <w:sz w:val="20"/>
                <w:szCs w:val="20"/>
              </w:rPr>
            </w:pPr>
          </w:p>
        </w:tc>
        <w:tc>
          <w:tcPr>
            <w:tcW w:w="6172" w:type="dxa"/>
            <w:tcMar/>
          </w:tcPr>
          <w:p w:rsidRPr="008A4540" w:rsidR="00661191" w:rsidP="00827089" w:rsidRDefault="00661191" w14:paraId="43821770" w14:textId="77777777">
            <w:pPr>
              <w:jc w:val="both"/>
              <w:rPr>
                <w:rFonts w:ascii="Arial Narrow" w:hAnsi="Arial Narrow" w:cs="Arial"/>
                <w:sz w:val="20"/>
                <w:szCs w:val="20"/>
              </w:rPr>
            </w:pPr>
          </w:p>
        </w:tc>
      </w:tr>
      <w:tr w:rsidRPr="008A4540" w:rsidR="00661191" w:rsidTr="5FFAE9BA" w14:paraId="71E315A6" w14:textId="77777777">
        <w:trPr>
          <w:trHeight w:val="74"/>
        </w:trPr>
        <w:tc>
          <w:tcPr>
            <w:tcW w:w="3150" w:type="dxa"/>
            <w:tcMar/>
          </w:tcPr>
          <w:p w:rsidRPr="008A4540" w:rsidR="00661191" w:rsidP="00827089" w:rsidRDefault="00661191" w14:paraId="1154C71B"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827089" w:rsidRDefault="00661191" w14:paraId="7C670496" w14:textId="77777777">
            <w:pPr>
              <w:jc w:val="both"/>
              <w:rPr>
                <w:rFonts w:ascii="Arial Narrow" w:hAnsi="Arial Narrow" w:cs="Arial"/>
                <w:sz w:val="20"/>
                <w:szCs w:val="20"/>
              </w:rPr>
            </w:pPr>
            <w:r w:rsidRPr="008A4540">
              <w:rPr>
                <w:rFonts w:ascii="Arial Narrow" w:hAnsi="Arial Narrow" w:cs="Arial"/>
                <w:sz w:val="20"/>
                <w:szCs w:val="20"/>
              </w:rPr>
              <w:t>(09001-09099)</w:t>
            </w:r>
          </w:p>
          <w:p w:rsidRPr="008A4540" w:rsidR="00661191" w:rsidP="00827089" w:rsidRDefault="00661191" w14:paraId="1727EE06" w14:textId="77777777">
            <w:pPr>
              <w:jc w:val="both"/>
              <w:rPr>
                <w:rFonts w:ascii="Arial Narrow" w:hAnsi="Arial Narrow" w:cs="Arial"/>
                <w:sz w:val="20"/>
                <w:szCs w:val="20"/>
              </w:rPr>
            </w:pPr>
          </w:p>
        </w:tc>
      </w:tr>
      <w:tr w:rsidRPr="008A4540" w:rsidR="00661191" w:rsidTr="5FFAE9BA" w14:paraId="432E99D8" w14:textId="77777777">
        <w:trPr>
          <w:trHeight w:val="74"/>
        </w:trPr>
        <w:tc>
          <w:tcPr>
            <w:tcW w:w="3150" w:type="dxa"/>
            <w:tcMar/>
          </w:tcPr>
          <w:p w:rsidRPr="008A4540" w:rsidR="00661191" w:rsidP="00827089" w:rsidRDefault="00661191" w14:paraId="2FC2675C" w14:textId="77777777">
            <w:pPr>
              <w:rPr>
                <w:rFonts w:ascii="Arial Narrow" w:hAnsi="Arial Narrow"/>
                <w:sz w:val="20"/>
                <w:szCs w:val="20"/>
              </w:rPr>
            </w:pPr>
            <w:r w:rsidRPr="008A4540">
              <w:rPr>
                <w:rFonts w:ascii="Arial Narrow" w:hAnsi="Arial Narrow" w:cs="Arial"/>
                <w:b/>
                <w:sz w:val="20"/>
                <w:szCs w:val="20"/>
              </w:rPr>
              <w:t>9002</w:t>
            </w:r>
          </w:p>
        </w:tc>
        <w:tc>
          <w:tcPr>
            <w:tcW w:w="6172" w:type="dxa"/>
            <w:tcMar/>
          </w:tcPr>
          <w:p w:rsidRPr="008A4540" w:rsidR="00661191" w:rsidP="00827089" w:rsidRDefault="00661191" w14:paraId="5003F72F" w14:textId="77777777">
            <w:pPr>
              <w:jc w:val="both"/>
              <w:rPr>
                <w:rFonts w:ascii="Arial Narrow" w:hAnsi="Arial Narrow" w:cs="Arial"/>
                <w:sz w:val="20"/>
                <w:szCs w:val="20"/>
              </w:rPr>
            </w:pPr>
            <w:r w:rsidRPr="008A4540">
              <w:rPr>
                <w:rFonts w:ascii="Arial Narrow" w:hAnsi="Arial Narrow" w:cs="Arial"/>
                <w:b/>
                <w:sz w:val="20"/>
                <w:szCs w:val="20"/>
              </w:rPr>
              <w:t>FALSIFICACIÓN DE OBRAS PROTEGIDAS POR LEY DE PROPIEDAD INTELECTUAL.</w:t>
            </w:r>
          </w:p>
        </w:tc>
      </w:tr>
      <w:tr w:rsidRPr="008A4540" w:rsidR="00661191" w:rsidTr="5FFAE9BA" w14:paraId="4DBDCABF" w14:textId="77777777">
        <w:trPr>
          <w:trHeight w:val="74"/>
        </w:trPr>
        <w:tc>
          <w:tcPr>
            <w:tcW w:w="3150" w:type="dxa"/>
            <w:tcMar/>
          </w:tcPr>
          <w:p w:rsidRPr="008A4540" w:rsidR="00661191" w:rsidP="00827089" w:rsidRDefault="00661191" w14:paraId="6DD0D027" w14:textId="77777777">
            <w:pPr>
              <w:rPr>
                <w:rFonts w:ascii="Arial Narrow" w:hAnsi="Arial Narrow"/>
                <w:sz w:val="20"/>
                <w:szCs w:val="20"/>
              </w:rPr>
            </w:pPr>
          </w:p>
        </w:tc>
        <w:tc>
          <w:tcPr>
            <w:tcW w:w="6172" w:type="dxa"/>
            <w:tcMar/>
          </w:tcPr>
          <w:p w:rsidRPr="008A4540" w:rsidR="00661191" w:rsidP="00827089" w:rsidRDefault="00661191" w14:paraId="7ECE5C74" w14:textId="77777777">
            <w:pPr>
              <w:jc w:val="both"/>
              <w:rPr>
                <w:rFonts w:ascii="Arial Narrow" w:hAnsi="Arial Narrow" w:cs="Arial"/>
                <w:sz w:val="20"/>
                <w:szCs w:val="20"/>
              </w:rPr>
            </w:pPr>
            <w:r w:rsidRPr="008A4540">
              <w:rPr>
                <w:rFonts w:ascii="Arial Narrow" w:hAnsi="Arial Narrow" w:cs="Arial"/>
                <w:sz w:val="20"/>
                <w:szCs w:val="20"/>
              </w:rPr>
              <w:t>ART. 79 BIS LEY 17336</w:t>
            </w:r>
          </w:p>
        </w:tc>
      </w:tr>
      <w:tr w:rsidRPr="008A4540" w:rsidR="00661191" w:rsidTr="5FFAE9BA" w14:paraId="72731B1B" w14:textId="77777777">
        <w:trPr>
          <w:trHeight w:val="74"/>
        </w:trPr>
        <w:tc>
          <w:tcPr>
            <w:tcW w:w="3150" w:type="dxa"/>
            <w:tcMar/>
          </w:tcPr>
          <w:p w:rsidRPr="008A4540" w:rsidR="00661191" w:rsidP="00827089" w:rsidRDefault="00661191" w14:paraId="0517DDED" w14:textId="77777777">
            <w:pPr>
              <w:rPr>
                <w:rFonts w:ascii="Arial Narrow" w:hAnsi="Arial Narrow"/>
                <w:sz w:val="20"/>
                <w:szCs w:val="20"/>
              </w:rPr>
            </w:pPr>
          </w:p>
        </w:tc>
        <w:tc>
          <w:tcPr>
            <w:tcW w:w="6172" w:type="dxa"/>
            <w:tcMar/>
          </w:tcPr>
          <w:p w:rsidRPr="008A4540" w:rsidR="00661191" w:rsidP="00827089" w:rsidRDefault="00661191" w14:paraId="2696637B" w14:textId="55850E6C">
            <w:pPr>
              <w:jc w:val="both"/>
              <w:rPr>
                <w:rFonts w:ascii="Arial Narrow" w:hAnsi="Arial Narrow" w:cs="Arial"/>
                <w:sz w:val="20"/>
                <w:szCs w:val="20"/>
              </w:rPr>
            </w:pPr>
            <w:r w:rsidRPr="008A4540">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Pr="008A4540" w:rsidR="00661191" w:rsidTr="5FFAE9BA" w14:paraId="719F5C11" w14:textId="77777777">
        <w:trPr>
          <w:trHeight w:val="74"/>
        </w:trPr>
        <w:tc>
          <w:tcPr>
            <w:tcW w:w="3150" w:type="dxa"/>
            <w:tcMar/>
          </w:tcPr>
          <w:p w:rsidRPr="008A4540" w:rsidR="00661191" w:rsidP="00827089" w:rsidRDefault="00661191" w14:paraId="340E56F4" w14:textId="77777777">
            <w:pPr>
              <w:rPr>
                <w:rFonts w:ascii="Arial Narrow" w:hAnsi="Arial Narrow"/>
                <w:sz w:val="20"/>
                <w:szCs w:val="20"/>
              </w:rPr>
            </w:pPr>
          </w:p>
        </w:tc>
        <w:tc>
          <w:tcPr>
            <w:tcW w:w="6172" w:type="dxa"/>
            <w:tcMar/>
          </w:tcPr>
          <w:p w:rsidRPr="008A4540" w:rsidR="00661191" w:rsidP="00827089" w:rsidRDefault="00661191" w14:paraId="252AAF9A" w14:textId="77777777">
            <w:pPr>
              <w:jc w:val="both"/>
              <w:rPr>
                <w:rFonts w:ascii="Arial Narrow" w:hAnsi="Arial Narrow" w:cs="Arial"/>
                <w:sz w:val="20"/>
                <w:szCs w:val="20"/>
              </w:rPr>
            </w:pPr>
          </w:p>
        </w:tc>
      </w:tr>
      <w:tr w:rsidRPr="008A4540" w:rsidR="00661191" w:rsidTr="5FFAE9BA" w14:paraId="7C9FE6AB" w14:textId="77777777">
        <w:trPr>
          <w:trHeight w:val="74"/>
        </w:trPr>
        <w:tc>
          <w:tcPr>
            <w:tcW w:w="3150" w:type="dxa"/>
            <w:tcMar/>
          </w:tcPr>
          <w:p w:rsidRPr="008A4540" w:rsidR="00661191" w:rsidP="00827089" w:rsidRDefault="00661191" w14:paraId="44E3C834" w14:textId="77777777">
            <w:pPr>
              <w:rPr>
                <w:rFonts w:ascii="Arial Narrow" w:hAnsi="Arial Narrow"/>
                <w:sz w:val="20"/>
                <w:szCs w:val="20"/>
              </w:rPr>
            </w:pPr>
            <w:r w:rsidRPr="008A4540">
              <w:rPr>
                <w:rFonts w:ascii="Arial Narrow" w:hAnsi="Arial Narrow" w:cs="Arial"/>
                <w:b/>
                <w:sz w:val="20"/>
                <w:szCs w:val="20"/>
              </w:rPr>
              <w:t>9003</w:t>
            </w:r>
          </w:p>
        </w:tc>
        <w:tc>
          <w:tcPr>
            <w:tcW w:w="6172" w:type="dxa"/>
            <w:tcMar/>
          </w:tcPr>
          <w:p w:rsidRPr="008A4540" w:rsidR="00661191" w:rsidP="00827089" w:rsidRDefault="00661191" w14:paraId="71845438" w14:textId="77777777">
            <w:pPr>
              <w:jc w:val="both"/>
              <w:rPr>
                <w:rFonts w:ascii="Arial Narrow" w:hAnsi="Arial Narrow" w:cs="Arial"/>
                <w:sz w:val="20"/>
                <w:szCs w:val="20"/>
              </w:rPr>
            </w:pPr>
            <w:r w:rsidRPr="008A4540">
              <w:rPr>
                <w:rFonts w:ascii="Arial Narrow" w:hAnsi="Arial Narrow" w:cs="Arial"/>
                <w:b/>
                <w:sz w:val="20"/>
                <w:szCs w:val="20"/>
              </w:rPr>
              <w:t>VENTA ILÍCITA DE OBRAS PROTEGIDAS POR LEY DE PROPIEDAD INTELECTUAL.</w:t>
            </w:r>
          </w:p>
        </w:tc>
      </w:tr>
      <w:tr w:rsidRPr="008A4540" w:rsidR="00661191" w:rsidTr="5FFAE9BA" w14:paraId="787A04EA" w14:textId="77777777">
        <w:trPr>
          <w:trHeight w:val="74"/>
        </w:trPr>
        <w:tc>
          <w:tcPr>
            <w:tcW w:w="3150" w:type="dxa"/>
            <w:tcMar/>
          </w:tcPr>
          <w:p w:rsidRPr="008A4540" w:rsidR="00661191" w:rsidP="00827089" w:rsidRDefault="00661191" w14:paraId="1D6137EB" w14:textId="77777777">
            <w:pPr>
              <w:rPr>
                <w:rFonts w:ascii="Arial Narrow" w:hAnsi="Arial Narrow"/>
                <w:sz w:val="20"/>
                <w:szCs w:val="20"/>
              </w:rPr>
            </w:pPr>
          </w:p>
        </w:tc>
        <w:tc>
          <w:tcPr>
            <w:tcW w:w="6172" w:type="dxa"/>
            <w:tcMar/>
          </w:tcPr>
          <w:p w:rsidRPr="008A4540" w:rsidR="00661191" w:rsidP="00827089" w:rsidRDefault="00661191" w14:paraId="35AAE759" w14:textId="77777777">
            <w:pPr>
              <w:jc w:val="both"/>
              <w:rPr>
                <w:rFonts w:ascii="Arial Narrow" w:hAnsi="Arial Narrow" w:cs="Arial"/>
                <w:sz w:val="20"/>
                <w:szCs w:val="20"/>
              </w:rPr>
            </w:pPr>
            <w:r w:rsidRPr="008A4540">
              <w:rPr>
                <w:rFonts w:ascii="Arial Narrow" w:hAnsi="Arial Narrow" w:cs="Arial"/>
                <w:sz w:val="20"/>
                <w:szCs w:val="20"/>
              </w:rPr>
              <w:t>ART. 81 B LEY 17.336</w:t>
            </w:r>
          </w:p>
        </w:tc>
      </w:tr>
      <w:tr w:rsidRPr="008A4540" w:rsidR="00661191" w:rsidTr="5FFAE9BA" w14:paraId="76229EC9" w14:textId="77777777">
        <w:trPr>
          <w:trHeight w:val="74"/>
        </w:trPr>
        <w:tc>
          <w:tcPr>
            <w:tcW w:w="3150" w:type="dxa"/>
            <w:tcMar/>
          </w:tcPr>
          <w:p w:rsidRPr="008A4540" w:rsidR="00661191" w:rsidP="00827089" w:rsidRDefault="00661191" w14:paraId="7C1B7F10" w14:textId="77777777">
            <w:pPr>
              <w:rPr>
                <w:rFonts w:ascii="Arial Narrow" w:hAnsi="Arial Narrow"/>
                <w:sz w:val="20"/>
                <w:szCs w:val="20"/>
              </w:rPr>
            </w:pPr>
          </w:p>
        </w:tc>
        <w:tc>
          <w:tcPr>
            <w:tcW w:w="6172" w:type="dxa"/>
            <w:tcMar/>
          </w:tcPr>
          <w:p w:rsidRPr="008A4540" w:rsidR="00661191" w:rsidP="00827089" w:rsidRDefault="00661191" w14:paraId="3787F72F" w14:textId="099BF011">
            <w:pPr>
              <w:jc w:val="both"/>
              <w:rPr>
                <w:rFonts w:ascii="Arial Narrow" w:hAnsi="Arial Narrow" w:cs="Arial"/>
                <w:sz w:val="20"/>
                <w:szCs w:val="20"/>
              </w:rPr>
            </w:pPr>
            <w:r w:rsidRPr="008A4540">
              <w:rPr>
                <w:rFonts w:ascii="Arial Narrow" w:hAnsi="Arial Narrow" w:cs="Arial"/>
                <w:sz w:val="20"/>
                <w:szCs w:val="20"/>
              </w:rPr>
              <w:t>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Ley de propiedad intelectual.</w:t>
            </w:r>
          </w:p>
        </w:tc>
      </w:tr>
      <w:tr w:rsidRPr="008A4540" w:rsidR="00661191" w:rsidTr="5FFAE9BA" w14:paraId="5BC2000F" w14:textId="77777777">
        <w:trPr>
          <w:trHeight w:val="74"/>
        </w:trPr>
        <w:tc>
          <w:tcPr>
            <w:tcW w:w="3150" w:type="dxa"/>
            <w:tcMar/>
          </w:tcPr>
          <w:p w:rsidRPr="008A4540" w:rsidR="00661191" w:rsidP="00827089" w:rsidRDefault="00661191" w14:paraId="362116FD" w14:textId="77777777">
            <w:pPr>
              <w:rPr>
                <w:rFonts w:ascii="Arial Narrow" w:hAnsi="Arial Narrow"/>
                <w:sz w:val="20"/>
                <w:szCs w:val="20"/>
              </w:rPr>
            </w:pPr>
          </w:p>
        </w:tc>
        <w:tc>
          <w:tcPr>
            <w:tcW w:w="6172" w:type="dxa"/>
            <w:tcMar/>
          </w:tcPr>
          <w:p w:rsidRPr="008A4540" w:rsidR="00661191" w:rsidP="00827089" w:rsidRDefault="00661191" w14:paraId="2E7BBB02" w14:textId="77777777">
            <w:pPr>
              <w:jc w:val="both"/>
              <w:rPr>
                <w:rFonts w:ascii="Arial Narrow" w:hAnsi="Arial Narrow" w:cs="Arial"/>
                <w:sz w:val="20"/>
                <w:szCs w:val="20"/>
              </w:rPr>
            </w:pPr>
          </w:p>
        </w:tc>
      </w:tr>
      <w:tr w:rsidRPr="008A4540" w:rsidR="00661191" w:rsidTr="5FFAE9BA" w14:paraId="46315800" w14:textId="77777777">
        <w:trPr>
          <w:trHeight w:val="74"/>
        </w:trPr>
        <w:tc>
          <w:tcPr>
            <w:tcW w:w="3150" w:type="dxa"/>
            <w:tcMar/>
          </w:tcPr>
          <w:p w:rsidRPr="008A4540" w:rsidR="00661191" w:rsidP="00827089" w:rsidRDefault="00661191" w14:paraId="2932879F" w14:textId="77777777">
            <w:pPr>
              <w:rPr>
                <w:rFonts w:ascii="Arial Narrow" w:hAnsi="Arial Narrow"/>
                <w:sz w:val="20"/>
                <w:szCs w:val="20"/>
              </w:rPr>
            </w:pPr>
            <w:r w:rsidRPr="008A4540">
              <w:rPr>
                <w:rFonts w:ascii="Arial Narrow" w:hAnsi="Arial Narrow" w:cs="Arial"/>
                <w:b/>
                <w:sz w:val="20"/>
                <w:szCs w:val="20"/>
              </w:rPr>
              <w:t>9004</w:t>
            </w:r>
          </w:p>
        </w:tc>
        <w:tc>
          <w:tcPr>
            <w:tcW w:w="6172" w:type="dxa"/>
            <w:tcMar/>
          </w:tcPr>
          <w:p w:rsidRPr="008A4540" w:rsidR="00661191" w:rsidP="00827089" w:rsidRDefault="00661191" w14:paraId="1289A952" w14:textId="77777777">
            <w:pPr>
              <w:jc w:val="both"/>
              <w:rPr>
                <w:rFonts w:ascii="Arial Narrow" w:hAnsi="Arial Narrow" w:cs="Arial"/>
                <w:sz w:val="20"/>
                <w:szCs w:val="20"/>
              </w:rPr>
            </w:pPr>
            <w:r w:rsidRPr="008A4540">
              <w:rPr>
                <w:rFonts w:ascii="Arial Narrow" w:hAnsi="Arial Narrow" w:cs="Arial"/>
                <w:b/>
                <w:sz w:val="20"/>
                <w:szCs w:val="20"/>
              </w:rPr>
              <w:t>UTILIZACIÓN SIN AUTORIZACIÓN DE OBRAS DE DOMINIO AJENO POR LEY DE PROPIEDAD INTELECTUAL.</w:t>
            </w:r>
          </w:p>
        </w:tc>
      </w:tr>
      <w:tr w:rsidRPr="008A4540" w:rsidR="00661191" w:rsidTr="5FFAE9BA" w14:paraId="341E5B26" w14:textId="77777777">
        <w:trPr>
          <w:trHeight w:val="74"/>
        </w:trPr>
        <w:tc>
          <w:tcPr>
            <w:tcW w:w="3150" w:type="dxa"/>
            <w:tcMar/>
          </w:tcPr>
          <w:p w:rsidRPr="008A4540" w:rsidR="00661191" w:rsidP="00827089" w:rsidRDefault="00661191" w14:paraId="6E09CE17" w14:textId="77777777">
            <w:pPr>
              <w:rPr>
                <w:rFonts w:ascii="Arial Narrow" w:hAnsi="Arial Narrow"/>
                <w:sz w:val="20"/>
                <w:szCs w:val="20"/>
              </w:rPr>
            </w:pPr>
          </w:p>
        </w:tc>
        <w:tc>
          <w:tcPr>
            <w:tcW w:w="6172" w:type="dxa"/>
            <w:tcMar/>
          </w:tcPr>
          <w:p w:rsidRPr="008A4540" w:rsidR="00661191" w:rsidP="00827089" w:rsidRDefault="00661191" w14:paraId="09343D3F" w14:textId="77777777">
            <w:pPr>
              <w:jc w:val="both"/>
              <w:rPr>
                <w:rFonts w:ascii="Arial Narrow" w:hAnsi="Arial Narrow" w:cs="Arial"/>
                <w:sz w:val="20"/>
                <w:szCs w:val="20"/>
              </w:rPr>
            </w:pPr>
            <w:r w:rsidRPr="008A4540">
              <w:rPr>
                <w:rFonts w:ascii="Arial Narrow" w:hAnsi="Arial Narrow" w:cs="Arial"/>
                <w:sz w:val="20"/>
                <w:szCs w:val="20"/>
              </w:rPr>
              <w:t>ART. 79 A</w:t>
            </w:r>
          </w:p>
        </w:tc>
      </w:tr>
      <w:tr w:rsidRPr="008A4540" w:rsidR="00661191" w:rsidTr="5FFAE9BA" w14:paraId="33ECAE85" w14:textId="77777777">
        <w:trPr>
          <w:trHeight w:val="74"/>
        </w:trPr>
        <w:tc>
          <w:tcPr>
            <w:tcW w:w="3150" w:type="dxa"/>
            <w:tcMar/>
          </w:tcPr>
          <w:p w:rsidRPr="008A4540" w:rsidR="00661191" w:rsidP="00827089" w:rsidRDefault="00661191" w14:paraId="0B9BA2AA" w14:textId="77777777">
            <w:pPr>
              <w:rPr>
                <w:rFonts w:ascii="Arial Narrow" w:hAnsi="Arial Narrow"/>
                <w:sz w:val="20"/>
                <w:szCs w:val="20"/>
              </w:rPr>
            </w:pPr>
          </w:p>
        </w:tc>
        <w:tc>
          <w:tcPr>
            <w:tcW w:w="6172" w:type="dxa"/>
            <w:tcMar/>
          </w:tcPr>
          <w:p w:rsidRPr="008A4540" w:rsidR="00661191" w:rsidP="00827089" w:rsidRDefault="00661191" w14:paraId="05B60BBB" w14:textId="3C893277">
            <w:pPr>
              <w:jc w:val="both"/>
              <w:rPr>
                <w:rFonts w:ascii="Arial Narrow" w:hAnsi="Arial Narrow" w:cs="Arial"/>
                <w:sz w:val="20"/>
                <w:szCs w:val="20"/>
              </w:rPr>
            </w:pPr>
            <w:r w:rsidRPr="008A4540">
              <w:rPr>
                <w:rFonts w:ascii="Arial Narrow" w:hAnsi="Arial Narrow" w:cs="Arial"/>
                <w:sz w:val="20"/>
                <w:szCs w:val="20"/>
              </w:rPr>
              <w:t>Los que, sin estar expresamente facultados para ello, utilicen obras de dominio ajeno protegidas por esta Ley, inéditas o publicadas, en cualquiera de las formas o por cualquiera de los medios establecidos en el art. 18.</w:t>
            </w:r>
          </w:p>
        </w:tc>
      </w:tr>
      <w:tr w:rsidRPr="008A4540" w:rsidR="00661191" w:rsidTr="5FFAE9BA" w14:paraId="05A4F0F9" w14:textId="77777777">
        <w:trPr>
          <w:trHeight w:val="74"/>
        </w:trPr>
        <w:tc>
          <w:tcPr>
            <w:tcW w:w="3150" w:type="dxa"/>
            <w:tcMar/>
          </w:tcPr>
          <w:p w:rsidRPr="008A4540" w:rsidR="00661191" w:rsidP="00827089" w:rsidRDefault="00661191" w14:paraId="44C3CE40" w14:textId="77777777">
            <w:pPr>
              <w:rPr>
                <w:rFonts w:ascii="Arial Narrow" w:hAnsi="Arial Narrow"/>
                <w:sz w:val="20"/>
                <w:szCs w:val="20"/>
              </w:rPr>
            </w:pPr>
          </w:p>
        </w:tc>
        <w:tc>
          <w:tcPr>
            <w:tcW w:w="6172" w:type="dxa"/>
            <w:tcMar/>
          </w:tcPr>
          <w:p w:rsidRPr="008A4540" w:rsidR="00661191" w:rsidP="00827089" w:rsidRDefault="00661191" w14:paraId="26CC45F8" w14:textId="77777777">
            <w:pPr>
              <w:jc w:val="both"/>
              <w:rPr>
                <w:rFonts w:ascii="Arial Narrow" w:hAnsi="Arial Narrow" w:cs="Arial"/>
                <w:sz w:val="20"/>
                <w:szCs w:val="20"/>
              </w:rPr>
            </w:pPr>
          </w:p>
        </w:tc>
      </w:tr>
      <w:tr w:rsidRPr="008A4540" w:rsidR="00661191" w:rsidTr="5FFAE9BA" w14:paraId="011082E4" w14:textId="77777777">
        <w:trPr>
          <w:trHeight w:val="74"/>
        </w:trPr>
        <w:tc>
          <w:tcPr>
            <w:tcW w:w="3150" w:type="dxa"/>
            <w:tcMar/>
          </w:tcPr>
          <w:p w:rsidRPr="008A4540" w:rsidR="00661191" w:rsidP="00827089" w:rsidRDefault="00661191" w14:paraId="19EFF6E4" w14:textId="77777777">
            <w:pPr>
              <w:rPr>
                <w:rFonts w:ascii="Arial Narrow" w:hAnsi="Arial Narrow" w:cs="Arial"/>
                <w:b/>
                <w:sz w:val="20"/>
                <w:szCs w:val="20"/>
              </w:rPr>
            </w:pPr>
            <w:r w:rsidRPr="008A4540">
              <w:rPr>
                <w:rFonts w:ascii="Arial Narrow" w:hAnsi="Arial Narrow" w:cs="Arial"/>
                <w:b/>
                <w:sz w:val="20"/>
                <w:szCs w:val="20"/>
              </w:rPr>
              <w:t>9099</w:t>
            </w:r>
          </w:p>
        </w:tc>
        <w:tc>
          <w:tcPr>
            <w:tcW w:w="6172" w:type="dxa"/>
            <w:tcMar/>
          </w:tcPr>
          <w:p w:rsidRPr="008A4540" w:rsidR="00661191" w:rsidP="00827089" w:rsidRDefault="00661191" w14:paraId="25DF42C0" w14:textId="77777777">
            <w:pPr>
              <w:jc w:val="both"/>
              <w:rPr>
                <w:rFonts w:ascii="Arial Narrow" w:hAnsi="Arial Narrow" w:cs="Arial"/>
                <w:b/>
                <w:sz w:val="20"/>
                <w:szCs w:val="20"/>
              </w:rPr>
            </w:pPr>
            <w:r w:rsidRPr="008A4540">
              <w:rPr>
                <w:rFonts w:ascii="Arial Narrow" w:hAnsi="Arial Narrow" w:cs="Arial"/>
                <w:b/>
                <w:sz w:val="20"/>
                <w:szCs w:val="20"/>
              </w:rPr>
              <w:t>DEMÁS DELITOS CONTEMPLADOS EN LA LEY DE PROPIEDAD INTELECTUAL.</w:t>
            </w:r>
          </w:p>
        </w:tc>
      </w:tr>
      <w:tr w:rsidRPr="008A4540" w:rsidR="00661191" w:rsidTr="5FFAE9BA" w14:paraId="7C693753" w14:textId="77777777">
        <w:trPr>
          <w:trHeight w:val="74"/>
        </w:trPr>
        <w:tc>
          <w:tcPr>
            <w:tcW w:w="3150" w:type="dxa"/>
            <w:tcMar/>
          </w:tcPr>
          <w:p w:rsidRPr="008A4540" w:rsidR="00661191" w:rsidP="00827089" w:rsidRDefault="00661191" w14:paraId="717A0EB6" w14:textId="77777777">
            <w:pPr>
              <w:rPr>
                <w:rFonts w:ascii="Arial Narrow" w:hAnsi="Arial Narrow"/>
                <w:sz w:val="20"/>
                <w:szCs w:val="20"/>
              </w:rPr>
            </w:pPr>
          </w:p>
        </w:tc>
        <w:tc>
          <w:tcPr>
            <w:tcW w:w="6172" w:type="dxa"/>
            <w:tcMar/>
          </w:tcPr>
          <w:p w:rsidRPr="008A4540" w:rsidR="00661191" w:rsidP="00827089" w:rsidRDefault="00661191" w14:paraId="17A051A7" w14:textId="23BD2493">
            <w:pPr>
              <w:jc w:val="both"/>
              <w:rPr>
                <w:rFonts w:ascii="Arial Narrow" w:hAnsi="Arial Narrow" w:cs="Arial"/>
                <w:sz w:val="20"/>
                <w:szCs w:val="20"/>
              </w:rPr>
            </w:pPr>
            <w:r w:rsidRPr="008A4540">
              <w:rPr>
                <w:rFonts w:ascii="Arial Narrow" w:hAnsi="Arial Narrow" w:cs="Arial"/>
                <w:sz w:val="20"/>
                <w:szCs w:val="20"/>
              </w:rPr>
              <w:t>Cualquier otra figura delictiva que contemple esta Ley, tales como utilización de interpretaciones, falsificación de una plantilla de ejecución, falsear datos en rendición de cuantas, cobrar derechos u otorgar licencias respecto de obras protegidas, entre otras.</w:t>
            </w:r>
          </w:p>
        </w:tc>
      </w:tr>
      <w:tr w:rsidRPr="008A4540" w:rsidR="00661191" w:rsidTr="5FFAE9BA" w14:paraId="6736F972" w14:textId="77777777">
        <w:trPr>
          <w:trHeight w:val="74"/>
        </w:trPr>
        <w:tc>
          <w:tcPr>
            <w:tcW w:w="3150" w:type="dxa"/>
            <w:tcMar/>
          </w:tcPr>
          <w:p w:rsidRPr="008A4540" w:rsidR="00661191" w:rsidP="00827089" w:rsidRDefault="00661191" w14:paraId="3752BDB4" w14:textId="77777777">
            <w:pPr>
              <w:rPr>
                <w:rFonts w:ascii="Arial Narrow" w:hAnsi="Arial Narrow"/>
                <w:sz w:val="20"/>
                <w:szCs w:val="20"/>
              </w:rPr>
            </w:pPr>
          </w:p>
        </w:tc>
        <w:tc>
          <w:tcPr>
            <w:tcW w:w="6172" w:type="dxa"/>
            <w:tcMar/>
          </w:tcPr>
          <w:p w:rsidRPr="008A4540" w:rsidR="00661191" w:rsidP="00827089" w:rsidRDefault="00661191" w14:paraId="7C44672C" w14:textId="77777777">
            <w:pPr>
              <w:jc w:val="both"/>
              <w:rPr>
                <w:rFonts w:ascii="Arial Narrow" w:hAnsi="Arial Narrow" w:cs="Arial"/>
                <w:sz w:val="20"/>
                <w:szCs w:val="20"/>
              </w:rPr>
            </w:pPr>
          </w:p>
        </w:tc>
      </w:tr>
      <w:tr w:rsidRPr="008A4540" w:rsidR="00661191" w:rsidTr="5FFAE9BA" w14:paraId="6EF4061F" w14:textId="77777777">
        <w:trPr>
          <w:trHeight w:val="74"/>
        </w:trPr>
        <w:tc>
          <w:tcPr>
            <w:tcW w:w="3150" w:type="dxa"/>
            <w:tcMar/>
          </w:tcPr>
          <w:p w:rsidRPr="008A4540" w:rsidR="00661191" w:rsidP="00827089" w:rsidRDefault="00661191" w14:paraId="76D37B11" w14:textId="77777777">
            <w:pPr>
              <w:rPr>
                <w:rFonts w:ascii="Arial Narrow" w:hAnsi="Arial Narrow"/>
                <w:sz w:val="20"/>
                <w:szCs w:val="20"/>
              </w:rPr>
            </w:pPr>
          </w:p>
        </w:tc>
        <w:tc>
          <w:tcPr>
            <w:tcW w:w="6172" w:type="dxa"/>
            <w:tcMar/>
          </w:tcPr>
          <w:p w:rsidRPr="008A4540" w:rsidR="00661191" w:rsidP="00827089" w:rsidRDefault="00661191" w14:paraId="2A252B1F" w14:textId="77777777">
            <w:pPr>
              <w:jc w:val="both"/>
              <w:rPr>
                <w:rFonts w:ascii="Arial Narrow" w:hAnsi="Arial Narrow" w:cs="Arial"/>
                <w:sz w:val="20"/>
                <w:szCs w:val="20"/>
              </w:rPr>
            </w:pPr>
          </w:p>
        </w:tc>
      </w:tr>
      <w:tr w:rsidRPr="008A4540" w:rsidR="00661191" w:rsidTr="5FFAE9BA" w14:paraId="1F4EF276" w14:textId="77777777">
        <w:trPr>
          <w:trHeight w:val="547"/>
        </w:trPr>
        <w:tc>
          <w:tcPr>
            <w:tcW w:w="9322" w:type="dxa"/>
            <w:gridSpan w:val="2"/>
            <w:shd w:val="clear" w:color="auto" w:fill="BFBFBF" w:themeFill="background1" w:themeFillShade="BF"/>
            <w:tcMar/>
          </w:tcPr>
          <w:p w:rsidRPr="008A4540" w:rsidR="00661191" w:rsidP="00827089" w:rsidRDefault="00661191" w14:paraId="6B7C6C2D" w14:textId="17E37B94">
            <w:pPr>
              <w:jc w:val="both"/>
              <w:rPr>
                <w:rFonts w:ascii="Arial Narrow" w:hAnsi="Arial Narrow" w:cs="Arial"/>
                <w:sz w:val="20"/>
                <w:szCs w:val="20"/>
              </w:rPr>
            </w:pPr>
            <w:bookmarkStart w:name="OLE_LINK1" w:id="2"/>
            <w:r w:rsidRPr="008A4540">
              <w:rPr>
                <w:rFonts w:ascii="Arial Narrow" w:hAnsi="Arial Narrow" w:cs="Arial"/>
                <w:b/>
                <w:sz w:val="20"/>
                <w:szCs w:val="20"/>
              </w:rPr>
              <w:t>LEYES DE CONTROL DE ARMAS. LEY 17.798; LEY 21.250</w:t>
            </w:r>
            <w:bookmarkEnd w:id="2"/>
          </w:p>
        </w:tc>
      </w:tr>
      <w:tr w:rsidRPr="008A4540" w:rsidR="00661191" w:rsidTr="5FFAE9BA" w14:paraId="4EC1DC58" w14:textId="77777777">
        <w:trPr>
          <w:trHeight w:val="74"/>
        </w:trPr>
        <w:tc>
          <w:tcPr>
            <w:tcW w:w="3150" w:type="dxa"/>
            <w:tcMar/>
          </w:tcPr>
          <w:p w:rsidRPr="008A4540" w:rsidR="00661191" w:rsidP="00827089" w:rsidRDefault="00661191" w14:paraId="32B852F0" w14:textId="77777777">
            <w:pPr>
              <w:rPr>
                <w:rFonts w:ascii="Arial Narrow" w:hAnsi="Arial Narrow"/>
                <w:sz w:val="20"/>
                <w:szCs w:val="20"/>
              </w:rPr>
            </w:pPr>
          </w:p>
        </w:tc>
        <w:tc>
          <w:tcPr>
            <w:tcW w:w="6172" w:type="dxa"/>
            <w:tcMar/>
          </w:tcPr>
          <w:p w:rsidRPr="008A4540" w:rsidR="00661191" w:rsidP="00827089" w:rsidRDefault="00661191" w14:paraId="64529242" w14:textId="77777777">
            <w:pPr>
              <w:jc w:val="both"/>
              <w:rPr>
                <w:rFonts w:ascii="Arial Narrow" w:hAnsi="Arial Narrow" w:cs="Arial"/>
                <w:sz w:val="20"/>
                <w:szCs w:val="20"/>
              </w:rPr>
            </w:pPr>
          </w:p>
        </w:tc>
      </w:tr>
      <w:tr w:rsidRPr="008A4540" w:rsidR="00661191" w:rsidTr="5FFAE9BA" w14:paraId="76B6EA60" w14:textId="77777777">
        <w:trPr>
          <w:trHeight w:val="74"/>
        </w:trPr>
        <w:tc>
          <w:tcPr>
            <w:tcW w:w="3150" w:type="dxa"/>
            <w:tcMar/>
          </w:tcPr>
          <w:p w:rsidRPr="008A4540" w:rsidR="00661191" w:rsidP="00827089" w:rsidRDefault="00661191" w14:paraId="7E2F0B29"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827089" w:rsidRDefault="00661191" w14:paraId="6DCC1303" w14:textId="77777777">
            <w:pPr>
              <w:jc w:val="both"/>
              <w:rPr>
                <w:rFonts w:ascii="Arial Narrow" w:hAnsi="Arial Narrow" w:cs="Arial"/>
                <w:sz w:val="20"/>
                <w:szCs w:val="20"/>
              </w:rPr>
            </w:pPr>
            <w:r w:rsidRPr="008A4540">
              <w:rPr>
                <w:rFonts w:ascii="Arial Narrow" w:hAnsi="Arial Narrow" w:cs="Arial"/>
                <w:sz w:val="20"/>
                <w:szCs w:val="20"/>
              </w:rPr>
              <w:t>(10001-10099)</w:t>
            </w:r>
          </w:p>
          <w:p w:rsidRPr="008A4540" w:rsidR="00661191" w:rsidP="00827089" w:rsidRDefault="00661191" w14:paraId="49024251" w14:textId="77777777">
            <w:pPr>
              <w:jc w:val="both"/>
              <w:rPr>
                <w:rFonts w:ascii="Arial Narrow" w:hAnsi="Arial Narrow" w:cs="Arial"/>
                <w:sz w:val="20"/>
                <w:szCs w:val="20"/>
              </w:rPr>
            </w:pPr>
          </w:p>
        </w:tc>
      </w:tr>
      <w:tr w:rsidRPr="008A4540" w:rsidR="00661191" w:rsidTr="5FFAE9BA" w14:paraId="5EB90CCB" w14:textId="77777777">
        <w:trPr>
          <w:trHeight w:val="74"/>
        </w:trPr>
        <w:tc>
          <w:tcPr>
            <w:tcW w:w="3150" w:type="dxa"/>
            <w:tcMar/>
          </w:tcPr>
          <w:p w:rsidRPr="008A4540" w:rsidR="00661191" w:rsidP="00827089" w:rsidRDefault="00661191" w14:paraId="624A539E" w14:textId="77777777">
            <w:pPr>
              <w:rPr>
                <w:rFonts w:ascii="Arial Narrow" w:hAnsi="Arial Narrow" w:cs="Arial"/>
                <w:b/>
                <w:sz w:val="20"/>
                <w:szCs w:val="20"/>
              </w:rPr>
            </w:pPr>
            <w:r w:rsidRPr="008A4540">
              <w:rPr>
                <w:rFonts w:ascii="Arial Narrow" w:hAnsi="Arial Narrow" w:cs="Arial"/>
                <w:b/>
                <w:sz w:val="20"/>
                <w:szCs w:val="20"/>
              </w:rPr>
              <w:t>10001</w:t>
            </w:r>
          </w:p>
        </w:tc>
        <w:tc>
          <w:tcPr>
            <w:tcW w:w="6172" w:type="dxa"/>
            <w:tcMar/>
          </w:tcPr>
          <w:p w:rsidRPr="008A4540" w:rsidR="00661191" w:rsidP="00827089" w:rsidRDefault="00661191" w14:paraId="5876C038" w14:textId="77777777">
            <w:pPr>
              <w:jc w:val="both"/>
              <w:rPr>
                <w:rFonts w:ascii="Arial Narrow" w:hAnsi="Arial Narrow" w:cs="Arial"/>
                <w:b/>
                <w:sz w:val="20"/>
                <w:szCs w:val="20"/>
              </w:rPr>
            </w:pPr>
            <w:r w:rsidRPr="008A4540">
              <w:rPr>
                <w:rFonts w:ascii="Arial Narrow" w:hAnsi="Arial Narrow" w:cs="Arial"/>
                <w:b/>
                <w:sz w:val="20"/>
                <w:szCs w:val="20"/>
              </w:rPr>
              <w:t>POSESIÓN, TENENCIA O PORTE DE ARMAS SUJETAS A CONTROL.</w:t>
            </w:r>
          </w:p>
        </w:tc>
      </w:tr>
      <w:tr w:rsidRPr="008A4540" w:rsidR="00661191" w:rsidTr="5FFAE9BA" w14:paraId="6E3D020E" w14:textId="77777777">
        <w:trPr>
          <w:trHeight w:val="74"/>
        </w:trPr>
        <w:tc>
          <w:tcPr>
            <w:tcW w:w="3150" w:type="dxa"/>
            <w:tcMar/>
          </w:tcPr>
          <w:p w:rsidRPr="008A4540" w:rsidR="00661191" w:rsidP="00827089" w:rsidRDefault="00661191" w14:paraId="7C2CA986" w14:textId="77777777">
            <w:pPr>
              <w:rPr>
                <w:rFonts w:ascii="Arial Narrow" w:hAnsi="Arial Narrow"/>
                <w:sz w:val="20"/>
                <w:szCs w:val="20"/>
              </w:rPr>
            </w:pPr>
          </w:p>
        </w:tc>
        <w:tc>
          <w:tcPr>
            <w:tcW w:w="6172" w:type="dxa"/>
            <w:tcMar/>
          </w:tcPr>
          <w:p w:rsidRPr="008A4540" w:rsidR="00661191" w:rsidP="00827089" w:rsidRDefault="00661191" w14:paraId="58707B74" w14:textId="77777777">
            <w:pPr>
              <w:jc w:val="both"/>
              <w:rPr>
                <w:rFonts w:ascii="Arial Narrow" w:hAnsi="Arial Narrow" w:cs="Arial"/>
                <w:sz w:val="20"/>
                <w:szCs w:val="20"/>
              </w:rPr>
            </w:pPr>
            <w:r w:rsidRPr="008A4540">
              <w:rPr>
                <w:rFonts w:ascii="Arial Narrow" w:hAnsi="Arial Narrow" w:cs="Arial"/>
                <w:sz w:val="20"/>
                <w:szCs w:val="20"/>
              </w:rPr>
              <w:t>ART. 9 INC. 1°</w:t>
            </w:r>
          </w:p>
        </w:tc>
      </w:tr>
      <w:tr w:rsidRPr="008A4540" w:rsidR="00661191" w:rsidTr="5FFAE9BA" w14:paraId="2FE1E504" w14:textId="77777777">
        <w:trPr>
          <w:trHeight w:val="74"/>
        </w:trPr>
        <w:tc>
          <w:tcPr>
            <w:tcW w:w="3150" w:type="dxa"/>
            <w:tcMar/>
          </w:tcPr>
          <w:p w:rsidRPr="008A4540" w:rsidR="00661191" w:rsidP="00827089" w:rsidRDefault="00661191" w14:paraId="3584C906" w14:textId="77777777">
            <w:pPr>
              <w:rPr>
                <w:rFonts w:ascii="Arial Narrow" w:hAnsi="Arial Narrow"/>
                <w:sz w:val="20"/>
                <w:szCs w:val="20"/>
              </w:rPr>
            </w:pPr>
          </w:p>
        </w:tc>
        <w:tc>
          <w:tcPr>
            <w:tcW w:w="6172" w:type="dxa"/>
            <w:tcMar/>
          </w:tcPr>
          <w:p w:rsidRPr="008A4540" w:rsidR="00661191" w:rsidP="00827089" w:rsidRDefault="00661191" w14:paraId="4220C16C" w14:textId="77777777">
            <w:pPr>
              <w:jc w:val="both"/>
              <w:rPr>
                <w:rFonts w:ascii="Arial Narrow" w:hAnsi="Arial Narrow" w:cs="Arial"/>
                <w:sz w:val="20"/>
                <w:szCs w:val="20"/>
              </w:rPr>
            </w:pPr>
            <w:r w:rsidRPr="008A4540">
              <w:rPr>
                <w:rFonts w:ascii="Arial Narrow" w:hAnsi="Arial Narrow" w:cs="Arial"/>
                <w:sz w:val="20"/>
                <w:szCs w:val="20"/>
              </w:rPr>
              <w:t>Sanciona al que posea tenga o porte algunas de las armas o elementos señalados en las letras b) y d) del Art. 2 de la Ley 17798, sin la autorización de la Dirección General de Movilización Nacional o sin la pertinente inscripción.</w:t>
            </w:r>
          </w:p>
          <w:p w:rsidRPr="008A4540" w:rsidR="00661191" w:rsidP="00827089" w:rsidRDefault="00661191" w14:paraId="5D8B140C" w14:textId="77777777">
            <w:pPr>
              <w:jc w:val="both"/>
              <w:rPr>
                <w:rFonts w:ascii="Arial Narrow" w:hAnsi="Arial Narrow" w:cs="Arial"/>
                <w:sz w:val="20"/>
                <w:szCs w:val="20"/>
              </w:rPr>
            </w:pPr>
            <w:r w:rsidRPr="008A4540">
              <w:rPr>
                <w:rFonts w:ascii="Arial Narrow" w:hAnsi="Arial Narrow" w:cs="Arial"/>
                <w:sz w:val="20"/>
                <w:szCs w:val="20"/>
              </w:rPr>
              <w:t>b) Las armas de fuego, sea cual fuere su calibre, y sus partes, dispositivos y piezas;</w:t>
            </w:r>
          </w:p>
          <w:p w:rsidRPr="008A4540" w:rsidR="00661191" w:rsidP="00827089" w:rsidRDefault="00661191" w14:paraId="2954A8F1" w14:textId="3D750A09">
            <w:pPr>
              <w:jc w:val="both"/>
              <w:rPr>
                <w:rFonts w:ascii="Arial Narrow" w:hAnsi="Arial Narrow" w:cs="Arial"/>
                <w:sz w:val="20"/>
                <w:szCs w:val="20"/>
              </w:rPr>
            </w:pPr>
            <w:r w:rsidRPr="008A4540">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Pr="008A4540" w:rsidR="00661191" w:rsidTr="5FFAE9BA" w14:paraId="1B4A8995" w14:textId="77777777">
        <w:trPr>
          <w:trHeight w:val="74"/>
        </w:trPr>
        <w:tc>
          <w:tcPr>
            <w:tcW w:w="3150" w:type="dxa"/>
            <w:tcMar/>
          </w:tcPr>
          <w:p w:rsidRPr="008A4540" w:rsidR="00661191" w:rsidP="00827089" w:rsidRDefault="00661191" w14:paraId="409D2B55" w14:textId="77777777">
            <w:pPr>
              <w:rPr>
                <w:rFonts w:ascii="Arial Narrow" w:hAnsi="Arial Narrow"/>
                <w:sz w:val="20"/>
                <w:szCs w:val="20"/>
              </w:rPr>
            </w:pPr>
          </w:p>
        </w:tc>
        <w:tc>
          <w:tcPr>
            <w:tcW w:w="6172" w:type="dxa"/>
            <w:tcMar/>
          </w:tcPr>
          <w:p w:rsidRPr="008A4540" w:rsidR="00661191" w:rsidP="00827089" w:rsidRDefault="00661191" w14:paraId="689445E6" w14:textId="77777777">
            <w:pPr>
              <w:jc w:val="both"/>
              <w:rPr>
                <w:rFonts w:ascii="Arial Narrow" w:hAnsi="Arial Narrow" w:cs="Arial"/>
                <w:sz w:val="20"/>
                <w:szCs w:val="20"/>
              </w:rPr>
            </w:pPr>
          </w:p>
        </w:tc>
      </w:tr>
      <w:tr w:rsidRPr="008A4540" w:rsidR="00661191" w:rsidTr="5FFAE9BA" w14:paraId="7B9B112D" w14:textId="77777777">
        <w:trPr>
          <w:trHeight w:val="74"/>
        </w:trPr>
        <w:tc>
          <w:tcPr>
            <w:tcW w:w="3150" w:type="dxa"/>
            <w:tcMar/>
          </w:tcPr>
          <w:p w:rsidRPr="008A4540" w:rsidR="00661191" w:rsidP="00827089" w:rsidRDefault="00661191" w14:paraId="081B9E87" w14:textId="77777777">
            <w:pPr>
              <w:rPr>
                <w:rFonts w:ascii="Arial Narrow" w:hAnsi="Arial Narrow" w:cs="Arial"/>
                <w:b/>
                <w:sz w:val="20"/>
                <w:szCs w:val="20"/>
              </w:rPr>
            </w:pPr>
            <w:r w:rsidRPr="008A4540">
              <w:rPr>
                <w:rFonts w:ascii="Arial Narrow" w:hAnsi="Arial Narrow" w:cs="Arial"/>
                <w:b/>
                <w:sz w:val="20"/>
                <w:szCs w:val="20"/>
              </w:rPr>
              <w:t>10008</w:t>
            </w:r>
          </w:p>
        </w:tc>
        <w:tc>
          <w:tcPr>
            <w:tcW w:w="6172" w:type="dxa"/>
            <w:tcMar/>
          </w:tcPr>
          <w:p w:rsidRPr="008A4540" w:rsidR="00661191" w:rsidP="00827089" w:rsidRDefault="00661191" w14:paraId="269D4CE1" w14:textId="77777777">
            <w:pPr>
              <w:jc w:val="both"/>
              <w:rPr>
                <w:rFonts w:ascii="Arial Narrow" w:hAnsi="Arial Narrow" w:cs="Arial"/>
                <w:b/>
                <w:sz w:val="20"/>
                <w:szCs w:val="20"/>
              </w:rPr>
            </w:pPr>
            <w:r w:rsidRPr="008A4540">
              <w:rPr>
                <w:rFonts w:ascii="Arial Narrow" w:hAnsi="Arial Narrow" w:cs="Arial"/>
                <w:b/>
                <w:sz w:val="20"/>
                <w:szCs w:val="20"/>
              </w:rPr>
              <w:t>PORTE DE ARMA PROHIBIDA.</w:t>
            </w:r>
          </w:p>
        </w:tc>
      </w:tr>
      <w:tr w:rsidRPr="008A4540" w:rsidR="00661191" w:rsidTr="5FFAE9BA" w14:paraId="1AD4E284" w14:textId="77777777">
        <w:trPr>
          <w:trHeight w:val="74"/>
        </w:trPr>
        <w:tc>
          <w:tcPr>
            <w:tcW w:w="3150" w:type="dxa"/>
            <w:tcMar/>
          </w:tcPr>
          <w:p w:rsidRPr="008A4540" w:rsidR="00661191" w:rsidP="00827089" w:rsidRDefault="00661191" w14:paraId="06EEE975" w14:textId="77777777">
            <w:pPr>
              <w:rPr>
                <w:rFonts w:ascii="Arial Narrow" w:hAnsi="Arial Narrow"/>
                <w:sz w:val="20"/>
                <w:szCs w:val="20"/>
              </w:rPr>
            </w:pPr>
          </w:p>
        </w:tc>
        <w:tc>
          <w:tcPr>
            <w:tcW w:w="6172" w:type="dxa"/>
            <w:tcMar/>
          </w:tcPr>
          <w:p w:rsidRPr="008A4540" w:rsidR="00661191" w:rsidP="00827089" w:rsidRDefault="00661191" w14:paraId="167ED598" w14:textId="77777777">
            <w:pPr>
              <w:jc w:val="both"/>
              <w:rPr>
                <w:rFonts w:ascii="Arial Narrow" w:hAnsi="Arial Narrow" w:cs="Arial"/>
                <w:sz w:val="20"/>
                <w:szCs w:val="20"/>
              </w:rPr>
            </w:pPr>
            <w:r w:rsidRPr="008A4540">
              <w:rPr>
                <w:rFonts w:ascii="Arial Narrow" w:hAnsi="Arial Narrow" w:cs="Arial"/>
                <w:sz w:val="20"/>
                <w:szCs w:val="20"/>
              </w:rPr>
              <w:t>ART. 14 INC. 1°</w:t>
            </w:r>
          </w:p>
        </w:tc>
      </w:tr>
      <w:tr w:rsidRPr="008A4540" w:rsidR="00661191" w:rsidTr="5FFAE9BA" w14:paraId="06ECD79A" w14:textId="77777777">
        <w:trPr>
          <w:trHeight w:val="74"/>
        </w:trPr>
        <w:tc>
          <w:tcPr>
            <w:tcW w:w="3150" w:type="dxa"/>
            <w:tcMar/>
          </w:tcPr>
          <w:p w:rsidRPr="008A4540" w:rsidR="00661191" w:rsidP="00827089" w:rsidRDefault="00661191" w14:paraId="7402A190" w14:textId="77777777">
            <w:pPr>
              <w:rPr>
                <w:rFonts w:ascii="Arial Narrow" w:hAnsi="Arial Narrow"/>
                <w:sz w:val="20"/>
                <w:szCs w:val="20"/>
              </w:rPr>
            </w:pPr>
          </w:p>
        </w:tc>
        <w:tc>
          <w:tcPr>
            <w:tcW w:w="6172" w:type="dxa"/>
            <w:tcMar/>
          </w:tcPr>
          <w:p w:rsidRPr="008A4540" w:rsidR="00661191" w:rsidP="00827089" w:rsidRDefault="00661191" w14:paraId="3FCF1887" w14:textId="74E5BAE9">
            <w:pPr>
              <w:jc w:val="both"/>
              <w:rPr>
                <w:rFonts w:ascii="Arial Narrow" w:hAnsi="Arial Narrow" w:cs="Arial"/>
                <w:sz w:val="20"/>
                <w:szCs w:val="20"/>
              </w:rPr>
            </w:pPr>
            <w:r w:rsidRPr="008A4540">
              <w:rPr>
                <w:rFonts w:ascii="Arial Narrow" w:hAnsi="Arial Narrow" w:cs="Arial"/>
                <w:sz w:val="20"/>
                <w:szCs w:val="20"/>
              </w:rPr>
              <w:t>Sanciona al que porte alguna de las armas o elementos señalados en el Art. 3° inc. 1, 2 y 3 de la Ley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8A4540" w:rsidR="00661191" w:rsidTr="5FFAE9BA" w14:paraId="74EFC72F" w14:textId="77777777">
        <w:trPr>
          <w:trHeight w:val="74"/>
        </w:trPr>
        <w:tc>
          <w:tcPr>
            <w:tcW w:w="3150" w:type="dxa"/>
            <w:tcMar/>
          </w:tcPr>
          <w:p w:rsidRPr="008A4540" w:rsidR="00661191" w:rsidP="00827089" w:rsidRDefault="00661191" w14:paraId="15CE03A4" w14:textId="77777777">
            <w:pPr>
              <w:rPr>
                <w:rFonts w:ascii="Arial Narrow" w:hAnsi="Arial Narrow"/>
                <w:sz w:val="20"/>
                <w:szCs w:val="20"/>
              </w:rPr>
            </w:pPr>
          </w:p>
        </w:tc>
        <w:tc>
          <w:tcPr>
            <w:tcW w:w="6172" w:type="dxa"/>
            <w:tcMar/>
          </w:tcPr>
          <w:p w:rsidRPr="008A4540" w:rsidR="00661191" w:rsidP="00827089" w:rsidRDefault="00661191" w14:paraId="1B6E639A" w14:textId="77777777">
            <w:pPr>
              <w:jc w:val="both"/>
              <w:rPr>
                <w:rFonts w:ascii="Arial Narrow" w:hAnsi="Arial Narrow" w:cs="Arial"/>
                <w:sz w:val="20"/>
                <w:szCs w:val="20"/>
              </w:rPr>
            </w:pPr>
          </w:p>
        </w:tc>
      </w:tr>
      <w:tr w:rsidRPr="008A4540" w:rsidR="00661191" w:rsidTr="5FFAE9BA" w14:paraId="46C49902" w14:textId="77777777">
        <w:trPr>
          <w:trHeight w:val="74"/>
        </w:trPr>
        <w:tc>
          <w:tcPr>
            <w:tcW w:w="3150" w:type="dxa"/>
            <w:tcMar/>
          </w:tcPr>
          <w:p w:rsidRPr="008A4540" w:rsidR="00661191" w:rsidP="00827089" w:rsidRDefault="00661191" w14:paraId="4717D948" w14:textId="77777777">
            <w:pPr>
              <w:rPr>
                <w:rFonts w:ascii="Arial Narrow" w:hAnsi="Arial Narrow" w:cs="Arial"/>
                <w:b/>
                <w:sz w:val="20"/>
                <w:szCs w:val="20"/>
              </w:rPr>
            </w:pPr>
            <w:r w:rsidRPr="008A4540">
              <w:rPr>
                <w:rFonts w:ascii="Arial Narrow" w:hAnsi="Arial Narrow" w:cs="Arial"/>
                <w:b/>
                <w:sz w:val="20"/>
                <w:szCs w:val="20"/>
              </w:rPr>
              <w:t>10009</w:t>
            </w:r>
          </w:p>
        </w:tc>
        <w:tc>
          <w:tcPr>
            <w:tcW w:w="6172" w:type="dxa"/>
            <w:tcMar/>
          </w:tcPr>
          <w:p w:rsidRPr="008A4540" w:rsidR="00661191" w:rsidP="00827089" w:rsidRDefault="00661191" w14:paraId="78F76AAE" w14:textId="77777777">
            <w:pPr>
              <w:jc w:val="both"/>
              <w:rPr>
                <w:rFonts w:ascii="Arial Narrow" w:hAnsi="Arial Narrow" w:cs="Arial"/>
                <w:b/>
                <w:sz w:val="20"/>
                <w:szCs w:val="20"/>
              </w:rPr>
            </w:pPr>
            <w:r w:rsidRPr="008A4540">
              <w:rPr>
                <w:rFonts w:ascii="Arial Narrow" w:hAnsi="Arial Narrow" w:cs="Arial"/>
                <w:b/>
                <w:sz w:val="20"/>
                <w:szCs w:val="20"/>
              </w:rPr>
              <w:t xml:space="preserve">POSESIÓN O TENENCIA DE ARMAS PROHIBIDAS.  </w:t>
            </w:r>
          </w:p>
        </w:tc>
      </w:tr>
      <w:tr w:rsidRPr="008A4540" w:rsidR="00661191" w:rsidTr="5FFAE9BA" w14:paraId="77B26A71" w14:textId="77777777">
        <w:trPr>
          <w:trHeight w:val="74"/>
        </w:trPr>
        <w:tc>
          <w:tcPr>
            <w:tcW w:w="3150" w:type="dxa"/>
            <w:tcMar/>
          </w:tcPr>
          <w:p w:rsidRPr="008A4540" w:rsidR="00661191" w:rsidP="00827089" w:rsidRDefault="00661191" w14:paraId="7F2ECF0B" w14:textId="77777777">
            <w:pPr>
              <w:rPr>
                <w:rFonts w:ascii="Arial Narrow" w:hAnsi="Arial Narrow"/>
                <w:sz w:val="20"/>
                <w:szCs w:val="20"/>
              </w:rPr>
            </w:pPr>
          </w:p>
        </w:tc>
        <w:tc>
          <w:tcPr>
            <w:tcW w:w="6172" w:type="dxa"/>
            <w:tcMar/>
          </w:tcPr>
          <w:p w:rsidRPr="008A4540" w:rsidR="00661191" w:rsidP="00827089" w:rsidRDefault="00661191" w14:paraId="41C9D9B9" w14:textId="77777777">
            <w:pPr>
              <w:jc w:val="both"/>
              <w:rPr>
                <w:rFonts w:ascii="Arial Narrow" w:hAnsi="Arial Narrow" w:cs="Arial"/>
                <w:sz w:val="20"/>
                <w:szCs w:val="20"/>
              </w:rPr>
            </w:pPr>
            <w:r w:rsidRPr="008A4540">
              <w:rPr>
                <w:rFonts w:ascii="Arial Narrow" w:hAnsi="Arial Narrow" w:cs="Arial"/>
                <w:sz w:val="20"/>
                <w:szCs w:val="20"/>
              </w:rPr>
              <w:t>ART. 13 INC 1°</w:t>
            </w:r>
          </w:p>
        </w:tc>
      </w:tr>
      <w:tr w:rsidRPr="008A4540" w:rsidR="00661191" w:rsidTr="5FFAE9BA" w14:paraId="78FFD415" w14:textId="77777777">
        <w:trPr>
          <w:trHeight w:val="74"/>
        </w:trPr>
        <w:tc>
          <w:tcPr>
            <w:tcW w:w="3150" w:type="dxa"/>
            <w:tcMar/>
          </w:tcPr>
          <w:p w:rsidRPr="008A4540" w:rsidR="00661191" w:rsidP="00827089" w:rsidRDefault="00661191" w14:paraId="12AA61E5" w14:textId="77777777">
            <w:pPr>
              <w:rPr>
                <w:rFonts w:ascii="Arial Narrow" w:hAnsi="Arial Narrow"/>
                <w:sz w:val="20"/>
                <w:szCs w:val="20"/>
              </w:rPr>
            </w:pPr>
          </w:p>
        </w:tc>
        <w:tc>
          <w:tcPr>
            <w:tcW w:w="6172" w:type="dxa"/>
            <w:tcMar/>
          </w:tcPr>
          <w:p w:rsidRPr="008A4540" w:rsidR="00661191" w:rsidP="00827089" w:rsidRDefault="00661191" w14:paraId="49666A10" w14:textId="2DB957C7">
            <w:pPr>
              <w:jc w:val="both"/>
              <w:rPr>
                <w:rFonts w:ascii="Arial Narrow" w:hAnsi="Arial Narrow" w:cs="Arial"/>
                <w:sz w:val="20"/>
                <w:szCs w:val="20"/>
              </w:rPr>
            </w:pPr>
            <w:r w:rsidRPr="008A4540">
              <w:rPr>
                <w:rFonts w:ascii="Arial Narrow" w:hAnsi="Arial Narrow" w:cs="Arial"/>
                <w:sz w:val="20"/>
                <w:szCs w:val="20"/>
              </w:rPr>
              <w:t>Sanciona la posesión o tenencia de las armas o elementos señalados en el Art. 3° inc. 1, 2 y 3 de la Ley 17.978, sin autorización de la DGMN. Se entienden dentro de este grupo: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Pr="008A4540" w:rsidR="00661191" w:rsidTr="5FFAE9BA" w14:paraId="272FEA1B" w14:textId="77777777">
        <w:trPr>
          <w:trHeight w:val="74"/>
        </w:trPr>
        <w:tc>
          <w:tcPr>
            <w:tcW w:w="3150" w:type="dxa"/>
            <w:tcMar/>
          </w:tcPr>
          <w:p w:rsidRPr="008A4540" w:rsidR="00661191" w:rsidP="00827089" w:rsidRDefault="00661191" w14:paraId="26F510EF" w14:textId="77777777">
            <w:pPr>
              <w:rPr>
                <w:rFonts w:ascii="Arial Narrow" w:hAnsi="Arial Narrow"/>
                <w:sz w:val="20"/>
                <w:szCs w:val="20"/>
              </w:rPr>
            </w:pPr>
          </w:p>
        </w:tc>
        <w:tc>
          <w:tcPr>
            <w:tcW w:w="6172" w:type="dxa"/>
            <w:tcMar/>
          </w:tcPr>
          <w:p w:rsidRPr="008A4540" w:rsidR="00661191" w:rsidP="00827089" w:rsidRDefault="00661191" w14:paraId="22977353" w14:textId="77777777">
            <w:pPr>
              <w:jc w:val="both"/>
              <w:rPr>
                <w:rFonts w:ascii="Arial Narrow" w:hAnsi="Arial Narrow" w:cs="Arial"/>
                <w:sz w:val="20"/>
                <w:szCs w:val="20"/>
              </w:rPr>
            </w:pPr>
          </w:p>
        </w:tc>
      </w:tr>
      <w:tr w:rsidRPr="008A4540" w:rsidR="00661191" w:rsidTr="5FFAE9BA" w14:paraId="1E708DBF" w14:textId="77777777">
        <w:trPr>
          <w:trHeight w:val="74"/>
        </w:trPr>
        <w:tc>
          <w:tcPr>
            <w:tcW w:w="3150" w:type="dxa"/>
            <w:tcMar/>
          </w:tcPr>
          <w:p w:rsidRPr="008A4540" w:rsidR="00661191" w:rsidP="00827089" w:rsidRDefault="00661191" w14:paraId="09781588" w14:textId="77777777">
            <w:pPr>
              <w:rPr>
                <w:rFonts w:ascii="Arial Narrow" w:hAnsi="Arial Narrow" w:cs="Arial"/>
                <w:b/>
                <w:sz w:val="20"/>
                <w:szCs w:val="20"/>
              </w:rPr>
            </w:pPr>
            <w:r w:rsidRPr="008A4540">
              <w:rPr>
                <w:rFonts w:ascii="Arial Narrow" w:hAnsi="Arial Narrow" w:cs="Arial"/>
                <w:b/>
                <w:sz w:val="20"/>
                <w:szCs w:val="20"/>
              </w:rPr>
              <w:t>10010</w:t>
            </w:r>
          </w:p>
        </w:tc>
        <w:tc>
          <w:tcPr>
            <w:tcW w:w="6172" w:type="dxa"/>
            <w:tcMar/>
          </w:tcPr>
          <w:p w:rsidRPr="008A4540" w:rsidR="00661191" w:rsidP="00827089" w:rsidRDefault="00661191" w14:paraId="5EDEA519" w14:textId="77777777">
            <w:pPr>
              <w:jc w:val="both"/>
              <w:rPr>
                <w:rFonts w:ascii="Arial Narrow" w:hAnsi="Arial Narrow" w:cs="Arial"/>
                <w:b/>
                <w:sz w:val="20"/>
                <w:szCs w:val="20"/>
              </w:rPr>
            </w:pPr>
            <w:r w:rsidRPr="008A4540">
              <w:rPr>
                <w:rFonts w:ascii="Arial Narrow" w:hAnsi="Arial Narrow" w:cs="Arial"/>
                <w:b/>
                <w:sz w:val="20"/>
                <w:szCs w:val="20"/>
              </w:rPr>
              <w:t>TRÁFICO DE ARMAS.</w:t>
            </w:r>
          </w:p>
        </w:tc>
      </w:tr>
      <w:tr w:rsidRPr="008A4540" w:rsidR="00661191" w:rsidTr="5FFAE9BA" w14:paraId="3FD8478D" w14:textId="77777777">
        <w:trPr>
          <w:trHeight w:val="74"/>
        </w:trPr>
        <w:tc>
          <w:tcPr>
            <w:tcW w:w="3150" w:type="dxa"/>
            <w:tcMar/>
          </w:tcPr>
          <w:p w:rsidRPr="008A4540" w:rsidR="00661191" w:rsidP="00827089" w:rsidRDefault="00661191" w14:paraId="5EFA8DCF" w14:textId="77777777">
            <w:pPr>
              <w:rPr>
                <w:rFonts w:ascii="Arial Narrow" w:hAnsi="Arial Narrow"/>
                <w:sz w:val="20"/>
                <w:szCs w:val="20"/>
              </w:rPr>
            </w:pPr>
          </w:p>
        </w:tc>
        <w:tc>
          <w:tcPr>
            <w:tcW w:w="6172" w:type="dxa"/>
            <w:tcMar/>
          </w:tcPr>
          <w:p w:rsidRPr="008A4540" w:rsidR="00661191" w:rsidP="00103172" w:rsidRDefault="00661191" w14:paraId="4D1F2B98" w14:textId="6C008A75">
            <w:pPr>
              <w:jc w:val="both"/>
              <w:rPr>
                <w:rFonts w:ascii="Arial Narrow" w:hAnsi="Arial Narrow" w:cs="Arial"/>
                <w:sz w:val="20"/>
                <w:szCs w:val="20"/>
              </w:rPr>
            </w:pPr>
            <w:r w:rsidRPr="008A4540">
              <w:rPr>
                <w:rFonts w:ascii="Arial Narrow" w:hAnsi="Arial Narrow" w:cs="Arial"/>
                <w:sz w:val="20"/>
                <w:szCs w:val="20"/>
              </w:rPr>
              <w:t xml:space="preserve">ART. 10 </w:t>
            </w:r>
          </w:p>
        </w:tc>
      </w:tr>
      <w:tr w:rsidRPr="008A4540" w:rsidR="00661191" w:rsidTr="5FFAE9BA" w14:paraId="49DAC4D8" w14:textId="77777777">
        <w:trPr>
          <w:trHeight w:val="74"/>
        </w:trPr>
        <w:tc>
          <w:tcPr>
            <w:tcW w:w="3150" w:type="dxa"/>
            <w:tcMar/>
          </w:tcPr>
          <w:p w:rsidRPr="008A4540" w:rsidR="00661191" w:rsidP="00827089" w:rsidRDefault="00661191" w14:paraId="673DC430" w14:textId="77777777">
            <w:pPr>
              <w:rPr>
                <w:rFonts w:ascii="Arial Narrow" w:hAnsi="Arial Narrow"/>
                <w:sz w:val="20"/>
                <w:szCs w:val="20"/>
              </w:rPr>
            </w:pPr>
          </w:p>
        </w:tc>
        <w:tc>
          <w:tcPr>
            <w:tcW w:w="6172" w:type="dxa"/>
            <w:tcMar/>
          </w:tcPr>
          <w:p w:rsidRPr="008A4540" w:rsidR="00661191" w:rsidP="00827089" w:rsidRDefault="00661191" w14:paraId="519E882B" w14:textId="7434D510">
            <w:pPr>
              <w:jc w:val="both"/>
              <w:rPr>
                <w:rFonts w:ascii="Arial Narrow" w:hAnsi="Arial Narrow" w:cs="Arial"/>
                <w:sz w:val="20"/>
                <w:szCs w:val="20"/>
              </w:rPr>
            </w:pPr>
            <w:r w:rsidRPr="008A4540">
              <w:rPr>
                <w:rFonts w:ascii="Arial Narrow" w:hAnsi="Arial Narrow" w:cs="Arial"/>
                <w:sz w:val="20"/>
                <w:szCs w:val="20"/>
              </w:rPr>
              <w:t>Fabricar, armar, elaborar, adaptar, transformar, importar, internar al país, exportar, transportar, almacenar, distribuir, ofrecer, adquirir o celebrar convenciones respecto de los elementos indicados en los artículos 2 y 3 de la Ley 17.978.</w:t>
            </w:r>
          </w:p>
        </w:tc>
      </w:tr>
      <w:tr w:rsidRPr="008A4540" w:rsidR="00661191" w:rsidTr="5FFAE9BA" w14:paraId="48D0215E" w14:textId="77777777">
        <w:trPr>
          <w:trHeight w:val="74"/>
        </w:trPr>
        <w:tc>
          <w:tcPr>
            <w:tcW w:w="3150" w:type="dxa"/>
            <w:tcMar/>
          </w:tcPr>
          <w:p w:rsidRPr="008A4540" w:rsidR="00661191" w:rsidP="00827089" w:rsidRDefault="00661191" w14:paraId="74197F4B" w14:textId="77777777">
            <w:pPr>
              <w:rPr>
                <w:rFonts w:ascii="Arial Narrow" w:hAnsi="Arial Narrow"/>
                <w:sz w:val="20"/>
                <w:szCs w:val="20"/>
              </w:rPr>
            </w:pPr>
          </w:p>
        </w:tc>
        <w:tc>
          <w:tcPr>
            <w:tcW w:w="6172" w:type="dxa"/>
            <w:tcMar/>
          </w:tcPr>
          <w:p w:rsidRPr="008A4540" w:rsidR="00661191" w:rsidP="00827089" w:rsidRDefault="00661191" w14:paraId="1135677F" w14:textId="77777777">
            <w:pPr>
              <w:jc w:val="both"/>
              <w:rPr>
                <w:rFonts w:ascii="Arial Narrow" w:hAnsi="Arial Narrow" w:cs="Arial"/>
                <w:sz w:val="20"/>
                <w:szCs w:val="20"/>
              </w:rPr>
            </w:pPr>
          </w:p>
        </w:tc>
      </w:tr>
      <w:tr w:rsidRPr="008A4540" w:rsidR="00661191" w:rsidTr="5FFAE9BA" w14:paraId="13119BF3" w14:textId="77777777">
        <w:trPr>
          <w:trHeight w:val="74"/>
        </w:trPr>
        <w:tc>
          <w:tcPr>
            <w:tcW w:w="3150" w:type="dxa"/>
            <w:tcMar/>
          </w:tcPr>
          <w:p w:rsidRPr="008A4540" w:rsidR="00661191" w:rsidP="00827089" w:rsidRDefault="00661191" w14:paraId="68BE6989" w14:textId="77777777">
            <w:pPr>
              <w:rPr>
                <w:rFonts w:ascii="Arial Narrow" w:hAnsi="Arial Narrow" w:cs="Arial"/>
                <w:b/>
                <w:sz w:val="20"/>
                <w:szCs w:val="20"/>
              </w:rPr>
            </w:pPr>
            <w:r w:rsidRPr="008A4540">
              <w:rPr>
                <w:rFonts w:ascii="Arial Narrow" w:hAnsi="Arial Narrow" w:cs="Arial"/>
                <w:b/>
                <w:sz w:val="20"/>
                <w:szCs w:val="20"/>
              </w:rPr>
              <w:t>10011</w:t>
            </w:r>
          </w:p>
        </w:tc>
        <w:tc>
          <w:tcPr>
            <w:tcW w:w="6172" w:type="dxa"/>
            <w:tcMar/>
          </w:tcPr>
          <w:p w:rsidRPr="008A4540" w:rsidR="00661191" w:rsidP="00827089" w:rsidRDefault="00661191" w14:paraId="6BE38927" w14:textId="77777777">
            <w:pPr>
              <w:jc w:val="both"/>
              <w:rPr>
                <w:rFonts w:ascii="Arial Narrow" w:hAnsi="Arial Narrow" w:cs="Arial"/>
                <w:b/>
                <w:sz w:val="20"/>
                <w:szCs w:val="20"/>
              </w:rPr>
            </w:pPr>
            <w:r w:rsidRPr="008A4540">
              <w:rPr>
                <w:rFonts w:ascii="Arial Narrow" w:hAnsi="Arial Narrow" w:cs="Arial"/>
                <w:b/>
                <w:sz w:val="20"/>
                <w:szCs w:val="20"/>
              </w:rPr>
              <w:t>POSESIÓN, TENENCIA O PORTE DE MUNICIONES Y SUSTANCIAS QUÍMICAS.</w:t>
            </w:r>
          </w:p>
        </w:tc>
      </w:tr>
      <w:tr w:rsidRPr="008A4540" w:rsidR="00661191" w:rsidTr="5FFAE9BA" w14:paraId="631A929A" w14:textId="77777777">
        <w:trPr>
          <w:trHeight w:val="74"/>
        </w:trPr>
        <w:tc>
          <w:tcPr>
            <w:tcW w:w="3150" w:type="dxa"/>
            <w:tcMar/>
          </w:tcPr>
          <w:p w:rsidRPr="008A4540" w:rsidR="00661191" w:rsidP="00827089" w:rsidRDefault="00661191" w14:paraId="259879A5" w14:textId="77777777">
            <w:pPr>
              <w:rPr>
                <w:rFonts w:ascii="Arial Narrow" w:hAnsi="Arial Narrow"/>
                <w:sz w:val="20"/>
                <w:szCs w:val="20"/>
              </w:rPr>
            </w:pPr>
          </w:p>
        </w:tc>
        <w:tc>
          <w:tcPr>
            <w:tcW w:w="6172" w:type="dxa"/>
            <w:tcMar/>
          </w:tcPr>
          <w:p w:rsidRPr="008A4540" w:rsidR="00661191" w:rsidP="00827089" w:rsidRDefault="00661191" w14:paraId="657F638A" w14:textId="77777777">
            <w:pPr>
              <w:jc w:val="both"/>
              <w:rPr>
                <w:rFonts w:ascii="Arial Narrow" w:hAnsi="Arial Narrow" w:cs="Arial"/>
                <w:sz w:val="20"/>
                <w:szCs w:val="20"/>
              </w:rPr>
            </w:pPr>
            <w:r w:rsidRPr="008A4540">
              <w:rPr>
                <w:rFonts w:ascii="Arial Narrow" w:hAnsi="Arial Narrow" w:cs="Arial"/>
                <w:sz w:val="20"/>
                <w:szCs w:val="20"/>
              </w:rPr>
              <w:t>ART. 9 INC. 2°</w:t>
            </w:r>
          </w:p>
        </w:tc>
      </w:tr>
      <w:tr w:rsidRPr="008A4540" w:rsidR="00661191" w:rsidTr="5FFAE9BA" w14:paraId="3B2D6708" w14:textId="77777777">
        <w:trPr>
          <w:trHeight w:val="74"/>
        </w:trPr>
        <w:tc>
          <w:tcPr>
            <w:tcW w:w="3150" w:type="dxa"/>
            <w:tcMar/>
          </w:tcPr>
          <w:p w:rsidRPr="008A4540" w:rsidR="00661191" w:rsidP="00827089" w:rsidRDefault="00661191" w14:paraId="0D770640" w14:textId="77777777">
            <w:pPr>
              <w:rPr>
                <w:rFonts w:ascii="Arial Narrow" w:hAnsi="Arial Narrow"/>
                <w:sz w:val="20"/>
                <w:szCs w:val="20"/>
              </w:rPr>
            </w:pPr>
          </w:p>
        </w:tc>
        <w:tc>
          <w:tcPr>
            <w:tcW w:w="6172" w:type="dxa"/>
            <w:tcMar/>
          </w:tcPr>
          <w:p w:rsidRPr="008A4540" w:rsidR="00661191" w:rsidP="00827089" w:rsidRDefault="00661191" w14:paraId="2A3772BC" w14:textId="76E1A9CC">
            <w:pPr>
              <w:jc w:val="both"/>
              <w:rPr>
                <w:rFonts w:ascii="Arial Narrow" w:hAnsi="Arial Narrow" w:cs="Arial"/>
                <w:sz w:val="20"/>
                <w:szCs w:val="20"/>
              </w:rPr>
            </w:pPr>
            <w:r w:rsidRPr="008A4540">
              <w:rPr>
                <w:rFonts w:ascii="Arial Narrow" w:hAnsi="Arial Narrow" w:cs="Arial"/>
                <w:sz w:val="20"/>
                <w:szCs w:val="20"/>
              </w:rPr>
              <w:t>Sanciona al que posea tenga o porte alguno de los elementos señalados en las letras c) y e) del Art. 2 de la Ley 17798, sin la autorización de la Dirección General de Movilización Nacional o sin la pertinente inscripción.</w:t>
            </w:r>
          </w:p>
          <w:p w:rsidRPr="008A4540" w:rsidR="00661191" w:rsidP="00827089" w:rsidRDefault="00661191" w14:paraId="2C395397" w14:textId="77777777">
            <w:pPr>
              <w:jc w:val="both"/>
              <w:rPr>
                <w:rFonts w:ascii="Arial Narrow" w:hAnsi="Arial Narrow" w:cs="Arial"/>
                <w:sz w:val="20"/>
                <w:szCs w:val="20"/>
              </w:rPr>
            </w:pPr>
            <w:r w:rsidRPr="008A4540">
              <w:rPr>
                <w:rFonts w:ascii="Arial Narrow" w:hAnsi="Arial Narrow" w:cs="Arial"/>
                <w:sz w:val="20"/>
                <w:szCs w:val="20"/>
              </w:rPr>
              <w:t>c) Las municiones y cartuchos;</w:t>
            </w:r>
          </w:p>
          <w:p w:rsidRPr="008A4540" w:rsidR="00661191" w:rsidP="00827089" w:rsidRDefault="00661191" w14:paraId="3108D703" w14:textId="4A3BEB19">
            <w:pPr>
              <w:jc w:val="both"/>
              <w:rPr>
                <w:rFonts w:ascii="Arial Narrow" w:hAnsi="Arial Narrow" w:cs="Arial"/>
                <w:sz w:val="20"/>
                <w:szCs w:val="20"/>
              </w:rPr>
            </w:pPr>
            <w:r w:rsidRPr="008A4540">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8A4540" w:rsidR="00B765F3" w:rsidTr="5FFAE9BA" w14:paraId="34C60668" w14:textId="77777777">
        <w:trPr>
          <w:trHeight w:val="74"/>
        </w:trPr>
        <w:tc>
          <w:tcPr>
            <w:tcW w:w="3150" w:type="dxa"/>
            <w:tcMar/>
          </w:tcPr>
          <w:p w:rsidRPr="008A4540" w:rsidR="00B765F3" w:rsidP="00827089" w:rsidRDefault="00B765F3" w14:paraId="4E986CE1" w14:textId="77777777">
            <w:pPr>
              <w:rPr>
                <w:rFonts w:ascii="Arial Narrow" w:hAnsi="Arial Narrow" w:cs="Arial"/>
                <w:b/>
                <w:sz w:val="20"/>
                <w:szCs w:val="20"/>
              </w:rPr>
            </w:pPr>
          </w:p>
        </w:tc>
        <w:tc>
          <w:tcPr>
            <w:tcW w:w="6172" w:type="dxa"/>
            <w:tcMar/>
          </w:tcPr>
          <w:p w:rsidRPr="008A4540" w:rsidR="00B765F3" w:rsidP="00827089" w:rsidRDefault="00B765F3" w14:paraId="4895C57C" w14:textId="77777777">
            <w:pPr>
              <w:jc w:val="both"/>
              <w:rPr>
                <w:rFonts w:ascii="Arial Narrow" w:hAnsi="Arial Narrow" w:cs="Arial"/>
                <w:b/>
                <w:sz w:val="20"/>
                <w:szCs w:val="20"/>
              </w:rPr>
            </w:pPr>
          </w:p>
        </w:tc>
      </w:tr>
      <w:tr w:rsidRPr="008A4540" w:rsidR="00661191" w:rsidTr="5FFAE9BA" w14:paraId="20D870D1" w14:textId="77777777">
        <w:trPr>
          <w:trHeight w:val="74"/>
        </w:trPr>
        <w:tc>
          <w:tcPr>
            <w:tcW w:w="3150" w:type="dxa"/>
            <w:tcMar/>
          </w:tcPr>
          <w:p w:rsidRPr="008A4540" w:rsidR="00661191" w:rsidP="00827089" w:rsidRDefault="00661191" w14:paraId="57D668AF" w14:textId="77777777">
            <w:pPr>
              <w:rPr>
                <w:rFonts w:ascii="Arial Narrow" w:hAnsi="Arial Narrow" w:cs="Arial"/>
                <w:b/>
                <w:sz w:val="20"/>
                <w:szCs w:val="20"/>
              </w:rPr>
            </w:pPr>
            <w:r w:rsidRPr="008A4540">
              <w:rPr>
                <w:rFonts w:ascii="Arial Narrow" w:hAnsi="Arial Narrow" w:cs="Arial"/>
                <w:b/>
                <w:sz w:val="20"/>
                <w:szCs w:val="20"/>
              </w:rPr>
              <w:lastRenderedPageBreak/>
              <w:t>10012</w:t>
            </w:r>
          </w:p>
        </w:tc>
        <w:tc>
          <w:tcPr>
            <w:tcW w:w="6172" w:type="dxa"/>
            <w:tcMar/>
          </w:tcPr>
          <w:p w:rsidRPr="008A4540" w:rsidR="00661191" w:rsidP="00827089" w:rsidRDefault="00661191" w14:paraId="577AE60D" w14:textId="77777777">
            <w:pPr>
              <w:jc w:val="both"/>
              <w:rPr>
                <w:rFonts w:ascii="Arial Narrow" w:hAnsi="Arial Narrow" w:cs="Arial"/>
                <w:b/>
                <w:sz w:val="20"/>
                <w:szCs w:val="20"/>
              </w:rPr>
            </w:pPr>
            <w:r w:rsidRPr="008A4540">
              <w:rPr>
                <w:rFonts w:ascii="Arial Narrow" w:hAnsi="Arial Narrow" w:cs="Arial"/>
                <w:b/>
                <w:sz w:val="20"/>
                <w:szCs w:val="20"/>
              </w:rPr>
              <w:t>PORTE DE ARMA DE GUERRA, QUÍMICA, BIOLÓGICA O NUCLEAR.</w:t>
            </w:r>
          </w:p>
        </w:tc>
      </w:tr>
      <w:tr w:rsidRPr="008A4540" w:rsidR="00661191" w:rsidTr="5FFAE9BA" w14:paraId="39608CA3" w14:textId="77777777">
        <w:trPr>
          <w:trHeight w:val="74"/>
        </w:trPr>
        <w:tc>
          <w:tcPr>
            <w:tcW w:w="3150" w:type="dxa"/>
            <w:tcMar/>
          </w:tcPr>
          <w:p w:rsidRPr="008A4540" w:rsidR="00661191" w:rsidP="00827089" w:rsidRDefault="00661191" w14:paraId="2A6CD194" w14:textId="77777777">
            <w:pPr>
              <w:rPr>
                <w:rFonts w:ascii="Arial Narrow" w:hAnsi="Arial Narrow"/>
                <w:sz w:val="20"/>
                <w:szCs w:val="20"/>
              </w:rPr>
            </w:pPr>
          </w:p>
        </w:tc>
        <w:tc>
          <w:tcPr>
            <w:tcW w:w="6172" w:type="dxa"/>
            <w:tcMar/>
          </w:tcPr>
          <w:p w:rsidRPr="008A4540" w:rsidR="00661191" w:rsidP="00827089" w:rsidRDefault="00661191" w14:paraId="2BB0D177" w14:textId="77777777">
            <w:pPr>
              <w:jc w:val="both"/>
              <w:rPr>
                <w:rFonts w:ascii="Arial Narrow" w:hAnsi="Arial Narrow" w:cs="Arial"/>
                <w:sz w:val="20"/>
                <w:szCs w:val="20"/>
              </w:rPr>
            </w:pPr>
            <w:r w:rsidRPr="008A4540">
              <w:rPr>
                <w:rFonts w:ascii="Arial Narrow" w:hAnsi="Arial Narrow" w:cs="Arial"/>
                <w:sz w:val="20"/>
                <w:szCs w:val="20"/>
              </w:rPr>
              <w:t>ART. 14 INC. 2°</w:t>
            </w:r>
          </w:p>
        </w:tc>
      </w:tr>
      <w:tr w:rsidRPr="008A4540" w:rsidR="00661191" w:rsidTr="5FFAE9BA" w14:paraId="3CD1A961" w14:textId="77777777">
        <w:trPr>
          <w:trHeight w:val="74"/>
        </w:trPr>
        <w:tc>
          <w:tcPr>
            <w:tcW w:w="3150" w:type="dxa"/>
            <w:tcMar/>
          </w:tcPr>
          <w:p w:rsidRPr="008A4540" w:rsidR="00661191" w:rsidP="00827089" w:rsidRDefault="00661191" w14:paraId="48000ADA" w14:textId="77777777">
            <w:pPr>
              <w:rPr>
                <w:rFonts w:ascii="Arial Narrow" w:hAnsi="Arial Narrow"/>
                <w:sz w:val="20"/>
                <w:szCs w:val="20"/>
              </w:rPr>
            </w:pPr>
          </w:p>
        </w:tc>
        <w:tc>
          <w:tcPr>
            <w:tcW w:w="6172" w:type="dxa"/>
            <w:tcMar/>
          </w:tcPr>
          <w:p w:rsidRPr="008A4540" w:rsidR="00661191" w:rsidP="00827089" w:rsidRDefault="00661191" w14:paraId="426BCE2F" w14:textId="0991764A">
            <w:pPr>
              <w:jc w:val="both"/>
              <w:rPr>
                <w:rFonts w:ascii="Arial Narrow" w:hAnsi="Arial Narrow" w:cs="Arial"/>
                <w:sz w:val="20"/>
                <w:szCs w:val="20"/>
              </w:rPr>
            </w:pPr>
            <w:r w:rsidRPr="008A4540">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Pr="008A4540" w:rsidR="00661191" w:rsidTr="5FFAE9BA" w14:paraId="5354A6AA" w14:textId="77777777">
        <w:trPr>
          <w:trHeight w:val="74"/>
        </w:trPr>
        <w:tc>
          <w:tcPr>
            <w:tcW w:w="3150" w:type="dxa"/>
            <w:tcMar/>
          </w:tcPr>
          <w:p w:rsidRPr="008A4540" w:rsidR="00661191" w:rsidP="00827089" w:rsidRDefault="00661191" w14:paraId="15E3E58F" w14:textId="77777777">
            <w:pPr>
              <w:rPr>
                <w:rFonts w:ascii="Arial Narrow" w:hAnsi="Arial Narrow"/>
                <w:sz w:val="20"/>
                <w:szCs w:val="20"/>
              </w:rPr>
            </w:pPr>
          </w:p>
        </w:tc>
        <w:tc>
          <w:tcPr>
            <w:tcW w:w="6172" w:type="dxa"/>
            <w:tcMar/>
          </w:tcPr>
          <w:p w:rsidRPr="008A4540" w:rsidR="00661191" w:rsidP="00827089" w:rsidRDefault="00661191" w14:paraId="62EA5891" w14:textId="77777777">
            <w:pPr>
              <w:jc w:val="both"/>
              <w:rPr>
                <w:rFonts w:ascii="Arial Narrow" w:hAnsi="Arial Narrow" w:cs="Arial"/>
                <w:sz w:val="20"/>
                <w:szCs w:val="20"/>
              </w:rPr>
            </w:pPr>
          </w:p>
        </w:tc>
      </w:tr>
      <w:tr w:rsidRPr="008A4540" w:rsidR="00661191" w:rsidTr="5FFAE9BA" w14:paraId="636962B9" w14:textId="77777777">
        <w:trPr>
          <w:trHeight w:val="74"/>
        </w:trPr>
        <w:tc>
          <w:tcPr>
            <w:tcW w:w="3150" w:type="dxa"/>
            <w:tcMar/>
          </w:tcPr>
          <w:p w:rsidRPr="008A4540" w:rsidR="00661191" w:rsidP="00827089" w:rsidRDefault="00661191" w14:paraId="525BD2F1" w14:textId="77777777">
            <w:pPr>
              <w:rPr>
                <w:rFonts w:ascii="Arial Narrow" w:hAnsi="Arial Narrow" w:cs="Arial"/>
                <w:b/>
                <w:sz w:val="20"/>
                <w:szCs w:val="20"/>
              </w:rPr>
            </w:pPr>
            <w:r w:rsidRPr="008A4540">
              <w:rPr>
                <w:rFonts w:ascii="Arial Narrow" w:hAnsi="Arial Narrow" w:cs="Arial"/>
                <w:b/>
                <w:sz w:val="20"/>
                <w:szCs w:val="20"/>
              </w:rPr>
              <w:t>10013</w:t>
            </w:r>
          </w:p>
        </w:tc>
        <w:tc>
          <w:tcPr>
            <w:tcW w:w="6172" w:type="dxa"/>
            <w:tcMar/>
          </w:tcPr>
          <w:p w:rsidRPr="008A4540" w:rsidR="00661191" w:rsidP="00827089" w:rsidRDefault="00661191" w14:paraId="27B84630" w14:textId="77777777">
            <w:pPr>
              <w:jc w:val="both"/>
              <w:rPr>
                <w:rFonts w:ascii="Arial Narrow" w:hAnsi="Arial Narrow" w:cs="Arial"/>
                <w:b/>
                <w:sz w:val="20"/>
                <w:szCs w:val="20"/>
              </w:rPr>
            </w:pPr>
            <w:r w:rsidRPr="008A4540">
              <w:rPr>
                <w:rFonts w:ascii="Arial Narrow" w:hAnsi="Arial Narrow" w:cs="Arial"/>
                <w:b/>
                <w:sz w:val="20"/>
                <w:szCs w:val="20"/>
              </w:rPr>
              <w:t>POSESIÓN O TENENCIA DE ARMA DE GUERRA, QUÍMICA, BIOLÓGICA O NUCLEAR.</w:t>
            </w:r>
          </w:p>
        </w:tc>
      </w:tr>
      <w:tr w:rsidRPr="008A4540" w:rsidR="00661191" w:rsidTr="5FFAE9BA" w14:paraId="16C6C4F5" w14:textId="77777777">
        <w:trPr>
          <w:trHeight w:val="74"/>
        </w:trPr>
        <w:tc>
          <w:tcPr>
            <w:tcW w:w="3150" w:type="dxa"/>
            <w:tcMar/>
          </w:tcPr>
          <w:p w:rsidRPr="008A4540" w:rsidR="00661191" w:rsidP="00827089" w:rsidRDefault="00661191" w14:paraId="5CFD3164" w14:textId="77777777">
            <w:pPr>
              <w:rPr>
                <w:rFonts w:ascii="Arial Narrow" w:hAnsi="Arial Narrow"/>
                <w:sz w:val="20"/>
                <w:szCs w:val="20"/>
              </w:rPr>
            </w:pPr>
          </w:p>
        </w:tc>
        <w:tc>
          <w:tcPr>
            <w:tcW w:w="6172" w:type="dxa"/>
            <w:tcMar/>
          </w:tcPr>
          <w:p w:rsidRPr="008A4540" w:rsidR="00661191" w:rsidP="00827089" w:rsidRDefault="00661191" w14:paraId="785CAF87" w14:textId="77777777">
            <w:pPr>
              <w:jc w:val="both"/>
              <w:rPr>
                <w:rFonts w:ascii="Arial Narrow" w:hAnsi="Arial Narrow" w:cs="Arial"/>
                <w:sz w:val="20"/>
                <w:szCs w:val="20"/>
              </w:rPr>
            </w:pPr>
            <w:r w:rsidRPr="008A4540">
              <w:rPr>
                <w:rFonts w:ascii="Arial Narrow" w:hAnsi="Arial Narrow" w:cs="Arial"/>
                <w:sz w:val="20"/>
                <w:szCs w:val="20"/>
              </w:rPr>
              <w:t>ART. 13 INC. 1°</w:t>
            </w:r>
          </w:p>
        </w:tc>
      </w:tr>
      <w:tr w:rsidRPr="008A4540" w:rsidR="00661191" w:rsidTr="5FFAE9BA" w14:paraId="52620794" w14:textId="77777777">
        <w:trPr>
          <w:trHeight w:val="74"/>
        </w:trPr>
        <w:tc>
          <w:tcPr>
            <w:tcW w:w="3150" w:type="dxa"/>
            <w:tcMar/>
          </w:tcPr>
          <w:p w:rsidRPr="008A4540" w:rsidR="00661191" w:rsidP="00827089" w:rsidRDefault="00661191" w14:paraId="627EA8AB" w14:textId="77777777">
            <w:pPr>
              <w:rPr>
                <w:rFonts w:ascii="Arial Narrow" w:hAnsi="Arial Narrow"/>
                <w:sz w:val="20"/>
                <w:szCs w:val="20"/>
              </w:rPr>
            </w:pPr>
          </w:p>
        </w:tc>
        <w:tc>
          <w:tcPr>
            <w:tcW w:w="6172" w:type="dxa"/>
            <w:tcMar/>
          </w:tcPr>
          <w:p w:rsidRPr="008A4540" w:rsidR="00661191" w:rsidP="00827089" w:rsidRDefault="00661191" w14:paraId="606D0B94" w14:textId="718AA87D">
            <w:pPr>
              <w:jc w:val="both"/>
              <w:rPr>
                <w:rFonts w:ascii="Arial Narrow" w:hAnsi="Arial Narrow" w:cs="Arial"/>
                <w:sz w:val="20"/>
                <w:szCs w:val="20"/>
              </w:rPr>
            </w:pPr>
            <w:r w:rsidRPr="008A4540">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Pr="008A4540" w:rsidR="00661191" w:rsidTr="5FFAE9BA" w14:paraId="71FD0156" w14:textId="77777777">
        <w:trPr>
          <w:trHeight w:val="74"/>
        </w:trPr>
        <w:tc>
          <w:tcPr>
            <w:tcW w:w="3150" w:type="dxa"/>
            <w:tcMar/>
          </w:tcPr>
          <w:p w:rsidRPr="008A4540" w:rsidR="00661191" w:rsidP="00827089" w:rsidRDefault="00661191" w14:paraId="68AF7E0F" w14:textId="77777777">
            <w:pPr>
              <w:rPr>
                <w:rFonts w:ascii="Arial Narrow" w:hAnsi="Arial Narrow"/>
                <w:sz w:val="20"/>
                <w:szCs w:val="20"/>
              </w:rPr>
            </w:pPr>
          </w:p>
        </w:tc>
        <w:tc>
          <w:tcPr>
            <w:tcW w:w="6172" w:type="dxa"/>
            <w:tcMar/>
          </w:tcPr>
          <w:p w:rsidRPr="008A4540" w:rsidR="00661191" w:rsidP="00827089" w:rsidRDefault="00661191" w14:paraId="2F83E535" w14:textId="77777777">
            <w:pPr>
              <w:jc w:val="both"/>
              <w:rPr>
                <w:rFonts w:ascii="Arial Narrow" w:hAnsi="Arial Narrow" w:cs="Arial"/>
                <w:sz w:val="20"/>
                <w:szCs w:val="20"/>
              </w:rPr>
            </w:pPr>
          </w:p>
        </w:tc>
      </w:tr>
      <w:tr w:rsidRPr="008A4540" w:rsidR="00661191" w:rsidTr="5FFAE9BA" w14:paraId="67E18743" w14:textId="77777777">
        <w:trPr>
          <w:trHeight w:val="74"/>
        </w:trPr>
        <w:tc>
          <w:tcPr>
            <w:tcW w:w="3150" w:type="dxa"/>
            <w:tcMar/>
          </w:tcPr>
          <w:p w:rsidRPr="008A4540" w:rsidR="00661191" w:rsidP="00827089" w:rsidRDefault="00661191" w14:paraId="15C9984D" w14:textId="77777777">
            <w:pPr>
              <w:rPr>
                <w:rFonts w:ascii="Arial Narrow" w:hAnsi="Arial Narrow" w:cs="Arial"/>
                <w:b/>
                <w:sz w:val="20"/>
                <w:szCs w:val="20"/>
              </w:rPr>
            </w:pPr>
            <w:r w:rsidRPr="008A4540">
              <w:rPr>
                <w:rFonts w:ascii="Arial Narrow" w:hAnsi="Arial Narrow" w:cs="Arial"/>
                <w:b/>
                <w:sz w:val="20"/>
                <w:szCs w:val="20"/>
              </w:rPr>
              <w:t>10014</w:t>
            </w:r>
          </w:p>
        </w:tc>
        <w:tc>
          <w:tcPr>
            <w:tcW w:w="6172" w:type="dxa"/>
            <w:tcMar/>
          </w:tcPr>
          <w:p w:rsidRPr="008A4540" w:rsidR="00661191" w:rsidP="00827089" w:rsidRDefault="00661191" w14:paraId="71E48C26" w14:textId="77777777">
            <w:pPr>
              <w:jc w:val="both"/>
              <w:rPr>
                <w:rFonts w:ascii="Arial Narrow" w:hAnsi="Arial Narrow" w:cs="Arial"/>
                <w:b/>
                <w:sz w:val="20"/>
                <w:szCs w:val="20"/>
              </w:rPr>
            </w:pPr>
            <w:r w:rsidRPr="008A4540">
              <w:rPr>
                <w:rFonts w:ascii="Arial Narrow" w:hAnsi="Arial Narrow" w:cs="Arial"/>
                <w:b/>
                <w:sz w:val="20"/>
                <w:szCs w:val="20"/>
              </w:rPr>
              <w:t>ENTREGA O PUESTA A DISPOSICIÓN DE ARMAS A MENORES.</w:t>
            </w:r>
          </w:p>
        </w:tc>
      </w:tr>
      <w:tr w:rsidRPr="008A4540" w:rsidR="00661191" w:rsidTr="5FFAE9BA" w14:paraId="7D9EC947" w14:textId="77777777">
        <w:trPr>
          <w:trHeight w:val="74"/>
        </w:trPr>
        <w:tc>
          <w:tcPr>
            <w:tcW w:w="3150" w:type="dxa"/>
            <w:tcMar/>
          </w:tcPr>
          <w:p w:rsidRPr="008A4540" w:rsidR="00661191" w:rsidP="00827089" w:rsidRDefault="00661191" w14:paraId="520F001D" w14:textId="77777777">
            <w:pPr>
              <w:rPr>
                <w:rFonts w:ascii="Arial Narrow" w:hAnsi="Arial Narrow"/>
                <w:sz w:val="20"/>
                <w:szCs w:val="20"/>
              </w:rPr>
            </w:pPr>
          </w:p>
        </w:tc>
        <w:tc>
          <w:tcPr>
            <w:tcW w:w="6172" w:type="dxa"/>
            <w:tcMar/>
          </w:tcPr>
          <w:p w:rsidRPr="008A4540" w:rsidR="00661191" w:rsidP="00827089" w:rsidRDefault="00661191" w14:paraId="24842C28" w14:textId="77777777">
            <w:pPr>
              <w:jc w:val="both"/>
              <w:rPr>
                <w:rFonts w:ascii="Arial Narrow" w:hAnsi="Arial Narrow" w:cs="Arial"/>
                <w:sz w:val="20"/>
                <w:szCs w:val="20"/>
              </w:rPr>
            </w:pPr>
            <w:r w:rsidRPr="008A4540">
              <w:rPr>
                <w:rFonts w:ascii="Arial Narrow" w:hAnsi="Arial Narrow" w:cs="Arial"/>
                <w:sz w:val="20"/>
                <w:szCs w:val="20"/>
              </w:rPr>
              <w:t>ART. 10 A</w:t>
            </w:r>
          </w:p>
        </w:tc>
      </w:tr>
      <w:tr w:rsidRPr="008A4540" w:rsidR="00661191" w:rsidTr="5FFAE9BA" w14:paraId="1DFB4870" w14:textId="77777777">
        <w:trPr>
          <w:trHeight w:val="74"/>
        </w:trPr>
        <w:tc>
          <w:tcPr>
            <w:tcW w:w="3150" w:type="dxa"/>
            <w:tcMar/>
          </w:tcPr>
          <w:p w:rsidRPr="008A4540" w:rsidR="00661191" w:rsidP="00827089" w:rsidRDefault="00661191" w14:paraId="4F9CA553" w14:textId="77777777">
            <w:pPr>
              <w:rPr>
                <w:rFonts w:ascii="Arial Narrow" w:hAnsi="Arial Narrow"/>
                <w:sz w:val="20"/>
                <w:szCs w:val="20"/>
              </w:rPr>
            </w:pPr>
          </w:p>
        </w:tc>
        <w:tc>
          <w:tcPr>
            <w:tcW w:w="6172" w:type="dxa"/>
            <w:tcMar/>
          </w:tcPr>
          <w:p w:rsidRPr="008A4540" w:rsidR="00661191" w:rsidP="00827089" w:rsidRDefault="00661191" w14:paraId="477F36CC" w14:textId="77777777">
            <w:pPr>
              <w:jc w:val="both"/>
              <w:rPr>
                <w:rFonts w:ascii="Arial Narrow" w:hAnsi="Arial Narrow" w:cs="Arial"/>
                <w:sz w:val="20"/>
                <w:szCs w:val="20"/>
              </w:rPr>
            </w:pPr>
            <w:r w:rsidRPr="008A4540">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rsidRPr="008A4540" w:rsidR="00661191" w:rsidP="00827089" w:rsidRDefault="00661191" w14:paraId="7665FB2F" w14:textId="77777777">
            <w:pPr>
              <w:jc w:val="both"/>
              <w:rPr>
                <w:rFonts w:ascii="Arial Narrow" w:hAnsi="Arial Narrow" w:cs="Arial"/>
                <w:sz w:val="20"/>
                <w:szCs w:val="20"/>
              </w:rPr>
            </w:pPr>
          </w:p>
          <w:p w:rsidRPr="008A4540" w:rsidR="00661191" w:rsidP="00827089" w:rsidRDefault="00661191" w14:paraId="41623A6D" w14:textId="77777777">
            <w:pPr>
              <w:jc w:val="both"/>
              <w:rPr>
                <w:rFonts w:ascii="Arial Narrow" w:hAnsi="Arial Narrow" w:cs="Arial"/>
                <w:sz w:val="20"/>
                <w:szCs w:val="20"/>
              </w:rPr>
            </w:pPr>
            <w:r w:rsidRPr="008A4540">
              <w:rPr>
                <w:rFonts w:ascii="Arial Narrow" w:hAnsi="Arial Narrow" w:cs="Arial"/>
                <w:sz w:val="20"/>
                <w:szCs w:val="20"/>
              </w:rPr>
              <w:t>b) Las armas de fuego, sea cual fuere su calibre, y sus partes, dispositivos y piezas;</w:t>
            </w:r>
          </w:p>
          <w:p w:rsidRPr="008A4540" w:rsidR="00661191" w:rsidP="00827089" w:rsidRDefault="00661191" w14:paraId="6B836D45" w14:textId="12292D57">
            <w:pPr>
              <w:jc w:val="both"/>
              <w:rPr>
                <w:rFonts w:ascii="Arial Narrow" w:hAnsi="Arial Narrow" w:cs="Arial"/>
                <w:sz w:val="20"/>
                <w:szCs w:val="20"/>
              </w:rPr>
            </w:pPr>
            <w:r w:rsidRPr="008A4540">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rsidRPr="008A4540" w:rsidR="00661191" w:rsidP="00827089" w:rsidRDefault="00661191" w14:paraId="2C03E149" w14:textId="77777777">
            <w:pPr>
              <w:jc w:val="both"/>
              <w:rPr>
                <w:rFonts w:ascii="Arial Narrow" w:hAnsi="Arial Narrow" w:cs="Arial"/>
                <w:sz w:val="20"/>
                <w:szCs w:val="20"/>
              </w:rPr>
            </w:pPr>
            <w:r w:rsidRPr="008A4540">
              <w:rPr>
                <w:rFonts w:ascii="Arial Narrow" w:hAnsi="Arial Narrow" w:cs="Arial"/>
                <w:sz w:val="20"/>
                <w:szCs w:val="20"/>
              </w:rPr>
              <w:t>c) Las municiones y cartuchos;</w:t>
            </w:r>
          </w:p>
          <w:p w:rsidRPr="008A4540" w:rsidR="00661191" w:rsidP="00827089" w:rsidRDefault="00661191" w14:paraId="657D9649" w14:textId="50BD2810">
            <w:pPr>
              <w:jc w:val="both"/>
              <w:rPr>
                <w:rFonts w:ascii="Arial Narrow" w:hAnsi="Arial Narrow" w:cs="Arial"/>
                <w:sz w:val="20"/>
                <w:szCs w:val="20"/>
              </w:rPr>
            </w:pPr>
            <w:r w:rsidRPr="008A4540">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Pr="008A4540" w:rsidR="00661191" w:rsidTr="5FFAE9BA" w14:paraId="2FC58BFE" w14:textId="77777777">
        <w:trPr>
          <w:trHeight w:val="74"/>
        </w:trPr>
        <w:tc>
          <w:tcPr>
            <w:tcW w:w="3150" w:type="dxa"/>
            <w:tcMar/>
          </w:tcPr>
          <w:p w:rsidRPr="008A4540" w:rsidR="00661191" w:rsidP="00827089" w:rsidRDefault="00661191" w14:paraId="69F942AC" w14:textId="77777777">
            <w:pPr>
              <w:rPr>
                <w:rFonts w:ascii="Arial Narrow" w:hAnsi="Arial Narrow"/>
                <w:sz w:val="20"/>
                <w:szCs w:val="20"/>
              </w:rPr>
            </w:pPr>
          </w:p>
        </w:tc>
        <w:tc>
          <w:tcPr>
            <w:tcW w:w="6172" w:type="dxa"/>
            <w:tcMar/>
          </w:tcPr>
          <w:p w:rsidRPr="008A4540" w:rsidR="00661191" w:rsidP="00827089" w:rsidRDefault="00661191" w14:paraId="1A7FB167" w14:textId="77777777">
            <w:pPr>
              <w:jc w:val="both"/>
              <w:rPr>
                <w:rFonts w:ascii="Arial Narrow" w:hAnsi="Arial Narrow" w:cs="Arial"/>
                <w:sz w:val="20"/>
                <w:szCs w:val="20"/>
              </w:rPr>
            </w:pPr>
          </w:p>
        </w:tc>
      </w:tr>
      <w:tr w:rsidRPr="00475B25" w:rsidR="00661191" w:rsidTr="5FFAE9BA" w14:paraId="33BDD59A" w14:textId="77777777">
        <w:trPr>
          <w:trHeight w:val="74"/>
        </w:trPr>
        <w:tc>
          <w:tcPr>
            <w:tcW w:w="3150" w:type="dxa"/>
            <w:tcMar/>
          </w:tcPr>
          <w:p w:rsidRPr="008A4540" w:rsidR="00661191" w:rsidP="00827089" w:rsidRDefault="00661191" w14:paraId="4C16A2F7" w14:textId="77777777">
            <w:pPr>
              <w:rPr>
                <w:rFonts w:ascii="Arial Narrow" w:hAnsi="Arial Narrow" w:cs="Arial"/>
                <w:b/>
                <w:sz w:val="20"/>
                <w:szCs w:val="20"/>
              </w:rPr>
            </w:pPr>
            <w:r w:rsidRPr="008A4540">
              <w:rPr>
                <w:rFonts w:ascii="Arial Narrow" w:hAnsi="Arial Narrow" w:cs="Arial"/>
                <w:b/>
                <w:sz w:val="20"/>
                <w:szCs w:val="20"/>
              </w:rPr>
              <w:t>10015</w:t>
            </w:r>
          </w:p>
        </w:tc>
        <w:tc>
          <w:tcPr>
            <w:tcW w:w="6172" w:type="dxa"/>
            <w:tcMar/>
          </w:tcPr>
          <w:p w:rsidRPr="008A4540" w:rsidR="00661191" w:rsidP="00371AAF" w:rsidRDefault="00661191" w14:paraId="0E3FDB9B" w14:textId="1F12B109">
            <w:pPr>
              <w:jc w:val="both"/>
              <w:rPr>
                <w:rFonts w:ascii="Arial Narrow" w:hAnsi="Arial Narrow" w:cs="Arial"/>
                <w:b/>
                <w:sz w:val="20"/>
                <w:szCs w:val="20"/>
              </w:rPr>
            </w:pPr>
            <w:r w:rsidRPr="008A4540">
              <w:rPr>
                <w:rFonts w:ascii="Arial Narrow" w:hAnsi="Arial Narrow" w:cs="Arial"/>
                <w:b/>
                <w:sz w:val="20"/>
                <w:szCs w:val="20"/>
              </w:rPr>
              <w:t>COLOCACIÓN DE BOMBA O ARTEFACTOS</w:t>
            </w:r>
            <w:r w:rsidR="000A56BE">
              <w:rPr>
                <w:rFonts w:ascii="Arial Narrow" w:hAnsi="Arial Narrow" w:cs="Arial"/>
                <w:b/>
                <w:sz w:val="20"/>
                <w:szCs w:val="20"/>
              </w:rPr>
              <w:t>.</w:t>
            </w:r>
          </w:p>
          <w:p w:rsidRPr="00E42972" w:rsidR="00661191" w:rsidP="00371AAF" w:rsidRDefault="00661191" w14:paraId="1B76B300" w14:textId="0585DBB7">
            <w:pPr>
              <w:jc w:val="both"/>
              <w:rPr>
                <w:rFonts w:ascii="Arial Narrow" w:hAnsi="Arial Narrow" w:cs="Arial"/>
                <w:sz w:val="20"/>
                <w:szCs w:val="20"/>
                <w:lang w:val="en-US"/>
              </w:rPr>
            </w:pPr>
            <w:r w:rsidRPr="00E42972">
              <w:rPr>
                <w:rFonts w:ascii="Arial Narrow" w:hAnsi="Arial Narrow" w:cs="Arial"/>
                <w:sz w:val="20"/>
                <w:szCs w:val="20"/>
                <w:lang w:val="en-US"/>
              </w:rPr>
              <w:t>ART. 14 D INC. 1°, 2</w:t>
            </w:r>
            <w:proofErr w:type="gramStart"/>
            <w:r w:rsidRPr="00E42972">
              <w:rPr>
                <w:rFonts w:ascii="Arial Narrow" w:hAnsi="Arial Narrow" w:cs="Arial"/>
                <w:sz w:val="20"/>
                <w:szCs w:val="20"/>
                <w:lang w:val="en-US"/>
              </w:rPr>
              <w:t>° ,</w:t>
            </w:r>
            <w:proofErr w:type="gramEnd"/>
            <w:r w:rsidRPr="00E42972">
              <w:rPr>
                <w:rFonts w:ascii="Arial Narrow" w:hAnsi="Arial Narrow" w:cs="Arial"/>
                <w:sz w:val="20"/>
                <w:szCs w:val="20"/>
                <w:lang w:val="en-US"/>
              </w:rPr>
              <w:t xml:space="preserve"> 3º, 4º y 5°.</w:t>
            </w:r>
          </w:p>
        </w:tc>
      </w:tr>
      <w:tr w:rsidRPr="008A4540" w:rsidR="00661191" w:rsidTr="5FFAE9BA" w14:paraId="16CF45FC" w14:textId="77777777">
        <w:trPr>
          <w:trHeight w:val="74"/>
        </w:trPr>
        <w:tc>
          <w:tcPr>
            <w:tcW w:w="3150" w:type="dxa"/>
            <w:tcMar/>
          </w:tcPr>
          <w:p w:rsidRPr="00E42972" w:rsidR="00661191" w:rsidP="00827089" w:rsidRDefault="00661191" w14:paraId="0FF12E07" w14:textId="77777777">
            <w:pPr>
              <w:rPr>
                <w:rFonts w:ascii="Arial Narrow" w:hAnsi="Arial Narrow"/>
                <w:sz w:val="20"/>
                <w:szCs w:val="20"/>
                <w:lang w:val="en-US"/>
              </w:rPr>
            </w:pPr>
          </w:p>
        </w:tc>
        <w:tc>
          <w:tcPr>
            <w:tcW w:w="6172" w:type="dxa"/>
            <w:tcMar/>
          </w:tcPr>
          <w:p w:rsidRPr="008A4540" w:rsidR="00661191" w:rsidP="00866169" w:rsidRDefault="00661191" w14:paraId="6223E9DA" w14:textId="250944EE">
            <w:pPr>
              <w:jc w:val="both"/>
              <w:rPr>
                <w:rFonts w:ascii="Arial Narrow" w:hAnsi="Arial Narrow" w:cs="Arial"/>
                <w:sz w:val="20"/>
                <w:szCs w:val="20"/>
              </w:rPr>
            </w:pPr>
            <w:r w:rsidRPr="008A4540">
              <w:rPr>
                <w:rFonts w:ascii="Arial Narrow" w:hAnsi="Arial Narrow" w:cs="Arial"/>
                <w:sz w:val="20"/>
                <w:szCs w:val="20"/>
              </w:rPr>
              <w:t xml:space="preserve">Colocar, enviar, activar, arrojar, detonar, disparar o hacer explosionar bombas o artefactos explosivos, químicos, incendiarios, tóxicos, corrosivos o infecciosos en, desde o hacia la vía pública, edificios públicos o de libre acceso al público, o dentro de o en contra de medios de transporte </w:t>
            </w:r>
            <w:proofErr w:type="spellStart"/>
            <w:r w:rsidRPr="008A4540">
              <w:rPr>
                <w:rFonts w:ascii="Arial Narrow" w:hAnsi="Arial Narrow" w:cs="Arial"/>
                <w:sz w:val="20"/>
                <w:szCs w:val="20"/>
              </w:rPr>
              <w:t>público,vehículos</w:t>
            </w:r>
            <w:proofErr w:type="spellEnd"/>
            <w:r w:rsidRPr="008A4540">
              <w:rPr>
                <w:rFonts w:ascii="Arial Narrow" w:hAnsi="Arial Narrow" w:cs="Arial"/>
                <w:sz w:val="20"/>
                <w:szCs w:val="20"/>
              </w:rPr>
              <w:t xml:space="preserve"> policiales o de Gendarmería de Chile, vehículos militares empleados en funciones de orden público y resguardo fronterizo, vehículos municipales, o que presten servicios a municipalidades empleados para labores de seguridad,  instalaciones sanitarias, de almacenamiento o transporte de combustibles, de instalaciones de distribución o generación de energía eléctrica, portuarias, aeronáuticas o ferroviarias, incluyendo las de trenes subterráneos, u otros lugares u objetos semejantes; enviar cartas o encomiendas explosivas, químicas, incendiarias, tóxicas, corrosivas o infecciosas de cualquier tipo;  arrojen, detonen o disparen dichos elementos hacia recintos militares o policiales; El que coloque, envíe, active, arroje, detone, dispare, o haga explosionar artefactos incendiarios, explosivos, tóxicos, corrosivos o infecciosos cuyos componentes principales sean pequeñas cantidades de combustibles u otros elementos químicos de libre venta al público y de bajo poder expansivo, </w:t>
            </w:r>
            <w:r w:rsidRPr="008A4540">
              <w:rPr>
                <w:rFonts w:ascii="Arial Narrow" w:hAnsi="Arial Narrow" w:cs="Arial"/>
                <w:sz w:val="20"/>
                <w:szCs w:val="20"/>
              </w:rPr>
              <w:lastRenderedPageBreak/>
              <w:t>tales como las bombas molotov y otros artefactos similares en, desde o hacia recintos policiales y militares.</w:t>
            </w:r>
          </w:p>
        </w:tc>
      </w:tr>
      <w:tr w:rsidRPr="008A4540" w:rsidR="00661191" w:rsidTr="5FFAE9BA" w14:paraId="2A637F88" w14:textId="77777777">
        <w:trPr>
          <w:trHeight w:val="74"/>
        </w:trPr>
        <w:tc>
          <w:tcPr>
            <w:tcW w:w="3150" w:type="dxa"/>
            <w:tcMar/>
          </w:tcPr>
          <w:p w:rsidRPr="008A4540" w:rsidR="00661191" w:rsidP="00827089" w:rsidRDefault="00661191" w14:paraId="2D454708" w14:textId="77777777">
            <w:pPr>
              <w:rPr>
                <w:rFonts w:ascii="Arial Narrow" w:hAnsi="Arial Narrow"/>
                <w:sz w:val="20"/>
                <w:szCs w:val="20"/>
              </w:rPr>
            </w:pPr>
          </w:p>
        </w:tc>
        <w:tc>
          <w:tcPr>
            <w:tcW w:w="6172" w:type="dxa"/>
            <w:tcMar/>
          </w:tcPr>
          <w:p w:rsidRPr="008A4540" w:rsidR="00661191" w:rsidP="00827089" w:rsidRDefault="00661191" w14:paraId="55C2B9EC" w14:textId="77777777">
            <w:pPr>
              <w:jc w:val="both"/>
              <w:rPr>
                <w:rFonts w:ascii="Arial Narrow" w:hAnsi="Arial Narrow" w:cs="Arial"/>
                <w:sz w:val="20"/>
                <w:szCs w:val="20"/>
              </w:rPr>
            </w:pPr>
          </w:p>
        </w:tc>
      </w:tr>
      <w:tr w:rsidRPr="008A4540" w:rsidR="00661191" w:rsidTr="5FFAE9BA" w14:paraId="00ABF169" w14:textId="77777777">
        <w:trPr>
          <w:trHeight w:val="74"/>
        </w:trPr>
        <w:tc>
          <w:tcPr>
            <w:tcW w:w="3150" w:type="dxa"/>
            <w:tcMar/>
          </w:tcPr>
          <w:p w:rsidRPr="008A4540" w:rsidR="00661191" w:rsidP="00827089" w:rsidRDefault="00661191" w14:paraId="28BC9CB4" w14:textId="77777777">
            <w:pPr>
              <w:rPr>
                <w:rFonts w:ascii="Arial Narrow" w:hAnsi="Arial Narrow" w:cs="Arial"/>
                <w:b/>
                <w:sz w:val="20"/>
                <w:szCs w:val="20"/>
              </w:rPr>
            </w:pPr>
            <w:r w:rsidRPr="008A4540">
              <w:rPr>
                <w:rFonts w:ascii="Arial Narrow" w:hAnsi="Arial Narrow" w:cs="Arial"/>
                <w:b/>
                <w:sz w:val="20"/>
                <w:szCs w:val="20"/>
              </w:rPr>
              <w:t>10016</w:t>
            </w:r>
          </w:p>
        </w:tc>
        <w:tc>
          <w:tcPr>
            <w:tcW w:w="6172" w:type="dxa"/>
            <w:tcMar/>
          </w:tcPr>
          <w:p w:rsidRPr="008A4540" w:rsidR="00661191" w:rsidP="00827089" w:rsidRDefault="00661191" w14:paraId="66D47C28" w14:textId="77777777">
            <w:pPr>
              <w:jc w:val="both"/>
              <w:rPr>
                <w:rFonts w:ascii="Arial Narrow" w:hAnsi="Arial Narrow" w:cs="Arial"/>
                <w:b/>
                <w:sz w:val="20"/>
                <w:szCs w:val="20"/>
              </w:rPr>
            </w:pPr>
            <w:r w:rsidRPr="008A4540">
              <w:rPr>
                <w:rFonts w:ascii="Arial Narrow" w:hAnsi="Arial Narrow" w:cs="Arial"/>
                <w:b/>
                <w:sz w:val="20"/>
                <w:szCs w:val="20"/>
              </w:rPr>
              <w:t>DISPAROS INJUSTIFICADOS EN LA VÍA PÚBLICA.</w:t>
            </w:r>
          </w:p>
        </w:tc>
      </w:tr>
      <w:tr w:rsidRPr="008A4540" w:rsidR="00661191" w:rsidTr="5FFAE9BA" w14:paraId="101E7834" w14:textId="77777777">
        <w:trPr>
          <w:trHeight w:val="74"/>
        </w:trPr>
        <w:tc>
          <w:tcPr>
            <w:tcW w:w="3150" w:type="dxa"/>
            <w:tcMar/>
          </w:tcPr>
          <w:p w:rsidRPr="008A4540" w:rsidR="00661191" w:rsidP="00827089" w:rsidRDefault="00661191" w14:paraId="5F590BAE" w14:textId="77777777">
            <w:pPr>
              <w:rPr>
                <w:rFonts w:ascii="Arial Narrow" w:hAnsi="Arial Narrow"/>
                <w:sz w:val="20"/>
                <w:szCs w:val="20"/>
              </w:rPr>
            </w:pPr>
          </w:p>
        </w:tc>
        <w:tc>
          <w:tcPr>
            <w:tcW w:w="6172" w:type="dxa"/>
            <w:tcMar/>
          </w:tcPr>
          <w:p w:rsidRPr="008A4540" w:rsidR="00661191" w:rsidP="00827089" w:rsidRDefault="00661191" w14:paraId="7621F770" w14:textId="77777777">
            <w:pPr>
              <w:jc w:val="both"/>
              <w:rPr>
                <w:rFonts w:ascii="Arial Narrow" w:hAnsi="Arial Narrow" w:cs="Arial"/>
                <w:sz w:val="20"/>
                <w:szCs w:val="20"/>
              </w:rPr>
            </w:pPr>
            <w:r w:rsidRPr="008A4540">
              <w:rPr>
                <w:rFonts w:ascii="Arial Narrow" w:hAnsi="Arial Narrow" w:cs="Arial"/>
                <w:sz w:val="20"/>
                <w:szCs w:val="20"/>
              </w:rPr>
              <w:t>ART. 14 D INC. FINAL</w:t>
            </w:r>
          </w:p>
        </w:tc>
      </w:tr>
      <w:tr w:rsidRPr="008A4540" w:rsidR="00661191" w:rsidTr="5FFAE9BA" w14:paraId="581D8A38" w14:textId="77777777">
        <w:trPr>
          <w:trHeight w:val="74"/>
        </w:trPr>
        <w:tc>
          <w:tcPr>
            <w:tcW w:w="3150" w:type="dxa"/>
            <w:tcMar/>
          </w:tcPr>
          <w:p w:rsidRPr="008A4540" w:rsidR="00661191" w:rsidP="00827089" w:rsidRDefault="00661191" w14:paraId="7BF627BF" w14:textId="77777777">
            <w:pPr>
              <w:rPr>
                <w:rFonts w:ascii="Arial Narrow" w:hAnsi="Arial Narrow"/>
                <w:sz w:val="20"/>
                <w:szCs w:val="20"/>
              </w:rPr>
            </w:pPr>
          </w:p>
        </w:tc>
        <w:tc>
          <w:tcPr>
            <w:tcW w:w="6172" w:type="dxa"/>
            <w:tcMar/>
          </w:tcPr>
          <w:p w:rsidRPr="008A4540" w:rsidR="00661191" w:rsidP="00827089" w:rsidRDefault="00661191" w14:paraId="4E817976" w14:textId="4620545B">
            <w:pPr>
              <w:jc w:val="both"/>
              <w:rPr>
                <w:rFonts w:ascii="Arial Narrow" w:hAnsi="Arial Narrow" w:cs="Arial"/>
                <w:sz w:val="20"/>
                <w:szCs w:val="20"/>
              </w:rPr>
            </w:pPr>
            <w:r w:rsidRPr="008A4540">
              <w:rPr>
                <w:rFonts w:ascii="Arial Narrow" w:hAnsi="Arial Narrow" w:cs="Arial"/>
                <w:sz w:val="20"/>
                <w:szCs w:val="20"/>
              </w:rPr>
              <w:t>Disparar injustificadamente un arma de fuego de las señaladas en la letra b) del artículo 2ºen,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Pr="008A4540" w:rsidR="00661191" w:rsidTr="5FFAE9BA" w14:paraId="47A0F9C1" w14:textId="77777777">
        <w:trPr>
          <w:trHeight w:val="74"/>
        </w:trPr>
        <w:tc>
          <w:tcPr>
            <w:tcW w:w="3150" w:type="dxa"/>
            <w:tcMar/>
          </w:tcPr>
          <w:p w:rsidRPr="008A4540" w:rsidR="00661191" w:rsidP="00827089" w:rsidRDefault="00661191" w14:paraId="6D03F010" w14:textId="77777777">
            <w:pPr>
              <w:rPr>
                <w:rFonts w:ascii="Arial Narrow" w:hAnsi="Arial Narrow"/>
                <w:sz w:val="20"/>
                <w:szCs w:val="20"/>
              </w:rPr>
            </w:pPr>
          </w:p>
        </w:tc>
        <w:tc>
          <w:tcPr>
            <w:tcW w:w="6172" w:type="dxa"/>
            <w:tcMar/>
          </w:tcPr>
          <w:p w:rsidRPr="008A4540" w:rsidR="00661191" w:rsidP="00827089" w:rsidRDefault="00661191" w14:paraId="4B1D8C6C" w14:textId="77777777">
            <w:pPr>
              <w:jc w:val="both"/>
              <w:rPr>
                <w:rFonts w:ascii="Arial Narrow" w:hAnsi="Arial Narrow" w:cs="Arial"/>
                <w:sz w:val="20"/>
                <w:szCs w:val="20"/>
              </w:rPr>
            </w:pPr>
          </w:p>
        </w:tc>
      </w:tr>
      <w:tr w:rsidRPr="008A4540" w:rsidR="00661191" w:rsidTr="5FFAE9BA" w14:paraId="57ED69FF" w14:textId="77777777">
        <w:trPr>
          <w:trHeight w:val="74"/>
        </w:trPr>
        <w:tc>
          <w:tcPr>
            <w:tcW w:w="3150" w:type="dxa"/>
            <w:tcMar/>
          </w:tcPr>
          <w:p w:rsidRPr="008A4540" w:rsidR="00661191" w:rsidP="00827089" w:rsidRDefault="00661191" w14:paraId="004C64D5" w14:textId="77777777">
            <w:pPr>
              <w:rPr>
                <w:rFonts w:ascii="Arial Narrow" w:hAnsi="Arial Narrow" w:cs="Arial"/>
                <w:b/>
                <w:sz w:val="20"/>
                <w:szCs w:val="20"/>
              </w:rPr>
            </w:pPr>
            <w:r w:rsidRPr="008A4540">
              <w:rPr>
                <w:rFonts w:ascii="Arial Narrow" w:hAnsi="Arial Narrow" w:cs="Arial"/>
                <w:b/>
                <w:sz w:val="20"/>
                <w:szCs w:val="20"/>
              </w:rPr>
              <w:t>10017</w:t>
            </w:r>
          </w:p>
        </w:tc>
        <w:tc>
          <w:tcPr>
            <w:tcW w:w="6172" w:type="dxa"/>
            <w:tcMar/>
          </w:tcPr>
          <w:p w:rsidRPr="008A4540" w:rsidR="00661191" w:rsidP="00827089" w:rsidRDefault="00661191" w14:paraId="0DC4F4BB" w14:textId="77777777">
            <w:pPr>
              <w:jc w:val="both"/>
              <w:rPr>
                <w:rFonts w:ascii="Arial Narrow" w:hAnsi="Arial Narrow" w:cs="Arial"/>
                <w:b/>
                <w:sz w:val="20"/>
                <w:szCs w:val="20"/>
              </w:rPr>
            </w:pPr>
            <w:r w:rsidRPr="008A4540">
              <w:rPr>
                <w:rFonts w:ascii="Arial Narrow" w:hAnsi="Arial Narrow" w:cs="Arial"/>
                <w:b/>
                <w:sz w:val="20"/>
                <w:szCs w:val="20"/>
              </w:rPr>
              <w:t>ORGANIZAR, PERTENECER, FINANCIAR O COLABORAR CON MILICIAS PRIVADAS.</w:t>
            </w:r>
          </w:p>
        </w:tc>
      </w:tr>
      <w:tr w:rsidRPr="008A4540" w:rsidR="00661191" w:rsidTr="5FFAE9BA" w14:paraId="2BA84138" w14:textId="77777777">
        <w:trPr>
          <w:trHeight w:val="74"/>
        </w:trPr>
        <w:tc>
          <w:tcPr>
            <w:tcW w:w="3150" w:type="dxa"/>
            <w:tcMar/>
          </w:tcPr>
          <w:p w:rsidRPr="008A4540" w:rsidR="00661191" w:rsidP="00827089" w:rsidRDefault="00661191" w14:paraId="4A084F75" w14:textId="77777777">
            <w:pPr>
              <w:rPr>
                <w:rFonts w:ascii="Arial Narrow" w:hAnsi="Arial Narrow"/>
                <w:sz w:val="20"/>
                <w:szCs w:val="20"/>
              </w:rPr>
            </w:pPr>
          </w:p>
        </w:tc>
        <w:tc>
          <w:tcPr>
            <w:tcW w:w="6172" w:type="dxa"/>
            <w:tcMar/>
          </w:tcPr>
          <w:p w:rsidRPr="008A4540" w:rsidR="00661191" w:rsidP="00827089" w:rsidRDefault="00661191" w14:paraId="3BDD162B" w14:textId="77777777">
            <w:pPr>
              <w:jc w:val="both"/>
              <w:rPr>
                <w:rFonts w:ascii="Arial Narrow" w:hAnsi="Arial Narrow" w:cs="Arial"/>
                <w:sz w:val="20"/>
                <w:szCs w:val="20"/>
              </w:rPr>
            </w:pPr>
            <w:r w:rsidRPr="008A4540">
              <w:rPr>
                <w:rFonts w:ascii="Arial Narrow" w:hAnsi="Arial Narrow" w:cs="Arial"/>
                <w:sz w:val="20"/>
                <w:szCs w:val="20"/>
              </w:rPr>
              <w:t>ART. 8</w:t>
            </w:r>
          </w:p>
        </w:tc>
      </w:tr>
      <w:tr w:rsidRPr="008A4540" w:rsidR="00661191" w:rsidTr="5FFAE9BA" w14:paraId="1AED1751" w14:textId="77777777">
        <w:trPr>
          <w:trHeight w:val="74"/>
        </w:trPr>
        <w:tc>
          <w:tcPr>
            <w:tcW w:w="3150" w:type="dxa"/>
            <w:tcMar/>
          </w:tcPr>
          <w:p w:rsidRPr="008A4540" w:rsidR="00661191" w:rsidP="00827089" w:rsidRDefault="00661191" w14:paraId="70DAD3C3" w14:textId="77777777">
            <w:pPr>
              <w:rPr>
                <w:rFonts w:ascii="Arial Narrow" w:hAnsi="Arial Narrow"/>
                <w:sz w:val="20"/>
                <w:szCs w:val="20"/>
              </w:rPr>
            </w:pPr>
          </w:p>
        </w:tc>
        <w:tc>
          <w:tcPr>
            <w:tcW w:w="6172" w:type="dxa"/>
            <w:tcMar/>
          </w:tcPr>
          <w:p w:rsidRPr="008A4540" w:rsidR="00661191" w:rsidP="00827089" w:rsidRDefault="00661191" w14:paraId="535264AD" w14:textId="3076281B">
            <w:pPr>
              <w:jc w:val="both"/>
              <w:rPr>
                <w:rFonts w:ascii="Arial Narrow" w:hAnsi="Arial Narrow" w:cs="Arial"/>
                <w:sz w:val="20"/>
                <w:szCs w:val="20"/>
              </w:rPr>
            </w:pPr>
            <w:r w:rsidRPr="008A4540">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8A4540" w:rsidR="00661191" w:rsidTr="5FFAE9BA" w14:paraId="70089D38" w14:textId="77777777">
        <w:trPr>
          <w:trHeight w:val="74"/>
        </w:trPr>
        <w:tc>
          <w:tcPr>
            <w:tcW w:w="3150" w:type="dxa"/>
            <w:tcMar/>
          </w:tcPr>
          <w:p w:rsidRPr="008A4540" w:rsidR="00661191" w:rsidP="00827089" w:rsidRDefault="00661191" w14:paraId="5E0D3235" w14:textId="77777777">
            <w:pPr>
              <w:rPr>
                <w:rFonts w:ascii="Arial Narrow" w:hAnsi="Arial Narrow"/>
                <w:sz w:val="20"/>
                <w:szCs w:val="20"/>
              </w:rPr>
            </w:pPr>
          </w:p>
        </w:tc>
        <w:tc>
          <w:tcPr>
            <w:tcW w:w="6172" w:type="dxa"/>
            <w:tcMar/>
          </w:tcPr>
          <w:p w:rsidRPr="008A4540" w:rsidR="00661191" w:rsidP="00827089" w:rsidRDefault="00661191" w14:paraId="3B4C0FD8" w14:textId="77777777">
            <w:pPr>
              <w:jc w:val="both"/>
              <w:rPr>
                <w:rFonts w:ascii="Arial Narrow" w:hAnsi="Arial Narrow" w:cs="Arial"/>
                <w:sz w:val="20"/>
                <w:szCs w:val="20"/>
              </w:rPr>
            </w:pPr>
          </w:p>
        </w:tc>
      </w:tr>
      <w:tr w:rsidRPr="008A4540" w:rsidR="00661191" w:rsidTr="5FFAE9BA" w14:paraId="4AA1F936" w14:textId="77777777">
        <w:trPr>
          <w:trHeight w:val="74"/>
        </w:trPr>
        <w:tc>
          <w:tcPr>
            <w:tcW w:w="3150" w:type="dxa"/>
            <w:tcMar/>
          </w:tcPr>
          <w:p w:rsidRPr="008A4540" w:rsidR="00661191" w:rsidP="00827089" w:rsidRDefault="00661191" w14:paraId="10A4574A" w14:textId="577479E6">
            <w:pPr>
              <w:rPr>
                <w:rFonts w:ascii="Arial Narrow" w:hAnsi="Arial Narrow" w:cs="Arial"/>
                <w:b/>
                <w:sz w:val="20"/>
                <w:szCs w:val="20"/>
              </w:rPr>
            </w:pPr>
            <w:r w:rsidRPr="008A4540">
              <w:rPr>
                <w:rFonts w:ascii="Arial Narrow" w:hAnsi="Arial Narrow" w:cs="Arial"/>
                <w:b/>
                <w:sz w:val="20"/>
                <w:szCs w:val="20"/>
              </w:rPr>
              <w:t>10018</w:t>
            </w:r>
          </w:p>
        </w:tc>
        <w:tc>
          <w:tcPr>
            <w:tcW w:w="6172" w:type="dxa"/>
            <w:tcMar/>
          </w:tcPr>
          <w:p w:rsidRPr="008A4540" w:rsidR="00661191" w:rsidP="00827089" w:rsidRDefault="00661191" w14:paraId="0BB5704D" w14:textId="0A0BC856">
            <w:pPr>
              <w:jc w:val="both"/>
              <w:rPr>
                <w:rFonts w:ascii="Arial Narrow" w:hAnsi="Arial Narrow" w:cs="Arial"/>
                <w:b/>
                <w:sz w:val="20"/>
                <w:szCs w:val="20"/>
              </w:rPr>
            </w:pPr>
            <w:r w:rsidRPr="008A4540">
              <w:rPr>
                <w:rFonts w:ascii="Arial Narrow" w:hAnsi="Arial Narrow" w:cs="Arial"/>
                <w:b/>
                <w:sz w:val="20"/>
                <w:szCs w:val="20"/>
              </w:rPr>
              <w:t xml:space="preserve">DELITOS REFERIDOS A LA LEY SOBRE ARMAS BIOLÓGICAS, QUÍMICAS O TOXÍNICAS. </w:t>
            </w:r>
          </w:p>
        </w:tc>
      </w:tr>
      <w:tr w:rsidRPr="008A4540" w:rsidR="00661191" w:rsidTr="5FFAE9BA" w14:paraId="6C6EE6AE" w14:textId="77777777">
        <w:trPr>
          <w:trHeight w:val="74"/>
        </w:trPr>
        <w:tc>
          <w:tcPr>
            <w:tcW w:w="3150" w:type="dxa"/>
            <w:tcMar/>
          </w:tcPr>
          <w:p w:rsidRPr="008A4540" w:rsidR="00661191" w:rsidP="00827089" w:rsidRDefault="00661191" w14:paraId="42E27225" w14:textId="77777777">
            <w:pPr>
              <w:rPr>
                <w:rFonts w:ascii="Arial Narrow" w:hAnsi="Arial Narrow"/>
                <w:sz w:val="20"/>
                <w:szCs w:val="20"/>
              </w:rPr>
            </w:pPr>
          </w:p>
        </w:tc>
        <w:tc>
          <w:tcPr>
            <w:tcW w:w="6172" w:type="dxa"/>
            <w:tcMar/>
          </w:tcPr>
          <w:p w:rsidRPr="008A4540" w:rsidR="00661191" w:rsidP="00827089" w:rsidRDefault="00661191" w14:paraId="0441D401" w14:textId="6197A4E1">
            <w:pPr>
              <w:jc w:val="both"/>
              <w:rPr>
                <w:rFonts w:ascii="Arial Narrow" w:hAnsi="Arial Narrow" w:cs="Arial"/>
                <w:sz w:val="20"/>
                <w:szCs w:val="20"/>
              </w:rPr>
            </w:pPr>
            <w:r w:rsidRPr="008A4540">
              <w:rPr>
                <w:rFonts w:ascii="Arial Narrow" w:hAnsi="Arial Narrow" w:cs="Arial"/>
                <w:sz w:val="20"/>
                <w:szCs w:val="20"/>
              </w:rPr>
              <w:t>ART.34 A 38 LEY 21.250</w:t>
            </w:r>
          </w:p>
        </w:tc>
      </w:tr>
      <w:tr w:rsidRPr="008A4540" w:rsidR="00661191" w:rsidTr="5FFAE9BA" w14:paraId="030980CE" w14:textId="77777777">
        <w:trPr>
          <w:trHeight w:val="74"/>
        </w:trPr>
        <w:tc>
          <w:tcPr>
            <w:tcW w:w="3150" w:type="dxa"/>
            <w:tcMar/>
          </w:tcPr>
          <w:p w:rsidRPr="008A4540" w:rsidR="00661191" w:rsidP="00827089" w:rsidRDefault="00661191" w14:paraId="75948384" w14:textId="77777777">
            <w:pPr>
              <w:rPr>
                <w:rFonts w:ascii="Arial Narrow" w:hAnsi="Arial Narrow"/>
                <w:sz w:val="20"/>
                <w:szCs w:val="20"/>
              </w:rPr>
            </w:pPr>
          </w:p>
        </w:tc>
        <w:tc>
          <w:tcPr>
            <w:tcW w:w="6172" w:type="dxa"/>
            <w:tcMar/>
          </w:tcPr>
          <w:p w:rsidRPr="008A4540" w:rsidR="00661191" w:rsidP="00827089" w:rsidRDefault="00661191" w14:paraId="5D8644C7" w14:textId="77777777">
            <w:pPr>
              <w:jc w:val="both"/>
              <w:rPr>
                <w:rFonts w:ascii="Arial Narrow" w:hAnsi="Arial Narrow" w:cs="Arial"/>
                <w:sz w:val="20"/>
                <w:szCs w:val="20"/>
              </w:rPr>
            </w:pPr>
            <w:r w:rsidRPr="008A4540">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Pr="008A4540" w:rsidR="00661191" w:rsidTr="5FFAE9BA" w14:paraId="676D84DE" w14:textId="77777777">
        <w:trPr>
          <w:trHeight w:val="74"/>
        </w:trPr>
        <w:tc>
          <w:tcPr>
            <w:tcW w:w="3150" w:type="dxa"/>
            <w:tcMar/>
          </w:tcPr>
          <w:p w:rsidRPr="008A4540" w:rsidR="00661191" w:rsidP="00827089" w:rsidRDefault="00661191" w14:paraId="5C99AAE2" w14:textId="77777777">
            <w:pPr>
              <w:rPr>
                <w:rFonts w:ascii="Arial Narrow" w:hAnsi="Arial Narrow"/>
                <w:sz w:val="20"/>
                <w:szCs w:val="20"/>
              </w:rPr>
            </w:pPr>
          </w:p>
        </w:tc>
        <w:tc>
          <w:tcPr>
            <w:tcW w:w="6172" w:type="dxa"/>
            <w:tcMar/>
          </w:tcPr>
          <w:p w:rsidRPr="008A4540" w:rsidR="00661191" w:rsidP="00827089" w:rsidRDefault="00661191" w14:paraId="0E3D7992" w14:textId="77777777">
            <w:pPr>
              <w:jc w:val="both"/>
              <w:rPr>
                <w:rFonts w:ascii="Arial Narrow" w:hAnsi="Arial Narrow" w:cs="Arial"/>
                <w:sz w:val="20"/>
                <w:szCs w:val="20"/>
              </w:rPr>
            </w:pPr>
          </w:p>
        </w:tc>
      </w:tr>
      <w:tr w:rsidRPr="008A4540" w:rsidR="00661191" w:rsidTr="5FFAE9BA" w14:paraId="2A109EAF" w14:textId="77777777">
        <w:trPr>
          <w:trHeight w:val="74"/>
        </w:trPr>
        <w:tc>
          <w:tcPr>
            <w:tcW w:w="3150" w:type="dxa"/>
            <w:tcMar/>
          </w:tcPr>
          <w:p w:rsidRPr="008A4540" w:rsidR="00661191" w:rsidP="00827089" w:rsidRDefault="00661191" w14:paraId="6F8F26A4" w14:textId="53365FFB">
            <w:pPr>
              <w:rPr>
                <w:rFonts w:ascii="Arial Narrow" w:hAnsi="Arial Narrow"/>
                <w:sz w:val="20"/>
                <w:szCs w:val="20"/>
              </w:rPr>
            </w:pPr>
            <w:r w:rsidRPr="008A4540">
              <w:rPr>
                <w:rFonts w:ascii="Arial Narrow" w:hAnsi="Arial Narrow" w:cs="Arial"/>
                <w:b/>
                <w:sz w:val="20"/>
                <w:szCs w:val="20"/>
              </w:rPr>
              <w:t>10037</w:t>
            </w:r>
          </w:p>
        </w:tc>
        <w:tc>
          <w:tcPr>
            <w:tcW w:w="6172" w:type="dxa"/>
            <w:tcMar/>
          </w:tcPr>
          <w:p w:rsidRPr="008A4540" w:rsidR="00661191" w:rsidP="00827089" w:rsidRDefault="00661191" w14:paraId="61CA544B" w14:textId="089FB2E8">
            <w:pPr>
              <w:jc w:val="both"/>
              <w:rPr>
                <w:rFonts w:ascii="Arial Narrow" w:hAnsi="Arial Narrow" w:cs="Arial"/>
                <w:b/>
                <w:sz w:val="20"/>
                <w:szCs w:val="20"/>
              </w:rPr>
            </w:pPr>
            <w:r w:rsidRPr="008A4540">
              <w:rPr>
                <w:rFonts w:ascii="Arial Narrow" w:hAnsi="Arial Narrow" w:cs="Arial"/>
                <w:b/>
                <w:sz w:val="20"/>
                <w:szCs w:val="20"/>
              </w:rPr>
              <w:t>ACCIONAR FUEGOS ARTIFICIALES, PIROTÉCNICOS O SIMILARES SIN AUTORIZACIÓN.</w:t>
            </w:r>
          </w:p>
        </w:tc>
      </w:tr>
      <w:tr w:rsidRPr="008A4540" w:rsidR="00661191" w:rsidTr="5FFAE9BA" w14:paraId="4C4874C7" w14:textId="77777777">
        <w:trPr>
          <w:trHeight w:val="74"/>
        </w:trPr>
        <w:tc>
          <w:tcPr>
            <w:tcW w:w="3150" w:type="dxa"/>
            <w:tcMar/>
          </w:tcPr>
          <w:p w:rsidRPr="008A4540" w:rsidR="00661191" w:rsidP="00827089" w:rsidRDefault="00661191" w14:paraId="233F1F19" w14:textId="77777777">
            <w:pPr>
              <w:rPr>
                <w:rFonts w:ascii="Arial Narrow" w:hAnsi="Arial Narrow"/>
                <w:sz w:val="20"/>
                <w:szCs w:val="20"/>
              </w:rPr>
            </w:pPr>
          </w:p>
        </w:tc>
        <w:tc>
          <w:tcPr>
            <w:tcW w:w="6172" w:type="dxa"/>
            <w:tcMar/>
          </w:tcPr>
          <w:p w:rsidRPr="008A4540" w:rsidR="00661191" w:rsidP="00827089" w:rsidRDefault="00661191" w14:paraId="4798CEF5" w14:textId="21269976">
            <w:pPr>
              <w:jc w:val="both"/>
              <w:rPr>
                <w:rFonts w:ascii="Arial Narrow" w:hAnsi="Arial Narrow" w:cs="Arial"/>
                <w:color w:val="000000"/>
                <w:sz w:val="20"/>
                <w:szCs w:val="20"/>
              </w:rPr>
            </w:pPr>
            <w:r w:rsidRPr="008A4540">
              <w:rPr>
                <w:rFonts w:ascii="Arial Narrow" w:hAnsi="Arial Narrow" w:cs="Arial"/>
                <w:color w:val="000000"/>
                <w:sz w:val="20"/>
                <w:szCs w:val="20"/>
              </w:rPr>
              <w:t>ART. 14 E Ley 17.798</w:t>
            </w:r>
          </w:p>
        </w:tc>
      </w:tr>
      <w:tr w:rsidRPr="008A4540" w:rsidR="00661191" w:rsidTr="5FFAE9BA" w14:paraId="37DC261B" w14:textId="77777777">
        <w:trPr>
          <w:trHeight w:val="74"/>
        </w:trPr>
        <w:tc>
          <w:tcPr>
            <w:tcW w:w="3150" w:type="dxa"/>
            <w:tcMar/>
          </w:tcPr>
          <w:p w:rsidRPr="008A4540" w:rsidR="00661191" w:rsidP="00827089" w:rsidRDefault="00661191" w14:paraId="48669D49" w14:textId="77777777">
            <w:pPr>
              <w:rPr>
                <w:rFonts w:ascii="Arial Narrow" w:hAnsi="Arial Narrow"/>
                <w:sz w:val="20"/>
                <w:szCs w:val="20"/>
              </w:rPr>
            </w:pPr>
          </w:p>
        </w:tc>
        <w:tc>
          <w:tcPr>
            <w:tcW w:w="6172" w:type="dxa"/>
            <w:tcMar/>
          </w:tcPr>
          <w:p w:rsidRPr="008A4540" w:rsidR="00661191" w:rsidP="00827089" w:rsidRDefault="00661191" w14:paraId="23ACD10A" w14:textId="60DA10E4">
            <w:pPr>
              <w:jc w:val="both"/>
              <w:rPr>
                <w:rFonts w:ascii="Arial Narrow" w:hAnsi="Arial Narrow" w:cs="Arial"/>
                <w:sz w:val="20"/>
                <w:szCs w:val="20"/>
              </w:rPr>
            </w:pPr>
            <w:r w:rsidRPr="008A4540">
              <w:rPr>
                <w:rFonts w:ascii="Arial Narrow" w:hAnsi="Arial Narrow" w:cs="Arial"/>
                <w:sz w:val="20"/>
                <w:szCs w:val="20"/>
              </w:rPr>
              <w:t>Sanciona a quien, sin la competente autorización, accionare, activare o disparare fuegos artificiales, pirotécnicos o similares.</w:t>
            </w:r>
          </w:p>
        </w:tc>
      </w:tr>
      <w:tr w:rsidRPr="008A4540" w:rsidR="00661191" w:rsidTr="5FFAE9BA" w14:paraId="3DE701E2" w14:textId="77777777">
        <w:trPr>
          <w:trHeight w:val="74"/>
        </w:trPr>
        <w:tc>
          <w:tcPr>
            <w:tcW w:w="3150" w:type="dxa"/>
            <w:tcMar/>
          </w:tcPr>
          <w:p w:rsidRPr="008A4540" w:rsidR="00661191" w:rsidP="00827089" w:rsidRDefault="00661191" w14:paraId="70222A0D" w14:textId="77777777">
            <w:pPr>
              <w:rPr>
                <w:rFonts w:ascii="Arial Narrow" w:hAnsi="Arial Narrow"/>
                <w:sz w:val="20"/>
                <w:szCs w:val="20"/>
              </w:rPr>
            </w:pPr>
          </w:p>
        </w:tc>
        <w:tc>
          <w:tcPr>
            <w:tcW w:w="6172" w:type="dxa"/>
            <w:tcMar/>
          </w:tcPr>
          <w:p w:rsidRPr="008A4540" w:rsidR="00661191" w:rsidP="00827089" w:rsidRDefault="00661191" w14:paraId="69B41DC5" w14:textId="77777777">
            <w:pPr>
              <w:jc w:val="both"/>
              <w:rPr>
                <w:rFonts w:ascii="Arial Narrow" w:hAnsi="Arial Narrow" w:cs="Arial"/>
                <w:sz w:val="20"/>
                <w:szCs w:val="20"/>
              </w:rPr>
            </w:pPr>
          </w:p>
        </w:tc>
      </w:tr>
      <w:tr w:rsidRPr="008A4540" w:rsidR="00661191" w:rsidTr="5FFAE9BA" w14:paraId="3744F67F" w14:textId="77777777">
        <w:trPr>
          <w:trHeight w:val="74"/>
        </w:trPr>
        <w:tc>
          <w:tcPr>
            <w:tcW w:w="3150" w:type="dxa"/>
            <w:tcMar/>
          </w:tcPr>
          <w:p w:rsidRPr="008A4540" w:rsidR="00661191" w:rsidP="00DD32CD" w:rsidRDefault="00661191" w14:paraId="23422565" w14:textId="16EFE7DE">
            <w:pPr>
              <w:rPr>
                <w:rFonts w:ascii="Arial Narrow" w:hAnsi="Arial Narrow"/>
                <w:sz w:val="20"/>
                <w:szCs w:val="20"/>
              </w:rPr>
            </w:pPr>
            <w:r w:rsidRPr="008A4540">
              <w:rPr>
                <w:rFonts w:ascii="Arial Narrow" w:hAnsi="Arial Narrow" w:cs="Arial"/>
                <w:b/>
                <w:sz w:val="20"/>
                <w:szCs w:val="20"/>
              </w:rPr>
              <w:t>10038</w:t>
            </w:r>
          </w:p>
        </w:tc>
        <w:tc>
          <w:tcPr>
            <w:tcW w:w="6172" w:type="dxa"/>
            <w:tcMar/>
          </w:tcPr>
          <w:p w:rsidRPr="008A4540" w:rsidR="00661191" w:rsidP="00DD32CD" w:rsidRDefault="00661191" w14:paraId="3BA154F4" w14:textId="2B1E57A6">
            <w:pPr>
              <w:jc w:val="both"/>
              <w:rPr>
                <w:rFonts w:ascii="Arial Narrow" w:hAnsi="Arial Narrow" w:cs="Arial"/>
                <w:b/>
                <w:sz w:val="20"/>
                <w:szCs w:val="20"/>
              </w:rPr>
            </w:pPr>
            <w:r w:rsidRPr="008A4540">
              <w:rPr>
                <w:rFonts w:ascii="Arial Narrow" w:hAnsi="Arial Narrow" w:cs="Arial"/>
                <w:b/>
                <w:sz w:val="20"/>
                <w:szCs w:val="20"/>
              </w:rPr>
              <w:t>POSESIÓN DE FUEGOS ARTIFICIALES</w:t>
            </w:r>
            <w:r w:rsidR="000A56BE">
              <w:rPr>
                <w:rFonts w:ascii="Arial Narrow" w:hAnsi="Arial Narrow" w:cs="Arial"/>
                <w:b/>
                <w:sz w:val="20"/>
                <w:szCs w:val="20"/>
              </w:rPr>
              <w:t>.</w:t>
            </w:r>
          </w:p>
        </w:tc>
      </w:tr>
      <w:tr w:rsidRPr="008A4540" w:rsidR="00661191" w:rsidTr="5FFAE9BA" w14:paraId="6365E9ED" w14:textId="77777777">
        <w:trPr>
          <w:trHeight w:val="74"/>
        </w:trPr>
        <w:tc>
          <w:tcPr>
            <w:tcW w:w="3150" w:type="dxa"/>
            <w:tcMar/>
          </w:tcPr>
          <w:p w:rsidRPr="008A4540" w:rsidR="00661191" w:rsidP="00DD32CD" w:rsidRDefault="00661191" w14:paraId="4722BB02" w14:textId="77777777">
            <w:pPr>
              <w:rPr>
                <w:rFonts w:ascii="Arial Narrow" w:hAnsi="Arial Narrow" w:cs="Arial"/>
                <w:b/>
                <w:sz w:val="20"/>
                <w:szCs w:val="20"/>
              </w:rPr>
            </w:pPr>
          </w:p>
        </w:tc>
        <w:tc>
          <w:tcPr>
            <w:tcW w:w="6172" w:type="dxa"/>
            <w:tcMar/>
          </w:tcPr>
          <w:p w:rsidRPr="008A4540" w:rsidR="00661191" w:rsidP="00DD32CD" w:rsidRDefault="00661191" w14:paraId="1A6D0502" w14:textId="70D65487">
            <w:pPr>
              <w:jc w:val="both"/>
              <w:rPr>
                <w:rFonts w:ascii="Arial Narrow" w:hAnsi="Arial Narrow" w:cs="Arial"/>
                <w:b/>
                <w:sz w:val="20"/>
                <w:szCs w:val="20"/>
              </w:rPr>
            </w:pPr>
            <w:r w:rsidRPr="008A4540">
              <w:rPr>
                <w:rFonts w:ascii="Arial Narrow" w:hAnsi="Arial Narrow" w:cs="Arial"/>
                <w:sz w:val="20"/>
                <w:szCs w:val="20"/>
              </w:rPr>
              <w:t>ART. 9 INC. FINAL, Ley 21.310</w:t>
            </w:r>
          </w:p>
        </w:tc>
      </w:tr>
      <w:tr w:rsidRPr="008A4540" w:rsidR="00661191" w:rsidTr="5FFAE9BA" w14:paraId="3CA70804" w14:textId="77777777">
        <w:trPr>
          <w:trHeight w:val="74"/>
        </w:trPr>
        <w:tc>
          <w:tcPr>
            <w:tcW w:w="3150" w:type="dxa"/>
            <w:tcMar/>
          </w:tcPr>
          <w:p w:rsidRPr="008A4540" w:rsidR="00661191" w:rsidP="00827089" w:rsidRDefault="00661191" w14:paraId="791C81B2" w14:textId="77777777">
            <w:pPr>
              <w:rPr>
                <w:rFonts w:ascii="Arial Narrow" w:hAnsi="Arial Narrow"/>
                <w:sz w:val="20"/>
                <w:szCs w:val="20"/>
              </w:rPr>
            </w:pPr>
          </w:p>
        </w:tc>
        <w:tc>
          <w:tcPr>
            <w:tcW w:w="6172" w:type="dxa"/>
            <w:tcMar/>
          </w:tcPr>
          <w:p w:rsidRPr="008A4540" w:rsidR="00661191" w:rsidP="00743287" w:rsidRDefault="00661191" w14:paraId="55A88299" w14:textId="2C4159AD">
            <w:pPr>
              <w:jc w:val="both"/>
              <w:rPr>
                <w:rFonts w:ascii="Arial Narrow" w:hAnsi="Arial Narrow" w:cs="Arial"/>
                <w:sz w:val="20"/>
                <w:szCs w:val="20"/>
              </w:rPr>
            </w:pPr>
            <w:r w:rsidRPr="008A4540">
              <w:rPr>
                <w:rFonts w:ascii="Arial Narrow" w:hAnsi="Arial Narrow" w:cs="Arial"/>
                <w:sz w:val="20"/>
                <w:szCs w:val="20"/>
              </w:rPr>
              <w:t>Sanciona a los que posean o tengan fuegos artificiales, artículos pirotécnicos y otros artefactos de similar naturaleza, sus partes, dispositivos y piezas sin la autorización de la Dirección General de Movilización Nacional (DGMN).</w:t>
            </w:r>
          </w:p>
        </w:tc>
      </w:tr>
      <w:tr w:rsidRPr="008A4540" w:rsidR="00661191" w:rsidTr="5FFAE9BA" w14:paraId="43FFF5C8" w14:textId="77777777">
        <w:trPr>
          <w:trHeight w:val="74"/>
        </w:trPr>
        <w:tc>
          <w:tcPr>
            <w:tcW w:w="3150" w:type="dxa"/>
            <w:tcMar/>
          </w:tcPr>
          <w:p w:rsidRPr="008A4540" w:rsidR="00661191" w:rsidP="00827089" w:rsidRDefault="00661191" w14:paraId="769F654D" w14:textId="77777777">
            <w:pPr>
              <w:rPr>
                <w:rFonts w:ascii="Arial Narrow" w:hAnsi="Arial Narrow"/>
                <w:sz w:val="20"/>
                <w:szCs w:val="20"/>
              </w:rPr>
            </w:pPr>
          </w:p>
        </w:tc>
        <w:tc>
          <w:tcPr>
            <w:tcW w:w="6172" w:type="dxa"/>
            <w:tcMar/>
          </w:tcPr>
          <w:p w:rsidRPr="008A4540" w:rsidR="00661191" w:rsidP="00DD32CD" w:rsidRDefault="00661191" w14:paraId="5BFE4092" w14:textId="77777777">
            <w:pPr>
              <w:jc w:val="both"/>
              <w:rPr>
                <w:rFonts w:ascii="Arial Narrow" w:hAnsi="Arial Narrow" w:cs="Arial"/>
                <w:sz w:val="20"/>
                <w:szCs w:val="20"/>
              </w:rPr>
            </w:pPr>
          </w:p>
        </w:tc>
      </w:tr>
      <w:tr w:rsidRPr="008A4540" w:rsidR="00661191" w:rsidTr="5FFAE9BA" w14:paraId="58550849" w14:textId="77777777">
        <w:trPr>
          <w:trHeight w:val="74"/>
        </w:trPr>
        <w:tc>
          <w:tcPr>
            <w:tcW w:w="3150" w:type="dxa"/>
            <w:tcMar/>
          </w:tcPr>
          <w:p w:rsidRPr="008A4540" w:rsidR="00661191" w:rsidP="00827089" w:rsidRDefault="00661191" w14:paraId="1452A99A" w14:textId="3C1FD623">
            <w:pPr>
              <w:rPr>
                <w:rFonts w:ascii="Arial Narrow" w:hAnsi="Arial Narrow"/>
                <w:sz w:val="20"/>
                <w:szCs w:val="20"/>
              </w:rPr>
            </w:pPr>
            <w:r w:rsidRPr="008A4540">
              <w:rPr>
                <w:rFonts w:ascii="Arial Narrow" w:hAnsi="Arial Narrow" w:cs="Arial"/>
                <w:b/>
                <w:sz w:val="20"/>
                <w:szCs w:val="20"/>
              </w:rPr>
              <w:t>10039</w:t>
            </w:r>
          </w:p>
        </w:tc>
        <w:tc>
          <w:tcPr>
            <w:tcW w:w="6172" w:type="dxa"/>
            <w:tcMar/>
          </w:tcPr>
          <w:p w:rsidRPr="008A4540" w:rsidR="00661191" w:rsidP="00DD32CD" w:rsidRDefault="00661191" w14:paraId="1FB78D94" w14:textId="6370E4F8">
            <w:pPr>
              <w:jc w:val="both"/>
              <w:rPr>
                <w:rFonts w:ascii="Arial Narrow" w:hAnsi="Arial Narrow" w:cs="Arial"/>
                <w:sz w:val="20"/>
                <w:szCs w:val="20"/>
              </w:rPr>
            </w:pPr>
            <w:r w:rsidRPr="008A4540">
              <w:rPr>
                <w:rFonts w:ascii="Arial Narrow" w:hAnsi="Arial Narrow" w:cs="Arial"/>
                <w:b/>
                <w:sz w:val="20"/>
                <w:szCs w:val="20"/>
              </w:rPr>
              <w:t>FABRICACIÓN, ELABORACIÓN, MODIFICACIÓN, IMPORTACIÓN, EXPORTACIÓN, ADQUISICIÓN DE FUEGOS ARTIFICIALES</w:t>
            </w:r>
            <w:r w:rsidRPr="008A4540">
              <w:rPr>
                <w:rFonts w:ascii="Arial Narrow" w:hAnsi="Arial Narrow" w:cs="Arial"/>
                <w:sz w:val="20"/>
                <w:szCs w:val="20"/>
              </w:rPr>
              <w:t>.</w:t>
            </w:r>
          </w:p>
          <w:p w:rsidRPr="008A4540" w:rsidR="00661191" w:rsidP="00743287" w:rsidRDefault="00661191" w14:paraId="424125D4" w14:textId="7EADCEE0">
            <w:pPr>
              <w:jc w:val="both"/>
              <w:rPr>
                <w:rFonts w:ascii="Arial Narrow" w:hAnsi="Arial Narrow" w:cs="Arial"/>
                <w:sz w:val="20"/>
                <w:szCs w:val="20"/>
              </w:rPr>
            </w:pPr>
            <w:r w:rsidRPr="008A4540">
              <w:rPr>
                <w:rFonts w:ascii="Arial Narrow" w:hAnsi="Arial Narrow" w:cs="Arial"/>
                <w:sz w:val="20"/>
                <w:szCs w:val="20"/>
              </w:rPr>
              <w:t>ART. 10 INC. 3º, Ley 21.310</w:t>
            </w:r>
          </w:p>
        </w:tc>
      </w:tr>
      <w:tr w:rsidRPr="008A4540" w:rsidR="00661191" w:rsidTr="5FFAE9BA" w14:paraId="2BAB4DEF" w14:textId="77777777">
        <w:trPr>
          <w:trHeight w:val="74"/>
        </w:trPr>
        <w:tc>
          <w:tcPr>
            <w:tcW w:w="3150" w:type="dxa"/>
            <w:tcMar/>
          </w:tcPr>
          <w:p w:rsidRPr="008A4540" w:rsidR="00661191" w:rsidP="00827089" w:rsidRDefault="00661191" w14:paraId="7C917873" w14:textId="77777777">
            <w:pPr>
              <w:rPr>
                <w:rFonts w:ascii="Arial Narrow" w:hAnsi="Arial Narrow"/>
                <w:sz w:val="20"/>
                <w:szCs w:val="20"/>
              </w:rPr>
            </w:pPr>
          </w:p>
        </w:tc>
        <w:tc>
          <w:tcPr>
            <w:tcW w:w="6172" w:type="dxa"/>
            <w:tcMar/>
          </w:tcPr>
          <w:p w:rsidRPr="008A4540" w:rsidR="00661191" w:rsidP="00743287" w:rsidRDefault="00661191" w14:paraId="73C6C61D" w14:textId="0B54B531">
            <w:pPr>
              <w:jc w:val="both"/>
              <w:rPr>
                <w:rFonts w:ascii="Arial Narrow" w:hAnsi="Arial Narrow" w:cs="Arial"/>
                <w:sz w:val="20"/>
                <w:szCs w:val="20"/>
              </w:rPr>
            </w:pPr>
            <w:r w:rsidRPr="008A4540">
              <w:rPr>
                <w:rFonts w:ascii="Arial Narrow" w:hAnsi="Arial Narrow" w:cs="Arial"/>
                <w:sz w:val="20"/>
                <w:szCs w:val="20"/>
              </w:rPr>
              <w:t>Los que sin la competente autorización, fabriquen, armen, elaboraren, adapten, transformen, importen, internen al país, exporten, transporten, almacenen, distribuyan, ofrezcan, adquieran o celebren convenciones respecto de los fuegos artificiales serán sancionados</w:t>
            </w:r>
          </w:p>
        </w:tc>
      </w:tr>
      <w:tr w:rsidRPr="008A4540" w:rsidR="00661191" w:rsidTr="5FFAE9BA" w14:paraId="0FE69B15" w14:textId="77777777">
        <w:trPr>
          <w:trHeight w:val="74"/>
        </w:trPr>
        <w:tc>
          <w:tcPr>
            <w:tcW w:w="3150" w:type="dxa"/>
            <w:tcMar/>
          </w:tcPr>
          <w:p w:rsidRPr="008A4540" w:rsidR="00661191" w:rsidP="00827089" w:rsidRDefault="00661191" w14:paraId="4B04CDD7" w14:textId="77777777">
            <w:pPr>
              <w:rPr>
                <w:rFonts w:ascii="Arial Narrow" w:hAnsi="Arial Narrow"/>
                <w:sz w:val="20"/>
                <w:szCs w:val="20"/>
              </w:rPr>
            </w:pPr>
          </w:p>
        </w:tc>
        <w:tc>
          <w:tcPr>
            <w:tcW w:w="6172" w:type="dxa"/>
            <w:tcMar/>
          </w:tcPr>
          <w:p w:rsidRPr="008A4540" w:rsidR="00661191" w:rsidP="00827089" w:rsidRDefault="00661191" w14:paraId="125988ED" w14:textId="77777777">
            <w:pPr>
              <w:jc w:val="both"/>
              <w:rPr>
                <w:rFonts w:ascii="Arial Narrow" w:hAnsi="Arial Narrow" w:cs="Arial"/>
                <w:sz w:val="20"/>
                <w:szCs w:val="20"/>
              </w:rPr>
            </w:pPr>
          </w:p>
        </w:tc>
      </w:tr>
      <w:tr w:rsidRPr="008A4540" w:rsidR="00661191" w:rsidTr="5FFAE9BA" w14:paraId="7D539560" w14:textId="77777777">
        <w:trPr>
          <w:trHeight w:val="74"/>
        </w:trPr>
        <w:tc>
          <w:tcPr>
            <w:tcW w:w="3150" w:type="dxa"/>
            <w:tcMar/>
          </w:tcPr>
          <w:p w:rsidRPr="008A4540" w:rsidR="00661191" w:rsidP="00827089" w:rsidRDefault="00661191" w14:paraId="46514F6E" w14:textId="712E34E9">
            <w:pPr>
              <w:rPr>
                <w:rFonts w:ascii="Arial Narrow" w:hAnsi="Arial Narrow"/>
                <w:sz w:val="20"/>
                <w:szCs w:val="20"/>
              </w:rPr>
            </w:pPr>
            <w:r w:rsidRPr="008A4540">
              <w:rPr>
                <w:rFonts w:ascii="Arial Narrow" w:hAnsi="Arial Narrow" w:cs="Arial"/>
                <w:b/>
                <w:sz w:val="20"/>
                <w:szCs w:val="20"/>
              </w:rPr>
              <w:t>10040</w:t>
            </w:r>
          </w:p>
        </w:tc>
        <w:tc>
          <w:tcPr>
            <w:tcW w:w="6172" w:type="dxa"/>
            <w:tcMar/>
          </w:tcPr>
          <w:p w:rsidRPr="008A4540" w:rsidR="00661191" w:rsidP="00827089" w:rsidRDefault="00661191" w14:paraId="386106ED" w14:textId="461549AE">
            <w:pPr>
              <w:jc w:val="both"/>
              <w:rPr>
                <w:rFonts w:ascii="Arial Narrow" w:hAnsi="Arial Narrow"/>
                <w:color w:val="000000"/>
                <w:sz w:val="20"/>
                <w:szCs w:val="20"/>
              </w:rPr>
            </w:pPr>
            <w:r w:rsidRPr="008A4540">
              <w:rPr>
                <w:rFonts w:ascii="Arial Narrow" w:hAnsi="Arial Narrow" w:cs="Arial"/>
                <w:b/>
                <w:sz w:val="20"/>
                <w:szCs w:val="20"/>
              </w:rPr>
              <w:t>VENTA ILEGAL DE CARTUCHOS O MUNICIONES</w:t>
            </w:r>
            <w:r w:rsidR="000A56BE">
              <w:rPr>
                <w:rFonts w:ascii="Arial Narrow" w:hAnsi="Arial Narrow" w:cs="Arial"/>
                <w:b/>
                <w:sz w:val="20"/>
                <w:szCs w:val="20"/>
              </w:rPr>
              <w:t>.</w:t>
            </w:r>
          </w:p>
        </w:tc>
      </w:tr>
      <w:tr w:rsidRPr="008A4540" w:rsidR="00661191" w:rsidTr="5FFAE9BA" w14:paraId="6DEDB067" w14:textId="77777777">
        <w:trPr>
          <w:trHeight w:val="74"/>
        </w:trPr>
        <w:tc>
          <w:tcPr>
            <w:tcW w:w="3150" w:type="dxa"/>
            <w:tcMar/>
          </w:tcPr>
          <w:p w:rsidRPr="008A4540" w:rsidR="00661191" w:rsidP="00827089" w:rsidRDefault="00661191" w14:paraId="4481F0D6" w14:textId="77777777">
            <w:pPr>
              <w:rPr>
                <w:rFonts w:ascii="Arial Narrow" w:hAnsi="Arial Narrow"/>
                <w:sz w:val="20"/>
                <w:szCs w:val="20"/>
              </w:rPr>
            </w:pPr>
          </w:p>
        </w:tc>
        <w:tc>
          <w:tcPr>
            <w:tcW w:w="6172" w:type="dxa"/>
            <w:tcMar/>
          </w:tcPr>
          <w:p w:rsidRPr="008A4540" w:rsidR="00661191" w:rsidP="00827089" w:rsidRDefault="00661191" w14:paraId="48011E21" w14:textId="2E5FE4E2">
            <w:pPr>
              <w:jc w:val="both"/>
              <w:rPr>
                <w:rFonts w:ascii="Arial Narrow" w:hAnsi="Arial Narrow" w:cs="Arial"/>
                <w:sz w:val="20"/>
                <w:szCs w:val="20"/>
              </w:rPr>
            </w:pPr>
            <w:r w:rsidRPr="008A4540">
              <w:rPr>
                <w:rFonts w:ascii="Arial Narrow" w:hAnsi="Arial Narrow" w:cs="Arial"/>
                <w:sz w:val="20"/>
                <w:szCs w:val="20"/>
              </w:rPr>
              <w:t>ART. 9 A, Ley 17.798</w:t>
            </w:r>
          </w:p>
        </w:tc>
      </w:tr>
      <w:tr w:rsidRPr="008A4540" w:rsidR="00661191" w:rsidTr="5FFAE9BA" w14:paraId="06CE9F54" w14:textId="77777777">
        <w:trPr>
          <w:trHeight w:val="74"/>
        </w:trPr>
        <w:tc>
          <w:tcPr>
            <w:tcW w:w="3150" w:type="dxa"/>
            <w:tcMar/>
          </w:tcPr>
          <w:p w:rsidRPr="008A4540" w:rsidR="00661191" w:rsidP="00827089" w:rsidRDefault="00661191" w14:paraId="71D440C2" w14:textId="77777777">
            <w:pPr>
              <w:rPr>
                <w:rFonts w:ascii="Arial Narrow" w:hAnsi="Arial Narrow"/>
                <w:sz w:val="20"/>
                <w:szCs w:val="20"/>
              </w:rPr>
            </w:pPr>
          </w:p>
        </w:tc>
        <w:tc>
          <w:tcPr>
            <w:tcW w:w="6172" w:type="dxa"/>
            <w:tcMar/>
          </w:tcPr>
          <w:p w:rsidRPr="008A4540" w:rsidR="00661191" w:rsidP="00827089" w:rsidRDefault="00661191" w14:paraId="76C536A7" w14:textId="5A29D0AA">
            <w:pPr>
              <w:jc w:val="both"/>
              <w:rPr>
                <w:rFonts w:ascii="Arial Narrow" w:hAnsi="Arial Narrow"/>
                <w:color w:val="000000"/>
                <w:sz w:val="20"/>
                <w:szCs w:val="20"/>
              </w:rPr>
            </w:pPr>
            <w:r w:rsidRPr="008A4540">
              <w:rPr>
                <w:rFonts w:ascii="Arial Narrow" w:hAnsi="Arial Narrow" w:cs="Arial"/>
                <w:sz w:val="20"/>
                <w:szCs w:val="20"/>
              </w:rPr>
              <w:t>Castiga a la persona que, contando con la autorización respectiva, vendiere municiones o cartuchos a quien no fuere poseedor, tenedor o portador de un arma de fuego inscrita, o cuando la venta recaiga sobre municiones o cartuchos de un calibre distinto al autorizado a quien estuviere facultado como poseedor, tenedor o portador de un arma de fuego inscrita, o no se diere cumplimiento a las obligaciones previstas en el inciso cuarto del artículo 4.</w:t>
            </w:r>
          </w:p>
        </w:tc>
      </w:tr>
      <w:tr w:rsidRPr="008A4540" w:rsidR="00661191" w:rsidTr="5FFAE9BA" w14:paraId="3361DBBF" w14:textId="77777777">
        <w:trPr>
          <w:trHeight w:val="74"/>
        </w:trPr>
        <w:tc>
          <w:tcPr>
            <w:tcW w:w="3150" w:type="dxa"/>
            <w:tcMar/>
          </w:tcPr>
          <w:p w:rsidRPr="008A4540" w:rsidR="00661191" w:rsidP="00827089" w:rsidRDefault="00661191" w14:paraId="3B08E6D8" w14:textId="77777777">
            <w:pPr>
              <w:rPr>
                <w:rFonts w:ascii="Arial Narrow" w:hAnsi="Arial Narrow"/>
                <w:sz w:val="20"/>
                <w:szCs w:val="20"/>
              </w:rPr>
            </w:pPr>
          </w:p>
        </w:tc>
        <w:tc>
          <w:tcPr>
            <w:tcW w:w="6172" w:type="dxa"/>
            <w:tcMar/>
          </w:tcPr>
          <w:p w:rsidRPr="008A4540" w:rsidR="00661191" w:rsidP="00827089" w:rsidRDefault="00661191" w14:paraId="5F8CB0A7" w14:textId="77777777">
            <w:pPr>
              <w:jc w:val="both"/>
              <w:rPr>
                <w:rFonts w:ascii="Arial Narrow" w:hAnsi="Arial Narrow" w:cs="Arial"/>
                <w:sz w:val="20"/>
                <w:szCs w:val="20"/>
              </w:rPr>
            </w:pPr>
          </w:p>
        </w:tc>
      </w:tr>
      <w:tr w:rsidRPr="008A4540" w:rsidR="00661191" w:rsidTr="5FFAE9BA" w14:paraId="7ACCCA29" w14:textId="77777777">
        <w:trPr>
          <w:trHeight w:val="74"/>
        </w:trPr>
        <w:tc>
          <w:tcPr>
            <w:tcW w:w="3150" w:type="dxa"/>
            <w:tcMar/>
          </w:tcPr>
          <w:p w:rsidRPr="008A4540" w:rsidR="00661191" w:rsidP="00007156" w:rsidRDefault="00661191" w14:paraId="1811D777" w14:textId="0C799907">
            <w:pPr>
              <w:rPr>
                <w:rFonts w:ascii="Arial Narrow" w:hAnsi="Arial Narrow"/>
                <w:sz w:val="20"/>
                <w:szCs w:val="20"/>
              </w:rPr>
            </w:pPr>
            <w:r w:rsidRPr="008A4540">
              <w:rPr>
                <w:rFonts w:ascii="Arial Narrow" w:hAnsi="Arial Narrow" w:cs="Arial"/>
                <w:b/>
                <w:sz w:val="20"/>
                <w:szCs w:val="20"/>
              </w:rPr>
              <w:t>10041</w:t>
            </w:r>
          </w:p>
        </w:tc>
        <w:tc>
          <w:tcPr>
            <w:tcW w:w="6172" w:type="dxa"/>
            <w:tcMar/>
          </w:tcPr>
          <w:p w:rsidRPr="008A4540" w:rsidR="00661191" w:rsidP="00007156" w:rsidRDefault="00661191" w14:paraId="7F83B53C" w14:textId="39B871E7">
            <w:pPr>
              <w:jc w:val="both"/>
              <w:rPr>
                <w:rFonts w:ascii="Arial Narrow" w:hAnsi="Arial Narrow" w:cs="Arial"/>
                <w:sz w:val="20"/>
                <w:szCs w:val="20"/>
              </w:rPr>
            </w:pPr>
            <w:r w:rsidRPr="008A4540">
              <w:rPr>
                <w:rFonts w:ascii="Arial Narrow" w:hAnsi="Arial Narrow" w:cs="Arial"/>
                <w:b/>
                <w:sz w:val="20"/>
                <w:szCs w:val="20"/>
              </w:rPr>
              <w:t>ENTREGA DE ARMA O ELEMENTOS A MENORES DE EDAD</w:t>
            </w:r>
            <w:r w:rsidR="000A56BE">
              <w:rPr>
                <w:rFonts w:ascii="Arial Narrow" w:hAnsi="Arial Narrow" w:cs="Arial"/>
                <w:b/>
                <w:sz w:val="20"/>
                <w:szCs w:val="20"/>
              </w:rPr>
              <w:t>.</w:t>
            </w:r>
          </w:p>
        </w:tc>
      </w:tr>
      <w:tr w:rsidRPr="008A4540" w:rsidR="00661191" w:rsidTr="5FFAE9BA" w14:paraId="61FE0944" w14:textId="77777777">
        <w:trPr>
          <w:trHeight w:val="74"/>
        </w:trPr>
        <w:tc>
          <w:tcPr>
            <w:tcW w:w="3150" w:type="dxa"/>
            <w:tcMar/>
          </w:tcPr>
          <w:p w:rsidRPr="008A4540" w:rsidR="00661191" w:rsidP="00007156" w:rsidRDefault="00661191" w14:paraId="09D284B0" w14:textId="77777777">
            <w:pPr>
              <w:rPr>
                <w:rFonts w:ascii="Arial Narrow" w:hAnsi="Arial Narrow"/>
                <w:sz w:val="20"/>
                <w:szCs w:val="20"/>
              </w:rPr>
            </w:pPr>
          </w:p>
        </w:tc>
        <w:tc>
          <w:tcPr>
            <w:tcW w:w="6172" w:type="dxa"/>
            <w:tcMar/>
          </w:tcPr>
          <w:p w:rsidRPr="008A4540" w:rsidR="00661191" w:rsidP="00007156" w:rsidRDefault="00661191" w14:paraId="6C390191" w14:textId="6A7A0034">
            <w:pPr>
              <w:jc w:val="both"/>
              <w:rPr>
                <w:rFonts w:ascii="Arial Narrow" w:hAnsi="Arial Narrow" w:cs="Arial"/>
                <w:sz w:val="20"/>
                <w:szCs w:val="20"/>
              </w:rPr>
            </w:pPr>
            <w:r w:rsidRPr="008A4540">
              <w:rPr>
                <w:rFonts w:ascii="Arial Narrow" w:hAnsi="Arial Narrow" w:cs="Arial"/>
                <w:sz w:val="20"/>
                <w:szCs w:val="20"/>
              </w:rPr>
              <w:t>ART. 10 A, Ley 17.798</w:t>
            </w:r>
          </w:p>
        </w:tc>
      </w:tr>
      <w:tr w:rsidRPr="008A4540" w:rsidR="00661191" w:rsidTr="5FFAE9BA" w14:paraId="7A1D6374" w14:textId="77777777">
        <w:trPr>
          <w:trHeight w:val="74"/>
        </w:trPr>
        <w:tc>
          <w:tcPr>
            <w:tcW w:w="3150" w:type="dxa"/>
            <w:tcMar/>
          </w:tcPr>
          <w:p w:rsidRPr="008A4540" w:rsidR="00661191" w:rsidP="00007156" w:rsidRDefault="00661191" w14:paraId="69B65DA0" w14:textId="77777777">
            <w:pPr>
              <w:rPr>
                <w:rFonts w:ascii="Arial Narrow" w:hAnsi="Arial Narrow"/>
                <w:sz w:val="20"/>
                <w:szCs w:val="20"/>
              </w:rPr>
            </w:pPr>
          </w:p>
        </w:tc>
        <w:tc>
          <w:tcPr>
            <w:tcW w:w="6172" w:type="dxa"/>
            <w:tcMar/>
          </w:tcPr>
          <w:p w:rsidRPr="008A4540" w:rsidR="00661191" w:rsidP="00007156" w:rsidRDefault="00661191" w14:paraId="1432C0DC" w14:textId="1C840540">
            <w:pPr>
              <w:jc w:val="both"/>
              <w:rPr>
                <w:rFonts w:ascii="Arial Narrow" w:hAnsi="Arial Narrow" w:cs="Arial"/>
                <w:sz w:val="20"/>
                <w:szCs w:val="20"/>
              </w:rPr>
            </w:pPr>
            <w:r w:rsidRPr="008A4540">
              <w:rPr>
                <w:rFonts w:ascii="Arial Narrow" w:hAnsi="Arial Narrow" w:cs="Arial"/>
                <w:sz w:val="20"/>
                <w:szCs w:val="20"/>
              </w:rPr>
              <w:t>Castiga a la persona que, contando con autorización a que se refiere el Art. 4 de la Ley sobre Control de Armas, entregare armas o elementos a menores, o por su mera imprudencia o negligencia quedaren en poder de estos.</w:t>
            </w:r>
          </w:p>
        </w:tc>
      </w:tr>
      <w:tr w:rsidRPr="008A4540" w:rsidR="00661191" w:rsidTr="5FFAE9BA" w14:paraId="70739659" w14:textId="77777777">
        <w:trPr>
          <w:trHeight w:val="74"/>
        </w:trPr>
        <w:tc>
          <w:tcPr>
            <w:tcW w:w="3150" w:type="dxa"/>
            <w:tcMar/>
          </w:tcPr>
          <w:p w:rsidRPr="008A4540" w:rsidR="00661191" w:rsidP="00827089" w:rsidRDefault="00661191" w14:paraId="2420CF1A" w14:textId="77777777">
            <w:pPr>
              <w:rPr>
                <w:rFonts w:ascii="Arial Narrow" w:hAnsi="Arial Narrow"/>
                <w:sz w:val="20"/>
                <w:szCs w:val="20"/>
              </w:rPr>
            </w:pPr>
          </w:p>
        </w:tc>
        <w:tc>
          <w:tcPr>
            <w:tcW w:w="6172" w:type="dxa"/>
            <w:tcMar/>
          </w:tcPr>
          <w:p w:rsidRPr="008A4540" w:rsidR="00661191" w:rsidP="00827089" w:rsidRDefault="00661191" w14:paraId="19B5D9DC" w14:textId="77777777">
            <w:pPr>
              <w:jc w:val="both"/>
              <w:rPr>
                <w:rFonts w:ascii="Arial Narrow" w:hAnsi="Arial Narrow" w:cs="Arial"/>
                <w:sz w:val="20"/>
                <w:szCs w:val="20"/>
              </w:rPr>
            </w:pPr>
          </w:p>
        </w:tc>
      </w:tr>
      <w:tr w:rsidRPr="008A4540" w:rsidR="00B765F3" w:rsidTr="5FFAE9BA" w14:paraId="4A9F4B04" w14:textId="77777777">
        <w:trPr>
          <w:trHeight w:val="74"/>
        </w:trPr>
        <w:tc>
          <w:tcPr>
            <w:tcW w:w="3150" w:type="dxa"/>
            <w:tcMar/>
          </w:tcPr>
          <w:p w:rsidRPr="008A4540" w:rsidR="00B765F3" w:rsidP="00007156" w:rsidRDefault="00B765F3" w14:paraId="38FCD4AD" w14:textId="77777777">
            <w:pPr>
              <w:rPr>
                <w:rFonts w:ascii="Arial Narrow" w:hAnsi="Arial Narrow" w:cs="Arial"/>
                <w:b/>
                <w:sz w:val="20"/>
                <w:szCs w:val="20"/>
              </w:rPr>
            </w:pPr>
          </w:p>
        </w:tc>
        <w:tc>
          <w:tcPr>
            <w:tcW w:w="6172" w:type="dxa"/>
            <w:tcMar/>
          </w:tcPr>
          <w:p w:rsidRPr="008A4540" w:rsidR="00B765F3" w:rsidP="00007156" w:rsidRDefault="00B765F3" w14:paraId="5677BD20" w14:textId="77777777">
            <w:pPr>
              <w:jc w:val="both"/>
              <w:rPr>
                <w:rFonts w:ascii="Arial Narrow" w:hAnsi="Arial Narrow" w:cs="Arial"/>
                <w:b/>
                <w:sz w:val="20"/>
                <w:szCs w:val="20"/>
              </w:rPr>
            </w:pPr>
          </w:p>
        </w:tc>
      </w:tr>
      <w:tr w:rsidRPr="008A4540" w:rsidR="00661191" w:rsidTr="5FFAE9BA" w14:paraId="0AFFD53F" w14:textId="77777777">
        <w:trPr>
          <w:trHeight w:val="74"/>
        </w:trPr>
        <w:tc>
          <w:tcPr>
            <w:tcW w:w="3150" w:type="dxa"/>
            <w:tcMar/>
          </w:tcPr>
          <w:p w:rsidRPr="008A4540" w:rsidR="00661191" w:rsidP="00007156" w:rsidRDefault="00661191" w14:paraId="2D6179EE" w14:textId="75862F63">
            <w:pPr>
              <w:rPr>
                <w:rFonts w:ascii="Arial Narrow" w:hAnsi="Arial Narrow"/>
                <w:sz w:val="20"/>
                <w:szCs w:val="20"/>
              </w:rPr>
            </w:pPr>
            <w:r w:rsidRPr="008A4540">
              <w:rPr>
                <w:rFonts w:ascii="Arial Narrow" w:hAnsi="Arial Narrow" w:cs="Arial"/>
                <w:b/>
                <w:sz w:val="20"/>
                <w:szCs w:val="20"/>
              </w:rPr>
              <w:t>10042</w:t>
            </w:r>
          </w:p>
        </w:tc>
        <w:tc>
          <w:tcPr>
            <w:tcW w:w="6172" w:type="dxa"/>
            <w:tcMar/>
          </w:tcPr>
          <w:p w:rsidRPr="008A4540" w:rsidR="00661191" w:rsidP="00007156" w:rsidRDefault="00661191" w14:paraId="0F8F6419" w14:textId="73F66EA6">
            <w:pPr>
              <w:jc w:val="both"/>
              <w:rPr>
                <w:rFonts w:ascii="Arial Narrow" w:hAnsi="Arial Narrow" w:cs="Arial"/>
                <w:sz w:val="20"/>
                <w:szCs w:val="20"/>
              </w:rPr>
            </w:pPr>
            <w:r w:rsidRPr="008A4540">
              <w:rPr>
                <w:rFonts w:ascii="Arial Narrow" w:hAnsi="Arial Narrow" w:cs="Arial"/>
                <w:b/>
                <w:sz w:val="20"/>
                <w:szCs w:val="20"/>
              </w:rPr>
              <w:t>BORRADO O DESTRUCCIÓN DEL Nº DE SERIE DE ARMA O MUNICIONES</w:t>
            </w:r>
            <w:r w:rsidR="000A56BE">
              <w:rPr>
                <w:rFonts w:ascii="Arial Narrow" w:hAnsi="Arial Narrow" w:cs="Arial"/>
                <w:b/>
                <w:sz w:val="20"/>
                <w:szCs w:val="20"/>
              </w:rPr>
              <w:t>.</w:t>
            </w:r>
          </w:p>
        </w:tc>
      </w:tr>
      <w:tr w:rsidRPr="008A4540" w:rsidR="00661191" w:rsidTr="5FFAE9BA" w14:paraId="2830D9F3" w14:textId="77777777">
        <w:trPr>
          <w:trHeight w:val="74"/>
        </w:trPr>
        <w:tc>
          <w:tcPr>
            <w:tcW w:w="3150" w:type="dxa"/>
            <w:tcMar/>
          </w:tcPr>
          <w:p w:rsidRPr="008A4540" w:rsidR="00661191" w:rsidP="00007156" w:rsidRDefault="00661191" w14:paraId="3CB826EE" w14:textId="77777777">
            <w:pPr>
              <w:rPr>
                <w:rFonts w:ascii="Arial Narrow" w:hAnsi="Arial Narrow"/>
                <w:sz w:val="20"/>
                <w:szCs w:val="20"/>
              </w:rPr>
            </w:pPr>
          </w:p>
        </w:tc>
        <w:tc>
          <w:tcPr>
            <w:tcW w:w="6172" w:type="dxa"/>
            <w:tcMar/>
          </w:tcPr>
          <w:p w:rsidRPr="008A4540" w:rsidR="00661191" w:rsidP="00007156" w:rsidRDefault="00661191" w14:paraId="7FBA4688" w14:textId="6566A8A0">
            <w:pPr>
              <w:jc w:val="both"/>
              <w:rPr>
                <w:rFonts w:ascii="Arial Narrow" w:hAnsi="Arial Narrow" w:cs="Arial"/>
                <w:sz w:val="20"/>
                <w:szCs w:val="20"/>
              </w:rPr>
            </w:pPr>
            <w:r w:rsidRPr="008A4540">
              <w:rPr>
                <w:rFonts w:ascii="Arial Narrow" w:hAnsi="Arial Narrow" w:cs="Arial"/>
                <w:sz w:val="20"/>
                <w:szCs w:val="20"/>
              </w:rPr>
              <w:t>ART. 10 B, Ley 17.798</w:t>
            </w:r>
          </w:p>
        </w:tc>
      </w:tr>
      <w:tr w:rsidRPr="008A4540" w:rsidR="00661191" w:rsidTr="5FFAE9BA" w14:paraId="6450CF84" w14:textId="77777777">
        <w:trPr>
          <w:trHeight w:val="74"/>
        </w:trPr>
        <w:tc>
          <w:tcPr>
            <w:tcW w:w="3150" w:type="dxa"/>
            <w:tcMar/>
          </w:tcPr>
          <w:p w:rsidRPr="008A4540" w:rsidR="00661191" w:rsidP="00007156" w:rsidRDefault="00661191" w14:paraId="75261392" w14:textId="77777777">
            <w:pPr>
              <w:rPr>
                <w:rFonts w:ascii="Arial Narrow" w:hAnsi="Arial Narrow"/>
                <w:sz w:val="20"/>
                <w:szCs w:val="20"/>
              </w:rPr>
            </w:pPr>
          </w:p>
        </w:tc>
        <w:tc>
          <w:tcPr>
            <w:tcW w:w="6172" w:type="dxa"/>
            <w:tcMar/>
          </w:tcPr>
          <w:p w:rsidRPr="008A4540" w:rsidR="00661191" w:rsidP="00007156" w:rsidRDefault="00661191" w14:paraId="50C9AF24" w14:textId="4D35AC81">
            <w:pPr>
              <w:jc w:val="both"/>
              <w:rPr>
                <w:rFonts w:ascii="Arial Narrow" w:hAnsi="Arial Narrow"/>
                <w:color w:val="000000"/>
                <w:sz w:val="20"/>
                <w:szCs w:val="20"/>
              </w:rPr>
            </w:pPr>
            <w:r w:rsidRPr="008A4540">
              <w:rPr>
                <w:rFonts w:ascii="Arial Narrow" w:hAnsi="Arial Narrow" w:cs="Arial"/>
                <w:sz w:val="20"/>
                <w:szCs w:val="20"/>
              </w:rPr>
              <w:t>Sanciona a quien adultere, altere, borre o destruya el sistema de trazabilidad complementario de un arma de fuego o de municiones</w:t>
            </w:r>
          </w:p>
        </w:tc>
      </w:tr>
      <w:tr w:rsidRPr="008A4540" w:rsidR="00661191" w:rsidTr="5FFAE9BA" w14:paraId="6248828E" w14:textId="77777777">
        <w:trPr>
          <w:trHeight w:val="74"/>
        </w:trPr>
        <w:tc>
          <w:tcPr>
            <w:tcW w:w="3150" w:type="dxa"/>
            <w:tcMar/>
          </w:tcPr>
          <w:p w:rsidRPr="008A4540" w:rsidR="00661191" w:rsidP="00007156" w:rsidRDefault="00661191" w14:paraId="0EE7E6B4" w14:textId="77777777">
            <w:pPr>
              <w:rPr>
                <w:rFonts w:ascii="Arial Narrow" w:hAnsi="Arial Narrow"/>
                <w:sz w:val="20"/>
                <w:szCs w:val="20"/>
              </w:rPr>
            </w:pPr>
          </w:p>
        </w:tc>
        <w:tc>
          <w:tcPr>
            <w:tcW w:w="6172" w:type="dxa"/>
            <w:tcMar/>
          </w:tcPr>
          <w:p w:rsidRPr="008A4540" w:rsidR="00661191" w:rsidP="00007156" w:rsidRDefault="00661191" w14:paraId="718A50BE" w14:textId="77777777">
            <w:pPr>
              <w:jc w:val="both"/>
              <w:rPr>
                <w:rFonts w:ascii="Arial Narrow" w:hAnsi="Arial Narrow" w:cs="Arial"/>
                <w:sz w:val="20"/>
                <w:szCs w:val="20"/>
              </w:rPr>
            </w:pPr>
          </w:p>
        </w:tc>
      </w:tr>
      <w:tr w:rsidRPr="008A4540" w:rsidR="00661191" w:rsidTr="5FFAE9BA" w14:paraId="444E27EA" w14:textId="77777777">
        <w:trPr>
          <w:trHeight w:val="74"/>
        </w:trPr>
        <w:tc>
          <w:tcPr>
            <w:tcW w:w="3150" w:type="dxa"/>
            <w:tcMar/>
          </w:tcPr>
          <w:p w:rsidRPr="008A4540" w:rsidR="00661191" w:rsidP="00007156" w:rsidRDefault="00661191" w14:paraId="14A4496F" w14:textId="77777777">
            <w:pPr>
              <w:rPr>
                <w:rFonts w:ascii="Arial Narrow" w:hAnsi="Arial Narrow" w:cs="Arial"/>
                <w:b/>
                <w:sz w:val="20"/>
                <w:szCs w:val="20"/>
              </w:rPr>
            </w:pPr>
            <w:r w:rsidRPr="008A4540">
              <w:rPr>
                <w:rFonts w:ascii="Arial Narrow" w:hAnsi="Arial Narrow" w:cs="Arial"/>
                <w:b/>
                <w:sz w:val="20"/>
                <w:szCs w:val="20"/>
              </w:rPr>
              <w:t>10099</w:t>
            </w:r>
          </w:p>
        </w:tc>
        <w:tc>
          <w:tcPr>
            <w:tcW w:w="6172" w:type="dxa"/>
            <w:tcMar/>
          </w:tcPr>
          <w:p w:rsidRPr="008A4540" w:rsidR="00661191" w:rsidP="00007156" w:rsidRDefault="00661191" w14:paraId="7DA1D3FA" w14:textId="77777777">
            <w:pPr>
              <w:jc w:val="both"/>
              <w:rPr>
                <w:rFonts w:ascii="Arial Narrow" w:hAnsi="Arial Narrow" w:cs="Arial"/>
                <w:b/>
                <w:sz w:val="20"/>
                <w:szCs w:val="20"/>
              </w:rPr>
            </w:pPr>
            <w:r w:rsidRPr="008A4540">
              <w:rPr>
                <w:rFonts w:ascii="Arial Narrow" w:hAnsi="Arial Narrow" w:cs="Arial"/>
                <w:b/>
                <w:sz w:val="20"/>
                <w:szCs w:val="20"/>
              </w:rPr>
              <w:t>OTROS DELITOS DE LA LEY DE CONTROL DE ARMAS (LEY 17.798).</w:t>
            </w:r>
          </w:p>
        </w:tc>
      </w:tr>
      <w:tr w:rsidRPr="008A4540" w:rsidR="00661191" w:rsidTr="5FFAE9BA" w14:paraId="41297F94" w14:textId="77777777">
        <w:trPr>
          <w:trHeight w:val="74"/>
        </w:trPr>
        <w:tc>
          <w:tcPr>
            <w:tcW w:w="3150" w:type="dxa"/>
            <w:tcMar/>
          </w:tcPr>
          <w:p w:rsidRPr="008A4540" w:rsidR="00661191" w:rsidP="00007156" w:rsidRDefault="00661191" w14:paraId="055E0CDC" w14:textId="77777777">
            <w:pPr>
              <w:rPr>
                <w:rFonts w:ascii="Arial Narrow" w:hAnsi="Arial Narrow"/>
                <w:sz w:val="20"/>
                <w:szCs w:val="20"/>
              </w:rPr>
            </w:pPr>
          </w:p>
        </w:tc>
        <w:tc>
          <w:tcPr>
            <w:tcW w:w="6172" w:type="dxa"/>
            <w:tcMar/>
          </w:tcPr>
          <w:p w:rsidRPr="008A4540" w:rsidR="00661191" w:rsidP="00007156" w:rsidRDefault="00661191" w14:paraId="142A9882" w14:textId="5677DC43">
            <w:pPr>
              <w:jc w:val="both"/>
              <w:rPr>
                <w:rFonts w:ascii="Arial Narrow" w:hAnsi="Arial Narrow" w:cs="Arial"/>
                <w:sz w:val="20"/>
                <w:szCs w:val="20"/>
              </w:rPr>
            </w:pPr>
            <w:r w:rsidRPr="008A4540">
              <w:rPr>
                <w:rFonts w:ascii="Arial Narrow" w:hAnsi="Arial Narrow" w:cs="Arial"/>
                <w:sz w:val="20"/>
                <w:szCs w:val="20"/>
              </w:rPr>
              <w:t>Cualquier otra figura delictiva contemplada en esta Ley.</w:t>
            </w:r>
          </w:p>
        </w:tc>
      </w:tr>
      <w:tr w:rsidRPr="008A4540" w:rsidR="00661191" w:rsidTr="5FFAE9BA" w14:paraId="7EA8F03A" w14:textId="77777777">
        <w:trPr>
          <w:trHeight w:val="74"/>
        </w:trPr>
        <w:tc>
          <w:tcPr>
            <w:tcW w:w="3150" w:type="dxa"/>
            <w:tcMar/>
          </w:tcPr>
          <w:p w:rsidRPr="008A4540" w:rsidR="00661191" w:rsidP="00007156" w:rsidRDefault="00661191" w14:paraId="7FE3005F" w14:textId="77777777">
            <w:pPr>
              <w:rPr>
                <w:rFonts w:ascii="Arial Narrow" w:hAnsi="Arial Narrow"/>
                <w:sz w:val="20"/>
                <w:szCs w:val="20"/>
              </w:rPr>
            </w:pPr>
          </w:p>
        </w:tc>
        <w:tc>
          <w:tcPr>
            <w:tcW w:w="6172" w:type="dxa"/>
            <w:tcMar/>
          </w:tcPr>
          <w:p w:rsidRPr="008A4540" w:rsidR="00661191" w:rsidP="00007156" w:rsidRDefault="00661191" w14:paraId="42923931" w14:textId="77777777">
            <w:pPr>
              <w:jc w:val="both"/>
              <w:rPr>
                <w:rFonts w:ascii="Arial Narrow" w:hAnsi="Arial Narrow" w:cs="Arial"/>
                <w:sz w:val="20"/>
                <w:szCs w:val="20"/>
              </w:rPr>
            </w:pPr>
          </w:p>
        </w:tc>
      </w:tr>
      <w:tr w:rsidRPr="008A4540" w:rsidR="00661191" w:rsidTr="5FFAE9BA" w14:paraId="518CE082" w14:textId="77777777">
        <w:trPr>
          <w:trHeight w:val="74"/>
        </w:trPr>
        <w:tc>
          <w:tcPr>
            <w:tcW w:w="3150" w:type="dxa"/>
            <w:tcMar/>
          </w:tcPr>
          <w:p w:rsidRPr="008A4540" w:rsidR="00661191" w:rsidP="00007156" w:rsidRDefault="00661191" w14:paraId="70102E20" w14:textId="77777777">
            <w:pPr>
              <w:rPr>
                <w:rFonts w:ascii="Arial Narrow" w:hAnsi="Arial Narrow"/>
                <w:sz w:val="20"/>
                <w:szCs w:val="20"/>
              </w:rPr>
            </w:pPr>
          </w:p>
        </w:tc>
        <w:tc>
          <w:tcPr>
            <w:tcW w:w="6172" w:type="dxa"/>
            <w:tcMar/>
          </w:tcPr>
          <w:p w:rsidRPr="008A4540" w:rsidR="00661191" w:rsidP="00007156" w:rsidRDefault="00661191" w14:paraId="37C667E7" w14:textId="77777777">
            <w:pPr>
              <w:jc w:val="both"/>
              <w:rPr>
                <w:rFonts w:ascii="Arial Narrow" w:hAnsi="Arial Narrow" w:cs="Arial"/>
                <w:sz w:val="20"/>
                <w:szCs w:val="20"/>
              </w:rPr>
            </w:pPr>
          </w:p>
        </w:tc>
      </w:tr>
      <w:tr w:rsidRPr="008A4540" w:rsidR="00661191" w:rsidTr="5FFAE9BA" w14:paraId="6D596879" w14:textId="77777777">
        <w:trPr>
          <w:trHeight w:val="547"/>
        </w:trPr>
        <w:tc>
          <w:tcPr>
            <w:tcW w:w="9322" w:type="dxa"/>
            <w:gridSpan w:val="2"/>
            <w:shd w:val="clear" w:color="auto" w:fill="BFBFBF" w:themeFill="background1" w:themeFillShade="BF"/>
            <w:tcMar/>
          </w:tcPr>
          <w:p w:rsidRPr="008A4540" w:rsidR="00661191" w:rsidP="00007156" w:rsidRDefault="00661191" w14:paraId="248DC208" w14:textId="4B14C521">
            <w:pPr>
              <w:jc w:val="both"/>
              <w:rPr>
                <w:rFonts w:ascii="Arial Narrow" w:hAnsi="Arial Narrow" w:cs="Arial"/>
                <w:sz w:val="20"/>
                <w:szCs w:val="20"/>
              </w:rPr>
            </w:pPr>
            <w:r w:rsidRPr="008A4540">
              <w:rPr>
                <w:rFonts w:ascii="Arial Narrow" w:hAnsi="Arial Narrow" w:cs="Arial"/>
                <w:b/>
                <w:bCs/>
                <w:sz w:val="20"/>
                <w:szCs w:val="20"/>
              </w:rPr>
              <w:t>INFRACCIÓN AL D.L. 2460 LEY ORGÁNICA DE INVESTIGACIONES</w:t>
            </w:r>
          </w:p>
        </w:tc>
      </w:tr>
      <w:tr w:rsidRPr="008A4540" w:rsidR="00661191" w:rsidTr="5FFAE9BA" w14:paraId="39364328" w14:textId="77777777">
        <w:trPr>
          <w:trHeight w:val="74"/>
        </w:trPr>
        <w:tc>
          <w:tcPr>
            <w:tcW w:w="3150" w:type="dxa"/>
            <w:tcMar/>
          </w:tcPr>
          <w:p w:rsidRPr="008A4540" w:rsidR="00661191" w:rsidP="00007156" w:rsidRDefault="00661191" w14:paraId="1A09D34F" w14:textId="77777777">
            <w:pPr>
              <w:rPr>
                <w:rFonts w:ascii="Arial Narrow" w:hAnsi="Arial Narrow"/>
                <w:sz w:val="20"/>
                <w:szCs w:val="20"/>
              </w:rPr>
            </w:pPr>
          </w:p>
        </w:tc>
        <w:tc>
          <w:tcPr>
            <w:tcW w:w="6172" w:type="dxa"/>
            <w:tcMar/>
          </w:tcPr>
          <w:p w:rsidRPr="008A4540" w:rsidR="00661191" w:rsidP="00007156" w:rsidRDefault="00661191" w14:paraId="05FC402A" w14:textId="77777777">
            <w:pPr>
              <w:jc w:val="both"/>
              <w:rPr>
                <w:rFonts w:ascii="Arial Narrow" w:hAnsi="Arial Narrow" w:cs="Arial"/>
                <w:sz w:val="20"/>
                <w:szCs w:val="20"/>
              </w:rPr>
            </w:pPr>
          </w:p>
        </w:tc>
      </w:tr>
      <w:tr w:rsidRPr="008A4540" w:rsidR="00661191" w:rsidTr="5FFAE9BA" w14:paraId="056CCCF5" w14:textId="77777777">
        <w:trPr>
          <w:trHeight w:val="74"/>
        </w:trPr>
        <w:tc>
          <w:tcPr>
            <w:tcW w:w="3150" w:type="dxa"/>
            <w:tcMar/>
          </w:tcPr>
          <w:p w:rsidRPr="008A4540" w:rsidR="00661191" w:rsidP="00007156" w:rsidRDefault="00661191" w14:paraId="71BB1C56"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007156" w:rsidRDefault="00661191" w14:paraId="323B0209" w14:textId="77777777">
            <w:pPr>
              <w:jc w:val="both"/>
              <w:rPr>
                <w:rFonts w:ascii="Arial Narrow" w:hAnsi="Arial Narrow" w:cs="Arial"/>
                <w:sz w:val="20"/>
                <w:szCs w:val="20"/>
              </w:rPr>
            </w:pPr>
            <w:r w:rsidRPr="008A4540">
              <w:rPr>
                <w:rFonts w:ascii="Arial Narrow" w:hAnsi="Arial Narrow" w:cs="Arial"/>
                <w:sz w:val="20"/>
                <w:szCs w:val="20"/>
              </w:rPr>
              <w:t>(11001-11099)</w:t>
            </w:r>
          </w:p>
          <w:p w:rsidRPr="008A4540" w:rsidR="00661191" w:rsidP="00007156" w:rsidRDefault="00661191" w14:paraId="1CC9D13D" w14:textId="77777777">
            <w:pPr>
              <w:jc w:val="both"/>
              <w:rPr>
                <w:rFonts w:ascii="Arial Narrow" w:hAnsi="Arial Narrow" w:cs="Arial"/>
                <w:sz w:val="20"/>
                <w:szCs w:val="20"/>
              </w:rPr>
            </w:pPr>
          </w:p>
        </w:tc>
      </w:tr>
      <w:tr w:rsidRPr="008A4540" w:rsidR="00661191" w:rsidTr="5FFAE9BA" w14:paraId="0F5C314B" w14:textId="77777777">
        <w:trPr>
          <w:trHeight w:val="74"/>
        </w:trPr>
        <w:tc>
          <w:tcPr>
            <w:tcW w:w="3150" w:type="dxa"/>
            <w:tcMar/>
          </w:tcPr>
          <w:p w:rsidRPr="008A4540" w:rsidR="00661191" w:rsidP="00007156" w:rsidRDefault="00661191" w14:paraId="39FF8488" w14:textId="77777777">
            <w:pPr>
              <w:rPr>
                <w:rFonts w:ascii="Arial Narrow" w:hAnsi="Arial Narrow" w:cs="Arial"/>
                <w:b/>
                <w:sz w:val="20"/>
                <w:szCs w:val="20"/>
              </w:rPr>
            </w:pPr>
            <w:r w:rsidRPr="008A4540">
              <w:rPr>
                <w:rFonts w:ascii="Arial Narrow" w:hAnsi="Arial Narrow" w:cs="Arial"/>
                <w:b/>
                <w:sz w:val="20"/>
                <w:szCs w:val="20"/>
              </w:rPr>
              <w:t>11001</w:t>
            </w:r>
          </w:p>
        </w:tc>
        <w:tc>
          <w:tcPr>
            <w:tcW w:w="6172" w:type="dxa"/>
            <w:tcMar/>
          </w:tcPr>
          <w:p w:rsidRPr="008A4540" w:rsidR="00661191" w:rsidP="00007156" w:rsidRDefault="00661191" w14:paraId="1A8C31B8" w14:textId="77777777">
            <w:pPr>
              <w:jc w:val="both"/>
              <w:rPr>
                <w:rFonts w:ascii="Arial Narrow" w:hAnsi="Arial Narrow" w:cs="Arial"/>
                <w:b/>
                <w:sz w:val="20"/>
                <w:szCs w:val="20"/>
              </w:rPr>
            </w:pPr>
            <w:r w:rsidRPr="008A4540">
              <w:rPr>
                <w:rFonts w:ascii="Arial Narrow" w:hAnsi="Arial Narrow" w:cs="Arial"/>
                <w:b/>
                <w:sz w:val="20"/>
                <w:szCs w:val="20"/>
              </w:rPr>
              <w:t>MALTRATO DE OBRA A PERSONAL DE INVESTIGACIONES CON O SIN LESIONES.</w:t>
            </w:r>
          </w:p>
        </w:tc>
      </w:tr>
      <w:tr w:rsidRPr="008A4540" w:rsidR="00661191" w:rsidTr="5FFAE9BA" w14:paraId="7DE4FD4E" w14:textId="77777777">
        <w:trPr>
          <w:trHeight w:val="74"/>
        </w:trPr>
        <w:tc>
          <w:tcPr>
            <w:tcW w:w="3150" w:type="dxa"/>
            <w:tcMar/>
          </w:tcPr>
          <w:p w:rsidRPr="008A4540" w:rsidR="00661191" w:rsidP="00007156" w:rsidRDefault="00661191" w14:paraId="5EDBCEBB" w14:textId="77777777">
            <w:pPr>
              <w:rPr>
                <w:rFonts w:ascii="Arial Narrow" w:hAnsi="Arial Narrow"/>
                <w:sz w:val="20"/>
                <w:szCs w:val="20"/>
              </w:rPr>
            </w:pPr>
          </w:p>
        </w:tc>
        <w:tc>
          <w:tcPr>
            <w:tcW w:w="6172" w:type="dxa"/>
            <w:tcMar/>
          </w:tcPr>
          <w:p w:rsidRPr="008A4540" w:rsidR="00661191" w:rsidP="00007156" w:rsidRDefault="00661191" w14:paraId="3196B686" w14:textId="77777777">
            <w:pPr>
              <w:jc w:val="both"/>
              <w:rPr>
                <w:rFonts w:ascii="Arial Narrow" w:hAnsi="Arial Narrow" w:cs="Arial"/>
                <w:sz w:val="20"/>
                <w:szCs w:val="20"/>
              </w:rPr>
            </w:pPr>
            <w:r w:rsidRPr="008A4540">
              <w:rPr>
                <w:rFonts w:ascii="Arial Narrow" w:hAnsi="Arial Narrow" w:cs="Arial"/>
                <w:sz w:val="20"/>
                <w:szCs w:val="20"/>
              </w:rPr>
              <w:t>ART.17 BIS</w:t>
            </w:r>
          </w:p>
        </w:tc>
      </w:tr>
      <w:tr w:rsidRPr="008A4540" w:rsidR="00661191" w:rsidTr="5FFAE9BA" w14:paraId="0838AC45" w14:textId="77777777">
        <w:trPr>
          <w:trHeight w:val="74"/>
        </w:trPr>
        <w:tc>
          <w:tcPr>
            <w:tcW w:w="3150" w:type="dxa"/>
            <w:tcMar/>
          </w:tcPr>
          <w:p w:rsidRPr="008A4540" w:rsidR="00661191" w:rsidP="00007156" w:rsidRDefault="00661191" w14:paraId="54D6963E" w14:textId="77777777">
            <w:pPr>
              <w:rPr>
                <w:rFonts w:ascii="Arial Narrow" w:hAnsi="Arial Narrow"/>
                <w:sz w:val="20"/>
                <w:szCs w:val="20"/>
              </w:rPr>
            </w:pPr>
          </w:p>
        </w:tc>
        <w:tc>
          <w:tcPr>
            <w:tcW w:w="6172" w:type="dxa"/>
            <w:tcMar/>
          </w:tcPr>
          <w:p w:rsidRPr="008A4540" w:rsidR="00661191" w:rsidP="00007156" w:rsidRDefault="00661191" w14:paraId="2D8CA8E9" w14:textId="7ACADAA3">
            <w:pPr>
              <w:jc w:val="both"/>
              <w:rPr>
                <w:rFonts w:ascii="Arial Narrow" w:hAnsi="Arial Narrow" w:cs="Arial"/>
                <w:sz w:val="20"/>
                <w:szCs w:val="20"/>
              </w:rPr>
            </w:pPr>
            <w:r w:rsidRPr="008A4540">
              <w:rPr>
                <w:rFonts w:ascii="Arial Narrow" w:hAnsi="Arial Narrow" w:cs="Arial"/>
                <w:sz w:val="20"/>
                <w:szCs w:val="20"/>
              </w:rPr>
              <w:t xml:space="preserve">Violentar o maltratar de obra a personal de la Policía de Investigaciones de Chile en razón de su cargo o con motivo u ocasión </w:t>
            </w:r>
            <w:proofErr w:type="gramStart"/>
            <w:r w:rsidRPr="008A4540">
              <w:rPr>
                <w:rFonts w:ascii="Arial Narrow" w:hAnsi="Arial Narrow" w:cs="Arial"/>
                <w:sz w:val="20"/>
                <w:szCs w:val="20"/>
              </w:rPr>
              <w:t>del  ejercicio</w:t>
            </w:r>
            <w:proofErr w:type="gramEnd"/>
            <w:r w:rsidRPr="008A4540">
              <w:rPr>
                <w:rFonts w:ascii="Arial Narrow" w:hAnsi="Arial Narrow" w:cs="Arial"/>
                <w:sz w:val="20"/>
                <w:szCs w:val="20"/>
              </w:rPr>
              <w:t xml:space="preserve"> de sus funciones.</w:t>
            </w:r>
          </w:p>
        </w:tc>
      </w:tr>
      <w:tr w:rsidRPr="008A4540" w:rsidR="00661191" w:rsidTr="5FFAE9BA" w14:paraId="054C01EB" w14:textId="77777777">
        <w:trPr>
          <w:trHeight w:val="74"/>
        </w:trPr>
        <w:tc>
          <w:tcPr>
            <w:tcW w:w="3150" w:type="dxa"/>
            <w:tcMar/>
          </w:tcPr>
          <w:p w:rsidRPr="008A4540" w:rsidR="00661191" w:rsidP="00007156" w:rsidRDefault="00661191" w14:paraId="107AF161" w14:textId="77777777">
            <w:pPr>
              <w:rPr>
                <w:rFonts w:ascii="Arial Narrow" w:hAnsi="Arial Narrow"/>
                <w:sz w:val="20"/>
                <w:szCs w:val="20"/>
              </w:rPr>
            </w:pPr>
          </w:p>
        </w:tc>
        <w:tc>
          <w:tcPr>
            <w:tcW w:w="6172" w:type="dxa"/>
            <w:tcMar/>
          </w:tcPr>
          <w:p w:rsidRPr="008A4540" w:rsidR="00661191" w:rsidP="00007156" w:rsidRDefault="00661191" w14:paraId="578ADCF8" w14:textId="77777777">
            <w:pPr>
              <w:jc w:val="both"/>
              <w:rPr>
                <w:rFonts w:ascii="Arial Narrow" w:hAnsi="Arial Narrow" w:cs="Arial"/>
                <w:sz w:val="20"/>
                <w:szCs w:val="20"/>
              </w:rPr>
            </w:pPr>
          </w:p>
        </w:tc>
      </w:tr>
      <w:tr w:rsidRPr="008A4540" w:rsidR="00661191" w:rsidTr="5FFAE9BA" w14:paraId="2F0F62D6" w14:textId="77777777">
        <w:trPr>
          <w:trHeight w:val="74"/>
        </w:trPr>
        <w:tc>
          <w:tcPr>
            <w:tcW w:w="3150" w:type="dxa"/>
            <w:tcMar/>
          </w:tcPr>
          <w:p w:rsidRPr="008A4540" w:rsidR="00661191" w:rsidP="00007156" w:rsidRDefault="00661191" w14:paraId="01357A55" w14:textId="77777777">
            <w:pPr>
              <w:rPr>
                <w:rFonts w:ascii="Arial Narrow" w:hAnsi="Arial Narrow"/>
                <w:sz w:val="20"/>
                <w:szCs w:val="20"/>
              </w:rPr>
            </w:pPr>
            <w:r w:rsidRPr="008A4540">
              <w:rPr>
                <w:rFonts w:ascii="Arial Narrow" w:hAnsi="Arial Narrow" w:cs="Arial"/>
                <w:b/>
                <w:bCs/>
                <w:sz w:val="20"/>
                <w:szCs w:val="20"/>
              </w:rPr>
              <w:t>11002</w:t>
            </w:r>
          </w:p>
        </w:tc>
        <w:tc>
          <w:tcPr>
            <w:tcW w:w="6172" w:type="dxa"/>
            <w:tcMar/>
          </w:tcPr>
          <w:p w:rsidRPr="008A4540" w:rsidR="00661191" w:rsidP="00007156" w:rsidRDefault="00661191" w14:paraId="7BA2C93F" w14:textId="77777777">
            <w:pPr>
              <w:jc w:val="both"/>
              <w:rPr>
                <w:rFonts w:ascii="Arial Narrow" w:hAnsi="Arial Narrow" w:cs="Arial"/>
                <w:sz w:val="20"/>
                <w:szCs w:val="20"/>
              </w:rPr>
            </w:pPr>
            <w:r w:rsidRPr="008A4540">
              <w:rPr>
                <w:rFonts w:ascii="Arial Narrow" w:hAnsi="Arial Narrow" w:cs="Arial"/>
                <w:b/>
                <w:sz w:val="20"/>
                <w:szCs w:val="20"/>
              </w:rPr>
              <w:t>OBTENCIÓN DECLARACIONES FORZADAS.</w:t>
            </w:r>
          </w:p>
        </w:tc>
      </w:tr>
      <w:tr w:rsidRPr="008A4540" w:rsidR="00661191" w:rsidTr="5FFAE9BA" w14:paraId="4570B140" w14:textId="77777777">
        <w:trPr>
          <w:trHeight w:val="74"/>
        </w:trPr>
        <w:tc>
          <w:tcPr>
            <w:tcW w:w="3150" w:type="dxa"/>
            <w:tcMar/>
          </w:tcPr>
          <w:p w:rsidRPr="008A4540" w:rsidR="00661191" w:rsidP="00007156" w:rsidRDefault="00661191" w14:paraId="7C4F6ECD" w14:textId="77777777">
            <w:pPr>
              <w:rPr>
                <w:rFonts w:ascii="Arial Narrow" w:hAnsi="Arial Narrow"/>
                <w:sz w:val="20"/>
                <w:szCs w:val="20"/>
              </w:rPr>
            </w:pPr>
          </w:p>
        </w:tc>
        <w:tc>
          <w:tcPr>
            <w:tcW w:w="6172" w:type="dxa"/>
            <w:tcMar/>
          </w:tcPr>
          <w:p w:rsidRPr="008A4540" w:rsidR="00661191" w:rsidP="00007156" w:rsidRDefault="00661191" w14:paraId="0E5A9E1F" w14:textId="77777777">
            <w:pPr>
              <w:jc w:val="both"/>
              <w:rPr>
                <w:rFonts w:ascii="Arial Narrow" w:hAnsi="Arial Narrow" w:cs="Arial"/>
                <w:sz w:val="20"/>
                <w:szCs w:val="20"/>
              </w:rPr>
            </w:pPr>
            <w:r w:rsidRPr="008A4540">
              <w:rPr>
                <w:rFonts w:ascii="Arial Narrow" w:hAnsi="Arial Narrow" w:cs="Arial"/>
                <w:sz w:val="20"/>
                <w:szCs w:val="20"/>
              </w:rPr>
              <w:t>ART. 19 DL 2460 Ley Orgánica de Investigaciones</w:t>
            </w:r>
          </w:p>
        </w:tc>
      </w:tr>
      <w:tr w:rsidRPr="008A4540" w:rsidR="00661191" w:rsidTr="5FFAE9BA" w14:paraId="7326A394" w14:textId="77777777">
        <w:trPr>
          <w:trHeight w:val="74"/>
        </w:trPr>
        <w:tc>
          <w:tcPr>
            <w:tcW w:w="3150" w:type="dxa"/>
            <w:tcMar/>
          </w:tcPr>
          <w:p w:rsidRPr="008A4540" w:rsidR="00661191" w:rsidP="00007156" w:rsidRDefault="00661191" w14:paraId="0F4CC19D" w14:textId="77777777">
            <w:pPr>
              <w:rPr>
                <w:rFonts w:ascii="Arial Narrow" w:hAnsi="Arial Narrow"/>
                <w:sz w:val="20"/>
                <w:szCs w:val="20"/>
              </w:rPr>
            </w:pPr>
          </w:p>
        </w:tc>
        <w:tc>
          <w:tcPr>
            <w:tcW w:w="6172" w:type="dxa"/>
            <w:tcMar/>
          </w:tcPr>
          <w:p w:rsidRPr="008A4540" w:rsidR="00661191" w:rsidP="00007156" w:rsidRDefault="00661191" w14:paraId="068338CC" w14:textId="4FF25675">
            <w:pPr>
              <w:jc w:val="both"/>
              <w:rPr>
                <w:rFonts w:ascii="Arial Narrow" w:hAnsi="Arial Narrow" w:cs="Arial"/>
                <w:sz w:val="20"/>
                <w:szCs w:val="20"/>
              </w:rPr>
            </w:pPr>
            <w:r w:rsidRPr="008A4540">
              <w:rPr>
                <w:rFonts w:ascii="Arial Narrow" w:hAnsi="Arial Narrow" w:cs="Arial"/>
                <w:sz w:val="20"/>
                <w:szCs w:val="20"/>
              </w:rPr>
              <w:t>Prohíbe a los funcionarios policiales ejecutar cualquier acto de violencia destinado a obtener declaraciones del detenido.</w:t>
            </w:r>
          </w:p>
        </w:tc>
      </w:tr>
      <w:tr w:rsidRPr="008A4540" w:rsidR="00661191" w:rsidTr="5FFAE9BA" w14:paraId="61CECBA7" w14:textId="77777777">
        <w:trPr>
          <w:trHeight w:val="74"/>
        </w:trPr>
        <w:tc>
          <w:tcPr>
            <w:tcW w:w="3150" w:type="dxa"/>
            <w:tcMar/>
          </w:tcPr>
          <w:p w:rsidRPr="008A4540" w:rsidR="00661191" w:rsidP="00007156" w:rsidRDefault="00661191" w14:paraId="15064261" w14:textId="77777777">
            <w:pPr>
              <w:rPr>
                <w:rFonts w:ascii="Arial Narrow" w:hAnsi="Arial Narrow"/>
                <w:sz w:val="20"/>
                <w:szCs w:val="20"/>
              </w:rPr>
            </w:pPr>
          </w:p>
        </w:tc>
        <w:tc>
          <w:tcPr>
            <w:tcW w:w="6172" w:type="dxa"/>
            <w:tcMar/>
          </w:tcPr>
          <w:p w:rsidRPr="008A4540" w:rsidR="00661191" w:rsidP="00007156" w:rsidRDefault="00661191" w14:paraId="2C2D52D0" w14:textId="77777777">
            <w:pPr>
              <w:jc w:val="both"/>
              <w:rPr>
                <w:rFonts w:ascii="Arial Narrow" w:hAnsi="Arial Narrow" w:cs="Arial"/>
                <w:sz w:val="20"/>
                <w:szCs w:val="20"/>
              </w:rPr>
            </w:pPr>
          </w:p>
        </w:tc>
      </w:tr>
      <w:tr w:rsidRPr="008A4540" w:rsidR="00661191" w:rsidTr="5FFAE9BA" w14:paraId="338C4F7E" w14:textId="77777777">
        <w:trPr>
          <w:trHeight w:val="74"/>
        </w:trPr>
        <w:tc>
          <w:tcPr>
            <w:tcW w:w="3150" w:type="dxa"/>
            <w:tcMar/>
          </w:tcPr>
          <w:p w:rsidRPr="008A4540" w:rsidR="00661191" w:rsidP="00007156" w:rsidRDefault="00661191" w14:paraId="2C5E4AD2" w14:textId="77777777">
            <w:pPr>
              <w:rPr>
                <w:rFonts w:ascii="Arial Narrow" w:hAnsi="Arial Narrow" w:cs="Arial"/>
                <w:b/>
                <w:bCs/>
                <w:sz w:val="20"/>
                <w:szCs w:val="20"/>
              </w:rPr>
            </w:pPr>
            <w:r w:rsidRPr="008A4540">
              <w:rPr>
                <w:rFonts w:ascii="Arial Narrow" w:hAnsi="Arial Narrow" w:cs="Arial"/>
                <w:b/>
                <w:bCs/>
                <w:sz w:val="20"/>
                <w:szCs w:val="20"/>
              </w:rPr>
              <w:t>11003</w:t>
            </w:r>
          </w:p>
        </w:tc>
        <w:tc>
          <w:tcPr>
            <w:tcW w:w="6172" w:type="dxa"/>
            <w:tcMar/>
          </w:tcPr>
          <w:p w:rsidRPr="008A4540" w:rsidR="00661191" w:rsidP="00007156" w:rsidRDefault="00661191" w14:paraId="38691D0D" w14:textId="77777777">
            <w:pPr>
              <w:jc w:val="both"/>
              <w:rPr>
                <w:rFonts w:ascii="Arial Narrow" w:hAnsi="Arial Narrow" w:cs="Arial"/>
                <w:b/>
                <w:bCs/>
                <w:sz w:val="20"/>
                <w:szCs w:val="20"/>
              </w:rPr>
            </w:pPr>
            <w:r w:rsidRPr="008A4540">
              <w:rPr>
                <w:rFonts w:ascii="Arial Narrow" w:hAnsi="Arial Narrow" w:cs="Arial"/>
                <w:b/>
                <w:bCs/>
                <w:sz w:val="20"/>
                <w:szCs w:val="20"/>
              </w:rPr>
              <w:t>CAUSAR LA MUERTE A PERSONAL DE LA POLICÍA DE INVESTIGACIONES.</w:t>
            </w:r>
          </w:p>
        </w:tc>
      </w:tr>
      <w:tr w:rsidRPr="008A4540" w:rsidR="00661191" w:rsidTr="5FFAE9BA" w14:paraId="354E06FD" w14:textId="77777777">
        <w:trPr>
          <w:trHeight w:val="74"/>
        </w:trPr>
        <w:tc>
          <w:tcPr>
            <w:tcW w:w="3150" w:type="dxa"/>
            <w:tcMar/>
          </w:tcPr>
          <w:p w:rsidRPr="008A4540" w:rsidR="00661191" w:rsidP="00007156" w:rsidRDefault="00661191" w14:paraId="28D27176" w14:textId="77777777">
            <w:pPr>
              <w:rPr>
                <w:rFonts w:ascii="Arial Narrow" w:hAnsi="Arial Narrow"/>
                <w:sz w:val="20"/>
                <w:szCs w:val="20"/>
              </w:rPr>
            </w:pPr>
          </w:p>
        </w:tc>
        <w:tc>
          <w:tcPr>
            <w:tcW w:w="6172" w:type="dxa"/>
            <w:tcMar/>
          </w:tcPr>
          <w:p w:rsidRPr="008A4540" w:rsidR="00661191" w:rsidP="00007156" w:rsidRDefault="00661191" w14:paraId="2C5789CB" w14:textId="77777777">
            <w:pPr>
              <w:jc w:val="both"/>
              <w:rPr>
                <w:rFonts w:ascii="Arial Narrow" w:hAnsi="Arial Narrow" w:cs="Arial"/>
                <w:sz w:val="20"/>
                <w:szCs w:val="20"/>
              </w:rPr>
            </w:pPr>
            <w:r w:rsidRPr="008A4540">
              <w:rPr>
                <w:rFonts w:ascii="Arial Narrow" w:hAnsi="Arial Narrow" w:cs="Arial"/>
                <w:sz w:val="20"/>
                <w:szCs w:val="20"/>
              </w:rPr>
              <w:t>ART.17</w:t>
            </w:r>
          </w:p>
        </w:tc>
      </w:tr>
      <w:tr w:rsidRPr="008A4540" w:rsidR="00661191" w:rsidTr="5FFAE9BA" w14:paraId="7AE4EB72" w14:textId="77777777">
        <w:trPr>
          <w:trHeight w:val="74"/>
        </w:trPr>
        <w:tc>
          <w:tcPr>
            <w:tcW w:w="3150" w:type="dxa"/>
            <w:tcMar/>
          </w:tcPr>
          <w:p w:rsidRPr="008A4540" w:rsidR="00661191" w:rsidP="00007156" w:rsidRDefault="00661191" w14:paraId="0D6EF460" w14:textId="77777777">
            <w:pPr>
              <w:rPr>
                <w:rFonts w:ascii="Arial Narrow" w:hAnsi="Arial Narrow"/>
                <w:sz w:val="20"/>
                <w:szCs w:val="20"/>
              </w:rPr>
            </w:pPr>
          </w:p>
        </w:tc>
        <w:tc>
          <w:tcPr>
            <w:tcW w:w="6172" w:type="dxa"/>
            <w:tcMar/>
          </w:tcPr>
          <w:p w:rsidRPr="008A4540" w:rsidR="00661191" w:rsidP="00007156" w:rsidRDefault="00661191" w14:paraId="7C4B96CB" w14:textId="4B0AFE8B">
            <w:pPr>
              <w:jc w:val="both"/>
              <w:rPr>
                <w:rFonts w:ascii="Arial Narrow" w:hAnsi="Arial Narrow" w:cs="Arial"/>
                <w:sz w:val="20"/>
                <w:szCs w:val="20"/>
              </w:rPr>
            </w:pPr>
            <w:r w:rsidRPr="008A4540">
              <w:rPr>
                <w:rFonts w:ascii="Arial Narrow" w:hAnsi="Arial Narrow" w:cs="Arial"/>
                <w:sz w:val="20"/>
                <w:szCs w:val="20"/>
              </w:rPr>
              <w:t xml:space="preserve">Castiga al que hiriere, golpeare o maltratare de obra a un miembro de la Policía de Investigaciones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Pr="008A4540" w:rsidR="00661191" w:rsidTr="5FFAE9BA" w14:paraId="0C015175" w14:textId="77777777">
        <w:trPr>
          <w:trHeight w:val="74"/>
        </w:trPr>
        <w:tc>
          <w:tcPr>
            <w:tcW w:w="3150" w:type="dxa"/>
            <w:tcMar/>
          </w:tcPr>
          <w:p w:rsidRPr="008A4540" w:rsidR="00661191" w:rsidP="00007156" w:rsidRDefault="00661191" w14:paraId="2C940257" w14:textId="77777777">
            <w:pPr>
              <w:rPr>
                <w:rFonts w:ascii="Arial Narrow" w:hAnsi="Arial Narrow"/>
                <w:sz w:val="20"/>
                <w:szCs w:val="20"/>
              </w:rPr>
            </w:pPr>
          </w:p>
        </w:tc>
        <w:tc>
          <w:tcPr>
            <w:tcW w:w="6172" w:type="dxa"/>
            <w:tcMar/>
          </w:tcPr>
          <w:p w:rsidRPr="008A4540" w:rsidR="00661191" w:rsidP="00007156" w:rsidRDefault="00661191" w14:paraId="452A8A1D" w14:textId="77777777">
            <w:pPr>
              <w:jc w:val="both"/>
              <w:rPr>
                <w:rFonts w:ascii="Arial Narrow" w:hAnsi="Arial Narrow" w:cs="Arial"/>
                <w:sz w:val="20"/>
                <w:szCs w:val="20"/>
              </w:rPr>
            </w:pPr>
          </w:p>
        </w:tc>
      </w:tr>
      <w:tr w:rsidRPr="008A4540" w:rsidR="00661191" w:rsidTr="5FFAE9BA" w14:paraId="7AF43329" w14:textId="77777777">
        <w:trPr>
          <w:trHeight w:val="74"/>
        </w:trPr>
        <w:tc>
          <w:tcPr>
            <w:tcW w:w="3150" w:type="dxa"/>
            <w:tcMar/>
          </w:tcPr>
          <w:p w:rsidRPr="008A4540" w:rsidR="00661191" w:rsidP="00007156" w:rsidRDefault="00661191" w14:paraId="3B295E70" w14:textId="77777777">
            <w:pPr>
              <w:rPr>
                <w:rFonts w:ascii="Arial Narrow" w:hAnsi="Arial Narrow"/>
                <w:sz w:val="20"/>
                <w:szCs w:val="20"/>
              </w:rPr>
            </w:pPr>
            <w:r w:rsidRPr="008A4540">
              <w:rPr>
                <w:rFonts w:ascii="Arial Narrow" w:hAnsi="Arial Narrow" w:cs="Arial"/>
                <w:b/>
                <w:bCs/>
                <w:sz w:val="20"/>
                <w:szCs w:val="20"/>
              </w:rPr>
              <w:t>11004</w:t>
            </w:r>
          </w:p>
        </w:tc>
        <w:tc>
          <w:tcPr>
            <w:tcW w:w="6172" w:type="dxa"/>
            <w:tcMar/>
          </w:tcPr>
          <w:p w:rsidRPr="008A4540" w:rsidR="00661191" w:rsidP="00007156" w:rsidRDefault="00661191" w14:paraId="3D18C96D" w14:textId="77777777">
            <w:pPr>
              <w:jc w:val="both"/>
              <w:rPr>
                <w:rFonts w:ascii="Arial Narrow" w:hAnsi="Arial Narrow" w:cs="Arial"/>
                <w:sz w:val="20"/>
                <w:szCs w:val="20"/>
              </w:rPr>
            </w:pPr>
            <w:r w:rsidRPr="008A4540">
              <w:rPr>
                <w:rFonts w:ascii="Arial Narrow" w:hAnsi="Arial Narrow" w:cs="Arial"/>
                <w:b/>
                <w:bCs/>
                <w:sz w:val="20"/>
                <w:szCs w:val="20"/>
              </w:rPr>
              <w:t>AMENAZAR SIMPLE O CONDICIONALMENTE U OFENDER PÚBLICAMENTE A PERSONAL DE LA POLICÍA DE INVESTIGACIONES.</w:t>
            </w:r>
          </w:p>
        </w:tc>
      </w:tr>
      <w:tr w:rsidRPr="008A4540" w:rsidR="00661191" w:rsidTr="5FFAE9BA" w14:paraId="462B4E36" w14:textId="77777777">
        <w:trPr>
          <w:trHeight w:val="74"/>
        </w:trPr>
        <w:tc>
          <w:tcPr>
            <w:tcW w:w="3150" w:type="dxa"/>
            <w:tcMar/>
          </w:tcPr>
          <w:p w:rsidRPr="008A4540" w:rsidR="00661191" w:rsidP="00007156" w:rsidRDefault="00661191" w14:paraId="055BA090" w14:textId="77777777">
            <w:pPr>
              <w:rPr>
                <w:rFonts w:ascii="Arial Narrow" w:hAnsi="Arial Narrow"/>
                <w:sz w:val="20"/>
                <w:szCs w:val="20"/>
              </w:rPr>
            </w:pPr>
          </w:p>
        </w:tc>
        <w:tc>
          <w:tcPr>
            <w:tcW w:w="6172" w:type="dxa"/>
            <w:tcMar/>
          </w:tcPr>
          <w:p w:rsidRPr="008A4540" w:rsidR="00661191" w:rsidP="00007156" w:rsidRDefault="00661191" w14:paraId="272B60BF" w14:textId="77777777">
            <w:pPr>
              <w:jc w:val="both"/>
              <w:rPr>
                <w:rFonts w:ascii="Arial Narrow" w:hAnsi="Arial Narrow" w:cs="Arial"/>
                <w:sz w:val="20"/>
                <w:szCs w:val="20"/>
              </w:rPr>
            </w:pPr>
            <w:r w:rsidRPr="008A4540">
              <w:rPr>
                <w:rFonts w:ascii="Arial Narrow" w:hAnsi="Arial Narrow" w:cs="Arial"/>
                <w:sz w:val="20"/>
                <w:szCs w:val="20"/>
              </w:rPr>
              <w:t>ART. 19</w:t>
            </w:r>
          </w:p>
        </w:tc>
      </w:tr>
      <w:tr w:rsidRPr="008A4540" w:rsidR="00661191" w:rsidTr="5FFAE9BA" w14:paraId="4082D1CF" w14:textId="77777777">
        <w:trPr>
          <w:trHeight w:val="74"/>
        </w:trPr>
        <w:tc>
          <w:tcPr>
            <w:tcW w:w="3150" w:type="dxa"/>
            <w:tcMar/>
          </w:tcPr>
          <w:p w:rsidRPr="008A4540" w:rsidR="00661191" w:rsidP="00007156" w:rsidRDefault="00661191" w14:paraId="06644AC2" w14:textId="77777777">
            <w:pPr>
              <w:rPr>
                <w:rFonts w:ascii="Arial Narrow" w:hAnsi="Arial Narrow"/>
                <w:sz w:val="20"/>
                <w:szCs w:val="20"/>
              </w:rPr>
            </w:pPr>
          </w:p>
        </w:tc>
        <w:tc>
          <w:tcPr>
            <w:tcW w:w="6172" w:type="dxa"/>
            <w:tcMar/>
          </w:tcPr>
          <w:p w:rsidRPr="008A4540" w:rsidR="00661191" w:rsidP="00007156" w:rsidRDefault="00661191" w14:paraId="70B73BEC" w14:textId="299E9D98">
            <w:pPr>
              <w:jc w:val="both"/>
              <w:rPr>
                <w:rFonts w:ascii="Arial Narrow" w:hAnsi="Arial Narrow" w:cs="Arial"/>
                <w:sz w:val="20"/>
                <w:szCs w:val="20"/>
              </w:rPr>
            </w:pPr>
            <w:r w:rsidRPr="008A4540">
              <w:rPr>
                <w:rFonts w:ascii="Arial Narrow" w:hAnsi="Arial Narrow" w:cs="Arial"/>
                <w:sz w:val="20"/>
                <w:szCs w:val="20"/>
              </w:rPr>
              <w:t>Amenazar en los términos de los artículos 296 y 297 del Código Penal con conocimiento de su calidad de funcionario de la Institución.</w:t>
            </w:r>
          </w:p>
        </w:tc>
      </w:tr>
      <w:tr w:rsidRPr="008A4540" w:rsidR="00661191" w:rsidTr="5FFAE9BA" w14:paraId="0238FF9A" w14:textId="77777777">
        <w:trPr>
          <w:trHeight w:val="74"/>
        </w:trPr>
        <w:tc>
          <w:tcPr>
            <w:tcW w:w="3150" w:type="dxa"/>
            <w:tcMar/>
          </w:tcPr>
          <w:p w:rsidRPr="008A4540" w:rsidR="00661191" w:rsidP="00007156" w:rsidRDefault="00661191" w14:paraId="2FDC01AF" w14:textId="77777777">
            <w:pPr>
              <w:rPr>
                <w:rFonts w:ascii="Arial Narrow" w:hAnsi="Arial Narrow"/>
                <w:sz w:val="20"/>
                <w:szCs w:val="20"/>
              </w:rPr>
            </w:pPr>
          </w:p>
        </w:tc>
        <w:tc>
          <w:tcPr>
            <w:tcW w:w="6172" w:type="dxa"/>
            <w:tcMar/>
          </w:tcPr>
          <w:p w:rsidRPr="008A4540" w:rsidR="00661191" w:rsidP="00007156" w:rsidRDefault="00661191" w14:paraId="26396088" w14:textId="77777777">
            <w:pPr>
              <w:jc w:val="both"/>
              <w:rPr>
                <w:rFonts w:ascii="Arial Narrow" w:hAnsi="Arial Narrow" w:cs="Arial"/>
                <w:sz w:val="20"/>
                <w:szCs w:val="20"/>
              </w:rPr>
            </w:pPr>
          </w:p>
        </w:tc>
      </w:tr>
      <w:tr w:rsidRPr="008A4540" w:rsidR="00661191" w:rsidTr="5FFAE9BA" w14:paraId="4907199E" w14:textId="77777777">
        <w:trPr>
          <w:trHeight w:val="74"/>
        </w:trPr>
        <w:tc>
          <w:tcPr>
            <w:tcW w:w="3150" w:type="dxa"/>
            <w:tcMar/>
          </w:tcPr>
          <w:p w:rsidRPr="008A4540" w:rsidR="00661191" w:rsidP="00007156" w:rsidRDefault="00661191" w14:paraId="75B7BC73" w14:textId="77777777">
            <w:pPr>
              <w:rPr>
                <w:rFonts w:ascii="Arial Narrow" w:hAnsi="Arial Narrow" w:cs="Arial"/>
                <w:b/>
                <w:bCs/>
                <w:sz w:val="20"/>
                <w:szCs w:val="20"/>
              </w:rPr>
            </w:pPr>
            <w:r w:rsidRPr="008A4540">
              <w:rPr>
                <w:rFonts w:ascii="Arial Narrow" w:hAnsi="Arial Narrow" w:cs="Arial"/>
                <w:b/>
                <w:bCs/>
                <w:sz w:val="20"/>
                <w:szCs w:val="20"/>
              </w:rPr>
              <w:t>11005</w:t>
            </w:r>
          </w:p>
        </w:tc>
        <w:tc>
          <w:tcPr>
            <w:tcW w:w="6172" w:type="dxa"/>
            <w:tcMar/>
          </w:tcPr>
          <w:p w:rsidRPr="008A4540" w:rsidR="00661191" w:rsidP="00007156" w:rsidRDefault="00661191" w14:paraId="24C58835" w14:textId="77777777">
            <w:pPr>
              <w:jc w:val="both"/>
              <w:rPr>
                <w:rFonts w:ascii="Arial Narrow" w:hAnsi="Arial Narrow" w:cs="Arial"/>
                <w:b/>
                <w:bCs/>
                <w:sz w:val="20"/>
                <w:szCs w:val="20"/>
              </w:rPr>
            </w:pPr>
            <w:r w:rsidRPr="008A4540">
              <w:rPr>
                <w:rFonts w:ascii="Arial Narrow" w:hAnsi="Arial Narrow" w:cs="Arial"/>
                <w:b/>
                <w:bCs/>
                <w:sz w:val="20"/>
                <w:szCs w:val="20"/>
              </w:rPr>
              <w:t>FALSIFICACION DE PLACAS, TARJETAS, TIMBRES Y SELLOS DE INVESTIGACIONES.</w:t>
            </w:r>
          </w:p>
        </w:tc>
      </w:tr>
      <w:tr w:rsidRPr="008A4540" w:rsidR="00661191" w:rsidTr="5FFAE9BA" w14:paraId="3EA97621" w14:textId="77777777">
        <w:trPr>
          <w:trHeight w:val="74"/>
        </w:trPr>
        <w:tc>
          <w:tcPr>
            <w:tcW w:w="3150" w:type="dxa"/>
            <w:tcMar/>
          </w:tcPr>
          <w:p w:rsidRPr="008A4540" w:rsidR="00661191" w:rsidP="00007156" w:rsidRDefault="00661191" w14:paraId="306E9D5D" w14:textId="77777777">
            <w:pPr>
              <w:rPr>
                <w:rFonts w:ascii="Arial Narrow" w:hAnsi="Arial Narrow"/>
                <w:sz w:val="20"/>
                <w:szCs w:val="20"/>
              </w:rPr>
            </w:pPr>
          </w:p>
        </w:tc>
        <w:tc>
          <w:tcPr>
            <w:tcW w:w="6172" w:type="dxa"/>
            <w:tcMar/>
          </w:tcPr>
          <w:p w:rsidRPr="008A4540" w:rsidR="00661191" w:rsidP="00007156" w:rsidRDefault="00661191" w14:paraId="1E97BFE5" w14:textId="77777777">
            <w:pPr>
              <w:jc w:val="both"/>
              <w:rPr>
                <w:rFonts w:ascii="Arial Narrow" w:hAnsi="Arial Narrow" w:cs="Arial"/>
                <w:sz w:val="20"/>
                <w:szCs w:val="20"/>
              </w:rPr>
            </w:pPr>
            <w:r w:rsidRPr="008A4540">
              <w:rPr>
                <w:rFonts w:ascii="Arial Narrow" w:hAnsi="Arial Narrow" w:cs="Arial"/>
                <w:sz w:val="20"/>
                <w:szCs w:val="20"/>
              </w:rPr>
              <w:t>ART. 16 inciso 3</w:t>
            </w:r>
          </w:p>
        </w:tc>
      </w:tr>
      <w:tr w:rsidRPr="008A4540" w:rsidR="00661191" w:rsidTr="5FFAE9BA" w14:paraId="437A1C98" w14:textId="77777777">
        <w:trPr>
          <w:trHeight w:val="74"/>
        </w:trPr>
        <w:tc>
          <w:tcPr>
            <w:tcW w:w="3150" w:type="dxa"/>
            <w:tcMar/>
          </w:tcPr>
          <w:p w:rsidRPr="008A4540" w:rsidR="00661191" w:rsidP="00007156" w:rsidRDefault="00661191" w14:paraId="0625A3D6" w14:textId="77777777">
            <w:pPr>
              <w:rPr>
                <w:rFonts w:ascii="Arial Narrow" w:hAnsi="Arial Narrow"/>
                <w:sz w:val="20"/>
                <w:szCs w:val="20"/>
              </w:rPr>
            </w:pPr>
          </w:p>
        </w:tc>
        <w:tc>
          <w:tcPr>
            <w:tcW w:w="6172" w:type="dxa"/>
            <w:tcMar/>
          </w:tcPr>
          <w:p w:rsidRPr="008A4540" w:rsidR="00661191" w:rsidP="00007156" w:rsidRDefault="00661191" w14:paraId="5AF35113" w14:textId="5FB26147">
            <w:pPr>
              <w:jc w:val="both"/>
              <w:rPr>
                <w:rFonts w:ascii="Arial Narrow" w:hAnsi="Arial Narrow" w:cs="Arial"/>
                <w:sz w:val="20"/>
                <w:szCs w:val="20"/>
              </w:rPr>
            </w:pPr>
            <w:r w:rsidRPr="008A4540">
              <w:rPr>
                <w:rFonts w:ascii="Arial Narrow" w:hAnsi="Arial Narrow" w:cs="Arial"/>
                <w:sz w:val="20"/>
                <w:szCs w:val="20"/>
              </w:rPr>
              <w:t>Prohíbe la reproducción de las placas, tarjetas, timbres y sellos de la Policía de Investigaciones de Chile por otros organismos o personas.</w:t>
            </w:r>
          </w:p>
        </w:tc>
      </w:tr>
      <w:tr w:rsidRPr="008A4540" w:rsidR="00661191" w:rsidTr="5FFAE9BA" w14:paraId="1D6A8D8A" w14:textId="77777777">
        <w:trPr>
          <w:trHeight w:val="74"/>
        </w:trPr>
        <w:tc>
          <w:tcPr>
            <w:tcW w:w="3150" w:type="dxa"/>
            <w:tcMar/>
          </w:tcPr>
          <w:p w:rsidRPr="008A4540" w:rsidR="00661191" w:rsidP="00007156" w:rsidRDefault="00661191" w14:paraId="170ECE5C" w14:textId="77777777">
            <w:pPr>
              <w:rPr>
                <w:rFonts w:ascii="Arial Narrow" w:hAnsi="Arial Narrow"/>
                <w:sz w:val="20"/>
                <w:szCs w:val="20"/>
              </w:rPr>
            </w:pPr>
          </w:p>
        </w:tc>
        <w:tc>
          <w:tcPr>
            <w:tcW w:w="6172" w:type="dxa"/>
            <w:tcMar/>
          </w:tcPr>
          <w:p w:rsidRPr="008A4540" w:rsidR="00661191" w:rsidP="00007156" w:rsidRDefault="00661191" w14:paraId="2E0F5632" w14:textId="77777777">
            <w:pPr>
              <w:jc w:val="both"/>
              <w:rPr>
                <w:rFonts w:ascii="Arial Narrow" w:hAnsi="Arial Narrow" w:cs="Arial"/>
                <w:sz w:val="20"/>
                <w:szCs w:val="20"/>
              </w:rPr>
            </w:pPr>
          </w:p>
        </w:tc>
      </w:tr>
      <w:tr w:rsidRPr="008A4540" w:rsidR="00661191" w:rsidTr="5FFAE9BA" w14:paraId="633BA638" w14:textId="77777777">
        <w:trPr>
          <w:trHeight w:val="74"/>
        </w:trPr>
        <w:tc>
          <w:tcPr>
            <w:tcW w:w="3150" w:type="dxa"/>
            <w:tcMar/>
          </w:tcPr>
          <w:p w:rsidRPr="008A4540" w:rsidR="00661191" w:rsidP="00007156" w:rsidRDefault="00661191" w14:paraId="17312863" w14:textId="2F4C39A6">
            <w:pPr>
              <w:rPr>
                <w:rFonts w:ascii="Arial Narrow" w:hAnsi="Arial Narrow"/>
                <w:b/>
                <w:sz w:val="20"/>
                <w:szCs w:val="20"/>
              </w:rPr>
            </w:pPr>
            <w:r w:rsidRPr="008A4540">
              <w:rPr>
                <w:rFonts w:ascii="Arial Narrow" w:hAnsi="Arial Narrow"/>
                <w:b/>
                <w:sz w:val="20"/>
                <w:szCs w:val="20"/>
              </w:rPr>
              <w:t>11006</w:t>
            </w:r>
          </w:p>
        </w:tc>
        <w:tc>
          <w:tcPr>
            <w:tcW w:w="6172" w:type="dxa"/>
            <w:tcMar/>
          </w:tcPr>
          <w:p w:rsidRPr="008A4540" w:rsidR="00661191" w:rsidP="00007156" w:rsidRDefault="00661191" w14:paraId="171A633C" w14:textId="702EFB1D">
            <w:pPr>
              <w:jc w:val="both"/>
              <w:rPr>
                <w:rFonts w:ascii="Arial Narrow" w:hAnsi="Arial Narrow" w:cs="Arial"/>
                <w:b/>
                <w:sz w:val="20"/>
                <w:szCs w:val="20"/>
              </w:rPr>
            </w:pPr>
            <w:r w:rsidRPr="008A4540">
              <w:rPr>
                <w:rFonts w:ascii="Arial Narrow" w:hAnsi="Arial Narrow" w:cs="Arial"/>
                <w:b/>
                <w:sz w:val="20"/>
                <w:szCs w:val="20"/>
              </w:rPr>
              <w:t>FALSIFICACIÓN DE PARTE POLICIAL</w:t>
            </w:r>
            <w:r w:rsidR="000A56BE">
              <w:rPr>
                <w:rFonts w:ascii="Arial Narrow" w:hAnsi="Arial Narrow" w:cs="Arial"/>
                <w:b/>
                <w:sz w:val="20"/>
                <w:szCs w:val="20"/>
              </w:rPr>
              <w:t>.</w:t>
            </w:r>
          </w:p>
          <w:p w:rsidRPr="008A4540" w:rsidR="00661191" w:rsidP="00007156" w:rsidRDefault="00661191" w14:paraId="16456ECE" w14:textId="77777777">
            <w:pPr>
              <w:jc w:val="both"/>
              <w:rPr>
                <w:rFonts w:ascii="Arial Narrow" w:hAnsi="Arial Narrow" w:cs="Arial"/>
                <w:sz w:val="20"/>
                <w:szCs w:val="20"/>
              </w:rPr>
            </w:pPr>
            <w:r w:rsidRPr="008A4540">
              <w:rPr>
                <w:rFonts w:ascii="Arial Narrow" w:hAnsi="Arial Narrow" w:cs="Arial"/>
                <w:sz w:val="20"/>
                <w:szCs w:val="20"/>
              </w:rPr>
              <w:t>ART. 22</w:t>
            </w:r>
          </w:p>
          <w:p w:rsidRPr="008A4540" w:rsidR="00661191" w:rsidP="00007156" w:rsidRDefault="00661191" w14:paraId="53E715C9" w14:textId="06AB9154">
            <w:pPr>
              <w:jc w:val="both"/>
              <w:rPr>
                <w:rFonts w:ascii="Arial Narrow" w:hAnsi="Arial Narrow" w:cs="Arial"/>
                <w:sz w:val="20"/>
                <w:szCs w:val="20"/>
              </w:rPr>
            </w:pPr>
            <w:r w:rsidRPr="008A4540">
              <w:rPr>
                <w:rFonts w:ascii="Arial Narrow" w:hAnsi="Arial Narrow" w:cs="Arial"/>
                <w:sz w:val="20"/>
                <w:szCs w:val="20"/>
              </w:rPr>
              <w:t>Sanciona al funcionario que maliciosamente faltare a la verdad en los informes a sus superiores y, particularmente, en los partes enviados a los tribunales o a las autoridades administrativas.</w:t>
            </w:r>
          </w:p>
        </w:tc>
      </w:tr>
      <w:tr w:rsidRPr="008A4540" w:rsidR="00661191" w:rsidTr="5FFAE9BA" w14:paraId="30E016A7" w14:textId="77777777">
        <w:trPr>
          <w:trHeight w:val="74"/>
        </w:trPr>
        <w:tc>
          <w:tcPr>
            <w:tcW w:w="3150" w:type="dxa"/>
            <w:tcMar/>
          </w:tcPr>
          <w:p w:rsidRPr="008A4540" w:rsidR="00661191" w:rsidP="00007156" w:rsidRDefault="00661191" w14:paraId="4FE5EF45" w14:textId="77777777">
            <w:pPr>
              <w:rPr>
                <w:rFonts w:ascii="Arial Narrow" w:hAnsi="Arial Narrow"/>
                <w:sz w:val="20"/>
                <w:szCs w:val="20"/>
              </w:rPr>
            </w:pPr>
          </w:p>
        </w:tc>
        <w:tc>
          <w:tcPr>
            <w:tcW w:w="6172" w:type="dxa"/>
            <w:tcMar/>
          </w:tcPr>
          <w:p w:rsidRPr="008A4540" w:rsidR="00661191" w:rsidP="00007156" w:rsidRDefault="00661191" w14:paraId="4318FE49" w14:textId="77777777">
            <w:pPr>
              <w:jc w:val="both"/>
              <w:rPr>
                <w:rFonts w:ascii="Arial Narrow" w:hAnsi="Arial Narrow" w:cs="Arial"/>
                <w:sz w:val="20"/>
                <w:szCs w:val="20"/>
              </w:rPr>
            </w:pPr>
          </w:p>
        </w:tc>
      </w:tr>
      <w:tr w:rsidRPr="008A4540" w:rsidR="00661191" w:rsidTr="5FFAE9BA" w14:paraId="177121CC" w14:textId="77777777">
        <w:trPr>
          <w:trHeight w:val="74"/>
        </w:trPr>
        <w:tc>
          <w:tcPr>
            <w:tcW w:w="3150" w:type="dxa"/>
            <w:tcMar/>
          </w:tcPr>
          <w:p w:rsidRPr="008A4540" w:rsidR="00661191" w:rsidP="00007156" w:rsidRDefault="00661191" w14:paraId="3EA7D321" w14:textId="77777777">
            <w:pPr>
              <w:rPr>
                <w:rFonts w:ascii="Arial Narrow" w:hAnsi="Arial Narrow" w:cs="Arial"/>
                <w:b/>
                <w:bCs/>
                <w:sz w:val="20"/>
                <w:szCs w:val="20"/>
              </w:rPr>
            </w:pPr>
            <w:r w:rsidRPr="008A4540">
              <w:rPr>
                <w:rFonts w:ascii="Arial Narrow" w:hAnsi="Arial Narrow" w:cs="Arial"/>
                <w:b/>
                <w:bCs/>
                <w:sz w:val="20"/>
                <w:szCs w:val="20"/>
              </w:rPr>
              <w:t>11099</w:t>
            </w:r>
          </w:p>
        </w:tc>
        <w:tc>
          <w:tcPr>
            <w:tcW w:w="6172" w:type="dxa"/>
            <w:tcMar/>
          </w:tcPr>
          <w:p w:rsidRPr="008A4540" w:rsidR="00661191" w:rsidP="00007156" w:rsidRDefault="00661191" w14:paraId="475B5FA5" w14:textId="77777777">
            <w:pPr>
              <w:jc w:val="both"/>
              <w:rPr>
                <w:rFonts w:ascii="Arial Narrow" w:hAnsi="Arial Narrow" w:cs="Arial"/>
                <w:b/>
                <w:bCs/>
                <w:sz w:val="20"/>
                <w:szCs w:val="20"/>
              </w:rPr>
            </w:pPr>
            <w:r w:rsidRPr="008A4540">
              <w:rPr>
                <w:rFonts w:ascii="Arial Narrow" w:hAnsi="Arial Narrow" w:cs="Arial"/>
                <w:b/>
                <w:bCs/>
                <w:sz w:val="20"/>
                <w:szCs w:val="20"/>
              </w:rPr>
              <w:t>OTROS DELITOS LEY ORGÁNICA DE INVESTIGACIONES.</w:t>
            </w:r>
          </w:p>
        </w:tc>
      </w:tr>
      <w:tr w:rsidRPr="008A4540" w:rsidR="00661191" w:rsidTr="5FFAE9BA" w14:paraId="29798260" w14:textId="77777777">
        <w:trPr>
          <w:trHeight w:val="74"/>
        </w:trPr>
        <w:tc>
          <w:tcPr>
            <w:tcW w:w="3150" w:type="dxa"/>
            <w:tcMar/>
          </w:tcPr>
          <w:p w:rsidRPr="008A4540" w:rsidR="00661191" w:rsidP="00007156" w:rsidRDefault="00661191" w14:paraId="6A2A5551" w14:textId="77777777">
            <w:pPr>
              <w:rPr>
                <w:rFonts w:ascii="Arial Narrow" w:hAnsi="Arial Narrow"/>
                <w:sz w:val="20"/>
                <w:szCs w:val="20"/>
              </w:rPr>
            </w:pPr>
          </w:p>
        </w:tc>
        <w:tc>
          <w:tcPr>
            <w:tcW w:w="6172" w:type="dxa"/>
            <w:tcMar/>
          </w:tcPr>
          <w:p w:rsidRPr="008A4540" w:rsidR="00661191" w:rsidP="00007156" w:rsidRDefault="00661191" w14:paraId="74743747" w14:textId="3833BE6E">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Pr="008A4540" w:rsidR="00661191" w:rsidTr="5FFAE9BA" w14:paraId="21299B8A" w14:textId="77777777">
        <w:trPr>
          <w:trHeight w:val="74"/>
        </w:trPr>
        <w:tc>
          <w:tcPr>
            <w:tcW w:w="3150" w:type="dxa"/>
            <w:tcMar/>
          </w:tcPr>
          <w:p w:rsidRPr="008A4540" w:rsidR="00661191" w:rsidP="00007156" w:rsidRDefault="00661191" w14:paraId="0D99D881" w14:textId="77777777">
            <w:pPr>
              <w:rPr>
                <w:rFonts w:ascii="Arial Narrow" w:hAnsi="Arial Narrow"/>
                <w:sz w:val="20"/>
                <w:szCs w:val="20"/>
              </w:rPr>
            </w:pPr>
          </w:p>
        </w:tc>
        <w:tc>
          <w:tcPr>
            <w:tcW w:w="6172" w:type="dxa"/>
            <w:tcMar/>
          </w:tcPr>
          <w:p w:rsidRPr="008A4540" w:rsidR="00661191" w:rsidP="00007156" w:rsidRDefault="00661191" w14:paraId="62138030" w14:textId="77777777">
            <w:pPr>
              <w:jc w:val="both"/>
              <w:rPr>
                <w:rFonts w:ascii="Arial Narrow" w:hAnsi="Arial Narrow" w:cs="Arial"/>
                <w:sz w:val="20"/>
                <w:szCs w:val="20"/>
              </w:rPr>
            </w:pPr>
          </w:p>
        </w:tc>
      </w:tr>
      <w:tr w:rsidRPr="008A4540" w:rsidR="00661191" w:rsidTr="5FFAE9BA" w14:paraId="0B3A154E" w14:textId="77777777">
        <w:trPr>
          <w:trHeight w:val="74"/>
        </w:trPr>
        <w:tc>
          <w:tcPr>
            <w:tcW w:w="3150" w:type="dxa"/>
            <w:tcMar/>
          </w:tcPr>
          <w:p w:rsidRPr="008A4540" w:rsidR="00661191" w:rsidP="00007156" w:rsidRDefault="00661191" w14:paraId="319A6E35" w14:textId="77777777">
            <w:pPr>
              <w:rPr>
                <w:rFonts w:ascii="Arial Narrow" w:hAnsi="Arial Narrow"/>
                <w:sz w:val="20"/>
                <w:szCs w:val="20"/>
              </w:rPr>
            </w:pPr>
          </w:p>
        </w:tc>
        <w:tc>
          <w:tcPr>
            <w:tcW w:w="6172" w:type="dxa"/>
            <w:tcMar/>
          </w:tcPr>
          <w:p w:rsidRPr="008A4540" w:rsidR="00661191" w:rsidP="00007156" w:rsidRDefault="00661191" w14:paraId="0C82A67F" w14:textId="77777777">
            <w:pPr>
              <w:jc w:val="both"/>
              <w:rPr>
                <w:rFonts w:ascii="Arial Narrow" w:hAnsi="Arial Narrow" w:cs="Arial"/>
                <w:sz w:val="20"/>
                <w:szCs w:val="20"/>
              </w:rPr>
            </w:pPr>
          </w:p>
        </w:tc>
      </w:tr>
      <w:tr w:rsidRPr="008A4540" w:rsidR="00661191" w:rsidTr="5FFAE9BA" w14:paraId="3EE683BA" w14:textId="77777777">
        <w:trPr>
          <w:trHeight w:val="547"/>
        </w:trPr>
        <w:tc>
          <w:tcPr>
            <w:tcW w:w="9322" w:type="dxa"/>
            <w:gridSpan w:val="2"/>
            <w:shd w:val="clear" w:color="auto" w:fill="BFBFBF" w:themeFill="background1" w:themeFillShade="BF"/>
            <w:tcMar/>
          </w:tcPr>
          <w:p w:rsidRPr="008A4540" w:rsidR="00661191" w:rsidP="00007156" w:rsidRDefault="00661191" w14:paraId="358B5FC9" w14:textId="77777777">
            <w:pPr>
              <w:jc w:val="both"/>
              <w:rPr>
                <w:rFonts w:ascii="Arial Narrow" w:hAnsi="Arial Narrow" w:cs="Arial"/>
                <w:sz w:val="20"/>
                <w:szCs w:val="20"/>
              </w:rPr>
            </w:pPr>
            <w:r w:rsidRPr="008A4540">
              <w:rPr>
                <w:rFonts w:ascii="Arial Narrow" w:hAnsi="Arial Narrow" w:cs="Arial"/>
                <w:b/>
                <w:bCs/>
                <w:caps/>
                <w:sz w:val="20"/>
                <w:szCs w:val="20"/>
              </w:rPr>
              <w:t>Infracción DL 2859 Ley Orgánica de Gendarmería</w:t>
            </w:r>
          </w:p>
        </w:tc>
      </w:tr>
      <w:tr w:rsidRPr="008A4540" w:rsidR="00661191" w:rsidTr="5FFAE9BA" w14:paraId="15D93E42" w14:textId="77777777">
        <w:trPr>
          <w:trHeight w:val="74"/>
        </w:trPr>
        <w:tc>
          <w:tcPr>
            <w:tcW w:w="3150" w:type="dxa"/>
            <w:tcMar/>
          </w:tcPr>
          <w:p w:rsidRPr="008A4540" w:rsidR="00661191" w:rsidP="00007156" w:rsidRDefault="00661191" w14:paraId="5FE2EDB6" w14:textId="68DCBD70">
            <w:pPr>
              <w:rPr>
                <w:rFonts w:ascii="Arial Narrow" w:hAnsi="Arial Narrow" w:cs="Arial"/>
                <w:bCs/>
                <w:sz w:val="20"/>
                <w:szCs w:val="20"/>
              </w:rPr>
            </w:pPr>
            <w:r w:rsidRPr="008A4540">
              <w:rPr>
                <w:rFonts w:ascii="Arial Narrow" w:hAnsi="Arial Narrow" w:cs="Arial"/>
                <w:bCs/>
                <w:sz w:val="20"/>
                <w:szCs w:val="20"/>
              </w:rPr>
              <w:t>Códigos que comprende</w:t>
            </w:r>
          </w:p>
        </w:tc>
        <w:tc>
          <w:tcPr>
            <w:tcW w:w="6172" w:type="dxa"/>
            <w:tcMar/>
          </w:tcPr>
          <w:p w:rsidRPr="008A4540" w:rsidR="00661191" w:rsidP="00007156" w:rsidRDefault="00661191" w14:paraId="1FC64F34" w14:textId="20E5C27E">
            <w:pPr>
              <w:jc w:val="both"/>
              <w:rPr>
                <w:rFonts w:ascii="Arial Narrow" w:hAnsi="Arial Narrow" w:cs="Arial"/>
                <w:bCs/>
                <w:sz w:val="20"/>
                <w:szCs w:val="20"/>
              </w:rPr>
            </w:pPr>
            <w:r w:rsidRPr="008A4540">
              <w:rPr>
                <w:rFonts w:ascii="Arial Narrow" w:hAnsi="Arial Narrow" w:cs="Arial"/>
                <w:bCs/>
                <w:sz w:val="20"/>
                <w:szCs w:val="20"/>
              </w:rPr>
              <w:t>(11101-11109)</w:t>
            </w:r>
          </w:p>
        </w:tc>
      </w:tr>
      <w:tr w:rsidRPr="008A4540" w:rsidR="00661191" w:rsidTr="5FFAE9BA" w14:paraId="0ED57B4F" w14:textId="77777777">
        <w:trPr>
          <w:trHeight w:val="74"/>
        </w:trPr>
        <w:tc>
          <w:tcPr>
            <w:tcW w:w="3150" w:type="dxa"/>
            <w:tcMar/>
          </w:tcPr>
          <w:p w:rsidRPr="008A4540" w:rsidR="00661191" w:rsidP="00007156" w:rsidRDefault="00661191" w14:paraId="74316907" w14:textId="77777777">
            <w:pPr>
              <w:rPr>
                <w:rFonts w:ascii="Arial Narrow" w:hAnsi="Arial Narrow" w:cs="Arial"/>
                <w:bCs/>
                <w:sz w:val="20"/>
                <w:szCs w:val="20"/>
              </w:rPr>
            </w:pPr>
          </w:p>
        </w:tc>
        <w:tc>
          <w:tcPr>
            <w:tcW w:w="6172" w:type="dxa"/>
            <w:tcMar/>
          </w:tcPr>
          <w:p w:rsidRPr="008A4540" w:rsidR="00661191" w:rsidP="00007156" w:rsidRDefault="00661191" w14:paraId="269720E3" w14:textId="77777777">
            <w:pPr>
              <w:jc w:val="both"/>
              <w:rPr>
                <w:rFonts w:ascii="Arial Narrow" w:hAnsi="Arial Narrow" w:cs="Arial"/>
                <w:bCs/>
                <w:sz w:val="20"/>
                <w:szCs w:val="20"/>
              </w:rPr>
            </w:pPr>
          </w:p>
        </w:tc>
      </w:tr>
      <w:tr w:rsidRPr="008A4540" w:rsidR="00661191" w:rsidTr="5FFAE9BA" w14:paraId="62126C30" w14:textId="77777777">
        <w:trPr>
          <w:trHeight w:val="74"/>
        </w:trPr>
        <w:tc>
          <w:tcPr>
            <w:tcW w:w="3150" w:type="dxa"/>
            <w:tcMar/>
          </w:tcPr>
          <w:p w:rsidRPr="008A4540" w:rsidR="00661191" w:rsidP="00007156" w:rsidRDefault="00661191" w14:paraId="2C584B04" w14:textId="77777777">
            <w:pPr>
              <w:rPr>
                <w:rFonts w:ascii="Arial Narrow" w:hAnsi="Arial Narrow" w:cs="Arial"/>
                <w:b/>
                <w:bCs/>
                <w:sz w:val="20"/>
                <w:szCs w:val="20"/>
              </w:rPr>
            </w:pPr>
            <w:r w:rsidRPr="008A4540">
              <w:rPr>
                <w:rFonts w:ascii="Arial Narrow" w:hAnsi="Arial Narrow" w:cs="Arial"/>
                <w:b/>
                <w:bCs/>
                <w:sz w:val="20"/>
                <w:szCs w:val="20"/>
              </w:rPr>
              <w:lastRenderedPageBreak/>
              <w:t>11101</w:t>
            </w:r>
          </w:p>
        </w:tc>
        <w:tc>
          <w:tcPr>
            <w:tcW w:w="6172" w:type="dxa"/>
            <w:tcMar/>
          </w:tcPr>
          <w:p w:rsidRPr="008A4540" w:rsidR="00661191" w:rsidP="00007156" w:rsidRDefault="00661191" w14:paraId="5242A721" w14:textId="77777777">
            <w:pPr>
              <w:jc w:val="both"/>
              <w:rPr>
                <w:rFonts w:ascii="Arial Narrow" w:hAnsi="Arial Narrow" w:cs="Arial"/>
                <w:b/>
                <w:bCs/>
                <w:sz w:val="20"/>
                <w:szCs w:val="20"/>
              </w:rPr>
            </w:pPr>
            <w:r w:rsidRPr="008A4540">
              <w:rPr>
                <w:rFonts w:ascii="Arial Narrow" w:hAnsi="Arial Narrow" w:cs="Arial"/>
                <w:b/>
                <w:bCs/>
                <w:sz w:val="20"/>
                <w:szCs w:val="20"/>
              </w:rPr>
              <w:t>HOMICIDIO DE GENDARME EN EL DESEMPEÑO DE SUS FUNCIONES.</w:t>
            </w:r>
          </w:p>
        </w:tc>
      </w:tr>
      <w:tr w:rsidRPr="008A4540" w:rsidR="00661191" w:rsidTr="5FFAE9BA" w14:paraId="39C6B106" w14:textId="77777777">
        <w:trPr>
          <w:trHeight w:val="74"/>
        </w:trPr>
        <w:tc>
          <w:tcPr>
            <w:tcW w:w="3150" w:type="dxa"/>
            <w:tcMar/>
          </w:tcPr>
          <w:p w:rsidRPr="008A4540" w:rsidR="00661191" w:rsidP="00007156" w:rsidRDefault="00661191" w14:paraId="77CD470C" w14:textId="77777777">
            <w:pPr>
              <w:rPr>
                <w:rFonts w:ascii="Arial Narrow" w:hAnsi="Arial Narrow"/>
                <w:sz w:val="20"/>
                <w:szCs w:val="20"/>
              </w:rPr>
            </w:pPr>
          </w:p>
        </w:tc>
        <w:tc>
          <w:tcPr>
            <w:tcW w:w="6172" w:type="dxa"/>
            <w:tcMar/>
          </w:tcPr>
          <w:p w:rsidRPr="008A4540" w:rsidR="00661191" w:rsidP="00007156" w:rsidRDefault="00661191" w14:paraId="192BA0DB" w14:textId="77777777">
            <w:pPr>
              <w:jc w:val="both"/>
              <w:rPr>
                <w:rFonts w:ascii="Arial Narrow" w:hAnsi="Arial Narrow" w:cs="Arial"/>
                <w:sz w:val="20"/>
                <w:szCs w:val="20"/>
              </w:rPr>
            </w:pPr>
            <w:r w:rsidRPr="008A4540">
              <w:rPr>
                <w:rFonts w:ascii="Arial Narrow" w:hAnsi="Arial Narrow" w:cs="Arial"/>
                <w:sz w:val="20"/>
                <w:szCs w:val="20"/>
              </w:rPr>
              <w:t>ART. 15 A - DL 2859 LEY ORGÁNICA DE GENDARMERÍA</w:t>
            </w:r>
          </w:p>
        </w:tc>
      </w:tr>
      <w:tr w:rsidRPr="008A4540" w:rsidR="00661191" w:rsidTr="5FFAE9BA" w14:paraId="5A0E4515" w14:textId="77777777">
        <w:trPr>
          <w:trHeight w:val="74"/>
        </w:trPr>
        <w:tc>
          <w:tcPr>
            <w:tcW w:w="3150" w:type="dxa"/>
            <w:tcMar/>
          </w:tcPr>
          <w:p w:rsidRPr="008A4540" w:rsidR="00661191" w:rsidP="00007156" w:rsidRDefault="00661191" w14:paraId="16820741" w14:textId="77777777">
            <w:pPr>
              <w:rPr>
                <w:rFonts w:ascii="Arial Narrow" w:hAnsi="Arial Narrow"/>
                <w:sz w:val="20"/>
                <w:szCs w:val="20"/>
              </w:rPr>
            </w:pPr>
          </w:p>
        </w:tc>
        <w:tc>
          <w:tcPr>
            <w:tcW w:w="6172" w:type="dxa"/>
            <w:tcMar/>
          </w:tcPr>
          <w:p w:rsidRPr="008A4540" w:rsidR="00661191" w:rsidP="004E782E" w:rsidRDefault="00661191" w14:paraId="2A1A9D38" w14:textId="68633D77">
            <w:pPr>
              <w:jc w:val="both"/>
              <w:rPr>
                <w:rFonts w:ascii="Arial Narrow" w:hAnsi="Arial Narrow" w:cs="Arial"/>
                <w:sz w:val="20"/>
                <w:szCs w:val="20"/>
              </w:rPr>
            </w:pPr>
            <w:r w:rsidRPr="008A4540">
              <w:rPr>
                <w:rFonts w:ascii="Arial Narrow" w:hAnsi="Arial Narrow" w:cs="Arial"/>
                <w:sz w:val="20"/>
                <w:szCs w:val="20"/>
              </w:rPr>
              <w:t xml:space="preserve">El que matare a un miembro de Gendarmería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Pr="008A4540" w:rsidR="00661191" w:rsidTr="5FFAE9BA" w14:paraId="01D6AC30" w14:textId="77777777">
        <w:trPr>
          <w:trHeight w:val="74"/>
        </w:trPr>
        <w:tc>
          <w:tcPr>
            <w:tcW w:w="3150" w:type="dxa"/>
            <w:tcMar/>
          </w:tcPr>
          <w:p w:rsidRPr="008A4540" w:rsidR="00661191" w:rsidP="00007156" w:rsidRDefault="00661191" w14:paraId="021D0E49" w14:textId="6F17E187">
            <w:pPr>
              <w:rPr>
                <w:rFonts w:ascii="Arial Narrow" w:hAnsi="Arial Narrow"/>
                <w:sz w:val="20"/>
                <w:szCs w:val="20"/>
              </w:rPr>
            </w:pPr>
          </w:p>
        </w:tc>
        <w:tc>
          <w:tcPr>
            <w:tcW w:w="6172" w:type="dxa"/>
            <w:tcMar/>
          </w:tcPr>
          <w:p w:rsidRPr="008A4540" w:rsidR="00661191" w:rsidP="00007156" w:rsidRDefault="00661191" w14:paraId="2FB9B161" w14:textId="77777777">
            <w:pPr>
              <w:jc w:val="both"/>
              <w:rPr>
                <w:rFonts w:ascii="Arial Narrow" w:hAnsi="Arial Narrow" w:cs="Arial"/>
                <w:sz w:val="20"/>
                <w:szCs w:val="20"/>
              </w:rPr>
            </w:pPr>
          </w:p>
        </w:tc>
      </w:tr>
      <w:tr w:rsidRPr="008A4540" w:rsidR="00661191" w:rsidTr="5FFAE9BA" w14:paraId="437591EA" w14:textId="77777777">
        <w:trPr>
          <w:trHeight w:val="74"/>
        </w:trPr>
        <w:tc>
          <w:tcPr>
            <w:tcW w:w="3150" w:type="dxa"/>
            <w:tcMar/>
          </w:tcPr>
          <w:p w:rsidRPr="008A4540" w:rsidR="00661191" w:rsidP="00007156" w:rsidRDefault="00661191" w14:paraId="707D2B5D" w14:textId="77777777">
            <w:pPr>
              <w:rPr>
                <w:rFonts w:ascii="Arial Narrow" w:hAnsi="Arial Narrow" w:cs="Arial"/>
                <w:b/>
                <w:bCs/>
                <w:sz w:val="20"/>
                <w:szCs w:val="20"/>
              </w:rPr>
            </w:pPr>
            <w:r w:rsidRPr="008A4540">
              <w:rPr>
                <w:rFonts w:ascii="Arial Narrow" w:hAnsi="Arial Narrow" w:cs="Arial"/>
                <w:b/>
                <w:bCs/>
                <w:sz w:val="20"/>
                <w:szCs w:val="20"/>
              </w:rPr>
              <w:t>11102</w:t>
            </w:r>
          </w:p>
        </w:tc>
        <w:tc>
          <w:tcPr>
            <w:tcW w:w="6172" w:type="dxa"/>
            <w:tcMar/>
          </w:tcPr>
          <w:p w:rsidRPr="008A4540" w:rsidR="00661191" w:rsidP="00007156" w:rsidRDefault="00661191" w14:paraId="0CF58ED7" w14:textId="77777777">
            <w:pPr>
              <w:jc w:val="both"/>
              <w:rPr>
                <w:rFonts w:ascii="Arial Narrow" w:hAnsi="Arial Narrow" w:cs="Arial"/>
                <w:b/>
                <w:bCs/>
                <w:sz w:val="20"/>
                <w:szCs w:val="20"/>
              </w:rPr>
            </w:pPr>
            <w:r w:rsidRPr="008A4540">
              <w:rPr>
                <w:rFonts w:ascii="Arial Narrow" w:hAnsi="Arial Narrow" w:cs="Arial"/>
                <w:b/>
                <w:bCs/>
                <w:sz w:val="20"/>
                <w:szCs w:val="20"/>
              </w:rPr>
              <w:t>MALTRATO DE OBRA A GENDARME EN EL DESEMPEÑO DE SUS FUNCIONES.</w:t>
            </w:r>
          </w:p>
        </w:tc>
      </w:tr>
      <w:tr w:rsidRPr="008A4540" w:rsidR="00661191" w:rsidTr="5FFAE9BA" w14:paraId="0D8077B7" w14:textId="77777777">
        <w:trPr>
          <w:trHeight w:val="74"/>
        </w:trPr>
        <w:tc>
          <w:tcPr>
            <w:tcW w:w="3150" w:type="dxa"/>
            <w:tcMar/>
          </w:tcPr>
          <w:p w:rsidRPr="008A4540" w:rsidR="00661191" w:rsidP="00007156" w:rsidRDefault="00661191" w14:paraId="106BA69C" w14:textId="77777777">
            <w:pPr>
              <w:rPr>
                <w:rFonts w:ascii="Arial Narrow" w:hAnsi="Arial Narrow"/>
                <w:sz w:val="20"/>
                <w:szCs w:val="20"/>
              </w:rPr>
            </w:pPr>
          </w:p>
        </w:tc>
        <w:tc>
          <w:tcPr>
            <w:tcW w:w="6172" w:type="dxa"/>
            <w:tcMar/>
          </w:tcPr>
          <w:p w:rsidRPr="008A4540" w:rsidR="00661191" w:rsidP="00007156" w:rsidRDefault="00661191" w14:paraId="0CE37808" w14:textId="77777777">
            <w:pPr>
              <w:jc w:val="both"/>
              <w:rPr>
                <w:rFonts w:ascii="Arial Narrow" w:hAnsi="Arial Narrow" w:cs="Arial"/>
                <w:sz w:val="20"/>
                <w:szCs w:val="20"/>
              </w:rPr>
            </w:pPr>
            <w:r w:rsidRPr="008A4540">
              <w:rPr>
                <w:rFonts w:ascii="Arial Narrow" w:hAnsi="Arial Narrow" w:cs="Arial"/>
                <w:sz w:val="20"/>
                <w:szCs w:val="20"/>
              </w:rPr>
              <w:t>ART. 15 B Y C - DL 2859 LEY ORGÁNICA DE GENDARMERÍA.</w:t>
            </w:r>
          </w:p>
        </w:tc>
      </w:tr>
      <w:tr w:rsidRPr="008A4540" w:rsidR="00661191" w:rsidTr="5FFAE9BA" w14:paraId="5AC23211" w14:textId="77777777">
        <w:trPr>
          <w:trHeight w:val="74"/>
        </w:trPr>
        <w:tc>
          <w:tcPr>
            <w:tcW w:w="3150" w:type="dxa"/>
            <w:tcMar/>
          </w:tcPr>
          <w:p w:rsidRPr="008A4540" w:rsidR="00661191" w:rsidP="00007156" w:rsidRDefault="00661191" w14:paraId="147D72C9" w14:textId="77777777">
            <w:pPr>
              <w:rPr>
                <w:rFonts w:ascii="Arial Narrow" w:hAnsi="Arial Narrow"/>
                <w:sz w:val="20"/>
                <w:szCs w:val="20"/>
              </w:rPr>
            </w:pPr>
          </w:p>
        </w:tc>
        <w:tc>
          <w:tcPr>
            <w:tcW w:w="6172" w:type="dxa"/>
            <w:tcMar/>
          </w:tcPr>
          <w:p w:rsidRPr="008A4540" w:rsidR="00661191" w:rsidP="004E782E" w:rsidRDefault="00661191" w14:paraId="6792EC1C" w14:textId="5ACB3CA7">
            <w:pPr>
              <w:jc w:val="both"/>
              <w:rPr>
                <w:rFonts w:ascii="Arial Narrow" w:hAnsi="Arial Narrow" w:cs="Arial"/>
                <w:sz w:val="20"/>
                <w:szCs w:val="20"/>
              </w:rPr>
            </w:pPr>
            <w:r w:rsidRPr="008A4540">
              <w:rPr>
                <w:rFonts w:ascii="Arial Narrow" w:hAnsi="Arial Narrow" w:cs="Arial"/>
                <w:sz w:val="20"/>
                <w:szCs w:val="20"/>
              </w:rPr>
              <w:t xml:space="preserve">Art. 15 B. El que hiriere, golpeare o maltratare de obra a un miembro de Gendarmería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 La pena varía </w:t>
            </w:r>
            <w:proofErr w:type="gramStart"/>
            <w:r w:rsidRPr="008A4540">
              <w:rPr>
                <w:rFonts w:ascii="Arial Narrow" w:hAnsi="Arial Narrow" w:cs="Arial"/>
                <w:sz w:val="20"/>
                <w:szCs w:val="20"/>
              </w:rPr>
              <w:t>de acuerdo al</w:t>
            </w:r>
            <w:proofErr w:type="gramEnd"/>
            <w:r w:rsidRPr="008A4540">
              <w:rPr>
                <w:rFonts w:ascii="Arial Narrow" w:hAnsi="Arial Narrow" w:cs="Arial"/>
                <w:sz w:val="20"/>
                <w:szCs w:val="20"/>
              </w:rPr>
              <w:t xml:space="preserve"> resultado de las lesiones.</w:t>
            </w:r>
          </w:p>
          <w:p w:rsidRPr="008A4540" w:rsidR="00661191" w:rsidP="00007156" w:rsidRDefault="00661191" w14:paraId="572FAB0F" w14:textId="629FE6FE">
            <w:pPr>
              <w:jc w:val="both"/>
              <w:rPr>
                <w:rFonts w:ascii="Arial Narrow" w:hAnsi="Arial Narrow" w:cs="Arial"/>
                <w:sz w:val="20"/>
                <w:szCs w:val="20"/>
              </w:rPr>
            </w:pPr>
            <w:r w:rsidRPr="008A4540">
              <w:rPr>
                <w:rFonts w:ascii="Arial Narrow" w:hAnsi="Arial Narrow" w:cs="Arial"/>
                <w:sz w:val="20"/>
                <w:szCs w:val="20"/>
              </w:rPr>
              <w:t xml:space="preserve">Art. 15 C. Señala que las penas establecidas en los artículos 395 y 396 del Código Penal, serán aumentadas en un grado cuando los delitos que estos preceptos establecen se cometan respecto de un miembro de Gendarmería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Pr="008A4540" w:rsidR="00661191" w:rsidTr="5FFAE9BA" w14:paraId="7A2DDCB1" w14:textId="77777777">
        <w:trPr>
          <w:trHeight w:val="74"/>
        </w:trPr>
        <w:tc>
          <w:tcPr>
            <w:tcW w:w="3150" w:type="dxa"/>
            <w:tcMar/>
          </w:tcPr>
          <w:p w:rsidRPr="008A4540" w:rsidR="00661191" w:rsidP="00007156" w:rsidRDefault="00661191" w14:paraId="0D3D0263" w14:textId="77777777">
            <w:pPr>
              <w:rPr>
                <w:rFonts w:ascii="Arial Narrow" w:hAnsi="Arial Narrow"/>
                <w:sz w:val="20"/>
                <w:szCs w:val="20"/>
              </w:rPr>
            </w:pPr>
          </w:p>
        </w:tc>
        <w:tc>
          <w:tcPr>
            <w:tcW w:w="6172" w:type="dxa"/>
            <w:tcMar/>
          </w:tcPr>
          <w:p w:rsidRPr="008A4540" w:rsidR="00661191" w:rsidP="00007156" w:rsidRDefault="00661191" w14:paraId="78915319" w14:textId="77777777">
            <w:pPr>
              <w:jc w:val="both"/>
              <w:rPr>
                <w:rFonts w:ascii="Arial Narrow" w:hAnsi="Arial Narrow" w:cs="Arial"/>
                <w:sz w:val="20"/>
                <w:szCs w:val="20"/>
              </w:rPr>
            </w:pPr>
          </w:p>
        </w:tc>
      </w:tr>
      <w:tr w:rsidRPr="008A4540" w:rsidR="00661191" w:rsidTr="5FFAE9BA" w14:paraId="23322438" w14:textId="77777777">
        <w:trPr>
          <w:trHeight w:val="74"/>
        </w:trPr>
        <w:tc>
          <w:tcPr>
            <w:tcW w:w="3150" w:type="dxa"/>
            <w:tcMar/>
          </w:tcPr>
          <w:p w:rsidRPr="008A4540" w:rsidR="00661191" w:rsidP="00007156" w:rsidRDefault="00661191" w14:paraId="6707AB49" w14:textId="77777777">
            <w:pPr>
              <w:jc w:val="both"/>
              <w:rPr>
                <w:rFonts w:ascii="Arial Narrow" w:hAnsi="Arial Narrow"/>
                <w:sz w:val="20"/>
                <w:szCs w:val="20"/>
              </w:rPr>
            </w:pPr>
            <w:r w:rsidRPr="008A4540">
              <w:rPr>
                <w:rFonts w:ascii="Arial Narrow" w:hAnsi="Arial Narrow" w:cs="Arial"/>
                <w:b/>
                <w:bCs/>
                <w:sz w:val="20"/>
                <w:szCs w:val="20"/>
              </w:rPr>
              <w:t>11103</w:t>
            </w:r>
          </w:p>
        </w:tc>
        <w:tc>
          <w:tcPr>
            <w:tcW w:w="6172" w:type="dxa"/>
            <w:tcMar/>
          </w:tcPr>
          <w:p w:rsidRPr="008A4540" w:rsidR="00661191" w:rsidP="00007156" w:rsidRDefault="00661191" w14:paraId="2C430C0D" w14:textId="77777777">
            <w:pPr>
              <w:jc w:val="both"/>
              <w:rPr>
                <w:rFonts w:ascii="Arial Narrow" w:hAnsi="Arial Narrow" w:cs="Arial"/>
                <w:sz w:val="20"/>
                <w:szCs w:val="20"/>
              </w:rPr>
            </w:pPr>
            <w:r w:rsidRPr="008A4540">
              <w:rPr>
                <w:rFonts w:ascii="Arial Narrow" w:hAnsi="Arial Narrow" w:cs="Arial"/>
                <w:b/>
                <w:bCs/>
                <w:sz w:val="20"/>
                <w:szCs w:val="20"/>
              </w:rPr>
              <w:t>AMENAZA A GENDARME EN EL DESEMPEÑO DE SUS FUNCIONES.</w:t>
            </w:r>
          </w:p>
        </w:tc>
      </w:tr>
      <w:tr w:rsidRPr="008A4540" w:rsidR="00661191" w:rsidTr="5FFAE9BA" w14:paraId="253E5AA7" w14:textId="77777777">
        <w:trPr>
          <w:trHeight w:val="74"/>
        </w:trPr>
        <w:tc>
          <w:tcPr>
            <w:tcW w:w="3150" w:type="dxa"/>
            <w:tcMar/>
          </w:tcPr>
          <w:p w:rsidRPr="008A4540" w:rsidR="00661191" w:rsidP="00007156" w:rsidRDefault="00661191" w14:paraId="55A4357C" w14:textId="77777777">
            <w:pPr>
              <w:rPr>
                <w:rFonts w:ascii="Arial Narrow" w:hAnsi="Arial Narrow"/>
                <w:sz w:val="20"/>
                <w:szCs w:val="20"/>
              </w:rPr>
            </w:pPr>
          </w:p>
        </w:tc>
        <w:tc>
          <w:tcPr>
            <w:tcW w:w="6172" w:type="dxa"/>
            <w:tcMar/>
          </w:tcPr>
          <w:p w:rsidRPr="008A4540" w:rsidR="00661191" w:rsidP="00007156" w:rsidRDefault="00661191" w14:paraId="17A4B848" w14:textId="77777777">
            <w:pPr>
              <w:jc w:val="both"/>
              <w:rPr>
                <w:rFonts w:ascii="Arial Narrow" w:hAnsi="Arial Narrow" w:cs="Arial"/>
                <w:sz w:val="20"/>
                <w:szCs w:val="20"/>
              </w:rPr>
            </w:pPr>
            <w:r w:rsidRPr="008A4540">
              <w:rPr>
                <w:rFonts w:ascii="Arial Narrow" w:hAnsi="Arial Narrow" w:cs="Arial"/>
                <w:sz w:val="20"/>
                <w:szCs w:val="20"/>
              </w:rPr>
              <w:t>ART. 15 D. DL 2859 - LEY ORGÁNICA DE GENDARMERÍA</w:t>
            </w:r>
          </w:p>
        </w:tc>
      </w:tr>
      <w:tr w:rsidRPr="008A4540" w:rsidR="00661191" w:rsidTr="5FFAE9BA" w14:paraId="0E04C3AF" w14:textId="77777777">
        <w:trPr>
          <w:trHeight w:val="74"/>
        </w:trPr>
        <w:tc>
          <w:tcPr>
            <w:tcW w:w="3150" w:type="dxa"/>
            <w:tcMar/>
          </w:tcPr>
          <w:p w:rsidRPr="008A4540" w:rsidR="00661191" w:rsidP="00007156" w:rsidRDefault="00661191" w14:paraId="642890DB" w14:textId="77777777">
            <w:pPr>
              <w:rPr>
                <w:rFonts w:ascii="Arial Narrow" w:hAnsi="Arial Narrow"/>
                <w:sz w:val="20"/>
                <w:szCs w:val="20"/>
              </w:rPr>
            </w:pPr>
          </w:p>
        </w:tc>
        <w:tc>
          <w:tcPr>
            <w:tcW w:w="6172" w:type="dxa"/>
            <w:tcMar/>
          </w:tcPr>
          <w:p w:rsidRPr="008A4540" w:rsidR="00661191" w:rsidP="00007156" w:rsidRDefault="00661191" w14:paraId="4CCA7559" w14:textId="4C7860D2">
            <w:pPr>
              <w:jc w:val="both"/>
              <w:rPr>
                <w:rFonts w:ascii="Arial Narrow" w:hAnsi="Arial Narrow" w:cs="Arial"/>
                <w:sz w:val="20"/>
                <w:szCs w:val="20"/>
              </w:rPr>
            </w:pPr>
            <w:r w:rsidRPr="008A4540">
              <w:rPr>
                <w:rFonts w:ascii="Arial Narrow" w:hAnsi="Arial Narrow" w:cs="Arial"/>
                <w:sz w:val="20"/>
                <w:szCs w:val="20"/>
              </w:rPr>
              <w:t xml:space="preserve">El que amenazare a un miembro de Gendarmería de Chile en los términos de los artículos 296 y 297 del Código Penal durante el desempeño de sus funciones 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ellas.</w:t>
            </w:r>
          </w:p>
        </w:tc>
      </w:tr>
      <w:tr w:rsidRPr="008A4540" w:rsidR="00661191" w:rsidTr="5FFAE9BA" w14:paraId="1EC9B728" w14:textId="77777777">
        <w:trPr>
          <w:trHeight w:val="74"/>
        </w:trPr>
        <w:tc>
          <w:tcPr>
            <w:tcW w:w="3150" w:type="dxa"/>
            <w:tcMar/>
          </w:tcPr>
          <w:p w:rsidRPr="008A4540" w:rsidR="00661191" w:rsidP="00007156" w:rsidRDefault="00661191" w14:paraId="3B72B48B" w14:textId="77777777">
            <w:pPr>
              <w:rPr>
                <w:rFonts w:ascii="Arial Narrow" w:hAnsi="Arial Narrow"/>
                <w:b/>
                <w:sz w:val="20"/>
                <w:szCs w:val="20"/>
              </w:rPr>
            </w:pPr>
          </w:p>
        </w:tc>
        <w:tc>
          <w:tcPr>
            <w:tcW w:w="6172" w:type="dxa"/>
            <w:tcMar/>
          </w:tcPr>
          <w:p w:rsidRPr="008A4540" w:rsidR="00661191" w:rsidP="00007156" w:rsidRDefault="00661191" w14:paraId="3A8516D5" w14:textId="77777777">
            <w:pPr>
              <w:jc w:val="both"/>
              <w:rPr>
                <w:rFonts w:ascii="Arial Narrow" w:hAnsi="Arial Narrow" w:cs="Arial"/>
                <w:sz w:val="20"/>
                <w:szCs w:val="20"/>
              </w:rPr>
            </w:pPr>
          </w:p>
        </w:tc>
      </w:tr>
      <w:tr w:rsidRPr="008A4540" w:rsidR="00661191" w:rsidTr="5FFAE9BA" w14:paraId="36884AD0" w14:textId="77777777">
        <w:trPr>
          <w:trHeight w:val="74"/>
        </w:trPr>
        <w:tc>
          <w:tcPr>
            <w:tcW w:w="3150" w:type="dxa"/>
            <w:tcMar/>
          </w:tcPr>
          <w:p w:rsidRPr="008A4540" w:rsidR="00661191" w:rsidP="00007156" w:rsidRDefault="00661191" w14:paraId="6F534064" w14:textId="60C10E63">
            <w:pPr>
              <w:rPr>
                <w:rFonts w:ascii="Arial Narrow" w:hAnsi="Arial Narrow"/>
                <w:b/>
                <w:sz w:val="20"/>
                <w:szCs w:val="20"/>
              </w:rPr>
            </w:pPr>
            <w:r w:rsidRPr="008A4540">
              <w:rPr>
                <w:rFonts w:ascii="Arial Narrow" w:hAnsi="Arial Narrow"/>
                <w:b/>
                <w:sz w:val="20"/>
                <w:szCs w:val="20"/>
              </w:rPr>
              <w:t>11104</w:t>
            </w:r>
          </w:p>
        </w:tc>
        <w:tc>
          <w:tcPr>
            <w:tcW w:w="6172" w:type="dxa"/>
            <w:tcMar/>
          </w:tcPr>
          <w:p w:rsidRPr="008A4540" w:rsidR="00661191" w:rsidP="00007156" w:rsidRDefault="00661191" w14:paraId="4BA7A1D2" w14:textId="77777777">
            <w:pPr>
              <w:jc w:val="both"/>
              <w:rPr>
                <w:rFonts w:ascii="Arial Narrow" w:hAnsi="Arial Narrow" w:cs="Arial"/>
                <w:sz w:val="20"/>
                <w:szCs w:val="20"/>
              </w:rPr>
            </w:pPr>
            <w:r w:rsidRPr="008A4540">
              <w:rPr>
                <w:rFonts w:ascii="Arial Narrow" w:hAnsi="Arial Narrow" w:cs="Arial"/>
                <w:b/>
                <w:sz w:val="20"/>
                <w:szCs w:val="20"/>
              </w:rPr>
              <w:t>INGRESO ILEGÍTIMO DE APARATOS DE COMUNICACIONES Y TECNOLÓGICOS A CENTROS PENITENCIARIOS</w:t>
            </w:r>
            <w:r w:rsidRPr="008A4540">
              <w:rPr>
                <w:rFonts w:ascii="Arial Narrow" w:hAnsi="Arial Narrow" w:cs="Arial"/>
                <w:sz w:val="20"/>
                <w:szCs w:val="20"/>
              </w:rPr>
              <w:t>.</w:t>
            </w:r>
          </w:p>
          <w:p w:rsidRPr="008A4540" w:rsidR="00661191" w:rsidP="00007156" w:rsidRDefault="00661191" w14:paraId="5434312D" w14:textId="77777777">
            <w:pPr>
              <w:jc w:val="both"/>
              <w:rPr>
                <w:rFonts w:ascii="Arial Narrow" w:hAnsi="Arial Narrow" w:cs="Arial"/>
                <w:sz w:val="20"/>
                <w:szCs w:val="20"/>
              </w:rPr>
            </w:pPr>
            <w:r w:rsidRPr="008A4540">
              <w:rPr>
                <w:rFonts w:ascii="Arial Narrow" w:hAnsi="Arial Narrow" w:cs="Arial"/>
                <w:sz w:val="20"/>
                <w:szCs w:val="20"/>
              </w:rPr>
              <w:t>ART. 304 BIS</w:t>
            </w:r>
          </w:p>
          <w:p w:rsidRPr="008A4540" w:rsidR="00661191" w:rsidP="00007156" w:rsidRDefault="00661191" w14:paraId="67DA2347" w14:textId="27940FB3">
            <w:pPr>
              <w:jc w:val="both"/>
              <w:rPr>
                <w:rFonts w:ascii="Arial Narrow" w:hAnsi="Arial Narrow" w:cs="Arial"/>
                <w:sz w:val="20"/>
                <w:szCs w:val="20"/>
              </w:rPr>
            </w:pPr>
            <w:r w:rsidRPr="008A4540">
              <w:rPr>
                <w:rFonts w:ascii="Arial Narrow" w:hAnsi="Arial Narrow" w:cs="Arial"/>
                <w:sz w:val="20"/>
                <w:szCs w:val="20"/>
              </w:rPr>
              <w:t>Sanciona al que sin estar legal o reglamentariamente autorizado al efecto ingresare, intentare o permitiere ingresar por cualquier medio a un establecimiento penitenciario intercomunicadores, teléfonos, partes de ellos, chips telefónicos u otros elementos tecnológicos que permitan comunicarse con el exterior. Asimismo, Sanciona las conductas anteriores perpetradas por un abogado, procurador o empleado público.</w:t>
            </w:r>
          </w:p>
        </w:tc>
      </w:tr>
      <w:tr w:rsidRPr="008A4540" w:rsidR="00661191" w:rsidTr="5FFAE9BA" w14:paraId="79FDDBE0" w14:textId="77777777">
        <w:trPr>
          <w:trHeight w:val="74"/>
        </w:trPr>
        <w:tc>
          <w:tcPr>
            <w:tcW w:w="3150" w:type="dxa"/>
            <w:tcMar/>
          </w:tcPr>
          <w:p w:rsidRPr="008A4540" w:rsidR="00661191" w:rsidP="00007156" w:rsidRDefault="00661191" w14:paraId="3E3BBA28" w14:textId="77777777">
            <w:pPr>
              <w:rPr>
                <w:rFonts w:ascii="Arial Narrow" w:hAnsi="Arial Narrow"/>
                <w:sz w:val="20"/>
                <w:szCs w:val="20"/>
              </w:rPr>
            </w:pPr>
          </w:p>
        </w:tc>
        <w:tc>
          <w:tcPr>
            <w:tcW w:w="6172" w:type="dxa"/>
            <w:tcMar/>
          </w:tcPr>
          <w:p w:rsidRPr="008A4540" w:rsidR="00661191" w:rsidP="00007156" w:rsidRDefault="00661191" w14:paraId="14617623" w14:textId="77777777">
            <w:pPr>
              <w:jc w:val="both"/>
              <w:rPr>
                <w:rFonts w:ascii="Arial Narrow" w:hAnsi="Arial Narrow" w:cs="Arial"/>
                <w:sz w:val="20"/>
                <w:szCs w:val="20"/>
              </w:rPr>
            </w:pPr>
          </w:p>
        </w:tc>
      </w:tr>
      <w:tr w:rsidRPr="008A4540" w:rsidR="00661191" w:rsidTr="5FFAE9BA" w14:paraId="6A731D2F" w14:textId="77777777">
        <w:trPr>
          <w:trHeight w:val="74"/>
        </w:trPr>
        <w:tc>
          <w:tcPr>
            <w:tcW w:w="3150" w:type="dxa"/>
            <w:tcMar/>
          </w:tcPr>
          <w:p w:rsidRPr="008A4540" w:rsidR="00661191" w:rsidP="00007156" w:rsidRDefault="00661191" w14:paraId="56F116AE" w14:textId="77777777">
            <w:pPr>
              <w:rPr>
                <w:rFonts w:ascii="Arial Narrow" w:hAnsi="Arial Narrow"/>
                <w:sz w:val="20"/>
                <w:szCs w:val="20"/>
              </w:rPr>
            </w:pPr>
          </w:p>
        </w:tc>
        <w:tc>
          <w:tcPr>
            <w:tcW w:w="6172" w:type="dxa"/>
            <w:tcMar/>
          </w:tcPr>
          <w:p w:rsidRPr="008A4540" w:rsidR="00661191" w:rsidP="00007156" w:rsidRDefault="00661191" w14:paraId="79FFEEA5" w14:textId="77777777">
            <w:pPr>
              <w:jc w:val="both"/>
              <w:rPr>
                <w:rFonts w:ascii="Arial Narrow" w:hAnsi="Arial Narrow" w:cs="Arial"/>
                <w:sz w:val="20"/>
                <w:szCs w:val="20"/>
              </w:rPr>
            </w:pPr>
          </w:p>
        </w:tc>
      </w:tr>
      <w:tr w:rsidRPr="008A4540" w:rsidR="00661191" w:rsidTr="5FFAE9BA" w14:paraId="4387C7B6" w14:textId="77777777">
        <w:trPr>
          <w:trHeight w:val="547"/>
        </w:trPr>
        <w:tc>
          <w:tcPr>
            <w:tcW w:w="9322" w:type="dxa"/>
            <w:gridSpan w:val="2"/>
            <w:shd w:val="clear" w:color="auto" w:fill="BFBFBF" w:themeFill="background1" w:themeFillShade="BF"/>
            <w:tcMar/>
          </w:tcPr>
          <w:p w:rsidRPr="008A4540" w:rsidR="00661191" w:rsidP="00007156" w:rsidRDefault="00661191" w14:paraId="67D3CDB7" w14:textId="3291D6D9">
            <w:pPr>
              <w:jc w:val="both"/>
              <w:rPr>
                <w:rFonts w:ascii="Arial Narrow" w:hAnsi="Arial Narrow" w:cs="Arial"/>
                <w:sz w:val="20"/>
                <w:szCs w:val="20"/>
              </w:rPr>
            </w:pPr>
            <w:r w:rsidRPr="008A4540">
              <w:rPr>
                <w:rFonts w:ascii="Arial Narrow" w:hAnsi="Arial Narrow" w:cs="Arial"/>
                <w:b/>
                <w:bCs/>
                <w:sz w:val="20"/>
                <w:szCs w:val="20"/>
              </w:rPr>
              <w:t>INFRACCIÓN A LEY DE TRÁNSITO</w:t>
            </w:r>
          </w:p>
        </w:tc>
      </w:tr>
      <w:tr w:rsidRPr="008A4540" w:rsidR="00661191" w:rsidTr="5FFAE9BA" w14:paraId="2F451EEA" w14:textId="77777777">
        <w:trPr>
          <w:trHeight w:val="74"/>
        </w:trPr>
        <w:tc>
          <w:tcPr>
            <w:tcW w:w="3150" w:type="dxa"/>
            <w:tcMar/>
          </w:tcPr>
          <w:p w:rsidRPr="008A4540" w:rsidR="00661191" w:rsidP="00007156" w:rsidRDefault="00661191" w14:paraId="4B056FFA" w14:textId="77777777">
            <w:pPr>
              <w:rPr>
                <w:rFonts w:ascii="Arial Narrow" w:hAnsi="Arial Narrow"/>
                <w:sz w:val="20"/>
                <w:szCs w:val="20"/>
              </w:rPr>
            </w:pPr>
          </w:p>
        </w:tc>
        <w:tc>
          <w:tcPr>
            <w:tcW w:w="6172" w:type="dxa"/>
            <w:tcMar/>
          </w:tcPr>
          <w:p w:rsidRPr="008A4540" w:rsidR="00661191" w:rsidP="00007156" w:rsidRDefault="00661191" w14:paraId="2AA5A203" w14:textId="77777777">
            <w:pPr>
              <w:jc w:val="both"/>
              <w:rPr>
                <w:rFonts w:ascii="Arial Narrow" w:hAnsi="Arial Narrow" w:cs="Arial"/>
                <w:sz w:val="20"/>
                <w:szCs w:val="20"/>
              </w:rPr>
            </w:pPr>
          </w:p>
        </w:tc>
      </w:tr>
      <w:tr w:rsidRPr="008A4540" w:rsidR="00661191" w:rsidTr="5FFAE9BA" w14:paraId="69F8D485" w14:textId="77777777">
        <w:trPr>
          <w:trHeight w:val="74"/>
        </w:trPr>
        <w:tc>
          <w:tcPr>
            <w:tcW w:w="3150" w:type="dxa"/>
            <w:tcMar/>
          </w:tcPr>
          <w:p w:rsidRPr="008A4540" w:rsidR="00661191" w:rsidP="00007156" w:rsidRDefault="00661191" w14:paraId="09BFB7F9" w14:textId="77777777">
            <w:pPr>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007156" w:rsidRDefault="00661191" w14:paraId="1B019171" w14:textId="15C903EC">
            <w:pPr>
              <w:jc w:val="both"/>
              <w:rPr>
                <w:rFonts w:ascii="Arial Narrow" w:hAnsi="Arial Narrow" w:cs="Arial"/>
                <w:sz w:val="20"/>
                <w:szCs w:val="20"/>
              </w:rPr>
            </w:pPr>
            <w:r w:rsidRPr="008A4540">
              <w:rPr>
                <w:rFonts w:ascii="Arial Narrow" w:hAnsi="Arial Narrow" w:cs="Arial"/>
                <w:sz w:val="20"/>
                <w:szCs w:val="20"/>
              </w:rPr>
              <w:t>(12071-12185); (14001-</w:t>
            </w:r>
            <w:r w:rsidRPr="000C075A" w:rsidR="000C075A">
              <w:rPr>
                <w:rFonts w:ascii="Arial Narrow" w:hAnsi="Arial Narrow" w:cs="Arial"/>
                <w:sz w:val="20"/>
                <w:szCs w:val="20"/>
              </w:rPr>
              <w:t>14092</w:t>
            </w:r>
            <w:r w:rsidRPr="008A4540">
              <w:rPr>
                <w:rFonts w:ascii="Arial Narrow" w:hAnsi="Arial Narrow" w:cs="Arial"/>
                <w:sz w:val="20"/>
                <w:szCs w:val="20"/>
              </w:rPr>
              <w:t>)</w:t>
            </w:r>
          </w:p>
          <w:p w:rsidRPr="008A4540" w:rsidR="00661191" w:rsidP="00007156" w:rsidRDefault="00661191" w14:paraId="2635688E" w14:textId="77777777">
            <w:pPr>
              <w:jc w:val="both"/>
              <w:rPr>
                <w:rFonts w:ascii="Arial Narrow" w:hAnsi="Arial Narrow" w:cs="Arial"/>
                <w:sz w:val="20"/>
                <w:szCs w:val="20"/>
              </w:rPr>
            </w:pPr>
          </w:p>
        </w:tc>
      </w:tr>
      <w:tr w:rsidRPr="008A4540" w:rsidR="00661191" w:rsidTr="5FFAE9BA" w14:paraId="47128A28" w14:textId="77777777">
        <w:trPr>
          <w:trHeight w:val="74"/>
        </w:trPr>
        <w:tc>
          <w:tcPr>
            <w:tcW w:w="3150" w:type="dxa"/>
            <w:tcMar/>
          </w:tcPr>
          <w:p w:rsidRPr="008A4540" w:rsidR="00661191" w:rsidP="00007156" w:rsidRDefault="00661191" w14:paraId="09FDD05B" w14:textId="77777777">
            <w:pPr>
              <w:jc w:val="both"/>
              <w:rPr>
                <w:rFonts w:ascii="Arial Narrow" w:hAnsi="Arial Narrow" w:cs="Arial"/>
                <w:b/>
                <w:bCs/>
                <w:sz w:val="20"/>
                <w:szCs w:val="20"/>
              </w:rPr>
            </w:pPr>
            <w:r w:rsidRPr="008A4540">
              <w:rPr>
                <w:rFonts w:ascii="Arial Narrow" w:hAnsi="Arial Narrow" w:cs="Arial"/>
                <w:b/>
                <w:bCs/>
                <w:sz w:val="20"/>
                <w:szCs w:val="20"/>
              </w:rPr>
              <w:t>12071</w:t>
            </w:r>
          </w:p>
        </w:tc>
        <w:tc>
          <w:tcPr>
            <w:tcW w:w="6172" w:type="dxa"/>
            <w:tcMar/>
          </w:tcPr>
          <w:p w:rsidRPr="008A4540" w:rsidR="00661191" w:rsidP="00007156" w:rsidRDefault="00661191" w14:paraId="692EE4F5" w14:textId="77777777">
            <w:pPr>
              <w:jc w:val="both"/>
              <w:rPr>
                <w:rFonts w:ascii="Arial Narrow" w:hAnsi="Arial Narrow" w:cs="Arial"/>
                <w:b/>
                <w:bCs/>
                <w:sz w:val="20"/>
                <w:szCs w:val="20"/>
              </w:rPr>
            </w:pPr>
            <w:r w:rsidRPr="008A4540">
              <w:rPr>
                <w:rFonts w:ascii="Arial Narrow" w:hAnsi="Arial Narrow" w:cs="Arial"/>
                <w:b/>
                <w:bCs/>
                <w:sz w:val="20"/>
                <w:szCs w:val="20"/>
              </w:rPr>
              <w:t>OTORGAMIENTO IRREGULAR DE DOCUMENTOS.</w:t>
            </w:r>
          </w:p>
        </w:tc>
      </w:tr>
      <w:tr w:rsidRPr="008A4540" w:rsidR="00661191" w:rsidTr="5FFAE9BA" w14:paraId="40CDF8CC" w14:textId="77777777">
        <w:trPr>
          <w:trHeight w:val="74"/>
        </w:trPr>
        <w:tc>
          <w:tcPr>
            <w:tcW w:w="3150" w:type="dxa"/>
            <w:tcMar/>
          </w:tcPr>
          <w:p w:rsidRPr="008A4540" w:rsidR="00661191" w:rsidP="00007156" w:rsidRDefault="00661191" w14:paraId="2D4B03BD" w14:textId="77777777">
            <w:pPr>
              <w:rPr>
                <w:rFonts w:ascii="Arial Narrow" w:hAnsi="Arial Narrow"/>
                <w:sz w:val="20"/>
                <w:szCs w:val="20"/>
              </w:rPr>
            </w:pPr>
          </w:p>
        </w:tc>
        <w:tc>
          <w:tcPr>
            <w:tcW w:w="6172" w:type="dxa"/>
            <w:tcMar/>
          </w:tcPr>
          <w:p w:rsidRPr="008A4540" w:rsidR="00661191" w:rsidP="00007156" w:rsidRDefault="00661191" w14:paraId="31DB3005" w14:textId="77777777">
            <w:pPr>
              <w:jc w:val="both"/>
              <w:rPr>
                <w:rFonts w:ascii="Arial Narrow" w:hAnsi="Arial Narrow" w:cs="Arial"/>
                <w:sz w:val="20"/>
                <w:szCs w:val="20"/>
              </w:rPr>
            </w:pPr>
            <w:r w:rsidRPr="008A4540">
              <w:rPr>
                <w:rFonts w:ascii="Arial Narrow" w:hAnsi="Arial Narrow" w:cs="Arial"/>
                <w:sz w:val="20"/>
                <w:szCs w:val="20"/>
              </w:rPr>
              <w:t>ART. 190 LEY DE TRÁNSITO</w:t>
            </w:r>
          </w:p>
        </w:tc>
      </w:tr>
      <w:tr w:rsidRPr="008A4540" w:rsidR="00661191" w:rsidTr="5FFAE9BA" w14:paraId="640F7ED4" w14:textId="77777777">
        <w:trPr>
          <w:trHeight w:val="74"/>
        </w:trPr>
        <w:tc>
          <w:tcPr>
            <w:tcW w:w="3150" w:type="dxa"/>
            <w:tcMar/>
          </w:tcPr>
          <w:p w:rsidRPr="008A4540" w:rsidR="00661191" w:rsidP="00007156" w:rsidRDefault="00661191" w14:paraId="38CE80CD" w14:textId="77777777">
            <w:pPr>
              <w:rPr>
                <w:rFonts w:ascii="Arial Narrow" w:hAnsi="Arial Narrow"/>
                <w:sz w:val="20"/>
                <w:szCs w:val="20"/>
              </w:rPr>
            </w:pPr>
          </w:p>
        </w:tc>
        <w:tc>
          <w:tcPr>
            <w:tcW w:w="6172" w:type="dxa"/>
            <w:tcMar/>
          </w:tcPr>
          <w:p w:rsidRPr="008A4540" w:rsidR="00661191" w:rsidP="00007156" w:rsidRDefault="00661191" w14:paraId="01242E43" w14:textId="76DB5136">
            <w:pPr>
              <w:jc w:val="both"/>
              <w:rPr>
                <w:rFonts w:ascii="Arial Narrow" w:hAnsi="Arial Narrow" w:cs="Arial"/>
                <w:sz w:val="20"/>
                <w:szCs w:val="20"/>
              </w:rPr>
            </w:pPr>
            <w:r w:rsidRPr="008A4540">
              <w:rPr>
                <w:rFonts w:ascii="Arial Narrow" w:hAnsi="Arial Narrow" w:cs="Arial"/>
                <w:sz w:val="20"/>
                <w:szCs w:val="20"/>
              </w:rPr>
              <w:t>Empleado público que otorgue en forma irregular licencias de conductor, boleta de citación, permiso provisorio de conducir, placa patente, padrón o cualquier certificado o documento que permita obtenerlos, como asimismo el funcionario que ilegalmente realizare las inscripciones y su certificación.</w:t>
            </w:r>
          </w:p>
        </w:tc>
      </w:tr>
      <w:tr w:rsidRPr="008A4540" w:rsidR="00661191" w:rsidTr="5FFAE9BA" w14:paraId="1816630D" w14:textId="77777777">
        <w:trPr>
          <w:trHeight w:val="74"/>
        </w:trPr>
        <w:tc>
          <w:tcPr>
            <w:tcW w:w="3150" w:type="dxa"/>
            <w:tcMar/>
          </w:tcPr>
          <w:p w:rsidRPr="008A4540" w:rsidR="00661191" w:rsidP="00007156" w:rsidRDefault="00661191" w14:paraId="7C85FC2E" w14:textId="77777777">
            <w:pPr>
              <w:rPr>
                <w:rFonts w:ascii="Arial Narrow" w:hAnsi="Arial Narrow"/>
                <w:sz w:val="20"/>
                <w:szCs w:val="20"/>
              </w:rPr>
            </w:pPr>
          </w:p>
        </w:tc>
        <w:tc>
          <w:tcPr>
            <w:tcW w:w="6172" w:type="dxa"/>
            <w:tcMar/>
          </w:tcPr>
          <w:p w:rsidRPr="008A4540" w:rsidR="00661191" w:rsidP="00007156" w:rsidRDefault="00661191" w14:paraId="3B286779" w14:textId="77777777">
            <w:pPr>
              <w:jc w:val="both"/>
              <w:rPr>
                <w:rFonts w:ascii="Arial Narrow" w:hAnsi="Arial Narrow" w:cs="Arial"/>
                <w:sz w:val="20"/>
                <w:szCs w:val="20"/>
              </w:rPr>
            </w:pPr>
          </w:p>
        </w:tc>
      </w:tr>
      <w:tr w:rsidRPr="008A4540" w:rsidR="00661191" w:rsidTr="5FFAE9BA" w14:paraId="04C2A0B5" w14:textId="77777777">
        <w:trPr>
          <w:trHeight w:val="74"/>
        </w:trPr>
        <w:tc>
          <w:tcPr>
            <w:tcW w:w="3150" w:type="dxa"/>
            <w:tcMar/>
          </w:tcPr>
          <w:p w:rsidRPr="008A4540" w:rsidR="00661191" w:rsidP="00007156" w:rsidRDefault="00661191" w14:paraId="41817797" w14:textId="77777777">
            <w:pPr>
              <w:jc w:val="both"/>
              <w:rPr>
                <w:rFonts w:ascii="Arial Narrow" w:hAnsi="Arial Narrow" w:cs="Arial"/>
                <w:b/>
                <w:bCs/>
                <w:sz w:val="20"/>
                <w:szCs w:val="20"/>
              </w:rPr>
            </w:pPr>
            <w:r w:rsidRPr="008A4540">
              <w:rPr>
                <w:rFonts w:ascii="Arial Narrow" w:hAnsi="Arial Narrow" w:cs="Arial"/>
                <w:b/>
                <w:bCs/>
                <w:sz w:val="20"/>
                <w:szCs w:val="20"/>
              </w:rPr>
              <w:t>12072</w:t>
            </w:r>
          </w:p>
        </w:tc>
        <w:tc>
          <w:tcPr>
            <w:tcW w:w="6172" w:type="dxa"/>
            <w:tcMar/>
          </w:tcPr>
          <w:p w:rsidRPr="008A4540" w:rsidR="00661191" w:rsidP="00007156" w:rsidRDefault="00661191" w14:paraId="1ED5A25E" w14:textId="77777777">
            <w:pPr>
              <w:jc w:val="both"/>
              <w:rPr>
                <w:rFonts w:ascii="Arial Narrow" w:hAnsi="Arial Narrow" w:cs="Arial"/>
                <w:b/>
                <w:bCs/>
                <w:sz w:val="20"/>
                <w:szCs w:val="20"/>
              </w:rPr>
            </w:pPr>
            <w:r w:rsidRPr="008A4540">
              <w:rPr>
                <w:rFonts w:ascii="Arial Narrow" w:hAnsi="Arial Narrow" w:cs="Arial"/>
                <w:b/>
                <w:bCs/>
                <w:sz w:val="20"/>
                <w:szCs w:val="20"/>
              </w:rPr>
              <w:t>FALSIFICACIÓN DE LICENCIAS DE CONDUCIR Y OTRAS FALSIFICACIONES.</w:t>
            </w:r>
          </w:p>
        </w:tc>
      </w:tr>
      <w:tr w:rsidRPr="008A4540" w:rsidR="00661191" w:rsidTr="5FFAE9BA" w14:paraId="5A0F35D1" w14:textId="77777777">
        <w:trPr>
          <w:trHeight w:val="74"/>
        </w:trPr>
        <w:tc>
          <w:tcPr>
            <w:tcW w:w="3150" w:type="dxa"/>
            <w:tcMar/>
          </w:tcPr>
          <w:p w:rsidRPr="008A4540" w:rsidR="00661191" w:rsidP="00007156" w:rsidRDefault="00661191" w14:paraId="399BE7D7" w14:textId="77777777">
            <w:pPr>
              <w:rPr>
                <w:rFonts w:ascii="Arial Narrow" w:hAnsi="Arial Narrow"/>
                <w:sz w:val="20"/>
                <w:szCs w:val="20"/>
              </w:rPr>
            </w:pPr>
          </w:p>
        </w:tc>
        <w:tc>
          <w:tcPr>
            <w:tcW w:w="6172" w:type="dxa"/>
            <w:tcMar/>
          </w:tcPr>
          <w:p w:rsidRPr="008A4540" w:rsidR="00661191" w:rsidP="00007156" w:rsidRDefault="00661191" w14:paraId="2D1A03C4" w14:textId="77777777">
            <w:pPr>
              <w:jc w:val="both"/>
              <w:rPr>
                <w:rFonts w:ascii="Arial Narrow" w:hAnsi="Arial Narrow" w:cs="Arial"/>
                <w:sz w:val="20"/>
                <w:szCs w:val="20"/>
              </w:rPr>
            </w:pPr>
            <w:r w:rsidRPr="008A4540">
              <w:rPr>
                <w:rFonts w:ascii="Arial Narrow" w:hAnsi="Arial Narrow" w:cs="Arial"/>
                <w:sz w:val="20"/>
                <w:szCs w:val="20"/>
              </w:rPr>
              <w:t xml:space="preserve">ART. 192 LEY </w:t>
            </w:r>
            <w:proofErr w:type="gramStart"/>
            <w:r w:rsidRPr="008A4540">
              <w:rPr>
                <w:rFonts w:ascii="Arial Narrow" w:hAnsi="Arial Narrow" w:cs="Arial"/>
                <w:sz w:val="20"/>
                <w:szCs w:val="20"/>
              </w:rPr>
              <w:t>DE  TRÁNSITO</w:t>
            </w:r>
            <w:proofErr w:type="gramEnd"/>
          </w:p>
        </w:tc>
      </w:tr>
      <w:tr w:rsidRPr="008A4540" w:rsidR="00661191" w:rsidTr="5FFAE9BA" w14:paraId="7432DE78" w14:textId="77777777">
        <w:trPr>
          <w:trHeight w:val="74"/>
        </w:trPr>
        <w:tc>
          <w:tcPr>
            <w:tcW w:w="3150" w:type="dxa"/>
            <w:tcMar/>
          </w:tcPr>
          <w:p w:rsidRPr="008A4540" w:rsidR="00661191" w:rsidP="00007156" w:rsidRDefault="00661191" w14:paraId="149074EF" w14:textId="77777777">
            <w:pPr>
              <w:rPr>
                <w:rFonts w:ascii="Arial Narrow" w:hAnsi="Arial Narrow"/>
                <w:sz w:val="20"/>
                <w:szCs w:val="20"/>
              </w:rPr>
            </w:pPr>
          </w:p>
        </w:tc>
        <w:tc>
          <w:tcPr>
            <w:tcW w:w="6172" w:type="dxa"/>
            <w:tcMar/>
          </w:tcPr>
          <w:p w:rsidRPr="008A4540" w:rsidR="00661191" w:rsidP="00007156" w:rsidRDefault="00661191" w14:paraId="04E2BEC8" w14:textId="77777777">
            <w:pPr>
              <w:jc w:val="both"/>
              <w:rPr>
                <w:rFonts w:ascii="Arial Narrow" w:hAnsi="Arial Narrow" w:cs="Arial"/>
                <w:sz w:val="20"/>
                <w:szCs w:val="20"/>
              </w:rPr>
            </w:pPr>
            <w:r w:rsidRPr="008A4540">
              <w:rPr>
                <w:rFonts w:ascii="Arial Narrow" w:hAnsi="Arial Narrow" w:cs="Arial"/>
                <w:sz w:val="20"/>
                <w:szCs w:val="20"/>
              </w:rPr>
              <w:t>El que falsifique licencia de conductor, boleta de citación o permiso provisorio o cualquier certificado o documento requerido para obtenerlo.</w:t>
            </w:r>
          </w:p>
          <w:p w:rsidRPr="008A4540" w:rsidR="00661191" w:rsidP="00007156" w:rsidRDefault="00661191" w14:paraId="09BDBCDA" w14:textId="77777777">
            <w:pPr>
              <w:jc w:val="both"/>
              <w:rPr>
                <w:rFonts w:ascii="Arial Narrow" w:hAnsi="Arial Narrow" w:cs="Arial"/>
                <w:sz w:val="20"/>
                <w:szCs w:val="20"/>
              </w:rPr>
            </w:pPr>
          </w:p>
          <w:p w:rsidRPr="008A4540" w:rsidR="00661191" w:rsidP="00007156" w:rsidRDefault="00661191" w14:paraId="4F02A187" w14:textId="77777777">
            <w:pPr>
              <w:jc w:val="both"/>
              <w:rPr>
                <w:rFonts w:ascii="Arial Narrow" w:hAnsi="Arial Narrow" w:cs="Arial"/>
                <w:sz w:val="20"/>
                <w:szCs w:val="20"/>
              </w:rPr>
            </w:pPr>
            <w:r w:rsidRPr="008A4540">
              <w:rPr>
                <w:rFonts w:ascii="Arial Narrow" w:hAnsi="Arial Narrow" w:cs="Arial"/>
                <w:sz w:val="20"/>
                <w:szCs w:val="20"/>
              </w:rPr>
              <w:t>Conducir con documentos de otra persona, falsos, obtenidos en contravención a la Ley o sin tener la licencia profesional exigida para ese tipo de vehículo.</w:t>
            </w:r>
          </w:p>
          <w:p w:rsidRPr="008A4540" w:rsidR="00661191" w:rsidP="00007156" w:rsidRDefault="00661191" w14:paraId="32FBA9EF" w14:textId="77777777">
            <w:pPr>
              <w:jc w:val="both"/>
              <w:rPr>
                <w:rFonts w:ascii="Arial Narrow" w:hAnsi="Arial Narrow" w:cs="Arial"/>
                <w:sz w:val="20"/>
                <w:szCs w:val="20"/>
              </w:rPr>
            </w:pPr>
          </w:p>
          <w:p w:rsidRPr="008A4540" w:rsidR="00661191" w:rsidP="00007156" w:rsidRDefault="00661191" w14:paraId="7BB31342" w14:textId="77777777">
            <w:pPr>
              <w:jc w:val="both"/>
              <w:rPr>
                <w:rFonts w:ascii="Arial Narrow" w:hAnsi="Arial Narrow" w:cs="Arial"/>
                <w:sz w:val="20"/>
                <w:szCs w:val="20"/>
              </w:rPr>
            </w:pPr>
            <w:r w:rsidRPr="008A4540">
              <w:rPr>
                <w:rFonts w:ascii="Arial Narrow" w:hAnsi="Arial Narrow" w:cs="Arial"/>
                <w:sz w:val="20"/>
                <w:szCs w:val="20"/>
              </w:rPr>
              <w:t>Presentar certificados falsos para obtener licencia de conducir.</w:t>
            </w:r>
          </w:p>
          <w:p w:rsidRPr="008A4540" w:rsidR="00661191" w:rsidP="00007156" w:rsidRDefault="00661191" w14:paraId="1FF6B839" w14:textId="77777777">
            <w:pPr>
              <w:jc w:val="both"/>
              <w:rPr>
                <w:rFonts w:ascii="Arial Narrow" w:hAnsi="Arial Narrow" w:cs="Arial"/>
                <w:sz w:val="20"/>
                <w:szCs w:val="20"/>
              </w:rPr>
            </w:pPr>
          </w:p>
          <w:p w:rsidRPr="008A4540" w:rsidR="00661191" w:rsidP="00007156" w:rsidRDefault="00661191" w14:paraId="57063640" w14:textId="77777777">
            <w:pPr>
              <w:jc w:val="both"/>
              <w:rPr>
                <w:rFonts w:ascii="Arial Narrow" w:hAnsi="Arial Narrow" w:cs="Arial"/>
                <w:sz w:val="20"/>
                <w:szCs w:val="20"/>
              </w:rPr>
            </w:pPr>
            <w:r w:rsidRPr="008A4540">
              <w:rPr>
                <w:rFonts w:ascii="Arial Narrow" w:hAnsi="Arial Narrow" w:cs="Arial"/>
                <w:sz w:val="20"/>
                <w:szCs w:val="20"/>
              </w:rPr>
              <w:t>Obtener por medio de sobornos, dádivas o influencias licencia de conductor sin cumplir los requisitos legales.</w:t>
            </w:r>
          </w:p>
          <w:p w:rsidRPr="008A4540" w:rsidR="00661191" w:rsidP="00007156" w:rsidRDefault="00661191" w14:paraId="2DE2B840" w14:textId="77777777">
            <w:pPr>
              <w:jc w:val="both"/>
              <w:rPr>
                <w:rFonts w:ascii="Arial Narrow" w:hAnsi="Arial Narrow" w:cs="Arial"/>
                <w:sz w:val="20"/>
                <w:szCs w:val="20"/>
              </w:rPr>
            </w:pPr>
          </w:p>
          <w:p w:rsidRPr="008A4540" w:rsidR="00661191" w:rsidP="00007156" w:rsidRDefault="00661191" w14:paraId="245C2366" w14:textId="77777777">
            <w:pPr>
              <w:jc w:val="both"/>
              <w:rPr>
                <w:rFonts w:ascii="Arial Narrow" w:hAnsi="Arial Narrow" w:cs="Arial"/>
                <w:sz w:val="20"/>
                <w:szCs w:val="20"/>
              </w:rPr>
            </w:pPr>
            <w:r w:rsidRPr="008A4540">
              <w:rPr>
                <w:rFonts w:ascii="Arial Narrow" w:hAnsi="Arial Narrow" w:cs="Arial"/>
                <w:sz w:val="20"/>
                <w:szCs w:val="20"/>
              </w:rPr>
              <w:lastRenderedPageBreak/>
              <w:t>Certificar indebida o falsamente que determinada persona cumple con los requisitos exigidos para obtener licencia de conductor.</w:t>
            </w:r>
          </w:p>
          <w:p w:rsidRPr="008A4540" w:rsidR="00661191" w:rsidP="00007156" w:rsidRDefault="00661191" w14:paraId="7DC6B3FA" w14:textId="77777777">
            <w:pPr>
              <w:jc w:val="both"/>
              <w:rPr>
                <w:rFonts w:ascii="Arial Narrow" w:hAnsi="Arial Narrow" w:cs="Arial"/>
                <w:sz w:val="20"/>
                <w:szCs w:val="20"/>
              </w:rPr>
            </w:pPr>
          </w:p>
          <w:p w:rsidRPr="008A4540" w:rsidR="00661191" w:rsidP="00007156" w:rsidRDefault="00661191" w14:paraId="798165FF" w14:textId="6DC33083">
            <w:pPr>
              <w:jc w:val="both"/>
              <w:rPr>
                <w:rFonts w:ascii="Arial Narrow" w:hAnsi="Arial Narrow" w:cs="Arial"/>
                <w:sz w:val="20"/>
                <w:szCs w:val="20"/>
              </w:rPr>
            </w:pPr>
            <w:r w:rsidRPr="008A4540">
              <w:rPr>
                <w:rFonts w:ascii="Arial Narrow" w:hAnsi="Arial Narrow" w:cs="Arial"/>
                <w:sz w:val="20"/>
                <w:szCs w:val="20"/>
              </w:rPr>
              <w:t>Otorgar un certificado de revisión técnica sin haberla practicado o que contenga afirmaciones falsas.</w:t>
            </w:r>
          </w:p>
        </w:tc>
      </w:tr>
      <w:tr w:rsidRPr="008A4540" w:rsidR="00661191" w:rsidTr="5FFAE9BA" w14:paraId="1B4ED449" w14:textId="77777777">
        <w:trPr>
          <w:trHeight w:val="74"/>
        </w:trPr>
        <w:tc>
          <w:tcPr>
            <w:tcW w:w="3150" w:type="dxa"/>
            <w:tcMar/>
          </w:tcPr>
          <w:p w:rsidRPr="008A4540" w:rsidR="00661191" w:rsidP="00007156" w:rsidRDefault="00661191" w14:paraId="244B9E5C" w14:textId="77777777">
            <w:pPr>
              <w:rPr>
                <w:rFonts w:ascii="Arial Narrow" w:hAnsi="Arial Narrow"/>
                <w:sz w:val="20"/>
                <w:szCs w:val="20"/>
              </w:rPr>
            </w:pPr>
          </w:p>
        </w:tc>
        <w:tc>
          <w:tcPr>
            <w:tcW w:w="6172" w:type="dxa"/>
            <w:tcMar/>
          </w:tcPr>
          <w:p w:rsidRPr="008A4540" w:rsidR="00661191" w:rsidP="00007156" w:rsidRDefault="00661191" w14:paraId="0406FE1A" w14:textId="77777777">
            <w:pPr>
              <w:jc w:val="both"/>
              <w:rPr>
                <w:rFonts w:ascii="Arial Narrow" w:hAnsi="Arial Narrow" w:cs="Arial"/>
                <w:sz w:val="20"/>
                <w:szCs w:val="20"/>
              </w:rPr>
            </w:pPr>
          </w:p>
        </w:tc>
      </w:tr>
      <w:tr w:rsidRPr="008A4540" w:rsidR="00661191" w:rsidTr="5FFAE9BA" w14:paraId="4ACD451B" w14:textId="77777777">
        <w:trPr>
          <w:trHeight w:val="74"/>
        </w:trPr>
        <w:tc>
          <w:tcPr>
            <w:tcW w:w="3150" w:type="dxa"/>
            <w:tcMar/>
          </w:tcPr>
          <w:p w:rsidRPr="008A4540" w:rsidR="00661191" w:rsidP="00007156" w:rsidRDefault="00661191" w14:paraId="5E8DA517" w14:textId="77777777">
            <w:pPr>
              <w:jc w:val="both"/>
              <w:rPr>
                <w:rFonts w:ascii="Arial Narrow" w:hAnsi="Arial Narrow" w:cs="Arial"/>
                <w:b/>
                <w:bCs/>
                <w:sz w:val="20"/>
                <w:szCs w:val="20"/>
              </w:rPr>
            </w:pPr>
            <w:r w:rsidRPr="008A4540">
              <w:rPr>
                <w:rFonts w:ascii="Arial Narrow" w:hAnsi="Arial Narrow" w:cs="Arial"/>
                <w:b/>
                <w:bCs/>
                <w:sz w:val="20"/>
                <w:szCs w:val="20"/>
              </w:rPr>
              <w:t>12073</w:t>
            </w:r>
          </w:p>
        </w:tc>
        <w:tc>
          <w:tcPr>
            <w:tcW w:w="6172" w:type="dxa"/>
            <w:tcMar/>
          </w:tcPr>
          <w:p w:rsidRPr="008A4540" w:rsidR="00661191" w:rsidP="00007156" w:rsidRDefault="00661191" w14:paraId="7B035B2A" w14:textId="77777777">
            <w:pPr>
              <w:jc w:val="both"/>
              <w:rPr>
                <w:rFonts w:ascii="Arial Narrow" w:hAnsi="Arial Narrow" w:cs="Arial"/>
                <w:b/>
                <w:bCs/>
                <w:sz w:val="20"/>
                <w:szCs w:val="20"/>
              </w:rPr>
            </w:pPr>
            <w:r w:rsidRPr="008A4540">
              <w:rPr>
                <w:rFonts w:ascii="Arial Narrow" w:hAnsi="Arial Narrow" w:cs="Arial"/>
                <w:b/>
                <w:bCs/>
                <w:sz w:val="20"/>
                <w:szCs w:val="20"/>
              </w:rPr>
              <w:t>ACCIDENTE CON RESULTADO DE MUERTE O LESIONES GRAVES.</w:t>
            </w:r>
          </w:p>
        </w:tc>
      </w:tr>
      <w:tr w:rsidRPr="008A4540" w:rsidR="00661191" w:rsidTr="5FFAE9BA" w14:paraId="10A97F47" w14:textId="77777777">
        <w:trPr>
          <w:trHeight w:val="74"/>
        </w:trPr>
        <w:tc>
          <w:tcPr>
            <w:tcW w:w="3150" w:type="dxa"/>
            <w:tcMar/>
          </w:tcPr>
          <w:p w:rsidRPr="008A4540" w:rsidR="00661191" w:rsidP="00007156" w:rsidRDefault="00661191" w14:paraId="3FE0F78C" w14:textId="77777777">
            <w:pPr>
              <w:rPr>
                <w:rFonts w:ascii="Arial Narrow" w:hAnsi="Arial Narrow"/>
                <w:sz w:val="20"/>
                <w:szCs w:val="20"/>
              </w:rPr>
            </w:pPr>
          </w:p>
        </w:tc>
        <w:tc>
          <w:tcPr>
            <w:tcW w:w="6172" w:type="dxa"/>
            <w:tcMar/>
          </w:tcPr>
          <w:p w:rsidRPr="008A4540" w:rsidR="00661191" w:rsidP="00007156" w:rsidRDefault="00661191" w14:paraId="02B5B9E7" w14:textId="411AF7B2">
            <w:pPr>
              <w:jc w:val="both"/>
              <w:rPr>
                <w:rFonts w:ascii="Arial Narrow" w:hAnsi="Arial Narrow" w:cs="Arial"/>
                <w:sz w:val="20"/>
                <w:szCs w:val="20"/>
              </w:rPr>
            </w:pPr>
            <w:r w:rsidRPr="008A4540">
              <w:rPr>
                <w:rFonts w:ascii="Arial Narrow" w:hAnsi="Arial Narrow" w:cs="Arial"/>
                <w:sz w:val="20"/>
                <w:szCs w:val="20"/>
              </w:rPr>
              <w:t>Accidentes de tránsito en que la víctima fallezca, quede demente, inútil para el trabajo, impotente o estéril, impedido de algún miembro importante o notablemente deforme y la causa determinante de la infracción sea algunas de las infracciones de los números 2º (no respetar una luz roja), 3º (exceso de velocidad) y 4º (no haber obtenido licencia de conducir) del artículo 197 o los números 3º (conducir a exceso de velocidad), 4º (adelantamientos prohibidos), 11º (conducir contra el tránsito), 13º (conducir por lado izquierdo) y 17º (dirección o frenos deficientes), del artículo 198.</w:t>
            </w:r>
          </w:p>
        </w:tc>
      </w:tr>
      <w:tr w:rsidRPr="008A4540" w:rsidR="00661191" w:rsidTr="5FFAE9BA" w14:paraId="06C2D74F" w14:textId="77777777">
        <w:trPr>
          <w:trHeight w:val="74"/>
        </w:trPr>
        <w:tc>
          <w:tcPr>
            <w:tcW w:w="3150" w:type="dxa"/>
            <w:tcMar/>
          </w:tcPr>
          <w:p w:rsidRPr="008A4540" w:rsidR="00661191" w:rsidP="00007156" w:rsidRDefault="00661191" w14:paraId="6DB1CAF8" w14:textId="77777777">
            <w:pPr>
              <w:rPr>
                <w:rFonts w:ascii="Arial Narrow" w:hAnsi="Arial Narrow"/>
                <w:sz w:val="20"/>
                <w:szCs w:val="20"/>
              </w:rPr>
            </w:pPr>
          </w:p>
        </w:tc>
        <w:tc>
          <w:tcPr>
            <w:tcW w:w="6172" w:type="dxa"/>
            <w:tcMar/>
          </w:tcPr>
          <w:p w:rsidRPr="008A4540" w:rsidR="00661191" w:rsidP="00007156" w:rsidRDefault="00661191" w14:paraId="58C488D9" w14:textId="77777777">
            <w:pPr>
              <w:jc w:val="both"/>
              <w:rPr>
                <w:rFonts w:ascii="Arial Narrow" w:hAnsi="Arial Narrow" w:cs="Arial"/>
                <w:sz w:val="20"/>
                <w:szCs w:val="20"/>
              </w:rPr>
            </w:pPr>
          </w:p>
        </w:tc>
      </w:tr>
      <w:tr w:rsidRPr="008A4540" w:rsidR="00661191" w:rsidTr="5FFAE9BA" w14:paraId="65DB789B" w14:textId="77777777">
        <w:trPr>
          <w:trHeight w:val="74"/>
        </w:trPr>
        <w:tc>
          <w:tcPr>
            <w:tcW w:w="3150" w:type="dxa"/>
            <w:tcMar/>
          </w:tcPr>
          <w:p w:rsidRPr="008A4540" w:rsidR="00661191" w:rsidP="00007156" w:rsidRDefault="00661191" w14:paraId="51848EA7" w14:textId="77777777">
            <w:pPr>
              <w:jc w:val="both"/>
              <w:rPr>
                <w:rFonts w:ascii="Arial Narrow" w:hAnsi="Arial Narrow" w:cs="Arial"/>
                <w:b/>
                <w:bCs/>
                <w:sz w:val="20"/>
                <w:szCs w:val="20"/>
              </w:rPr>
            </w:pPr>
            <w:r w:rsidRPr="008A4540">
              <w:rPr>
                <w:rFonts w:ascii="Arial Narrow" w:hAnsi="Arial Narrow" w:cs="Arial"/>
                <w:b/>
                <w:bCs/>
                <w:sz w:val="20"/>
                <w:szCs w:val="20"/>
              </w:rPr>
              <w:t>12074</w:t>
            </w:r>
          </w:p>
        </w:tc>
        <w:tc>
          <w:tcPr>
            <w:tcW w:w="6172" w:type="dxa"/>
            <w:tcMar/>
          </w:tcPr>
          <w:p w:rsidRPr="008A4540" w:rsidR="00661191" w:rsidP="00007156" w:rsidRDefault="00661191" w14:paraId="65616E90" w14:textId="77777777">
            <w:pPr>
              <w:jc w:val="both"/>
              <w:rPr>
                <w:rFonts w:ascii="Arial Narrow" w:hAnsi="Arial Narrow" w:cs="Arial"/>
                <w:b/>
                <w:bCs/>
                <w:sz w:val="20"/>
                <w:szCs w:val="20"/>
              </w:rPr>
            </w:pPr>
            <w:r w:rsidRPr="008A4540">
              <w:rPr>
                <w:rFonts w:ascii="Arial Narrow" w:hAnsi="Arial Narrow" w:cs="Arial"/>
                <w:b/>
                <w:bCs/>
                <w:sz w:val="20"/>
                <w:szCs w:val="20"/>
              </w:rPr>
              <w:t>CONDUCCIÓN SIN LA LICENCIA DEBIDA.</w:t>
            </w:r>
          </w:p>
        </w:tc>
      </w:tr>
      <w:tr w:rsidRPr="008A4540" w:rsidR="00661191" w:rsidTr="5FFAE9BA" w14:paraId="1E3B2FB8" w14:textId="77777777">
        <w:trPr>
          <w:trHeight w:val="74"/>
        </w:trPr>
        <w:tc>
          <w:tcPr>
            <w:tcW w:w="3150" w:type="dxa"/>
            <w:tcMar/>
          </w:tcPr>
          <w:p w:rsidRPr="008A4540" w:rsidR="00661191" w:rsidP="00007156" w:rsidRDefault="00661191" w14:paraId="2FAEBA89" w14:textId="77777777">
            <w:pPr>
              <w:rPr>
                <w:rFonts w:ascii="Arial Narrow" w:hAnsi="Arial Narrow"/>
                <w:sz w:val="20"/>
                <w:szCs w:val="20"/>
              </w:rPr>
            </w:pPr>
          </w:p>
        </w:tc>
        <w:tc>
          <w:tcPr>
            <w:tcW w:w="6172" w:type="dxa"/>
            <w:tcMar/>
          </w:tcPr>
          <w:p w:rsidRPr="008A4540" w:rsidR="00661191" w:rsidP="00007156" w:rsidRDefault="00661191" w14:paraId="5D36E6A5" w14:textId="77777777">
            <w:pPr>
              <w:jc w:val="both"/>
              <w:rPr>
                <w:rFonts w:ascii="Arial Narrow" w:hAnsi="Arial Narrow" w:cs="Arial"/>
                <w:sz w:val="20"/>
                <w:szCs w:val="20"/>
              </w:rPr>
            </w:pPr>
            <w:r w:rsidRPr="008A4540">
              <w:rPr>
                <w:rFonts w:ascii="Arial Narrow" w:hAnsi="Arial Narrow" w:cs="Arial"/>
                <w:sz w:val="20"/>
                <w:szCs w:val="20"/>
              </w:rPr>
              <w:t>ART. 194 LEY DE TRÁNSITO</w:t>
            </w:r>
          </w:p>
        </w:tc>
      </w:tr>
      <w:tr w:rsidRPr="008A4540" w:rsidR="00661191" w:rsidTr="5FFAE9BA" w14:paraId="61944549" w14:textId="77777777">
        <w:trPr>
          <w:trHeight w:val="74"/>
        </w:trPr>
        <w:tc>
          <w:tcPr>
            <w:tcW w:w="3150" w:type="dxa"/>
            <w:tcMar/>
          </w:tcPr>
          <w:p w:rsidRPr="008A4540" w:rsidR="00661191" w:rsidP="00007156" w:rsidRDefault="00661191" w14:paraId="5FA26F46" w14:textId="77777777">
            <w:pPr>
              <w:rPr>
                <w:rFonts w:ascii="Arial Narrow" w:hAnsi="Arial Narrow"/>
                <w:sz w:val="20"/>
                <w:szCs w:val="20"/>
              </w:rPr>
            </w:pPr>
          </w:p>
        </w:tc>
        <w:tc>
          <w:tcPr>
            <w:tcW w:w="6172" w:type="dxa"/>
            <w:tcMar/>
          </w:tcPr>
          <w:p w:rsidRPr="008A4540" w:rsidR="00661191" w:rsidP="00007156" w:rsidRDefault="00661191" w14:paraId="7593AA91" w14:textId="77777777">
            <w:pPr>
              <w:jc w:val="both"/>
              <w:rPr>
                <w:rFonts w:ascii="Arial Narrow" w:hAnsi="Arial Narrow" w:cs="Arial"/>
                <w:sz w:val="20"/>
                <w:szCs w:val="20"/>
              </w:rPr>
            </w:pPr>
            <w:r w:rsidRPr="008A4540">
              <w:rPr>
                <w:rFonts w:ascii="Arial Narrow" w:hAnsi="Arial Narrow" w:cs="Arial"/>
                <w:sz w:val="20"/>
                <w:szCs w:val="20"/>
              </w:rPr>
              <w:t>Manejar sin licencia profesional, vehículos que por disposición de la Ley así lo requieran.</w:t>
            </w:r>
          </w:p>
          <w:p w:rsidRPr="008A4540" w:rsidR="00661191" w:rsidP="00007156" w:rsidRDefault="00661191" w14:paraId="1F2B7781" w14:textId="7BCAA971">
            <w:pPr>
              <w:jc w:val="both"/>
              <w:rPr>
                <w:rFonts w:ascii="Arial Narrow" w:hAnsi="Arial Narrow" w:cs="Arial"/>
                <w:sz w:val="20"/>
                <w:szCs w:val="20"/>
              </w:rPr>
            </w:pPr>
            <w:r w:rsidRPr="008A4540">
              <w:rPr>
                <w:rFonts w:ascii="Arial Narrow" w:hAnsi="Arial Narrow" w:cs="Arial"/>
                <w:sz w:val="20"/>
                <w:szCs w:val="20"/>
              </w:rPr>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Pr="008A4540" w:rsidR="00661191" w:rsidTr="5FFAE9BA" w14:paraId="1CEB218A" w14:textId="77777777">
        <w:trPr>
          <w:trHeight w:val="74"/>
        </w:trPr>
        <w:tc>
          <w:tcPr>
            <w:tcW w:w="3150" w:type="dxa"/>
            <w:tcMar/>
          </w:tcPr>
          <w:p w:rsidRPr="008A4540" w:rsidR="00661191" w:rsidP="00007156" w:rsidRDefault="00661191" w14:paraId="0E4558E9" w14:textId="77777777">
            <w:pPr>
              <w:rPr>
                <w:rFonts w:ascii="Arial Narrow" w:hAnsi="Arial Narrow"/>
                <w:sz w:val="20"/>
                <w:szCs w:val="20"/>
              </w:rPr>
            </w:pPr>
          </w:p>
        </w:tc>
        <w:tc>
          <w:tcPr>
            <w:tcW w:w="6172" w:type="dxa"/>
            <w:tcMar/>
          </w:tcPr>
          <w:p w:rsidRPr="008A4540" w:rsidR="00661191" w:rsidP="00007156" w:rsidRDefault="00661191" w14:paraId="1570A15D" w14:textId="77777777">
            <w:pPr>
              <w:jc w:val="both"/>
              <w:rPr>
                <w:rFonts w:ascii="Arial Narrow" w:hAnsi="Arial Narrow" w:cs="Arial"/>
                <w:sz w:val="20"/>
                <w:szCs w:val="20"/>
              </w:rPr>
            </w:pPr>
          </w:p>
        </w:tc>
      </w:tr>
      <w:tr w:rsidRPr="008A4540" w:rsidR="00661191" w:rsidTr="5FFAE9BA" w14:paraId="7D23A991" w14:textId="77777777">
        <w:trPr>
          <w:trHeight w:val="74"/>
        </w:trPr>
        <w:tc>
          <w:tcPr>
            <w:tcW w:w="3150" w:type="dxa"/>
            <w:tcMar/>
          </w:tcPr>
          <w:p w:rsidRPr="008A4540" w:rsidR="00661191" w:rsidP="00007156" w:rsidRDefault="00661191" w14:paraId="1032EEEB" w14:textId="77777777">
            <w:pPr>
              <w:jc w:val="both"/>
              <w:rPr>
                <w:rFonts w:ascii="Arial Narrow" w:hAnsi="Arial Narrow" w:cs="Arial"/>
                <w:b/>
                <w:bCs/>
                <w:sz w:val="20"/>
                <w:szCs w:val="20"/>
              </w:rPr>
            </w:pPr>
            <w:r w:rsidRPr="008A4540">
              <w:rPr>
                <w:rFonts w:ascii="Arial Narrow" w:hAnsi="Arial Narrow" w:cs="Arial"/>
                <w:b/>
                <w:bCs/>
                <w:sz w:val="20"/>
                <w:szCs w:val="20"/>
              </w:rPr>
              <w:t>12076</w:t>
            </w:r>
          </w:p>
        </w:tc>
        <w:tc>
          <w:tcPr>
            <w:tcW w:w="6172" w:type="dxa"/>
            <w:tcMar/>
          </w:tcPr>
          <w:p w:rsidRPr="008A4540" w:rsidR="00661191" w:rsidP="00007156" w:rsidRDefault="00661191" w14:paraId="0D046858" w14:textId="77777777">
            <w:pPr>
              <w:jc w:val="both"/>
              <w:rPr>
                <w:rFonts w:ascii="Arial Narrow" w:hAnsi="Arial Narrow" w:cs="Arial"/>
                <w:b/>
                <w:bCs/>
                <w:sz w:val="20"/>
                <w:szCs w:val="20"/>
              </w:rPr>
            </w:pPr>
            <w:r w:rsidRPr="008A4540">
              <w:rPr>
                <w:rFonts w:ascii="Arial Narrow" w:hAnsi="Arial Narrow" w:cs="Arial"/>
                <w:b/>
                <w:bCs/>
                <w:sz w:val="20"/>
                <w:szCs w:val="20"/>
              </w:rPr>
              <w:t>INSTALACIÓN INDEBIDA DE SEÑALES DEL TRÁNSITO O BARRERAS.</w:t>
            </w:r>
          </w:p>
        </w:tc>
      </w:tr>
      <w:tr w:rsidRPr="008A4540" w:rsidR="00661191" w:rsidTr="5FFAE9BA" w14:paraId="7A55AFA0" w14:textId="77777777">
        <w:trPr>
          <w:trHeight w:val="74"/>
        </w:trPr>
        <w:tc>
          <w:tcPr>
            <w:tcW w:w="3150" w:type="dxa"/>
            <w:tcMar/>
          </w:tcPr>
          <w:p w:rsidRPr="008A4540" w:rsidR="00661191" w:rsidP="00007156" w:rsidRDefault="00661191" w14:paraId="5C2D2951" w14:textId="77777777">
            <w:pPr>
              <w:rPr>
                <w:rFonts w:ascii="Arial Narrow" w:hAnsi="Arial Narrow"/>
                <w:sz w:val="20"/>
                <w:szCs w:val="20"/>
              </w:rPr>
            </w:pPr>
          </w:p>
        </w:tc>
        <w:tc>
          <w:tcPr>
            <w:tcW w:w="6172" w:type="dxa"/>
            <w:tcMar/>
          </w:tcPr>
          <w:p w:rsidRPr="008A4540" w:rsidR="00661191" w:rsidP="00007156" w:rsidRDefault="00661191" w14:paraId="4B96FC31" w14:textId="77777777">
            <w:pPr>
              <w:jc w:val="both"/>
              <w:rPr>
                <w:rFonts w:ascii="Arial Narrow" w:hAnsi="Arial Narrow" w:cs="Arial"/>
                <w:sz w:val="20"/>
                <w:szCs w:val="20"/>
              </w:rPr>
            </w:pPr>
            <w:r w:rsidRPr="008A4540">
              <w:rPr>
                <w:rFonts w:ascii="Arial Narrow" w:hAnsi="Arial Narrow" w:cs="Arial"/>
                <w:sz w:val="20"/>
                <w:szCs w:val="20"/>
              </w:rPr>
              <w:t>ART. 191 LEY DE TRÁNSITO</w:t>
            </w:r>
          </w:p>
        </w:tc>
      </w:tr>
      <w:tr w:rsidRPr="008A4540" w:rsidR="00661191" w:rsidTr="5FFAE9BA" w14:paraId="7CEA3579" w14:textId="77777777">
        <w:trPr>
          <w:trHeight w:val="74"/>
        </w:trPr>
        <w:tc>
          <w:tcPr>
            <w:tcW w:w="3150" w:type="dxa"/>
            <w:tcMar/>
          </w:tcPr>
          <w:p w:rsidRPr="008A4540" w:rsidR="00661191" w:rsidP="00007156" w:rsidRDefault="00661191" w14:paraId="443F866F" w14:textId="77777777">
            <w:pPr>
              <w:rPr>
                <w:rFonts w:ascii="Arial Narrow" w:hAnsi="Arial Narrow"/>
                <w:sz w:val="20"/>
                <w:szCs w:val="20"/>
              </w:rPr>
            </w:pPr>
          </w:p>
        </w:tc>
        <w:tc>
          <w:tcPr>
            <w:tcW w:w="6172" w:type="dxa"/>
            <w:tcMar/>
          </w:tcPr>
          <w:p w:rsidRPr="008A4540" w:rsidR="00661191" w:rsidP="00007156" w:rsidRDefault="00661191" w14:paraId="4B7259C2" w14:textId="037259D1">
            <w:pPr>
              <w:jc w:val="both"/>
              <w:rPr>
                <w:rFonts w:ascii="Arial Narrow" w:hAnsi="Arial Narrow" w:cs="Arial"/>
                <w:sz w:val="20"/>
                <w:szCs w:val="20"/>
              </w:rPr>
            </w:pPr>
            <w:r w:rsidRPr="008A4540">
              <w:rPr>
                <w:rFonts w:ascii="Arial Narrow" w:hAnsi="Arial Narrow" w:cs="Arial"/>
                <w:sz w:val="20"/>
                <w:szCs w:val="20"/>
              </w:rPr>
              <w:t>Se refiere al que instale señales o barreras de tránsito sin estar facultado para ello, salvo en caso de siniestro o accidente.</w:t>
            </w:r>
          </w:p>
        </w:tc>
      </w:tr>
      <w:tr w:rsidRPr="008A4540" w:rsidR="00661191" w:rsidTr="5FFAE9BA" w14:paraId="5C2F616A" w14:textId="77777777">
        <w:trPr>
          <w:trHeight w:val="74"/>
        </w:trPr>
        <w:tc>
          <w:tcPr>
            <w:tcW w:w="3150" w:type="dxa"/>
            <w:tcMar/>
          </w:tcPr>
          <w:p w:rsidRPr="008A4540" w:rsidR="00661191" w:rsidP="00007156" w:rsidRDefault="00661191" w14:paraId="38D2E7AC" w14:textId="77777777">
            <w:pPr>
              <w:rPr>
                <w:rFonts w:ascii="Arial Narrow" w:hAnsi="Arial Narrow"/>
                <w:sz w:val="20"/>
                <w:szCs w:val="20"/>
              </w:rPr>
            </w:pPr>
          </w:p>
        </w:tc>
        <w:tc>
          <w:tcPr>
            <w:tcW w:w="6172" w:type="dxa"/>
            <w:tcMar/>
          </w:tcPr>
          <w:p w:rsidRPr="008A4540" w:rsidR="00661191" w:rsidP="00007156" w:rsidRDefault="00661191" w14:paraId="0E0E7872" w14:textId="77777777">
            <w:pPr>
              <w:jc w:val="both"/>
              <w:rPr>
                <w:rFonts w:ascii="Arial Narrow" w:hAnsi="Arial Narrow" w:cs="Arial"/>
                <w:sz w:val="20"/>
                <w:szCs w:val="20"/>
              </w:rPr>
            </w:pPr>
          </w:p>
        </w:tc>
      </w:tr>
      <w:tr w:rsidRPr="008A4540" w:rsidR="00661191" w:rsidTr="5FFAE9BA" w14:paraId="62714A25" w14:textId="77777777">
        <w:trPr>
          <w:trHeight w:val="74"/>
        </w:trPr>
        <w:tc>
          <w:tcPr>
            <w:tcW w:w="3150" w:type="dxa"/>
            <w:tcMar/>
          </w:tcPr>
          <w:p w:rsidRPr="008A4540" w:rsidR="00661191" w:rsidP="00007156" w:rsidRDefault="00661191" w14:paraId="40126688" w14:textId="77777777">
            <w:pPr>
              <w:jc w:val="both"/>
              <w:rPr>
                <w:rFonts w:ascii="Arial Narrow" w:hAnsi="Arial Narrow" w:cs="Arial"/>
                <w:b/>
                <w:bCs/>
                <w:sz w:val="20"/>
                <w:szCs w:val="20"/>
              </w:rPr>
            </w:pPr>
            <w:r w:rsidRPr="008A4540">
              <w:rPr>
                <w:rFonts w:ascii="Arial Narrow" w:hAnsi="Arial Narrow" w:cs="Arial"/>
                <w:b/>
                <w:bCs/>
                <w:sz w:val="20"/>
                <w:szCs w:val="20"/>
              </w:rPr>
              <w:t>12077</w:t>
            </w:r>
          </w:p>
        </w:tc>
        <w:tc>
          <w:tcPr>
            <w:tcW w:w="6172" w:type="dxa"/>
            <w:tcMar/>
          </w:tcPr>
          <w:p w:rsidRPr="008A4540" w:rsidR="00661191" w:rsidP="00007156" w:rsidRDefault="00661191" w14:paraId="1CF447C0" w14:textId="77777777">
            <w:pPr>
              <w:jc w:val="both"/>
              <w:rPr>
                <w:rFonts w:ascii="Arial Narrow" w:hAnsi="Arial Narrow" w:cs="Arial"/>
                <w:b/>
                <w:bCs/>
                <w:sz w:val="20"/>
                <w:szCs w:val="20"/>
              </w:rPr>
            </w:pPr>
            <w:r w:rsidRPr="008A4540">
              <w:rPr>
                <w:rFonts w:ascii="Arial Narrow" w:hAnsi="Arial Narrow" w:cs="Arial"/>
                <w:b/>
                <w:bCs/>
                <w:sz w:val="20"/>
                <w:szCs w:val="20"/>
              </w:rPr>
              <w:t>NO DAR CUENTA DE ACCIDENTE DE TRÁNSITO.</w:t>
            </w:r>
          </w:p>
        </w:tc>
      </w:tr>
      <w:tr w:rsidRPr="008A4540" w:rsidR="00661191" w:rsidTr="5FFAE9BA" w14:paraId="380BA0C1" w14:textId="77777777">
        <w:trPr>
          <w:trHeight w:val="74"/>
        </w:trPr>
        <w:tc>
          <w:tcPr>
            <w:tcW w:w="3150" w:type="dxa"/>
            <w:tcMar/>
          </w:tcPr>
          <w:p w:rsidRPr="008A4540" w:rsidR="00661191" w:rsidP="00007156" w:rsidRDefault="00661191" w14:paraId="2F364C87" w14:textId="77777777">
            <w:pPr>
              <w:rPr>
                <w:rFonts w:ascii="Arial Narrow" w:hAnsi="Arial Narrow"/>
                <w:sz w:val="20"/>
                <w:szCs w:val="20"/>
              </w:rPr>
            </w:pPr>
          </w:p>
        </w:tc>
        <w:tc>
          <w:tcPr>
            <w:tcW w:w="6172" w:type="dxa"/>
            <w:tcMar/>
          </w:tcPr>
          <w:p w:rsidRPr="008A4540" w:rsidR="00661191" w:rsidP="00007156" w:rsidRDefault="00661191" w14:paraId="51229DC6" w14:textId="77777777">
            <w:pPr>
              <w:jc w:val="both"/>
              <w:rPr>
                <w:rFonts w:ascii="Arial Narrow" w:hAnsi="Arial Narrow" w:cs="Arial"/>
                <w:sz w:val="20"/>
                <w:szCs w:val="20"/>
              </w:rPr>
            </w:pPr>
            <w:r w:rsidRPr="008A4540">
              <w:rPr>
                <w:rFonts w:ascii="Arial Narrow" w:hAnsi="Arial Narrow" w:cs="Arial"/>
                <w:sz w:val="20"/>
                <w:szCs w:val="20"/>
              </w:rPr>
              <w:t>ART. 195 LEY DE TRÁNSITO</w:t>
            </w:r>
          </w:p>
        </w:tc>
      </w:tr>
      <w:tr w:rsidRPr="008A4540" w:rsidR="00661191" w:rsidTr="5FFAE9BA" w14:paraId="721F0916" w14:textId="77777777">
        <w:trPr>
          <w:trHeight w:val="74"/>
        </w:trPr>
        <w:tc>
          <w:tcPr>
            <w:tcW w:w="3150" w:type="dxa"/>
            <w:tcMar/>
          </w:tcPr>
          <w:p w:rsidRPr="008A4540" w:rsidR="00661191" w:rsidP="00007156" w:rsidRDefault="00661191" w14:paraId="3122CE34" w14:textId="77777777">
            <w:pPr>
              <w:rPr>
                <w:rFonts w:ascii="Arial Narrow" w:hAnsi="Arial Narrow"/>
                <w:sz w:val="20"/>
                <w:szCs w:val="20"/>
              </w:rPr>
            </w:pPr>
          </w:p>
        </w:tc>
        <w:tc>
          <w:tcPr>
            <w:tcW w:w="6172" w:type="dxa"/>
            <w:tcMar/>
          </w:tcPr>
          <w:p w:rsidRPr="008A4540" w:rsidR="00661191" w:rsidP="00007156" w:rsidRDefault="00661191" w14:paraId="75DB1E1C" w14:textId="20B8FB99">
            <w:pPr>
              <w:jc w:val="both"/>
              <w:rPr>
                <w:rFonts w:ascii="Arial Narrow" w:hAnsi="Arial Narrow" w:cs="Arial"/>
                <w:sz w:val="20"/>
                <w:szCs w:val="20"/>
              </w:rPr>
            </w:pPr>
            <w:r w:rsidRPr="008A4540">
              <w:rPr>
                <w:rFonts w:ascii="Arial Narrow" w:hAnsi="Arial Narrow" w:cs="Arial"/>
                <w:sz w:val="20"/>
                <w:szCs w:val="20"/>
              </w:rPr>
              <w:t>Sanciona el incumplimiento de la obligación de dar cuenta a la autoridad de todo accidente en que sólo se produzcan daños.</w:t>
            </w:r>
          </w:p>
        </w:tc>
      </w:tr>
      <w:tr w:rsidRPr="008A4540" w:rsidR="00661191" w:rsidTr="5FFAE9BA" w14:paraId="7D78697B" w14:textId="77777777">
        <w:trPr>
          <w:trHeight w:val="74"/>
        </w:trPr>
        <w:tc>
          <w:tcPr>
            <w:tcW w:w="3150" w:type="dxa"/>
            <w:tcMar/>
          </w:tcPr>
          <w:p w:rsidRPr="008A4540" w:rsidR="00661191" w:rsidP="00007156" w:rsidRDefault="00661191" w14:paraId="0FE40880" w14:textId="77777777">
            <w:pPr>
              <w:rPr>
                <w:rFonts w:ascii="Arial Narrow" w:hAnsi="Arial Narrow"/>
                <w:sz w:val="20"/>
                <w:szCs w:val="20"/>
              </w:rPr>
            </w:pPr>
          </w:p>
        </w:tc>
        <w:tc>
          <w:tcPr>
            <w:tcW w:w="6172" w:type="dxa"/>
            <w:tcMar/>
          </w:tcPr>
          <w:p w:rsidRPr="008A4540" w:rsidR="00661191" w:rsidP="00007156" w:rsidRDefault="00661191" w14:paraId="3A26CC4D" w14:textId="77777777">
            <w:pPr>
              <w:jc w:val="both"/>
              <w:rPr>
                <w:rFonts w:ascii="Arial Narrow" w:hAnsi="Arial Narrow" w:cs="Arial"/>
                <w:sz w:val="20"/>
                <w:szCs w:val="20"/>
              </w:rPr>
            </w:pPr>
          </w:p>
        </w:tc>
      </w:tr>
      <w:tr w:rsidRPr="008A4540" w:rsidR="00661191" w:rsidTr="5FFAE9BA" w14:paraId="406D15DF" w14:textId="77777777">
        <w:trPr>
          <w:trHeight w:val="74"/>
        </w:trPr>
        <w:tc>
          <w:tcPr>
            <w:tcW w:w="3150" w:type="dxa"/>
            <w:tcMar/>
          </w:tcPr>
          <w:p w:rsidRPr="008A4540" w:rsidR="00661191" w:rsidP="00007156" w:rsidRDefault="00661191" w14:paraId="2BAC8701" w14:textId="77777777">
            <w:pPr>
              <w:jc w:val="both"/>
              <w:rPr>
                <w:rFonts w:ascii="Arial Narrow" w:hAnsi="Arial Narrow" w:cs="Arial"/>
                <w:b/>
                <w:bCs/>
                <w:sz w:val="20"/>
                <w:szCs w:val="20"/>
              </w:rPr>
            </w:pPr>
            <w:r w:rsidRPr="008A4540">
              <w:rPr>
                <w:rFonts w:ascii="Arial Narrow" w:hAnsi="Arial Narrow" w:cs="Arial"/>
                <w:b/>
                <w:bCs/>
                <w:sz w:val="20"/>
                <w:szCs w:val="20"/>
              </w:rPr>
              <w:t>12078</w:t>
            </w:r>
          </w:p>
        </w:tc>
        <w:tc>
          <w:tcPr>
            <w:tcW w:w="6172" w:type="dxa"/>
            <w:tcMar/>
          </w:tcPr>
          <w:p w:rsidRPr="008A4540" w:rsidR="00661191" w:rsidP="00007156" w:rsidRDefault="00661191" w14:paraId="14C40E81" w14:textId="77777777">
            <w:pPr>
              <w:jc w:val="both"/>
              <w:rPr>
                <w:rFonts w:ascii="Arial Narrow" w:hAnsi="Arial Narrow" w:cs="Arial"/>
                <w:b/>
                <w:bCs/>
                <w:sz w:val="20"/>
                <w:szCs w:val="20"/>
              </w:rPr>
            </w:pPr>
            <w:r w:rsidRPr="008A4540">
              <w:rPr>
                <w:rFonts w:ascii="Arial Narrow" w:hAnsi="Arial Narrow" w:cs="Arial"/>
                <w:b/>
                <w:bCs/>
                <w:sz w:val="20"/>
                <w:szCs w:val="20"/>
              </w:rPr>
              <w:t>CONDUCCIÓN BAJO LA INFLUENCIA DEL ALCOHOL CON O SIN DAÑOS O LESIONES LEVES.</w:t>
            </w:r>
          </w:p>
        </w:tc>
      </w:tr>
      <w:tr w:rsidRPr="008A4540" w:rsidR="00661191" w:rsidTr="5FFAE9BA" w14:paraId="79086462" w14:textId="77777777">
        <w:trPr>
          <w:trHeight w:val="74"/>
        </w:trPr>
        <w:tc>
          <w:tcPr>
            <w:tcW w:w="3150" w:type="dxa"/>
            <w:tcMar/>
          </w:tcPr>
          <w:p w:rsidRPr="008A4540" w:rsidR="00661191" w:rsidP="00007156" w:rsidRDefault="00661191" w14:paraId="33ECEFE4" w14:textId="77777777">
            <w:pPr>
              <w:rPr>
                <w:rFonts w:ascii="Arial Narrow" w:hAnsi="Arial Narrow"/>
                <w:sz w:val="20"/>
                <w:szCs w:val="20"/>
              </w:rPr>
            </w:pPr>
          </w:p>
        </w:tc>
        <w:tc>
          <w:tcPr>
            <w:tcW w:w="6172" w:type="dxa"/>
            <w:tcMar/>
          </w:tcPr>
          <w:p w:rsidRPr="008A4540" w:rsidR="00661191" w:rsidP="00007156" w:rsidRDefault="00661191" w14:paraId="23BBDC8A" w14:textId="77777777">
            <w:pPr>
              <w:jc w:val="both"/>
              <w:rPr>
                <w:rFonts w:ascii="Arial Narrow" w:hAnsi="Arial Narrow" w:cs="Arial"/>
                <w:sz w:val="20"/>
                <w:szCs w:val="20"/>
              </w:rPr>
            </w:pPr>
            <w:r w:rsidRPr="008A4540">
              <w:rPr>
                <w:rFonts w:ascii="Arial Narrow" w:hAnsi="Arial Narrow" w:cs="Arial"/>
                <w:sz w:val="20"/>
                <w:szCs w:val="20"/>
              </w:rPr>
              <w:t>ART. 193 INC 1 LEY DE TRÁNSITO</w:t>
            </w:r>
          </w:p>
        </w:tc>
      </w:tr>
      <w:tr w:rsidRPr="008A4540" w:rsidR="00661191" w:rsidTr="5FFAE9BA" w14:paraId="24620304" w14:textId="77777777">
        <w:trPr>
          <w:trHeight w:val="74"/>
        </w:trPr>
        <w:tc>
          <w:tcPr>
            <w:tcW w:w="3150" w:type="dxa"/>
            <w:tcMar/>
          </w:tcPr>
          <w:p w:rsidRPr="008A4540" w:rsidR="00661191" w:rsidP="00007156" w:rsidRDefault="00661191" w14:paraId="52000407" w14:textId="77777777">
            <w:pPr>
              <w:rPr>
                <w:rFonts w:ascii="Arial Narrow" w:hAnsi="Arial Narrow"/>
                <w:sz w:val="20"/>
                <w:szCs w:val="20"/>
              </w:rPr>
            </w:pPr>
          </w:p>
        </w:tc>
        <w:tc>
          <w:tcPr>
            <w:tcW w:w="6172" w:type="dxa"/>
            <w:tcMar/>
          </w:tcPr>
          <w:p w:rsidRPr="008A4540" w:rsidR="00661191" w:rsidP="00007156" w:rsidRDefault="00661191" w14:paraId="62319D07" w14:textId="0F7386C7">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y no se ocasione lesiones ni daños materiales o lesiones leves.</w:t>
            </w:r>
          </w:p>
        </w:tc>
      </w:tr>
      <w:tr w:rsidRPr="008A4540" w:rsidR="00661191" w:rsidTr="5FFAE9BA" w14:paraId="3558D588" w14:textId="77777777">
        <w:trPr>
          <w:trHeight w:val="74"/>
        </w:trPr>
        <w:tc>
          <w:tcPr>
            <w:tcW w:w="3150" w:type="dxa"/>
            <w:tcMar/>
          </w:tcPr>
          <w:p w:rsidRPr="008A4540" w:rsidR="00661191" w:rsidP="00007156" w:rsidRDefault="00661191" w14:paraId="35E6A38D" w14:textId="77777777">
            <w:pPr>
              <w:rPr>
                <w:rFonts w:ascii="Arial Narrow" w:hAnsi="Arial Narrow"/>
                <w:sz w:val="20"/>
                <w:szCs w:val="20"/>
              </w:rPr>
            </w:pPr>
          </w:p>
        </w:tc>
        <w:tc>
          <w:tcPr>
            <w:tcW w:w="6172" w:type="dxa"/>
            <w:tcMar/>
          </w:tcPr>
          <w:p w:rsidRPr="008A4540" w:rsidR="00661191" w:rsidP="00007156" w:rsidRDefault="00661191" w14:paraId="6C1D2672" w14:textId="77777777">
            <w:pPr>
              <w:jc w:val="both"/>
              <w:rPr>
                <w:rFonts w:ascii="Arial Narrow" w:hAnsi="Arial Narrow" w:cs="Arial"/>
                <w:sz w:val="20"/>
                <w:szCs w:val="20"/>
              </w:rPr>
            </w:pPr>
          </w:p>
        </w:tc>
      </w:tr>
      <w:tr w:rsidRPr="008A4540" w:rsidR="00661191" w:rsidTr="5FFAE9BA" w14:paraId="54FB8DA3" w14:textId="77777777">
        <w:trPr>
          <w:trHeight w:val="74"/>
        </w:trPr>
        <w:tc>
          <w:tcPr>
            <w:tcW w:w="3150" w:type="dxa"/>
            <w:tcMar/>
          </w:tcPr>
          <w:p w:rsidRPr="008A4540" w:rsidR="00661191" w:rsidP="00007156" w:rsidRDefault="00661191" w14:paraId="5F1A7263" w14:textId="77777777">
            <w:pPr>
              <w:rPr>
                <w:rFonts w:ascii="Arial Narrow" w:hAnsi="Arial Narrow"/>
                <w:sz w:val="20"/>
                <w:szCs w:val="20"/>
              </w:rPr>
            </w:pPr>
            <w:r w:rsidRPr="008A4540">
              <w:rPr>
                <w:rFonts w:ascii="Arial Narrow" w:hAnsi="Arial Narrow" w:cs="Arial"/>
                <w:b/>
                <w:sz w:val="20"/>
                <w:szCs w:val="20"/>
              </w:rPr>
              <w:t>12079</w:t>
            </w:r>
          </w:p>
        </w:tc>
        <w:tc>
          <w:tcPr>
            <w:tcW w:w="6172" w:type="dxa"/>
            <w:tcMar/>
          </w:tcPr>
          <w:p w:rsidRPr="008A4540" w:rsidR="00661191" w:rsidP="00007156" w:rsidRDefault="00661191" w14:paraId="14A33A2D" w14:textId="77777777">
            <w:pPr>
              <w:jc w:val="both"/>
              <w:rPr>
                <w:rFonts w:ascii="Arial Narrow" w:hAnsi="Arial Narrow" w:cs="Arial"/>
                <w:sz w:val="20"/>
                <w:szCs w:val="20"/>
              </w:rPr>
            </w:pPr>
            <w:r w:rsidRPr="008A4540">
              <w:rPr>
                <w:rFonts w:ascii="Arial Narrow" w:hAnsi="Arial Narrow" w:cs="Arial"/>
                <w:b/>
                <w:bCs/>
                <w:sz w:val="20"/>
                <w:szCs w:val="20"/>
              </w:rPr>
              <w:t>CONDUCCIÓN BAJO LA INFLUENCIA DEL ALCOHOL CAUSANDO LESIONES MENOS GRAVES.</w:t>
            </w:r>
          </w:p>
        </w:tc>
      </w:tr>
      <w:tr w:rsidRPr="008A4540" w:rsidR="00661191" w:rsidTr="5FFAE9BA" w14:paraId="3909B149" w14:textId="77777777">
        <w:trPr>
          <w:trHeight w:val="74"/>
        </w:trPr>
        <w:tc>
          <w:tcPr>
            <w:tcW w:w="3150" w:type="dxa"/>
            <w:tcMar/>
          </w:tcPr>
          <w:p w:rsidRPr="008A4540" w:rsidR="00661191" w:rsidP="00007156" w:rsidRDefault="00661191" w14:paraId="51759662" w14:textId="77777777">
            <w:pPr>
              <w:rPr>
                <w:rFonts w:ascii="Arial Narrow" w:hAnsi="Arial Narrow"/>
                <w:sz w:val="20"/>
                <w:szCs w:val="20"/>
              </w:rPr>
            </w:pPr>
          </w:p>
        </w:tc>
        <w:tc>
          <w:tcPr>
            <w:tcW w:w="6172" w:type="dxa"/>
            <w:tcMar/>
          </w:tcPr>
          <w:p w:rsidRPr="008A4540" w:rsidR="00661191" w:rsidP="00007156" w:rsidRDefault="00661191" w14:paraId="27170438" w14:textId="77777777">
            <w:pPr>
              <w:jc w:val="both"/>
              <w:rPr>
                <w:rFonts w:ascii="Arial Narrow" w:hAnsi="Arial Narrow" w:cs="Arial"/>
                <w:sz w:val="20"/>
                <w:szCs w:val="20"/>
              </w:rPr>
            </w:pPr>
            <w:r w:rsidRPr="008A4540">
              <w:rPr>
                <w:rFonts w:ascii="Arial Narrow" w:hAnsi="Arial Narrow" w:cs="Arial"/>
                <w:sz w:val="20"/>
                <w:szCs w:val="20"/>
              </w:rPr>
              <w:t>ART. 193 Inc. 2 LEY DE TRÁNSITO</w:t>
            </w:r>
          </w:p>
        </w:tc>
      </w:tr>
      <w:tr w:rsidRPr="008A4540" w:rsidR="00661191" w:rsidTr="5FFAE9BA" w14:paraId="0DC597A5" w14:textId="77777777">
        <w:trPr>
          <w:trHeight w:val="74"/>
        </w:trPr>
        <w:tc>
          <w:tcPr>
            <w:tcW w:w="3150" w:type="dxa"/>
            <w:tcMar/>
          </w:tcPr>
          <w:p w:rsidRPr="008A4540" w:rsidR="00661191" w:rsidP="00007156" w:rsidRDefault="00661191" w14:paraId="43E3084C" w14:textId="77777777">
            <w:pPr>
              <w:rPr>
                <w:rFonts w:ascii="Arial Narrow" w:hAnsi="Arial Narrow"/>
                <w:sz w:val="20"/>
                <w:szCs w:val="20"/>
              </w:rPr>
            </w:pPr>
          </w:p>
        </w:tc>
        <w:tc>
          <w:tcPr>
            <w:tcW w:w="6172" w:type="dxa"/>
            <w:tcMar/>
          </w:tcPr>
          <w:p w:rsidRPr="008A4540" w:rsidR="00661191" w:rsidP="00007156" w:rsidRDefault="00661191" w14:paraId="6FBBAC15" w14:textId="2C048E7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menos graves.</w:t>
            </w:r>
          </w:p>
        </w:tc>
      </w:tr>
      <w:tr w:rsidRPr="008A4540" w:rsidR="00661191" w:rsidTr="5FFAE9BA" w14:paraId="28B0C88C" w14:textId="77777777">
        <w:trPr>
          <w:trHeight w:val="74"/>
        </w:trPr>
        <w:tc>
          <w:tcPr>
            <w:tcW w:w="3150" w:type="dxa"/>
            <w:tcMar/>
          </w:tcPr>
          <w:p w:rsidRPr="008A4540" w:rsidR="00661191" w:rsidP="00007156" w:rsidRDefault="00661191" w14:paraId="2968DB86" w14:textId="77777777">
            <w:pPr>
              <w:rPr>
                <w:rFonts w:ascii="Arial Narrow" w:hAnsi="Arial Narrow"/>
                <w:sz w:val="20"/>
                <w:szCs w:val="20"/>
              </w:rPr>
            </w:pPr>
          </w:p>
        </w:tc>
        <w:tc>
          <w:tcPr>
            <w:tcW w:w="6172" w:type="dxa"/>
            <w:tcMar/>
          </w:tcPr>
          <w:p w:rsidRPr="008A4540" w:rsidR="00661191" w:rsidP="00007156" w:rsidRDefault="00661191" w14:paraId="36BA6B3D" w14:textId="77777777">
            <w:pPr>
              <w:jc w:val="both"/>
              <w:rPr>
                <w:rFonts w:ascii="Arial Narrow" w:hAnsi="Arial Narrow" w:cs="Arial"/>
                <w:sz w:val="20"/>
                <w:szCs w:val="20"/>
              </w:rPr>
            </w:pPr>
          </w:p>
        </w:tc>
      </w:tr>
      <w:tr w:rsidRPr="008A4540" w:rsidR="00661191" w:rsidTr="5FFAE9BA" w14:paraId="0DC29B3A" w14:textId="77777777">
        <w:trPr>
          <w:trHeight w:val="74"/>
        </w:trPr>
        <w:tc>
          <w:tcPr>
            <w:tcW w:w="3150" w:type="dxa"/>
            <w:tcMar/>
          </w:tcPr>
          <w:p w:rsidRPr="008A4540" w:rsidR="00661191" w:rsidP="00007156" w:rsidRDefault="00661191" w14:paraId="70574BB6" w14:textId="77777777">
            <w:pPr>
              <w:rPr>
                <w:rFonts w:ascii="Arial Narrow" w:hAnsi="Arial Narrow" w:cs="Arial"/>
                <w:b/>
                <w:sz w:val="20"/>
                <w:szCs w:val="20"/>
              </w:rPr>
            </w:pPr>
            <w:r w:rsidRPr="008A4540">
              <w:rPr>
                <w:rFonts w:ascii="Arial Narrow" w:hAnsi="Arial Narrow" w:cs="Arial"/>
                <w:b/>
                <w:sz w:val="20"/>
                <w:szCs w:val="20"/>
              </w:rPr>
              <w:t>12080</w:t>
            </w:r>
          </w:p>
        </w:tc>
        <w:tc>
          <w:tcPr>
            <w:tcW w:w="6172" w:type="dxa"/>
            <w:tcMar/>
          </w:tcPr>
          <w:p w:rsidRPr="008A4540" w:rsidR="00661191" w:rsidP="00007156" w:rsidRDefault="00661191" w14:paraId="60007CDA" w14:textId="77777777">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LESIONES GRAVES.</w:t>
            </w:r>
          </w:p>
        </w:tc>
      </w:tr>
      <w:tr w:rsidRPr="008A4540" w:rsidR="00661191" w:rsidTr="5FFAE9BA" w14:paraId="533EB46D" w14:textId="77777777">
        <w:trPr>
          <w:trHeight w:val="74"/>
        </w:trPr>
        <w:tc>
          <w:tcPr>
            <w:tcW w:w="3150" w:type="dxa"/>
            <w:tcMar/>
          </w:tcPr>
          <w:p w:rsidRPr="008A4540" w:rsidR="00661191" w:rsidP="00007156" w:rsidRDefault="00661191" w14:paraId="7DC9C659" w14:textId="77777777">
            <w:pPr>
              <w:rPr>
                <w:rFonts w:ascii="Arial Narrow" w:hAnsi="Arial Narrow"/>
                <w:sz w:val="20"/>
                <w:szCs w:val="20"/>
              </w:rPr>
            </w:pPr>
          </w:p>
        </w:tc>
        <w:tc>
          <w:tcPr>
            <w:tcW w:w="6172" w:type="dxa"/>
            <w:tcMar/>
          </w:tcPr>
          <w:p w:rsidRPr="008A4540" w:rsidR="00661191" w:rsidP="00007156" w:rsidRDefault="00661191" w14:paraId="40CB5312" w14:textId="77777777">
            <w:pPr>
              <w:jc w:val="both"/>
              <w:rPr>
                <w:rFonts w:ascii="Arial Narrow" w:hAnsi="Arial Narrow" w:cs="Arial"/>
                <w:sz w:val="20"/>
                <w:szCs w:val="20"/>
              </w:rPr>
            </w:pPr>
            <w:r w:rsidRPr="008A4540">
              <w:rPr>
                <w:rFonts w:ascii="Arial Narrow" w:hAnsi="Arial Narrow" w:cs="Arial"/>
                <w:sz w:val="20"/>
                <w:szCs w:val="20"/>
              </w:rPr>
              <w:t>ART. 193 INC. 3 LEY DE TRÁNSITO</w:t>
            </w:r>
          </w:p>
        </w:tc>
      </w:tr>
      <w:tr w:rsidRPr="008A4540" w:rsidR="00661191" w:rsidTr="5FFAE9BA" w14:paraId="621C8F0E" w14:textId="77777777">
        <w:trPr>
          <w:trHeight w:val="74"/>
        </w:trPr>
        <w:tc>
          <w:tcPr>
            <w:tcW w:w="3150" w:type="dxa"/>
            <w:tcMar/>
          </w:tcPr>
          <w:p w:rsidRPr="008A4540" w:rsidR="00661191" w:rsidP="00007156" w:rsidRDefault="00661191" w14:paraId="279CA01A" w14:textId="77777777">
            <w:pPr>
              <w:rPr>
                <w:rFonts w:ascii="Arial Narrow" w:hAnsi="Arial Narrow"/>
                <w:sz w:val="20"/>
                <w:szCs w:val="20"/>
              </w:rPr>
            </w:pPr>
          </w:p>
        </w:tc>
        <w:tc>
          <w:tcPr>
            <w:tcW w:w="6172" w:type="dxa"/>
            <w:tcMar/>
          </w:tcPr>
          <w:p w:rsidRPr="008A4540" w:rsidR="00661191" w:rsidP="00007156" w:rsidRDefault="00661191" w14:paraId="05A9E756" w14:textId="210A5DFB">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graves.</w:t>
            </w:r>
          </w:p>
        </w:tc>
      </w:tr>
      <w:tr w:rsidRPr="008A4540" w:rsidR="00661191" w:rsidTr="5FFAE9BA" w14:paraId="688D72D1" w14:textId="77777777">
        <w:trPr>
          <w:trHeight w:val="74"/>
        </w:trPr>
        <w:tc>
          <w:tcPr>
            <w:tcW w:w="3150" w:type="dxa"/>
            <w:tcMar/>
          </w:tcPr>
          <w:p w:rsidRPr="008A4540" w:rsidR="00661191" w:rsidP="00007156" w:rsidRDefault="00661191" w14:paraId="101E0FF7" w14:textId="77777777">
            <w:pPr>
              <w:rPr>
                <w:rFonts w:ascii="Arial Narrow" w:hAnsi="Arial Narrow"/>
                <w:sz w:val="20"/>
                <w:szCs w:val="20"/>
              </w:rPr>
            </w:pPr>
          </w:p>
        </w:tc>
        <w:tc>
          <w:tcPr>
            <w:tcW w:w="6172" w:type="dxa"/>
            <w:tcMar/>
          </w:tcPr>
          <w:p w:rsidRPr="008A4540" w:rsidR="00661191" w:rsidP="00007156" w:rsidRDefault="00661191" w14:paraId="6C5734B2" w14:textId="77777777">
            <w:pPr>
              <w:jc w:val="both"/>
              <w:rPr>
                <w:rFonts w:ascii="Arial Narrow" w:hAnsi="Arial Narrow" w:cs="Arial"/>
                <w:sz w:val="20"/>
                <w:szCs w:val="20"/>
              </w:rPr>
            </w:pPr>
          </w:p>
        </w:tc>
      </w:tr>
      <w:tr w:rsidRPr="008A4540" w:rsidR="00661191" w:rsidTr="5FFAE9BA" w14:paraId="5BCB485C" w14:textId="77777777">
        <w:trPr>
          <w:trHeight w:val="74"/>
        </w:trPr>
        <w:tc>
          <w:tcPr>
            <w:tcW w:w="3150" w:type="dxa"/>
            <w:tcMar/>
          </w:tcPr>
          <w:p w:rsidRPr="008A4540" w:rsidR="00661191" w:rsidP="00007156" w:rsidRDefault="00661191" w14:paraId="7CA8EA7E" w14:textId="77777777">
            <w:pPr>
              <w:rPr>
                <w:rFonts w:ascii="Arial Narrow" w:hAnsi="Arial Narrow" w:cs="Arial"/>
                <w:b/>
                <w:sz w:val="20"/>
                <w:szCs w:val="20"/>
              </w:rPr>
            </w:pPr>
            <w:r w:rsidRPr="008A4540">
              <w:rPr>
                <w:rFonts w:ascii="Arial Narrow" w:hAnsi="Arial Narrow" w:cs="Arial"/>
                <w:b/>
                <w:sz w:val="20"/>
                <w:szCs w:val="20"/>
              </w:rPr>
              <w:t>12184</w:t>
            </w:r>
          </w:p>
        </w:tc>
        <w:tc>
          <w:tcPr>
            <w:tcW w:w="6172" w:type="dxa"/>
            <w:tcMar/>
          </w:tcPr>
          <w:p w:rsidRPr="008A4540" w:rsidR="00661191" w:rsidP="00007156" w:rsidRDefault="00661191" w14:paraId="7738DEE1" w14:textId="77777777">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LESIONES GRAVES GRAVÍSIMAS.</w:t>
            </w:r>
          </w:p>
        </w:tc>
      </w:tr>
      <w:tr w:rsidRPr="008A4540" w:rsidR="00661191" w:rsidTr="5FFAE9BA" w14:paraId="749988CC" w14:textId="77777777">
        <w:trPr>
          <w:trHeight w:val="74"/>
        </w:trPr>
        <w:tc>
          <w:tcPr>
            <w:tcW w:w="3150" w:type="dxa"/>
            <w:tcMar/>
          </w:tcPr>
          <w:p w:rsidRPr="008A4540" w:rsidR="00661191" w:rsidP="00007156" w:rsidRDefault="00661191" w14:paraId="20A3DD8C" w14:textId="77777777">
            <w:pPr>
              <w:rPr>
                <w:rFonts w:ascii="Arial Narrow" w:hAnsi="Arial Narrow"/>
                <w:sz w:val="20"/>
                <w:szCs w:val="20"/>
              </w:rPr>
            </w:pPr>
          </w:p>
        </w:tc>
        <w:tc>
          <w:tcPr>
            <w:tcW w:w="6172" w:type="dxa"/>
            <w:tcMar/>
          </w:tcPr>
          <w:p w:rsidRPr="008A4540" w:rsidR="00661191" w:rsidP="00007156" w:rsidRDefault="00661191" w14:paraId="4976FB75" w14:textId="77777777">
            <w:pPr>
              <w:jc w:val="both"/>
              <w:rPr>
                <w:rFonts w:ascii="Arial Narrow" w:hAnsi="Arial Narrow" w:cs="Arial"/>
                <w:sz w:val="20"/>
                <w:szCs w:val="20"/>
              </w:rPr>
            </w:pPr>
            <w:r w:rsidRPr="008A4540">
              <w:rPr>
                <w:rFonts w:ascii="Arial Narrow" w:hAnsi="Arial Narrow" w:cs="Arial"/>
                <w:sz w:val="20"/>
                <w:szCs w:val="20"/>
              </w:rPr>
              <w:t>ART. 193 INC. 4</w:t>
            </w:r>
          </w:p>
        </w:tc>
      </w:tr>
      <w:tr w:rsidRPr="008A4540" w:rsidR="00661191" w:rsidTr="5FFAE9BA" w14:paraId="3E8E777A" w14:textId="77777777">
        <w:trPr>
          <w:trHeight w:val="74"/>
        </w:trPr>
        <w:tc>
          <w:tcPr>
            <w:tcW w:w="3150" w:type="dxa"/>
            <w:tcMar/>
          </w:tcPr>
          <w:p w:rsidRPr="008A4540" w:rsidR="00661191" w:rsidP="00007156" w:rsidRDefault="00661191" w14:paraId="4121FD62" w14:textId="77777777">
            <w:pPr>
              <w:rPr>
                <w:rFonts w:ascii="Arial Narrow" w:hAnsi="Arial Narrow"/>
                <w:sz w:val="20"/>
                <w:szCs w:val="20"/>
              </w:rPr>
            </w:pPr>
          </w:p>
        </w:tc>
        <w:tc>
          <w:tcPr>
            <w:tcW w:w="6172" w:type="dxa"/>
            <w:tcMar/>
          </w:tcPr>
          <w:p w:rsidRPr="008A4540" w:rsidR="00661191" w:rsidP="00007156" w:rsidRDefault="00661191" w14:paraId="0A461B35" w14:textId="157ABA55">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gravísimas.</w:t>
            </w:r>
          </w:p>
        </w:tc>
      </w:tr>
      <w:tr w:rsidRPr="008A4540" w:rsidR="00661191" w:rsidTr="5FFAE9BA" w14:paraId="57FC15E0" w14:textId="77777777">
        <w:trPr>
          <w:trHeight w:val="74"/>
        </w:trPr>
        <w:tc>
          <w:tcPr>
            <w:tcW w:w="3150" w:type="dxa"/>
            <w:tcMar/>
          </w:tcPr>
          <w:p w:rsidRPr="008A4540" w:rsidR="00661191" w:rsidP="00007156" w:rsidRDefault="00661191" w14:paraId="70982B60" w14:textId="77777777">
            <w:pPr>
              <w:rPr>
                <w:rFonts w:ascii="Arial Narrow" w:hAnsi="Arial Narrow"/>
                <w:sz w:val="20"/>
                <w:szCs w:val="20"/>
              </w:rPr>
            </w:pPr>
          </w:p>
        </w:tc>
        <w:tc>
          <w:tcPr>
            <w:tcW w:w="6172" w:type="dxa"/>
            <w:tcMar/>
          </w:tcPr>
          <w:p w:rsidRPr="008A4540" w:rsidR="00661191" w:rsidP="00007156" w:rsidRDefault="00661191" w14:paraId="18C4FBC9" w14:textId="77777777">
            <w:pPr>
              <w:jc w:val="both"/>
              <w:rPr>
                <w:rFonts w:ascii="Arial Narrow" w:hAnsi="Arial Narrow" w:cs="Arial"/>
                <w:sz w:val="20"/>
                <w:szCs w:val="20"/>
              </w:rPr>
            </w:pPr>
          </w:p>
        </w:tc>
      </w:tr>
      <w:tr w:rsidRPr="008A4540" w:rsidR="00661191" w:rsidTr="5FFAE9BA" w14:paraId="25684078" w14:textId="77777777">
        <w:trPr>
          <w:trHeight w:val="74"/>
        </w:trPr>
        <w:tc>
          <w:tcPr>
            <w:tcW w:w="3150" w:type="dxa"/>
            <w:tcMar/>
          </w:tcPr>
          <w:p w:rsidRPr="008A4540" w:rsidR="00661191" w:rsidP="00007156" w:rsidRDefault="00661191" w14:paraId="7A8A5823" w14:textId="77777777">
            <w:pPr>
              <w:rPr>
                <w:rFonts w:ascii="Arial Narrow" w:hAnsi="Arial Narrow" w:cs="Arial"/>
                <w:b/>
                <w:sz w:val="20"/>
                <w:szCs w:val="20"/>
              </w:rPr>
            </w:pPr>
            <w:r w:rsidRPr="008A4540">
              <w:rPr>
                <w:rFonts w:ascii="Arial Narrow" w:hAnsi="Arial Narrow" w:cs="Arial"/>
                <w:b/>
                <w:sz w:val="20"/>
                <w:szCs w:val="20"/>
              </w:rPr>
              <w:t>12185</w:t>
            </w:r>
          </w:p>
        </w:tc>
        <w:tc>
          <w:tcPr>
            <w:tcW w:w="6172" w:type="dxa"/>
            <w:tcMar/>
          </w:tcPr>
          <w:p w:rsidRPr="008A4540" w:rsidR="00661191" w:rsidP="00007156" w:rsidRDefault="00661191" w14:paraId="2864283C" w14:textId="77777777">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MUERTE.</w:t>
            </w:r>
          </w:p>
        </w:tc>
      </w:tr>
      <w:tr w:rsidRPr="008A4540" w:rsidR="00661191" w:rsidTr="5FFAE9BA" w14:paraId="37451D6F" w14:textId="77777777">
        <w:trPr>
          <w:trHeight w:val="74"/>
        </w:trPr>
        <w:tc>
          <w:tcPr>
            <w:tcW w:w="3150" w:type="dxa"/>
            <w:tcMar/>
          </w:tcPr>
          <w:p w:rsidRPr="008A4540" w:rsidR="00661191" w:rsidP="00007156" w:rsidRDefault="00661191" w14:paraId="2B7DF7B0" w14:textId="77777777">
            <w:pPr>
              <w:rPr>
                <w:rFonts w:ascii="Arial Narrow" w:hAnsi="Arial Narrow"/>
                <w:sz w:val="20"/>
                <w:szCs w:val="20"/>
              </w:rPr>
            </w:pPr>
          </w:p>
        </w:tc>
        <w:tc>
          <w:tcPr>
            <w:tcW w:w="6172" w:type="dxa"/>
            <w:tcMar/>
          </w:tcPr>
          <w:p w:rsidRPr="008A4540" w:rsidR="00661191" w:rsidP="00007156" w:rsidRDefault="00661191" w14:paraId="1A93E857" w14:textId="77777777">
            <w:pPr>
              <w:jc w:val="both"/>
              <w:rPr>
                <w:rFonts w:ascii="Arial Narrow" w:hAnsi="Arial Narrow" w:cs="Arial"/>
                <w:sz w:val="20"/>
                <w:szCs w:val="20"/>
              </w:rPr>
            </w:pPr>
            <w:r w:rsidRPr="008A4540">
              <w:rPr>
                <w:rFonts w:ascii="Arial Narrow" w:hAnsi="Arial Narrow" w:cs="Arial"/>
                <w:sz w:val="20"/>
                <w:szCs w:val="20"/>
              </w:rPr>
              <w:t>ART. 193 INC. 4</w:t>
            </w:r>
          </w:p>
        </w:tc>
      </w:tr>
      <w:tr w:rsidRPr="008A4540" w:rsidR="00661191" w:rsidTr="5FFAE9BA" w14:paraId="14101283" w14:textId="77777777">
        <w:trPr>
          <w:trHeight w:val="74"/>
        </w:trPr>
        <w:tc>
          <w:tcPr>
            <w:tcW w:w="3150" w:type="dxa"/>
            <w:tcMar/>
          </w:tcPr>
          <w:p w:rsidRPr="008A4540" w:rsidR="00661191" w:rsidP="00007156" w:rsidRDefault="00661191" w14:paraId="7186FE44" w14:textId="77777777">
            <w:pPr>
              <w:rPr>
                <w:rFonts w:ascii="Arial Narrow" w:hAnsi="Arial Narrow"/>
                <w:sz w:val="20"/>
                <w:szCs w:val="20"/>
              </w:rPr>
            </w:pPr>
          </w:p>
        </w:tc>
        <w:tc>
          <w:tcPr>
            <w:tcW w:w="6172" w:type="dxa"/>
            <w:tcMar/>
          </w:tcPr>
          <w:p w:rsidRPr="008A4540" w:rsidR="00661191" w:rsidP="00007156" w:rsidRDefault="00661191" w14:paraId="32AF8F0F" w14:textId="7CE013A1">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muerte.</w:t>
            </w:r>
          </w:p>
        </w:tc>
      </w:tr>
      <w:tr w:rsidRPr="008A4540" w:rsidR="00661191" w:rsidTr="5FFAE9BA" w14:paraId="48F9D7DD" w14:textId="77777777">
        <w:trPr>
          <w:trHeight w:val="74"/>
        </w:trPr>
        <w:tc>
          <w:tcPr>
            <w:tcW w:w="3150" w:type="dxa"/>
            <w:tcMar/>
          </w:tcPr>
          <w:p w:rsidRPr="008A4540" w:rsidR="00661191" w:rsidP="00007156" w:rsidRDefault="00661191" w14:paraId="3BF3549F" w14:textId="77777777">
            <w:pPr>
              <w:rPr>
                <w:rFonts w:ascii="Arial Narrow" w:hAnsi="Arial Narrow"/>
                <w:sz w:val="20"/>
                <w:szCs w:val="20"/>
              </w:rPr>
            </w:pPr>
          </w:p>
        </w:tc>
        <w:tc>
          <w:tcPr>
            <w:tcW w:w="6172" w:type="dxa"/>
            <w:tcMar/>
          </w:tcPr>
          <w:p w:rsidRPr="008A4540" w:rsidR="00661191" w:rsidP="00007156" w:rsidRDefault="00661191" w14:paraId="01021C07" w14:textId="77777777">
            <w:pPr>
              <w:jc w:val="both"/>
              <w:rPr>
                <w:rFonts w:ascii="Arial Narrow" w:hAnsi="Arial Narrow" w:cs="Arial"/>
                <w:sz w:val="20"/>
                <w:szCs w:val="20"/>
              </w:rPr>
            </w:pPr>
          </w:p>
        </w:tc>
      </w:tr>
      <w:tr w:rsidRPr="008A4540" w:rsidR="00661191" w:rsidTr="5FFAE9BA" w14:paraId="6ED349DF" w14:textId="77777777">
        <w:trPr>
          <w:trHeight w:val="74"/>
        </w:trPr>
        <w:tc>
          <w:tcPr>
            <w:tcW w:w="3150" w:type="dxa"/>
            <w:tcMar/>
          </w:tcPr>
          <w:p w:rsidRPr="008A4540" w:rsidR="00661191" w:rsidP="00007156" w:rsidRDefault="00661191" w14:paraId="47A2D9D2" w14:textId="77777777">
            <w:pPr>
              <w:rPr>
                <w:rFonts w:ascii="Arial Narrow" w:hAnsi="Arial Narrow" w:cs="Arial"/>
                <w:b/>
                <w:sz w:val="20"/>
                <w:szCs w:val="20"/>
              </w:rPr>
            </w:pPr>
            <w:r w:rsidRPr="008A4540">
              <w:rPr>
                <w:rFonts w:ascii="Arial Narrow" w:hAnsi="Arial Narrow" w:cs="Arial"/>
                <w:b/>
                <w:sz w:val="20"/>
                <w:szCs w:val="20"/>
              </w:rPr>
              <w:t>14004</w:t>
            </w:r>
          </w:p>
        </w:tc>
        <w:tc>
          <w:tcPr>
            <w:tcW w:w="6172" w:type="dxa"/>
            <w:tcMar/>
          </w:tcPr>
          <w:p w:rsidRPr="008A4540" w:rsidR="00661191" w:rsidP="00007156" w:rsidRDefault="00661191" w14:paraId="4D8B29E6"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SUSPENSIÓN DE LICENCIA ART. 196 Y 209 INC. 2 LEY DE TRÁNSITO.</w:t>
            </w:r>
          </w:p>
        </w:tc>
      </w:tr>
      <w:tr w:rsidRPr="008A4540" w:rsidR="00661191" w:rsidTr="5FFAE9BA" w14:paraId="24ADE9E1" w14:textId="77777777">
        <w:trPr>
          <w:trHeight w:val="74"/>
        </w:trPr>
        <w:tc>
          <w:tcPr>
            <w:tcW w:w="3150" w:type="dxa"/>
            <w:tcMar/>
          </w:tcPr>
          <w:p w:rsidRPr="008A4540" w:rsidR="00661191" w:rsidP="00007156" w:rsidRDefault="00661191" w14:paraId="3AC5F0BD" w14:textId="77777777">
            <w:pPr>
              <w:rPr>
                <w:rFonts w:ascii="Arial Narrow" w:hAnsi="Arial Narrow"/>
                <w:sz w:val="20"/>
                <w:szCs w:val="20"/>
              </w:rPr>
            </w:pPr>
          </w:p>
        </w:tc>
        <w:tc>
          <w:tcPr>
            <w:tcW w:w="6172" w:type="dxa"/>
            <w:tcMar/>
          </w:tcPr>
          <w:p w:rsidRPr="008A4540" w:rsidR="00661191" w:rsidP="00007156" w:rsidRDefault="00661191" w14:paraId="6D926808" w14:textId="33DB1047">
            <w:pPr>
              <w:jc w:val="both"/>
              <w:rPr>
                <w:rFonts w:ascii="Arial Narrow" w:hAnsi="Arial Narrow" w:cs="Arial"/>
                <w:sz w:val="20"/>
                <w:szCs w:val="20"/>
              </w:rPr>
            </w:pPr>
            <w:r w:rsidRPr="008A4540">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Pr="008A4540" w:rsidR="00661191" w:rsidTr="5FFAE9BA" w14:paraId="17EAF2A5" w14:textId="77777777">
        <w:trPr>
          <w:trHeight w:val="74"/>
        </w:trPr>
        <w:tc>
          <w:tcPr>
            <w:tcW w:w="3150" w:type="dxa"/>
            <w:tcMar/>
          </w:tcPr>
          <w:p w:rsidRPr="008A4540" w:rsidR="00661191" w:rsidP="00007156" w:rsidRDefault="00661191" w14:paraId="2E86FCCB" w14:textId="77777777">
            <w:pPr>
              <w:rPr>
                <w:rFonts w:ascii="Arial Narrow" w:hAnsi="Arial Narrow"/>
                <w:sz w:val="20"/>
                <w:szCs w:val="20"/>
              </w:rPr>
            </w:pPr>
          </w:p>
        </w:tc>
        <w:tc>
          <w:tcPr>
            <w:tcW w:w="6172" w:type="dxa"/>
            <w:tcMar/>
          </w:tcPr>
          <w:p w:rsidRPr="008A4540" w:rsidR="00661191" w:rsidP="00007156" w:rsidRDefault="00661191" w14:paraId="0B9CC2D4" w14:textId="77777777">
            <w:pPr>
              <w:jc w:val="both"/>
              <w:rPr>
                <w:rFonts w:ascii="Arial Narrow" w:hAnsi="Arial Narrow" w:cs="Arial"/>
                <w:sz w:val="20"/>
                <w:szCs w:val="20"/>
              </w:rPr>
            </w:pPr>
          </w:p>
        </w:tc>
      </w:tr>
      <w:tr w:rsidRPr="008A4540" w:rsidR="00661191" w:rsidTr="5FFAE9BA" w14:paraId="398B5E67" w14:textId="77777777">
        <w:trPr>
          <w:trHeight w:val="74"/>
        </w:trPr>
        <w:tc>
          <w:tcPr>
            <w:tcW w:w="3150" w:type="dxa"/>
            <w:tcMar/>
          </w:tcPr>
          <w:p w:rsidRPr="008A4540" w:rsidR="00661191" w:rsidP="00007156" w:rsidRDefault="00661191" w14:paraId="3EF210AA" w14:textId="77777777">
            <w:pPr>
              <w:rPr>
                <w:rFonts w:ascii="Arial Narrow" w:hAnsi="Arial Narrow" w:cs="Arial"/>
                <w:b/>
                <w:sz w:val="20"/>
                <w:szCs w:val="20"/>
              </w:rPr>
            </w:pPr>
            <w:r w:rsidRPr="008A4540">
              <w:rPr>
                <w:rFonts w:ascii="Arial Narrow" w:hAnsi="Arial Narrow" w:cs="Arial"/>
                <w:b/>
                <w:sz w:val="20"/>
                <w:szCs w:val="20"/>
              </w:rPr>
              <w:t>14005</w:t>
            </w:r>
          </w:p>
        </w:tc>
        <w:tc>
          <w:tcPr>
            <w:tcW w:w="6172" w:type="dxa"/>
            <w:tcMar/>
          </w:tcPr>
          <w:p w:rsidRPr="008A4540" w:rsidR="00661191" w:rsidP="00007156" w:rsidRDefault="00661191" w14:paraId="67761EE0" w14:textId="77777777">
            <w:pPr>
              <w:jc w:val="both"/>
              <w:rPr>
                <w:rFonts w:ascii="Arial Narrow" w:hAnsi="Arial Narrow" w:cs="Arial"/>
                <w:b/>
                <w:sz w:val="20"/>
                <w:szCs w:val="20"/>
              </w:rPr>
            </w:pPr>
            <w:r w:rsidRPr="008A4540">
              <w:rPr>
                <w:rFonts w:ascii="Arial Narrow" w:hAnsi="Arial Narrow" w:cs="Arial"/>
                <w:b/>
                <w:sz w:val="20"/>
                <w:szCs w:val="20"/>
              </w:rPr>
              <w:t>NEGATIVA A EFECTUARSE EXÁMEN.</w:t>
            </w:r>
          </w:p>
        </w:tc>
      </w:tr>
      <w:tr w:rsidRPr="008A4540" w:rsidR="00661191" w:rsidTr="5FFAE9BA" w14:paraId="1624ED5D" w14:textId="77777777">
        <w:trPr>
          <w:trHeight w:val="74"/>
        </w:trPr>
        <w:tc>
          <w:tcPr>
            <w:tcW w:w="3150" w:type="dxa"/>
            <w:tcMar/>
          </w:tcPr>
          <w:p w:rsidRPr="008A4540" w:rsidR="00661191" w:rsidP="00007156" w:rsidRDefault="00661191" w14:paraId="32B165E4" w14:textId="77777777">
            <w:pPr>
              <w:rPr>
                <w:rFonts w:ascii="Arial Narrow" w:hAnsi="Arial Narrow"/>
                <w:sz w:val="20"/>
                <w:szCs w:val="20"/>
              </w:rPr>
            </w:pPr>
          </w:p>
        </w:tc>
        <w:tc>
          <w:tcPr>
            <w:tcW w:w="6172" w:type="dxa"/>
            <w:tcMar/>
          </w:tcPr>
          <w:p w:rsidRPr="008A4540" w:rsidR="00661191" w:rsidP="00007156" w:rsidRDefault="00661191" w14:paraId="5A9EB8D0" w14:textId="77777777">
            <w:pPr>
              <w:jc w:val="both"/>
              <w:rPr>
                <w:rFonts w:ascii="Arial Narrow" w:hAnsi="Arial Narrow" w:cs="Arial"/>
                <w:sz w:val="20"/>
                <w:szCs w:val="20"/>
              </w:rPr>
            </w:pPr>
            <w:r w:rsidRPr="008A4540">
              <w:rPr>
                <w:rFonts w:ascii="Arial Narrow" w:hAnsi="Arial Narrow" w:cs="Arial"/>
                <w:sz w:val="20"/>
                <w:szCs w:val="20"/>
              </w:rPr>
              <w:t xml:space="preserve">ART. 195 BIS </w:t>
            </w:r>
            <w:proofErr w:type="gramStart"/>
            <w:r w:rsidRPr="008A4540">
              <w:rPr>
                <w:rFonts w:ascii="Arial Narrow" w:hAnsi="Arial Narrow" w:cs="Arial"/>
                <w:sz w:val="20"/>
                <w:szCs w:val="20"/>
              </w:rPr>
              <w:t>LEY  DE</w:t>
            </w:r>
            <w:proofErr w:type="gramEnd"/>
            <w:r w:rsidRPr="008A4540">
              <w:rPr>
                <w:rFonts w:ascii="Arial Narrow" w:hAnsi="Arial Narrow" w:cs="Arial"/>
                <w:sz w:val="20"/>
                <w:szCs w:val="20"/>
              </w:rPr>
              <w:t xml:space="preserve"> TRÁNSITO</w:t>
            </w:r>
          </w:p>
        </w:tc>
      </w:tr>
      <w:tr w:rsidRPr="008A4540" w:rsidR="00661191" w:rsidTr="5FFAE9BA" w14:paraId="2041C1CE" w14:textId="77777777">
        <w:trPr>
          <w:trHeight w:val="74"/>
        </w:trPr>
        <w:tc>
          <w:tcPr>
            <w:tcW w:w="3150" w:type="dxa"/>
            <w:tcMar/>
          </w:tcPr>
          <w:p w:rsidRPr="008A4540" w:rsidR="00661191" w:rsidP="00007156" w:rsidRDefault="00661191" w14:paraId="21B2CE8C" w14:textId="77777777">
            <w:pPr>
              <w:rPr>
                <w:rFonts w:ascii="Arial Narrow" w:hAnsi="Arial Narrow"/>
                <w:sz w:val="20"/>
                <w:szCs w:val="20"/>
              </w:rPr>
            </w:pPr>
          </w:p>
        </w:tc>
        <w:tc>
          <w:tcPr>
            <w:tcW w:w="6172" w:type="dxa"/>
            <w:tcMar/>
          </w:tcPr>
          <w:p w:rsidRPr="008A4540" w:rsidR="00661191" w:rsidP="00007156" w:rsidRDefault="00661191" w14:paraId="63AA8874" w14:textId="77777777">
            <w:pPr>
              <w:jc w:val="both"/>
              <w:rPr>
                <w:rFonts w:ascii="Arial Narrow" w:hAnsi="Arial Narrow" w:cs="Arial"/>
                <w:sz w:val="20"/>
                <w:szCs w:val="20"/>
              </w:rPr>
            </w:pPr>
            <w:r w:rsidRPr="008A4540">
              <w:rPr>
                <w:rFonts w:ascii="Arial Narrow" w:hAnsi="Arial Narrow" w:cs="Arial"/>
                <w:sz w:val="20"/>
                <w:szCs w:val="20"/>
              </w:rPr>
              <w:t>Sanciona la negativa injustificada de un conductor a someterse a las pruebas respiratorias u otros exámenes científicos destinados a establecer la presencia de alcohol o de sustancias estupefacientes o psicotrópicas en el cuerpo, previstos en el artículo 182 de la misma Ley.</w:t>
            </w:r>
          </w:p>
        </w:tc>
      </w:tr>
      <w:tr w:rsidRPr="008A4540" w:rsidR="00661191" w:rsidTr="5FFAE9BA" w14:paraId="3975F9C5" w14:textId="77777777">
        <w:trPr>
          <w:trHeight w:val="74"/>
        </w:trPr>
        <w:tc>
          <w:tcPr>
            <w:tcW w:w="3150" w:type="dxa"/>
            <w:tcMar/>
          </w:tcPr>
          <w:p w:rsidRPr="008A4540" w:rsidR="00661191" w:rsidP="00007156" w:rsidRDefault="00661191" w14:paraId="00AA3BBB" w14:textId="77777777">
            <w:pPr>
              <w:rPr>
                <w:rFonts w:ascii="Arial Narrow" w:hAnsi="Arial Narrow"/>
                <w:sz w:val="20"/>
                <w:szCs w:val="20"/>
              </w:rPr>
            </w:pPr>
          </w:p>
        </w:tc>
        <w:tc>
          <w:tcPr>
            <w:tcW w:w="6172" w:type="dxa"/>
            <w:tcMar/>
          </w:tcPr>
          <w:p w:rsidRPr="008A4540" w:rsidR="00661191" w:rsidP="00007156" w:rsidRDefault="00661191" w14:paraId="1DC21395" w14:textId="77777777">
            <w:pPr>
              <w:jc w:val="both"/>
              <w:rPr>
                <w:rFonts w:ascii="Arial Narrow" w:hAnsi="Arial Narrow" w:cs="Arial"/>
                <w:sz w:val="20"/>
                <w:szCs w:val="20"/>
              </w:rPr>
            </w:pPr>
          </w:p>
        </w:tc>
      </w:tr>
      <w:tr w:rsidRPr="008A4540" w:rsidR="00661191" w:rsidTr="5FFAE9BA" w14:paraId="4C173834" w14:textId="77777777">
        <w:trPr>
          <w:trHeight w:val="74"/>
        </w:trPr>
        <w:tc>
          <w:tcPr>
            <w:tcW w:w="3150" w:type="dxa"/>
            <w:tcMar/>
          </w:tcPr>
          <w:p w:rsidRPr="008A4540" w:rsidR="00661191" w:rsidP="00007156" w:rsidRDefault="00661191" w14:paraId="15B4B263" w14:textId="77777777">
            <w:pPr>
              <w:rPr>
                <w:rFonts w:ascii="Arial Narrow" w:hAnsi="Arial Narrow" w:cs="Arial"/>
                <w:b/>
                <w:sz w:val="20"/>
                <w:szCs w:val="20"/>
              </w:rPr>
            </w:pPr>
            <w:r w:rsidRPr="008A4540">
              <w:rPr>
                <w:rFonts w:ascii="Arial Narrow" w:hAnsi="Arial Narrow" w:cs="Arial"/>
                <w:b/>
                <w:sz w:val="20"/>
                <w:szCs w:val="20"/>
              </w:rPr>
              <w:t>14006</w:t>
            </w:r>
          </w:p>
        </w:tc>
        <w:tc>
          <w:tcPr>
            <w:tcW w:w="6172" w:type="dxa"/>
            <w:tcMar/>
          </w:tcPr>
          <w:p w:rsidRPr="008A4540" w:rsidR="00661191" w:rsidP="00007156" w:rsidRDefault="00661191" w14:paraId="502C3C6E"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RESULTADO DE MUERTE ART. 196 INC. 3 LEY DE TRÁNSITO.</w:t>
            </w:r>
          </w:p>
        </w:tc>
      </w:tr>
      <w:tr w:rsidRPr="008A4540" w:rsidR="00661191" w:rsidTr="5FFAE9BA" w14:paraId="23CBED65" w14:textId="77777777">
        <w:trPr>
          <w:trHeight w:val="74"/>
        </w:trPr>
        <w:tc>
          <w:tcPr>
            <w:tcW w:w="3150" w:type="dxa"/>
            <w:tcMar/>
          </w:tcPr>
          <w:p w:rsidRPr="008A4540" w:rsidR="00661191" w:rsidP="00007156" w:rsidRDefault="00661191" w14:paraId="31D4007A" w14:textId="77777777">
            <w:pPr>
              <w:rPr>
                <w:rFonts w:ascii="Arial Narrow" w:hAnsi="Arial Narrow"/>
                <w:sz w:val="20"/>
                <w:szCs w:val="20"/>
              </w:rPr>
            </w:pPr>
          </w:p>
        </w:tc>
        <w:tc>
          <w:tcPr>
            <w:tcW w:w="6172" w:type="dxa"/>
            <w:tcMar/>
          </w:tcPr>
          <w:p w:rsidRPr="008A4540" w:rsidR="00661191" w:rsidP="00007156" w:rsidRDefault="00661191" w14:paraId="3721B93B" w14:textId="2B6B5D30">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p>
        </w:tc>
      </w:tr>
      <w:tr w:rsidRPr="008A4540" w:rsidR="00661191" w:rsidTr="5FFAE9BA" w14:paraId="406A96DC" w14:textId="77777777">
        <w:trPr>
          <w:trHeight w:val="74"/>
        </w:trPr>
        <w:tc>
          <w:tcPr>
            <w:tcW w:w="3150" w:type="dxa"/>
            <w:tcMar/>
          </w:tcPr>
          <w:p w:rsidRPr="008A4540" w:rsidR="00661191" w:rsidP="00007156" w:rsidRDefault="00661191" w14:paraId="1AB6A84E" w14:textId="77777777">
            <w:pPr>
              <w:rPr>
                <w:rFonts w:ascii="Arial Narrow" w:hAnsi="Arial Narrow"/>
                <w:sz w:val="20"/>
                <w:szCs w:val="20"/>
              </w:rPr>
            </w:pPr>
          </w:p>
        </w:tc>
        <w:tc>
          <w:tcPr>
            <w:tcW w:w="6172" w:type="dxa"/>
            <w:tcMar/>
          </w:tcPr>
          <w:p w:rsidRPr="008A4540" w:rsidR="00661191" w:rsidP="00007156" w:rsidRDefault="00661191" w14:paraId="6C638177" w14:textId="77777777">
            <w:pPr>
              <w:jc w:val="both"/>
              <w:rPr>
                <w:rFonts w:ascii="Arial Narrow" w:hAnsi="Arial Narrow" w:cs="Arial"/>
                <w:sz w:val="20"/>
                <w:szCs w:val="20"/>
              </w:rPr>
            </w:pPr>
          </w:p>
        </w:tc>
      </w:tr>
      <w:tr w:rsidRPr="008A4540" w:rsidR="00661191" w:rsidTr="5FFAE9BA" w14:paraId="22132E3B" w14:textId="77777777">
        <w:trPr>
          <w:trHeight w:val="74"/>
        </w:trPr>
        <w:tc>
          <w:tcPr>
            <w:tcW w:w="3150" w:type="dxa"/>
            <w:tcMar/>
          </w:tcPr>
          <w:p w:rsidRPr="008A4540" w:rsidR="00661191" w:rsidP="00007156" w:rsidRDefault="00661191" w14:paraId="615EF0D0" w14:textId="77777777">
            <w:pPr>
              <w:rPr>
                <w:rFonts w:ascii="Arial Narrow" w:hAnsi="Arial Narrow" w:cs="Arial"/>
                <w:b/>
                <w:sz w:val="20"/>
                <w:szCs w:val="20"/>
              </w:rPr>
            </w:pPr>
            <w:r w:rsidRPr="008A4540">
              <w:rPr>
                <w:rFonts w:ascii="Arial Narrow" w:hAnsi="Arial Narrow" w:cs="Arial"/>
                <w:b/>
                <w:sz w:val="20"/>
                <w:szCs w:val="20"/>
              </w:rPr>
              <w:t>14007</w:t>
            </w:r>
          </w:p>
        </w:tc>
        <w:tc>
          <w:tcPr>
            <w:tcW w:w="6172" w:type="dxa"/>
            <w:tcMar/>
          </w:tcPr>
          <w:p w:rsidRPr="008A4540" w:rsidR="00661191" w:rsidP="00007156" w:rsidRDefault="00661191" w14:paraId="12495373"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GRAVES GRAVÍSIMAS. ART. 196 INC. 3 LEY DE TRÁNSITO.</w:t>
            </w:r>
          </w:p>
        </w:tc>
      </w:tr>
      <w:tr w:rsidRPr="008A4540" w:rsidR="00661191" w:rsidTr="5FFAE9BA" w14:paraId="698AD6D7" w14:textId="77777777">
        <w:trPr>
          <w:trHeight w:val="74"/>
        </w:trPr>
        <w:tc>
          <w:tcPr>
            <w:tcW w:w="3150" w:type="dxa"/>
            <w:tcMar/>
          </w:tcPr>
          <w:p w:rsidRPr="008A4540" w:rsidR="00661191" w:rsidP="00007156" w:rsidRDefault="00661191" w14:paraId="54E163E6" w14:textId="77777777">
            <w:pPr>
              <w:rPr>
                <w:rFonts w:ascii="Arial Narrow" w:hAnsi="Arial Narrow"/>
                <w:sz w:val="20"/>
                <w:szCs w:val="20"/>
              </w:rPr>
            </w:pPr>
          </w:p>
        </w:tc>
        <w:tc>
          <w:tcPr>
            <w:tcW w:w="6172" w:type="dxa"/>
            <w:tcMar/>
          </w:tcPr>
          <w:p w:rsidRPr="008A4540" w:rsidR="00661191" w:rsidP="00007156" w:rsidRDefault="00661191" w14:paraId="6CE6B3C1" w14:textId="542A4DA9">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Pr="008A4540" w:rsidR="00661191" w:rsidTr="5FFAE9BA" w14:paraId="17BC190C" w14:textId="77777777">
        <w:trPr>
          <w:trHeight w:val="74"/>
        </w:trPr>
        <w:tc>
          <w:tcPr>
            <w:tcW w:w="3150" w:type="dxa"/>
            <w:tcMar/>
          </w:tcPr>
          <w:p w:rsidRPr="008A4540" w:rsidR="00661191" w:rsidP="00007156" w:rsidRDefault="00661191" w14:paraId="0EB15CCF" w14:textId="77777777">
            <w:pPr>
              <w:rPr>
                <w:rFonts w:ascii="Arial Narrow" w:hAnsi="Arial Narrow"/>
                <w:sz w:val="20"/>
                <w:szCs w:val="20"/>
              </w:rPr>
            </w:pPr>
          </w:p>
        </w:tc>
        <w:tc>
          <w:tcPr>
            <w:tcW w:w="6172" w:type="dxa"/>
            <w:tcMar/>
          </w:tcPr>
          <w:p w:rsidRPr="008A4540" w:rsidR="00661191" w:rsidP="00007156" w:rsidRDefault="00661191" w14:paraId="45423370" w14:textId="77777777">
            <w:pPr>
              <w:jc w:val="both"/>
              <w:rPr>
                <w:rFonts w:ascii="Arial Narrow" w:hAnsi="Arial Narrow" w:cs="Arial"/>
                <w:sz w:val="20"/>
                <w:szCs w:val="20"/>
              </w:rPr>
            </w:pPr>
          </w:p>
        </w:tc>
      </w:tr>
      <w:tr w:rsidRPr="008A4540" w:rsidR="00661191" w:rsidTr="5FFAE9BA" w14:paraId="54BDA105" w14:textId="77777777">
        <w:trPr>
          <w:trHeight w:val="74"/>
        </w:trPr>
        <w:tc>
          <w:tcPr>
            <w:tcW w:w="3150" w:type="dxa"/>
            <w:tcMar/>
          </w:tcPr>
          <w:p w:rsidRPr="008A4540" w:rsidR="00661191" w:rsidP="00007156" w:rsidRDefault="00661191" w14:paraId="0E60ED52" w14:textId="77777777">
            <w:pPr>
              <w:rPr>
                <w:rFonts w:ascii="Arial Narrow" w:hAnsi="Arial Narrow" w:cs="Arial"/>
                <w:b/>
                <w:sz w:val="20"/>
                <w:szCs w:val="20"/>
              </w:rPr>
            </w:pPr>
            <w:r w:rsidRPr="008A4540">
              <w:rPr>
                <w:rFonts w:ascii="Arial Narrow" w:hAnsi="Arial Narrow" w:cs="Arial"/>
                <w:b/>
                <w:sz w:val="20"/>
                <w:szCs w:val="20"/>
              </w:rPr>
              <w:t>14008</w:t>
            </w:r>
          </w:p>
        </w:tc>
        <w:tc>
          <w:tcPr>
            <w:tcW w:w="6172" w:type="dxa"/>
            <w:tcMar/>
          </w:tcPr>
          <w:p w:rsidRPr="008A4540" w:rsidR="00661191" w:rsidP="00007156" w:rsidRDefault="00661191" w14:paraId="377D15E4"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GRAVES ART 196 INC. 2 LEY DE TRÁNSITO.</w:t>
            </w:r>
          </w:p>
        </w:tc>
      </w:tr>
      <w:tr w:rsidRPr="008A4540" w:rsidR="00661191" w:rsidTr="5FFAE9BA" w14:paraId="6AC4A35E" w14:textId="77777777">
        <w:trPr>
          <w:trHeight w:val="74"/>
        </w:trPr>
        <w:tc>
          <w:tcPr>
            <w:tcW w:w="3150" w:type="dxa"/>
            <w:tcMar/>
          </w:tcPr>
          <w:p w:rsidRPr="008A4540" w:rsidR="00661191" w:rsidP="00007156" w:rsidRDefault="00661191" w14:paraId="09D72AD1" w14:textId="77777777">
            <w:pPr>
              <w:rPr>
                <w:rFonts w:ascii="Arial Narrow" w:hAnsi="Arial Narrow"/>
                <w:sz w:val="20"/>
                <w:szCs w:val="20"/>
              </w:rPr>
            </w:pPr>
          </w:p>
        </w:tc>
        <w:tc>
          <w:tcPr>
            <w:tcW w:w="6172" w:type="dxa"/>
            <w:tcMar/>
          </w:tcPr>
          <w:p w:rsidRPr="008A4540" w:rsidR="00661191" w:rsidP="00007156" w:rsidRDefault="00661191" w14:paraId="1E9239EB" w14:textId="77777777">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causaren lesiones graves.</w:t>
            </w:r>
          </w:p>
        </w:tc>
      </w:tr>
      <w:tr w:rsidRPr="008A4540" w:rsidR="00661191" w:rsidTr="5FFAE9BA" w14:paraId="6E124060" w14:textId="77777777">
        <w:trPr>
          <w:trHeight w:val="74"/>
        </w:trPr>
        <w:tc>
          <w:tcPr>
            <w:tcW w:w="3150" w:type="dxa"/>
            <w:tcMar/>
          </w:tcPr>
          <w:p w:rsidRPr="008A4540" w:rsidR="00661191" w:rsidP="00007156" w:rsidRDefault="00661191" w14:paraId="08B0D967" w14:textId="77777777">
            <w:pPr>
              <w:rPr>
                <w:rFonts w:ascii="Arial Narrow" w:hAnsi="Arial Narrow"/>
                <w:sz w:val="20"/>
                <w:szCs w:val="20"/>
              </w:rPr>
            </w:pPr>
          </w:p>
        </w:tc>
        <w:tc>
          <w:tcPr>
            <w:tcW w:w="6172" w:type="dxa"/>
            <w:tcMar/>
          </w:tcPr>
          <w:p w:rsidRPr="008A4540" w:rsidR="00661191" w:rsidP="00007156" w:rsidRDefault="00661191" w14:paraId="039108FB" w14:textId="77777777">
            <w:pPr>
              <w:jc w:val="both"/>
              <w:rPr>
                <w:rFonts w:ascii="Arial Narrow" w:hAnsi="Arial Narrow" w:cs="Arial"/>
                <w:sz w:val="20"/>
                <w:szCs w:val="20"/>
              </w:rPr>
            </w:pPr>
          </w:p>
        </w:tc>
      </w:tr>
      <w:tr w:rsidRPr="008A4540" w:rsidR="00661191" w:rsidTr="5FFAE9BA" w14:paraId="0FC67C3E" w14:textId="77777777">
        <w:trPr>
          <w:trHeight w:val="74"/>
        </w:trPr>
        <w:tc>
          <w:tcPr>
            <w:tcW w:w="3150" w:type="dxa"/>
            <w:tcMar/>
          </w:tcPr>
          <w:p w:rsidRPr="008A4540" w:rsidR="00661191" w:rsidP="00007156" w:rsidRDefault="00661191" w14:paraId="14BC336E" w14:textId="77777777">
            <w:pPr>
              <w:rPr>
                <w:rFonts w:ascii="Arial Narrow" w:hAnsi="Arial Narrow" w:cs="Arial"/>
                <w:b/>
                <w:sz w:val="20"/>
                <w:szCs w:val="20"/>
              </w:rPr>
            </w:pPr>
            <w:r w:rsidRPr="008A4540">
              <w:rPr>
                <w:rFonts w:ascii="Arial Narrow" w:hAnsi="Arial Narrow" w:cs="Arial"/>
                <w:b/>
                <w:sz w:val="20"/>
                <w:szCs w:val="20"/>
              </w:rPr>
              <w:t>14009</w:t>
            </w:r>
          </w:p>
        </w:tc>
        <w:tc>
          <w:tcPr>
            <w:tcW w:w="6172" w:type="dxa"/>
            <w:tcMar/>
          </w:tcPr>
          <w:p w:rsidRPr="008A4540" w:rsidR="00661191" w:rsidP="00007156" w:rsidRDefault="00661191" w14:paraId="130DB431"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MENOS GRAVES.ART. 196 INC. 2 LEY DE TRÁNSITO.</w:t>
            </w:r>
          </w:p>
        </w:tc>
      </w:tr>
      <w:tr w:rsidRPr="008A4540" w:rsidR="00661191" w:rsidTr="5FFAE9BA" w14:paraId="072C4381" w14:textId="77777777">
        <w:trPr>
          <w:trHeight w:val="74"/>
        </w:trPr>
        <w:tc>
          <w:tcPr>
            <w:tcW w:w="3150" w:type="dxa"/>
            <w:tcMar/>
          </w:tcPr>
          <w:p w:rsidRPr="008A4540" w:rsidR="00661191" w:rsidP="00007156" w:rsidRDefault="00661191" w14:paraId="4C991217" w14:textId="77777777">
            <w:pPr>
              <w:rPr>
                <w:rFonts w:ascii="Arial Narrow" w:hAnsi="Arial Narrow"/>
                <w:sz w:val="20"/>
                <w:szCs w:val="20"/>
              </w:rPr>
            </w:pPr>
          </w:p>
        </w:tc>
        <w:tc>
          <w:tcPr>
            <w:tcW w:w="6172" w:type="dxa"/>
            <w:tcMar/>
          </w:tcPr>
          <w:p w:rsidRPr="008A4540" w:rsidR="00661191" w:rsidP="00007156" w:rsidRDefault="00661191" w14:paraId="72141310" w14:textId="26198E2B">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causaren lesiones menos graves.</w:t>
            </w:r>
          </w:p>
        </w:tc>
      </w:tr>
      <w:tr w:rsidRPr="008A4540" w:rsidR="00661191" w:rsidTr="5FFAE9BA" w14:paraId="403EA473" w14:textId="77777777">
        <w:trPr>
          <w:trHeight w:val="74"/>
        </w:trPr>
        <w:tc>
          <w:tcPr>
            <w:tcW w:w="3150" w:type="dxa"/>
            <w:tcMar/>
          </w:tcPr>
          <w:p w:rsidRPr="008A4540" w:rsidR="00661191" w:rsidP="00007156" w:rsidRDefault="00661191" w14:paraId="1FCE71BC" w14:textId="77777777">
            <w:pPr>
              <w:rPr>
                <w:rFonts w:ascii="Arial Narrow" w:hAnsi="Arial Narrow"/>
                <w:sz w:val="20"/>
                <w:szCs w:val="20"/>
              </w:rPr>
            </w:pPr>
          </w:p>
        </w:tc>
        <w:tc>
          <w:tcPr>
            <w:tcW w:w="6172" w:type="dxa"/>
            <w:tcMar/>
          </w:tcPr>
          <w:p w:rsidRPr="008A4540" w:rsidR="00661191" w:rsidP="00007156" w:rsidRDefault="00661191" w14:paraId="4DEE0B91" w14:textId="77777777">
            <w:pPr>
              <w:jc w:val="both"/>
              <w:rPr>
                <w:rFonts w:ascii="Arial Narrow" w:hAnsi="Arial Narrow" w:cs="Arial"/>
                <w:sz w:val="20"/>
                <w:szCs w:val="20"/>
              </w:rPr>
            </w:pPr>
          </w:p>
        </w:tc>
      </w:tr>
      <w:tr w:rsidRPr="008A4540" w:rsidR="00661191" w:rsidTr="5FFAE9BA" w14:paraId="1DA612EE" w14:textId="77777777">
        <w:trPr>
          <w:trHeight w:val="74"/>
        </w:trPr>
        <w:tc>
          <w:tcPr>
            <w:tcW w:w="3150" w:type="dxa"/>
            <w:tcMar/>
          </w:tcPr>
          <w:p w:rsidRPr="008A4540" w:rsidR="00661191" w:rsidP="00007156" w:rsidRDefault="00661191" w14:paraId="4826548D" w14:textId="77777777">
            <w:pPr>
              <w:rPr>
                <w:rFonts w:ascii="Arial Narrow" w:hAnsi="Arial Narrow" w:cs="Arial"/>
                <w:b/>
                <w:sz w:val="20"/>
                <w:szCs w:val="20"/>
              </w:rPr>
            </w:pPr>
            <w:r w:rsidRPr="008A4540">
              <w:rPr>
                <w:rFonts w:ascii="Arial Narrow" w:hAnsi="Arial Narrow" w:cs="Arial"/>
                <w:b/>
                <w:sz w:val="20"/>
                <w:szCs w:val="20"/>
              </w:rPr>
              <w:t>14020</w:t>
            </w:r>
          </w:p>
        </w:tc>
        <w:tc>
          <w:tcPr>
            <w:tcW w:w="6172" w:type="dxa"/>
            <w:tcMar/>
          </w:tcPr>
          <w:p w:rsidRPr="008A4540" w:rsidR="00661191" w:rsidP="00007156" w:rsidRDefault="00661191" w14:paraId="018670E8" w14:textId="77777777">
            <w:pPr>
              <w:jc w:val="both"/>
              <w:rPr>
                <w:rFonts w:ascii="Arial Narrow" w:hAnsi="Arial Narrow" w:cs="Arial"/>
                <w:b/>
                <w:sz w:val="20"/>
                <w:szCs w:val="20"/>
              </w:rPr>
            </w:pPr>
            <w:r w:rsidRPr="008A4540">
              <w:rPr>
                <w:rFonts w:ascii="Arial Narrow" w:hAnsi="Arial Narrow" w:cs="Arial"/>
                <w:b/>
                <w:sz w:val="20"/>
                <w:szCs w:val="20"/>
              </w:rPr>
              <w:t>CUASIDELITO VEHÍCULO MOTORIZADO LEY TRÁNSITO.</w:t>
            </w:r>
          </w:p>
        </w:tc>
      </w:tr>
      <w:tr w:rsidRPr="008A4540" w:rsidR="00661191" w:rsidTr="5FFAE9BA" w14:paraId="24C86FC2" w14:textId="77777777">
        <w:trPr>
          <w:trHeight w:val="74"/>
        </w:trPr>
        <w:tc>
          <w:tcPr>
            <w:tcW w:w="3150" w:type="dxa"/>
            <w:tcMar/>
          </w:tcPr>
          <w:p w:rsidRPr="008A4540" w:rsidR="00661191" w:rsidP="00007156" w:rsidRDefault="00661191" w14:paraId="0730F31B" w14:textId="77777777">
            <w:pPr>
              <w:rPr>
                <w:rFonts w:ascii="Arial Narrow" w:hAnsi="Arial Narrow"/>
                <w:sz w:val="20"/>
                <w:szCs w:val="20"/>
              </w:rPr>
            </w:pPr>
          </w:p>
        </w:tc>
        <w:tc>
          <w:tcPr>
            <w:tcW w:w="6172" w:type="dxa"/>
            <w:tcMar/>
          </w:tcPr>
          <w:p w:rsidRPr="008A4540" w:rsidR="00661191" w:rsidP="00007156" w:rsidRDefault="00661191" w14:paraId="033BB62C" w14:textId="3E37A366">
            <w:pPr>
              <w:jc w:val="both"/>
              <w:rPr>
                <w:rFonts w:ascii="Arial Narrow" w:hAnsi="Arial Narrow" w:cs="Arial"/>
                <w:sz w:val="20"/>
                <w:szCs w:val="20"/>
              </w:rPr>
            </w:pPr>
            <w:r w:rsidRPr="008A4540">
              <w:rPr>
                <w:rFonts w:ascii="Arial Narrow" w:hAnsi="Arial Narrow" w:cs="Arial"/>
                <w:sz w:val="20"/>
                <w:szCs w:val="20"/>
              </w:rPr>
              <w:t>Sanciona la conducción, operación o desempeño negligentes o con imprudencia temeraria, de vehículos motorizados, que causaren lesiones o muerte.</w:t>
            </w:r>
          </w:p>
        </w:tc>
      </w:tr>
      <w:tr w:rsidRPr="008A4540" w:rsidR="00661191" w:rsidTr="5FFAE9BA" w14:paraId="223D26D4" w14:textId="77777777">
        <w:trPr>
          <w:trHeight w:val="74"/>
        </w:trPr>
        <w:tc>
          <w:tcPr>
            <w:tcW w:w="3150" w:type="dxa"/>
            <w:tcMar/>
          </w:tcPr>
          <w:p w:rsidRPr="008A4540" w:rsidR="00661191" w:rsidP="00007156" w:rsidRDefault="00661191" w14:paraId="2D42FB02" w14:textId="77777777">
            <w:pPr>
              <w:rPr>
                <w:rFonts w:ascii="Arial Narrow" w:hAnsi="Arial Narrow"/>
                <w:sz w:val="20"/>
                <w:szCs w:val="20"/>
              </w:rPr>
            </w:pPr>
          </w:p>
        </w:tc>
        <w:tc>
          <w:tcPr>
            <w:tcW w:w="6172" w:type="dxa"/>
            <w:tcMar/>
          </w:tcPr>
          <w:p w:rsidRPr="008A4540" w:rsidR="00661191" w:rsidP="00007156" w:rsidRDefault="00661191" w14:paraId="7DA446CD" w14:textId="77777777">
            <w:pPr>
              <w:jc w:val="both"/>
              <w:rPr>
                <w:rFonts w:ascii="Arial Narrow" w:hAnsi="Arial Narrow" w:cs="Arial"/>
                <w:sz w:val="20"/>
                <w:szCs w:val="20"/>
              </w:rPr>
            </w:pPr>
          </w:p>
        </w:tc>
      </w:tr>
      <w:tr w:rsidRPr="008A4540" w:rsidR="00661191" w:rsidTr="5FFAE9BA" w14:paraId="2D3A443C" w14:textId="77777777">
        <w:trPr>
          <w:trHeight w:val="74"/>
        </w:trPr>
        <w:tc>
          <w:tcPr>
            <w:tcW w:w="3150" w:type="dxa"/>
            <w:tcMar/>
          </w:tcPr>
          <w:p w:rsidRPr="008A4540" w:rsidR="00661191" w:rsidP="00007156" w:rsidRDefault="00661191" w14:paraId="38741AAE" w14:textId="77777777">
            <w:pPr>
              <w:rPr>
                <w:rFonts w:ascii="Arial Narrow" w:hAnsi="Arial Narrow"/>
                <w:sz w:val="20"/>
                <w:szCs w:val="20"/>
              </w:rPr>
            </w:pPr>
            <w:r w:rsidRPr="008A4540">
              <w:rPr>
                <w:rFonts w:ascii="Arial Narrow" w:hAnsi="Arial Narrow" w:cs="Arial"/>
                <w:b/>
                <w:sz w:val="20"/>
                <w:szCs w:val="20"/>
              </w:rPr>
              <w:t>14021</w:t>
            </w:r>
          </w:p>
        </w:tc>
        <w:tc>
          <w:tcPr>
            <w:tcW w:w="6172" w:type="dxa"/>
            <w:tcMar/>
          </w:tcPr>
          <w:p w:rsidRPr="008A4540" w:rsidR="00661191" w:rsidP="00007156" w:rsidRDefault="00661191" w14:paraId="59304E57" w14:textId="77777777">
            <w:pPr>
              <w:rPr>
                <w:rFonts w:ascii="Arial Narrow" w:hAnsi="Arial Narrow" w:cs="Arial"/>
                <w:sz w:val="20"/>
                <w:szCs w:val="20"/>
              </w:rPr>
            </w:pPr>
            <w:r w:rsidRPr="008A4540">
              <w:rPr>
                <w:rFonts w:ascii="Arial Narrow" w:hAnsi="Arial Narrow" w:cs="Arial"/>
                <w:b/>
                <w:sz w:val="20"/>
                <w:szCs w:val="20"/>
              </w:rPr>
              <w:t>MARCHARSE DEL SITIO DEL SUCESO SIN PRESTAR AUXILIO A LA VÍCTIMA.</w:t>
            </w:r>
          </w:p>
        </w:tc>
      </w:tr>
      <w:tr w:rsidRPr="008A4540" w:rsidR="00661191" w:rsidTr="5FFAE9BA" w14:paraId="41148806" w14:textId="77777777">
        <w:trPr>
          <w:trHeight w:val="74"/>
        </w:trPr>
        <w:tc>
          <w:tcPr>
            <w:tcW w:w="3150" w:type="dxa"/>
            <w:tcMar/>
          </w:tcPr>
          <w:p w:rsidRPr="008A4540" w:rsidR="00661191" w:rsidP="00007156" w:rsidRDefault="00661191" w14:paraId="2F588977" w14:textId="77777777">
            <w:pPr>
              <w:rPr>
                <w:rFonts w:ascii="Arial Narrow" w:hAnsi="Arial Narrow"/>
                <w:sz w:val="20"/>
                <w:szCs w:val="20"/>
              </w:rPr>
            </w:pPr>
          </w:p>
        </w:tc>
        <w:tc>
          <w:tcPr>
            <w:tcW w:w="6172" w:type="dxa"/>
            <w:tcMar/>
          </w:tcPr>
          <w:p w:rsidRPr="008A4540" w:rsidR="00661191" w:rsidP="00007156" w:rsidRDefault="00661191" w14:paraId="729E61A2" w14:textId="77777777">
            <w:pPr>
              <w:jc w:val="both"/>
              <w:rPr>
                <w:rFonts w:ascii="Arial Narrow" w:hAnsi="Arial Narrow" w:cs="Arial"/>
                <w:sz w:val="20"/>
                <w:szCs w:val="20"/>
              </w:rPr>
            </w:pPr>
            <w:r w:rsidRPr="008A4540">
              <w:rPr>
                <w:rFonts w:ascii="Arial Narrow" w:hAnsi="Arial Narrow" w:cs="Arial"/>
                <w:sz w:val="20"/>
                <w:szCs w:val="20"/>
              </w:rPr>
              <w:t>ART. 195 INC 2° y 3</w:t>
            </w:r>
          </w:p>
        </w:tc>
      </w:tr>
      <w:tr w:rsidRPr="008A4540" w:rsidR="00661191" w:rsidTr="5FFAE9BA" w14:paraId="3B4256AF" w14:textId="77777777">
        <w:trPr>
          <w:trHeight w:val="74"/>
        </w:trPr>
        <w:tc>
          <w:tcPr>
            <w:tcW w:w="3150" w:type="dxa"/>
            <w:tcMar/>
          </w:tcPr>
          <w:p w:rsidRPr="008A4540" w:rsidR="00661191" w:rsidP="00007156" w:rsidRDefault="00661191" w14:paraId="4BB337E7" w14:textId="77777777">
            <w:pPr>
              <w:rPr>
                <w:rFonts w:ascii="Arial Narrow" w:hAnsi="Arial Narrow"/>
                <w:sz w:val="20"/>
                <w:szCs w:val="20"/>
              </w:rPr>
            </w:pPr>
          </w:p>
        </w:tc>
        <w:tc>
          <w:tcPr>
            <w:tcW w:w="6172" w:type="dxa"/>
            <w:tcMar/>
          </w:tcPr>
          <w:p w:rsidRPr="008A4540" w:rsidR="00661191" w:rsidP="00007156" w:rsidRDefault="00661191" w14:paraId="51155A9F" w14:textId="1F074C57">
            <w:pPr>
              <w:jc w:val="both"/>
              <w:rPr>
                <w:rFonts w:ascii="Arial Narrow" w:hAnsi="Arial Narrow" w:cs="Arial"/>
                <w:sz w:val="20"/>
                <w:szCs w:val="20"/>
              </w:rPr>
            </w:pPr>
            <w:r w:rsidRPr="008A4540">
              <w:rPr>
                <w:rFonts w:ascii="Arial Narrow" w:hAnsi="Arial Narrow" w:cs="Arial"/>
                <w:sz w:val="20"/>
                <w:szCs w:val="20"/>
              </w:rPr>
              <w:t>Incumplir la obligación de detener la marcha, prestar ayuda y dar cuenta a la autoridad de todo accidente en que se produzcan lesiones o muerte.</w:t>
            </w:r>
          </w:p>
        </w:tc>
      </w:tr>
      <w:tr w:rsidRPr="008A4540" w:rsidR="00661191" w:rsidTr="5FFAE9BA" w14:paraId="53EF8C3F" w14:textId="77777777">
        <w:trPr>
          <w:trHeight w:val="74"/>
        </w:trPr>
        <w:tc>
          <w:tcPr>
            <w:tcW w:w="3150" w:type="dxa"/>
            <w:tcMar/>
          </w:tcPr>
          <w:p w:rsidRPr="008A4540" w:rsidR="00661191" w:rsidP="00007156" w:rsidRDefault="00661191" w14:paraId="237E7BF4" w14:textId="77777777">
            <w:pPr>
              <w:rPr>
                <w:rFonts w:ascii="Arial Narrow" w:hAnsi="Arial Narrow"/>
                <w:sz w:val="20"/>
                <w:szCs w:val="20"/>
              </w:rPr>
            </w:pPr>
          </w:p>
        </w:tc>
        <w:tc>
          <w:tcPr>
            <w:tcW w:w="6172" w:type="dxa"/>
            <w:tcMar/>
          </w:tcPr>
          <w:p w:rsidRPr="008A4540" w:rsidR="00661191" w:rsidP="00007156" w:rsidRDefault="00661191" w14:paraId="46660C38" w14:textId="77777777">
            <w:pPr>
              <w:jc w:val="both"/>
              <w:rPr>
                <w:rFonts w:ascii="Arial Narrow" w:hAnsi="Arial Narrow" w:cs="Arial"/>
                <w:sz w:val="20"/>
                <w:szCs w:val="20"/>
              </w:rPr>
            </w:pPr>
          </w:p>
        </w:tc>
      </w:tr>
      <w:tr w:rsidRPr="008A4540" w:rsidR="00661191" w:rsidTr="5FFAE9BA" w14:paraId="549E21A1" w14:textId="77777777">
        <w:trPr>
          <w:trHeight w:val="74"/>
        </w:trPr>
        <w:tc>
          <w:tcPr>
            <w:tcW w:w="3150" w:type="dxa"/>
            <w:tcMar/>
          </w:tcPr>
          <w:p w:rsidRPr="008A4540" w:rsidR="00661191" w:rsidP="00007156" w:rsidRDefault="00661191" w14:paraId="7B045801" w14:textId="77777777">
            <w:pPr>
              <w:rPr>
                <w:rFonts w:ascii="Arial Narrow" w:hAnsi="Arial Narrow" w:cs="Arial"/>
                <w:b/>
                <w:sz w:val="20"/>
                <w:szCs w:val="20"/>
              </w:rPr>
            </w:pPr>
            <w:r w:rsidRPr="008A4540">
              <w:rPr>
                <w:rFonts w:ascii="Arial Narrow" w:hAnsi="Arial Narrow" w:cs="Arial"/>
                <w:b/>
                <w:sz w:val="20"/>
                <w:szCs w:val="20"/>
              </w:rPr>
              <w:t>14022</w:t>
            </w:r>
          </w:p>
        </w:tc>
        <w:tc>
          <w:tcPr>
            <w:tcW w:w="6172" w:type="dxa"/>
            <w:tcMar/>
          </w:tcPr>
          <w:p w:rsidRPr="008A4540" w:rsidR="00661191" w:rsidP="00007156" w:rsidRDefault="00661191" w14:paraId="70B115CC" w14:textId="77777777">
            <w:pPr>
              <w:jc w:val="both"/>
              <w:rPr>
                <w:rFonts w:ascii="Arial Narrow" w:hAnsi="Arial Narrow" w:cs="Arial"/>
                <w:b/>
                <w:sz w:val="20"/>
                <w:szCs w:val="20"/>
              </w:rPr>
            </w:pPr>
            <w:r w:rsidRPr="008A4540">
              <w:rPr>
                <w:rFonts w:ascii="Arial Narrow" w:hAnsi="Arial Narrow" w:cs="Arial"/>
                <w:b/>
                <w:sz w:val="20"/>
                <w:szCs w:val="20"/>
              </w:rPr>
              <w:t>OCULTAMIENTO DE PLACA PATENTE.</w:t>
            </w:r>
          </w:p>
        </w:tc>
      </w:tr>
      <w:tr w:rsidRPr="008A4540" w:rsidR="00661191" w:rsidTr="5FFAE9BA" w14:paraId="04373634" w14:textId="77777777">
        <w:trPr>
          <w:trHeight w:val="74"/>
        </w:trPr>
        <w:tc>
          <w:tcPr>
            <w:tcW w:w="3150" w:type="dxa"/>
            <w:tcMar/>
          </w:tcPr>
          <w:p w:rsidRPr="008A4540" w:rsidR="00661191" w:rsidP="00007156" w:rsidRDefault="00661191" w14:paraId="517CF454" w14:textId="77777777">
            <w:pPr>
              <w:rPr>
                <w:rFonts w:ascii="Arial Narrow" w:hAnsi="Arial Narrow"/>
                <w:sz w:val="20"/>
                <w:szCs w:val="20"/>
              </w:rPr>
            </w:pPr>
          </w:p>
        </w:tc>
        <w:tc>
          <w:tcPr>
            <w:tcW w:w="6172" w:type="dxa"/>
            <w:tcMar/>
          </w:tcPr>
          <w:p w:rsidRPr="008A4540" w:rsidR="00661191" w:rsidP="00007156" w:rsidRDefault="00661191" w14:paraId="41B6285C" w14:textId="77777777">
            <w:pPr>
              <w:jc w:val="both"/>
              <w:rPr>
                <w:rFonts w:ascii="Arial Narrow" w:hAnsi="Arial Narrow" w:cs="Arial"/>
                <w:sz w:val="20"/>
                <w:szCs w:val="20"/>
              </w:rPr>
            </w:pPr>
            <w:r w:rsidRPr="008A4540">
              <w:rPr>
                <w:rFonts w:ascii="Arial Narrow" w:hAnsi="Arial Narrow" w:cs="Arial"/>
                <w:sz w:val="20"/>
                <w:szCs w:val="20"/>
              </w:rPr>
              <w:t>ART. 192 LETRA E</w:t>
            </w:r>
          </w:p>
        </w:tc>
      </w:tr>
      <w:tr w:rsidRPr="008A4540" w:rsidR="00661191" w:rsidTr="5FFAE9BA" w14:paraId="5D616945" w14:textId="77777777">
        <w:trPr>
          <w:trHeight w:val="74"/>
        </w:trPr>
        <w:tc>
          <w:tcPr>
            <w:tcW w:w="3150" w:type="dxa"/>
            <w:tcMar/>
          </w:tcPr>
          <w:p w:rsidRPr="008A4540" w:rsidR="00661191" w:rsidP="00007156" w:rsidRDefault="00661191" w14:paraId="55272821" w14:textId="77777777">
            <w:pPr>
              <w:rPr>
                <w:rFonts w:ascii="Arial Narrow" w:hAnsi="Arial Narrow"/>
                <w:sz w:val="20"/>
                <w:szCs w:val="20"/>
              </w:rPr>
            </w:pPr>
          </w:p>
        </w:tc>
        <w:tc>
          <w:tcPr>
            <w:tcW w:w="6172" w:type="dxa"/>
            <w:tcMar/>
          </w:tcPr>
          <w:p w:rsidRPr="008A4540" w:rsidR="00661191" w:rsidP="00007156" w:rsidRDefault="00661191" w14:paraId="32CC2984" w14:textId="27E426CD">
            <w:pPr>
              <w:jc w:val="both"/>
              <w:rPr>
                <w:rFonts w:ascii="Arial Narrow" w:hAnsi="Arial Narrow" w:cs="Arial"/>
                <w:sz w:val="20"/>
                <w:szCs w:val="20"/>
              </w:rPr>
            </w:pPr>
            <w:r w:rsidRPr="008A4540">
              <w:rPr>
                <w:rFonts w:ascii="Arial Narrow" w:hAnsi="Arial Narrow" w:cs="Arial"/>
                <w:sz w:val="20"/>
                <w:szCs w:val="20"/>
              </w:rPr>
              <w:t>Conducir, a sabiendas, un vehículo con placa patente ocultada o alterada o utilice, a sabiendas, una placa patente falsa o que corresponda a otro vehículo.</w:t>
            </w:r>
          </w:p>
        </w:tc>
      </w:tr>
      <w:tr w:rsidRPr="008A4540" w:rsidR="00661191" w:rsidTr="5FFAE9BA" w14:paraId="09637DE5" w14:textId="77777777">
        <w:trPr>
          <w:trHeight w:val="74"/>
        </w:trPr>
        <w:tc>
          <w:tcPr>
            <w:tcW w:w="3150" w:type="dxa"/>
            <w:tcMar/>
          </w:tcPr>
          <w:p w:rsidRPr="008A4540" w:rsidR="00661191" w:rsidP="00007156" w:rsidRDefault="00661191" w14:paraId="027D9D97" w14:textId="77777777">
            <w:pPr>
              <w:rPr>
                <w:rFonts w:ascii="Arial Narrow" w:hAnsi="Arial Narrow"/>
                <w:sz w:val="20"/>
                <w:szCs w:val="20"/>
              </w:rPr>
            </w:pPr>
          </w:p>
        </w:tc>
        <w:tc>
          <w:tcPr>
            <w:tcW w:w="6172" w:type="dxa"/>
            <w:tcMar/>
          </w:tcPr>
          <w:p w:rsidRPr="008A4540" w:rsidR="00661191" w:rsidP="00007156" w:rsidRDefault="00661191" w14:paraId="281359A9" w14:textId="77777777">
            <w:pPr>
              <w:jc w:val="both"/>
              <w:rPr>
                <w:rFonts w:ascii="Arial Narrow" w:hAnsi="Arial Narrow" w:cs="Arial"/>
                <w:sz w:val="20"/>
                <w:szCs w:val="20"/>
              </w:rPr>
            </w:pPr>
          </w:p>
        </w:tc>
      </w:tr>
      <w:tr w:rsidRPr="008A4540" w:rsidR="00661191" w:rsidTr="5FFAE9BA" w14:paraId="644105C0" w14:textId="77777777">
        <w:trPr>
          <w:trHeight w:val="74"/>
        </w:trPr>
        <w:tc>
          <w:tcPr>
            <w:tcW w:w="3150" w:type="dxa"/>
            <w:tcMar/>
          </w:tcPr>
          <w:p w:rsidRPr="008A4540" w:rsidR="00661191" w:rsidP="00007156" w:rsidRDefault="00661191" w14:paraId="7D105E5E" w14:textId="77777777">
            <w:pPr>
              <w:rPr>
                <w:rFonts w:ascii="Arial Narrow" w:hAnsi="Arial Narrow" w:cs="Arial"/>
                <w:b/>
                <w:sz w:val="20"/>
                <w:szCs w:val="20"/>
              </w:rPr>
            </w:pPr>
            <w:r w:rsidRPr="008A4540">
              <w:rPr>
                <w:rFonts w:ascii="Arial Narrow" w:hAnsi="Arial Narrow" w:cs="Arial"/>
                <w:b/>
                <w:sz w:val="20"/>
                <w:szCs w:val="20"/>
              </w:rPr>
              <w:lastRenderedPageBreak/>
              <w:t>14052</w:t>
            </w:r>
          </w:p>
        </w:tc>
        <w:tc>
          <w:tcPr>
            <w:tcW w:w="6172" w:type="dxa"/>
            <w:tcMar/>
          </w:tcPr>
          <w:p w:rsidRPr="008A4540" w:rsidR="00661191" w:rsidP="00007156" w:rsidRDefault="00661191" w14:paraId="78014856" w14:textId="77777777">
            <w:pPr>
              <w:jc w:val="both"/>
              <w:rPr>
                <w:rFonts w:ascii="Arial Narrow" w:hAnsi="Arial Narrow" w:cs="Arial"/>
                <w:b/>
                <w:sz w:val="20"/>
                <w:szCs w:val="20"/>
              </w:rPr>
            </w:pPr>
            <w:r w:rsidRPr="008A4540">
              <w:rPr>
                <w:rFonts w:ascii="Arial Narrow" w:hAnsi="Arial Narrow" w:cs="Arial"/>
                <w:b/>
                <w:sz w:val="20"/>
                <w:szCs w:val="20"/>
              </w:rPr>
              <w:t>CONDUCCIÓN ESTADO DE EBRIEDAD CON O SIN DAÑOS O LESIONES LEVES.</w:t>
            </w:r>
          </w:p>
        </w:tc>
      </w:tr>
      <w:tr w:rsidRPr="008A4540" w:rsidR="00661191" w:rsidTr="5FFAE9BA" w14:paraId="56F81F4E" w14:textId="77777777">
        <w:trPr>
          <w:trHeight w:val="74"/>
        </w:trPr>
        <w:tc>
          <w:tcPr>
            <w:tcW w:w="3150" w:type="dxa"/>
            <w:tcMar/>
          </w:tcPr>
          <w:p w:rsidRPr="008A4540" w:rsidR="00661191" w:rsidP="00007156" w:rsidRDefault="00661191" w14:paraId="2D866FFE" w14:textId="77777777">
            <w:pPr>
              <w:rPr>
                <w:rFonts w:ascii="Arial Narrow" w:hAnsi="Arial Narrow"/>
                <w:sz w:val="20"/>
                <w:szCs w:val="20"/>
              </w:rPr>
            </w:pPr>
          </w:p>
        </w:tc>
        <w:tc>
          <w:tcPr>
            <w:tcW w:w="6172" w:type="dxa"/>
            <w:tcMar/>
          </w:tcPr>
          <w:p w:rsidRPr="008A4540" w:rsidR="00661191" w:rsidP="00007156" w:rsidRDefault="00661191" w14:paraId="19832391" w14:textId="77777777">
            <w:pPr>
              <w:jc w:val="both"/>
              <w:rPr>
                <w:rFonts w:ascii="Arial Narrow" w:hAnsi="Arial Narrow" w:cs="Arial"/>
                <w:sz w:val="20"/>
                <w:szCs w:val="20"/>
              </w:rPr>
            </w:pPr>
            <w:r w:rsidRPr="008A4540">
              <w:rPr>
                <w:rFonts w:ascii="Arial Narrow" w:hAnsi="Arial Narrow" w:cs="Arial"/>
                <w:sz w:val="20"/>
                <w:szCs w:val="20"/>
              </w:rPr>
              <w:t>ART. 196 E inciso 1 LEY DE TRÁNSITO</w:t>
            </w:r>
          </w:p>
        </w:tc>
      </w:tr>
      <w:tr w:rsidRPr="008A4540" w:rsidR="00661191" w:rsidTr="5FFAE9BA" w14:paraId="533BB5C1" w14:textId="77777777">
        <w:trPr>
          <w:trHeight w:val="74"/>
        </w:trPr>
        <w:tc>
          <w:tcPr>
            <w:tcW w:w="3150" w:type="dxa"/>
            <w:tcMar/>
          </w:tcPr>
          <w:p w:rsidRPr="008A4540" w:rsidR="00661191" w:rsidP="00007156" w:rsidRDefault="00661191" w14:paraId="07D5E4EE" w14:textId="77777777">
            <w:pPr>
              <w:rPr>
                <w:rFonts w:ascii="Arial Narrow" w:hAnsi="Arial Narrow"/>
                <w:sz w:val="20"/>
                <w:szCs w:val="20"/>
              </w:rPr>
            </w:pPr>
          </w:p>
        </w:tc>
        <w:tc>
          <w:tcPr>
            <w:tcW w:w="6172" w:type="dxa"/>
            <w:tcMar/>
          </w:tcPr>
          <w:p w:rsidRPr="008A4540" w:rsidR="00661191" w:rsidP="00007156" w:rsidRDefault="00661191" w14:paraId="57F0FD8C" w14:textId="48E167F9">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Pr="008A4540" w:rsidR="00661191" w:rsidTr="5FFAE9BA" w14:paraId="5976336C" w14:textId="77777777">
        <w:trPr>
          <w:trHeight w:val="74"/>
        </w:trPr>
        <w:tc>
          <w:tcPr>
            <w:tcW w:w="3150" w:type="dxa"/>
            <w:tcMar/>
          </w:tcPr>
          <w:p w:rsidRPr="008A4540" w:rsidR="00661191" w:rsidP="00007156" w:rsidRDefault="00661191" w14:paraId="4D8B2887" w14:textId="77777777">
            <w:pPr>
              <w:rPr>
                <w:rFonts w:ascii="Arial Narrow" w:hAnsi="Arial Narrow"/>
                <w:sz w:val="20"/>
                <w:szCs w:val="20"/>
              </w:rPr>
            </w:pPr>
          </w:p>
        </w:tc>
        <w:tc>
          <w:tcPr>
            <w:tcW w:w="6172" w:type="dxa"/>
            <w:tcMar/>
          </w:tcPr>
          <w:p w:rsidRPr="008A4540" w:rsidR="00661191" w:rsidP="00007156" w:rsidRDefault="00661191" w14:paraId="6E9EB442" w14:textId="77777777">
            <w:pPr>
              <w:jc w:val="both"/>
              <w:rPr>
                <w:rFonts w:ascii="Arial Narrow" w:hAnsi="Arial Narrow" w:cs="Arial"/>
                <w:sz w:val="20"/>
                <w:szCs w:val="20"/>
              </w:rPr>
            </w:pPr>
          </w:p>
        </w:tc>
      </w:tr>
      <w:tr w:rsidRPr="008A4540" w:rsidR="00661191" w:rsidTr="5FFAE9BA" w14:paraId="037B929B" w14:textId="77777777">
        <w:trPr>
          <w:trHeight w:val="74"/>
        </w:trPr>
        <w:tc>
          <w:tcPr>
            <w:tcW w:w="3150" w:type="dxa"/>
            <w:tcMar/>
          </w:tcPr>
          <w:p w:rsidRPr="008A4540" w:rsidR="00661191" w:rsidP="00007156" w:rsidRDefault="00661191" w14:paraId="34B89B69" w14:textId="77777777">
            <w:pPr>
              <w:rPr>
                <w:rFonts w:ascii="Arial Narrow" w:hAnsi="Arial Narrow" w:cs="Arial"/>
                <w:b/>
                <w:sz w:val="20"/>
                <w:szCs w:val="20"/>
              </w:rPr>
            </w:pPr>
            <w:r w:rsidRPr="008A4540">
              <w:rPr>
                <w:rFonts w:ascii="Arial Narrow" w:hAnsi="Arial Narrow" w:cs="Arial"/>
                <w:b/>
                <w:sz w:val="20"/>
                <w:szCs w:val="20"/>
              </w:rPr>
              <w:t>14056</w:t>
            </w:r>
          </w:p>
        </w:tc>
        <w:tc>
          <w:tcPr>
            <w:tcW w:w="6172" w:type="dxa"/>
            <w:tcMar/>
          </w:tcPr>
          <w:p w:rsidRPr="008A4540" w:rsidR="00661191" w:rsidP="00007156" w:rsidRDefault="00661191" w14:paraId="292ECD02" w14:textId="77777777">
            <w:pPr>
              <w:jc w:val="both"/>
              <w:rPr>
                <w:rFonts w:ascii="Arial Narrow" w:hAnsi="Arial Narrow" w:cs="Arial"/>
                <w:b/>
                <w:sz w:val="20"/>
                <w:szCs w:val="20"/>
              </w:rPr>
            </w:pPr>
            <w:r w:rsidRPr="008A4540">
              <w:rPr>
                <w:rFonts w:ascii="Arial Narrow" w:hAnsi="Arial Narrow" w:cs="Arial"/>
                <w:b/>
                <w:sz w:val="20"/>
                <w:szCs w:val="20"/>
              </w:rPr>
              <w:t xml:space="preserve">ATENTADO A VEHÍCULO MOTORIZADO EN CIRCULACIÓN CON OBJETO CONTUNDENTE U </w:t>
            </w:r>
            <w:proofErr w:type="gramStart"/>
            <w:r w:rsidRPr="008A4540">
              <w:rPr>
                <w:rFonts w:ascii="Arial Narrow" w:hAnsi="Arial Narrow" w:cs="Arial"/>
                <w:b/>
                <w:sz w:val="20"/>
                <w:szCs w:val="20"/>
              </w:rPr>
              <w:t>OTRO  SEMEJANTE</w:t>
            </w:r>
            <w:proofErr w:type="gramEnd"/>
            <w:r w:rsidRPr="008A4540">
              <w:rPr>
                <w:rFonts w:ascii="Arial Narrow" w:hAnsi="Arial Narrow" w:cs="Arial"/>
                <w:b/>
                <w:sz w:val="20"/>
                <w:szCs w:val="20"/>
              </w:rPr>
              <w:t>.</w:t>
            </w:r>
          </w:p>
        </w:tc>
      </w:tr>
      <w:tr w:rsidRPr="008A4540" w:rsidR="00661191" w:rsidTr="5FFAE9BA" w14:paraId="12316E5B" w14:textId="77777777">
        <w:trPr>
          <w:trHeight w:val="74"/>
        </w:trPr>
        <w:tc>
          <w:tcPr>
            <w:tcW w:w="3150" w:type="dxa"/>
            <w:tcMar/>
          </w:tcPr>
          <w:p w:rsidRPr="008A4540" w:rsidR="00661191" w:rsidP="00007156" w:rsidRDefault="00661191" w14:paraId="36B405B9" w14:textId="77777777">
            <w:pPr>
              <w:rPr>
                <w:rFonts w:ascii="Arial Narrow" w:hAnsi="Arial Narrow"/>
                <w:sz w:val="20"/>
                <w:szCs w:val="20"/>
              </w:rPr>
            </w:pPr>
          </w:p>
        </w:tc>
        <w:tc>
          <w:tcPr>
            <w:tcW w:w="6172" w:type="dxa"/>
            <w:tcMar/>
          </w:tcPr>
          <w:p w:rsidRPr="008A4540" w:rsidR="00661191" w:rsidP="00007156" w:rsidRDefault="00661191" w14:paraId="334C53A3" w14:textId="77777777">
            <w:pPr>
              <w:jc w:val="both"/>
              <w:rPr>
                <w:rFonts w:ascii="Arial Narrow" w:hAnsi="Arial Narrow" w:cs="Arial"/>
                <w:sz w:val="20"/>
                <w:szCs w:val="20"/>
              </w:rPr>
            </w:pPr>
            <w:r w:rsidRPr="008A4540">
              <w:rPr>
                <w:rFonts w:ascii="Arial Narrow" w:hAnsi="Arial Narrow" w:cs="Arial"/>
                <w:sz w:val="20"/>
                <w:szCs w:val="20"/>
              </w:rPr>
              <w:t>ART. 198 LEY DE TRÁNSITO</w:t>
            </w:r>
          </w:p>
        </w:tc>
      </w:tr>
      <w:tr w:rsidRPr="008A4540" w:rsidR="00661191" w:rsidTr="5FFAE9BA" w14:paraId="113A279B" w14:textId="77777777">
        <w:trPr>
          <w:trHeight w:val="74"/>
        </w:trPr>
        <w:tc>
          <w:tcPr>
            <w:tcW w:w="3150" w:type="dxa"/>
            <w:tcMar/>
          </w:tcPr>
          <w:p w:rsidRPr="008A4540" w:rsidR="00661191" w:rsidP="00007156" w:rsidRDefault="00661191" w14:paraId="0D63603E" w14:textId="77777777">
            <w:pPr>
              <w:rPr>
                <w:rFonts w:ascii="Arial Narrow" w:hAnsi="Arial Narrow"/>
                <w:sz w:val="20"/>
                <w:szCs w:val="20"/>
              </w:rPr>
            </w:pPr>
          </w:p>
        </w:tc>
        <w:tc>
          <w:tcPr>
            <w:tcW w:w="6172" w:type="dxa"/>
            <w:tcMar/>
          </w:tcPr>
          <w:p w:rsidRPr="008A4540" w:rsidR="00661191" w:rsidP="00B765F3" w:rsidRDefault="00661191" w14:paraId="39DA92AF" w14:textId="16F8FC57">
            <w:pPr>
              <w:jc w:val="both"/>
              <w:rPr>
                <w:rFonts w:ascii="Arial Narrow" w:hAnsi="Arial Narrow" w:cs="Arial"/>
                <w:sz w:val="20"/>
                <w:szCs w:val="20"/>
              </w:rPr>
            </w:pPr>
            <w:r w:rsidRPr="008A4540">
              <w:rPr>
                <w:rFonts w:ascii="Arial Narrow" w:hAnsi="Arial Narrow" w:cs="Arial"/>
                <w:sz w:val="20"/>
                <w:szCs w:val="20"/>
              </w:rPr>
              <w:t>Atentar contra un vehículo motorizado se encuentre o no en circulación, apedreándolo o arrojándole otros objetos contundentes o inflamables o por cualquier otro medio semejante.</w:t>
            </w:r>
          </w:p>
        </w:tc>
      </w:tr>
      <w:tr w:rsidRPr="008A4540" w:rsidR="00661191" w:rsidTr="5FFAE9BA" w14:paraId="0E440FC5" w14:textId="77777777">
        <w:trPr>
          <w:trHeight w:val="74"/>
        </w:trPr>
        <w:tc>
          <w:tcPr>
            <w:tcW w:w="3150" w:type="dxa"/>
            <w:tcMar/>
          </w:tcPr>
          <w:p w:rsidRPr="008A4540" w:rsidR="00661191" w:rsidP="00007156" w:rsidRDefault="00661191" w14:paraId="083F5573" w14:textId="17360FE8">
            <w:pPr>
              <w:rPr>
                <w:rFonts w:ascii="Arial Narrow" w:hAnsi="Arial Narrow"/>
                <w:sz w:val="20"/>
                <w:szCs w:val="20"/>
              </w:rPr>
            </w:pPr>
          </w:p>
        </w:tc>
        <w:tc>
          <w:tcPr>
            <w:tcW w:w="6172" w:type="dxa"/>
            <w:tcMar/>
          </w:tcPr>
          <w:p w:rsidRPr="008A4540" w:rsidR="00661191" w:rsidP="00007156" w:rsidRDefault="00661191" w14:paraId="00BDD940" w14:textId="77777777">
            <w:pPr>
              <w:jc w:val="both"/>
              <w:rPr>
                <w:rFonts w:ascii="Arial Narrow" w:hAnsi="Arial Narrow" w:cs="Arial"/>
                <w:sz w:val="20"/>
                <w:szCs w:val="20"/>
              </w:rPr>
            </w:pPr>
          </w:p>
        </w:tc>
      </w:tr>
      <w:tr w:rsidRPr="008A4540" w:rsidR="00661191" w:rsidTr="5FFAE9BA" w14:paraId="0A333A53" w14:textId="77777777">
        <w:trPr>
          <w:trHeight w:val="74"/>
        </w:trPr>
        <w:tc>
          <w:tcPr>
            <w:tcW w:w="3150" w:type="dxa"/>
            <w:tcMar/>
          </w:tcPr>
          <w:p w:rsidRPr="008A4540" w:rsidR="00661191" w:rsidP="00007156" w:rsidRDefault="00661191" w14:paraId="7F0E2B96" w14:textId="77777777">
            <w:pPr>
              <w:rPr>
                <w:rFonts w:ascii="Arial Narrow" w:hAnsi="Arial Narrow" w:cs="Arial"/>
                <w:b/>
                <w:sz w:val="20"/>
                <w:szCs w:val="20"/>
              </w:rPr>
            </w:pPr>
            <w:r w:rsidRPr="008A4540">
              <w:rPr>
                <w:rFonts w:ascii="Arial Narrow" w:hAnsi="Arial Narrow" w:cs="Arial"/>
                <w:b/>
                <w:sz w:val="20"/>
                <w:szCs w:val="20"/>
              </w:rPr>
              <w:t>14057</w:t>
            </w:r>
          </w:p>
        </w:tc>
        <w:tc>
          <w:tcPr>
            <w:tcW w:w="6172" w:type="dxa"/>
            <w:tcMar/>
          </w:tcPr>
          <w:p w:rsidRPr="008A4540" w:rsidR="00661191" w:rsidP="00007156" w:rsidRDefault="00661191" w14:paraId="5DAB283B" w14:textId="77777777">
            <w:pPr>
              <w:jc w:val="both"/>
              <w:rPr>
                <w:rFonts w:ascii="Arial Narrow" w:hAnsi="Arial Narrow" w:cs="Arial"/>
                <w:b/>
                <w:sz w:val="20"/>
                <w:szCs w:val="20"/>
              </w:rPr>
            </w:pPr>
            <w:r w:rsidRPr="008A4540">
              <w:rPr>
                <w:rFonts w:ascii="Arial Narrow" w:hAnsi="Arial Narrow" w:cs="Arial"/>
                <w:b/>
                <w:sz w:val="20"/>
                <w:szCs w:val="20"/>
              </w:rPr>
              <w:t>CONDUCIR VEHÍCULO DURANTE LA VIGENCIA DE ALGUNA SANCIÓN IMPUESTA. ART. 209 LEY 18290.</w:t>
            </w:r>
          </w:p>
        </w:tc>
      </w:tr>
      <w:tr w:rsidRPr="008A4540" w:rsidR="00661191" w:rsidTr="5FFAE9BA" w14:paraId="48BD0203" w14:textId="77777777">
        <w:trPr>
          <w:trHeight w:val="74"/>
        </w:trPr>
        <w:tc>
          <w:tcPr>
            <w:tcW w:w="3150" w:type="dxa"/>
            <w:tcMar/>
          </w:tcPr>
          <w:p w:rsidRPr="008A4540" w:rsidR="00661191" w:rsidP="00007156" w:rsidRDefault="00661191" w14:paraId="6A51424A" w14:textId="77777777">
            <w:pPr>
              <w:rPr>
                <w:rFonts w:ascii="Arial Narrow" w:hAnsi="Arial Narrow"/>
                <w:sz w:val="20"/>
                <w:szCs w:val="20"/>
              </w:rPr>
            </w:pPr>
          </w:p>
        </w:tc>
        <w:tc>
          <w:tcPr>
            <w:tcW w:w="6172" w:type="dxa"/>
            <w:tcMar/>
          </w:tcPr>
          <w:p w:rsidRPr="008A4540" w:rsidR="00661191" w:rsidP="00007156" w:rsidRDefault="00661191" w14:paraId="38CA6CCF" w14:textId="641DAFCA">
            <w:pPr>
              <w:jc w:val="both"/>
              <w:rPr>
                <w:rFonts w:ascii="Arial Narrow" w:hAnsi="Arial Narrow" w:cs="Arial"/>
                <w:sz w:val="20"/>
                <w:szCs w:val="20"/>
              </w:rPr>
            </w:pPr>
            <w:r w:rsidRPr="008A4540">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Pr="008A4540" w:rsidR="00661191" w:rsidTr="5FFAE9BA" w14:paraId="6D6D3B6B" w14:textId="77777777">
        <w:trPr>
          <w:trHeight w:val="74"/>
        </w:trPr>
        <w:tc>
          <w:tcPr>
            <w:tcW w:w="3150" w:type="dxa"/>
            <w:tcMar/>
          </w:tcPr>
          <w:p w:rsidRPr="008A4540" w:rsidR="00661191" w:rsidP="00007156" w:rsidRDefault="00661191" w14:paraId="0E59E83D" w14:textId="77777777">
            <w:pPr>
              <w:rPr>
                <w:rFonts w:ascii="Arial Narrow" w:hAnsi="Arial Narrow"/>
                <w:sz w:val="20"/>
                <w:szCs w:val="20"/>
              </w:rPr>
            </w:pPr>
          </w:p>
        </w:tc>
        <w:tc>
          <w:tcPr>
            <w:tcW w:w="6172" w:type="dxa"/>
            <w:tcMar/>
          </w:tcPr>
          <w:p w:rsidRPr="008A4540" w:rsidR="00661191" w:rsidP="00007156" w:rsidRDefault="00661191" w14:paraId="2A2F2362" w14:textId="77777777">
            <w:pPr>
              <w:jc w:val="both"/>
              <w:rPr>
                <w:rFonts w:ascii="Arial Narrow" w:hAnsi="Arial Narrow" w:cs="Arial"/>
                <w:sz w:val="20"/>
                <w:szCs w:val="20"/>
              </w:rPr>
            </w:pPr>
          </w:p>
        </w:tc>
      </w:tr>
      <w:tr w:rsidRPr="008A4540" w:rsidR="00661191" w:rsidTr="5FFAE9BA" w14:paraId="48FF6A9E" w14:textId="77777777">
        <w:trPr>
          <w:trHeight w:val="74"/>
        </w:trPr>
        <w:tc>
          <w:tcPr>
            <w:tcW w:w="3150" w:type="dxa"/>
            <w:tcMar/>
          </w:tcPr>
          <w:p w:rsidRPr="008A4540" w:rsidR="00661191" w:rsidP="00007156" w:rsidRDefault="00661191" w14:paraId="16030B81" w14:textId="77777777">
            <w:pPr>
              <w:rPr>
                <w:rFonts w:ascii="Arial Narrow" w:hAnsi="Arial Narrow"/>
                <w:sz w:val="20"/>
                <w:szCs w:val="20"/>
              </w:rPr>
            </w:pPr>
            <w:r w:rsidRPr="008A4540">
              <w:rPr>
                <w:rFonts w:ascii="Arial Narrow" w:hAnsi="Arial Narrow" w:cs="Arial"/>
                <w:b/>
                <w:sz w:val="20"/>
                <w:szCs w:val="20"/>
              </w:rPr>
              <w:t>14060</w:t>
            </w:r>
          </w:p>
        </w:tc>
        <w:tc>
          <w:tcPr>
            <w:tcW w:w="6172" w:type="dxa"/>
            <w:tcMar/>
          </w:tcPr>
          <w:p w:rsidRPr="008A4540" w:rsidR="00661191" w:rsidP="00007156" w:rsidRDefault="00661191" w14:paraId="72ABEF12" w14:textId="3A7D74ED">
            <w:pPr>
              <w:jc w:val="both"/>
              <w:rPr>
                <w:rFonts w:ascii="Arial Narrow" w:hAnsi="Arial Narrow" w:cs="Arial"/>
                <w:sz w:val="20"/>
                <w:szCs w:val="20"/>
              </w:rPr>
            </w:pPr>
            <w:r w:rsidRPr="008A4540">
              <w:rPr>
                <w:rFonts w:ascii="Arial Narrow" w:hAnsi="Arial Narrow" w:cs="Arial"/>
                <w:b/>
                <w:sz w:val="20"/>
                <w:szCs w:val="20"/>
              </w:rPr>
              <w:t>OTROS DELITOS CONTRA LA LEY DEL TRÁNSITO.</w:t>
            </w:r>
          </w:p>
        </w:tc>
      </w:tr>
      <w:tr w:rsidRPr="008A4540" w:rsidR="00661191" w:rsidTr="5FFAE9BA" w14:paraId="3333BEF2" w14:textId="77777777">
        <w:trPr>
          <w:trHeight w:val="74"/>
        </w:trPr>
        <w:tc>
          <w:tcPr>
            <w:tcW w:w="3150" w:type="dxa"/>
            <w:tcMar/>
          </w:tcPr>
          <w:p w:rsidRPr="008A4540" w:rsidR="00661191" w:rsidP="00007156" w:rsidRDefault="00661191" w14:paraId="05175C16" w14:textId="77777777">
            <w:pPr>
              <w:rPr>
                <w:rFonts w:ascii="Arial Narrow" w:hAnsi="Arial Narrow" w:cs="Arial"/>
                <w:b/>
                <w:sz w:val="20"/>
                <w:szCs w:val="20"/>
              </w:rPr>
            </w:pPr>
          </w:p>
        </w:tc>
        <w:tc>
          <w:tcPr>
            <w:tcW w:w="6172" w:type="dxa"/>
            <w:tcMar/>
          </w:tcPr>
          <w:p w:rsidRPr="008A4540" w:rsidR="00661191" w:rsidP="00007156" w:rsidRDefault="00661191" w14:paraId="6C34732F" w14:textId="77777777">
            <w:pPr>
              <w:jc w:val="both"/>
              <w:rPr>
                <w:rFonts w:ascii="Arial Narrow" w:hAnsi="Arial Narrow" w:cs="Arial"/>
                <w:b/>
                <w:sz w:val="20"/>
                <w:szCs w:val="20"/>
              </w:rPr>
            </w:pPr>
          </w:p>
        </w:tc>
      </w:tr>
      <w:tr w:rsidRPr="008A4540" w:rsidR="00661191" w:rsidTr="5FFAE9BA" w14:paraId="4B9E48CD" w14:textId="77777777">
        <w:trPr>
          <w:trHeight w:val="74"/>
        </w:trPr>
        <w:tc>
          <w:tcPr>
            <w:tcW w:w="3150" w:type="dxa"/>
            <w:tcMar/>
          </w:tcPr>
          <w:p w:rsidRPr="008A4540" w:rsidR="00661191" w:rsidP="00007156" w:rsidRDefault="00661191" w14:paraId="09AA0A97" w14:textId="37A44A4B">
            <w:pPr>
              <w:rPr>
                <w:rFonts w:ascii="Arial Narrow" w:hAnsi="Arial Narrow"/>
                <w:sz w:val="20"/>
                <w:szCs w:val="20"/>
              </w:rPr>
            </w:pPr>
            <w:r w:rsidRPr="008A4540">
              <w:rPr>
                <w:rFonts w:ascii="Arial Narrow" w:hAnsi="Arial Narrow" w:cs="Arial"/>
                <w:b/>
                <w:sz w:val="20"/>
                <w:szCs w:val="20"/>
              </w:rPr>
              <w:t>14062</w:t>
            </w:r>
          </w:p>
        </w:tc>
        <w:tc>
          <w:tcPr>
            <w:tcW w:w="6172" w:type="dxa"/>
            <w:tcMar/>
          </w:tcPr>
          <w:p w:rsidRPr="008A4540" w:rsidR="00661191" w:rsidP="00007156" w:rsidRDefault="00661191" w14:paraId="5B64F881" w14:textId="77777777">
            <w:pPr>
              <w:jc w:val="both"/>
              <w:rPr>
                <w:rFonts w:ascii="Arial Narrow" w:hAnsi="Arial Narrow" w:cs="Arial"/>
                <w:sz w:val="20"/>
                <w:szCs w:val="20"/>
              </w:rPr>
            </w:pPr>
            <w:r w:rsidRPr="008A4540">
              <w:rPr>
                <w:rFonts w:ascii="Arial Narrow" w:hAnsi="Arial Narrow" w:cs="Arial"/>
                <w:b/>
                <w:sz w:val="20"/>
                <w:szCs w:val="20"/>
              </w:rPr>
              <w:t>FALSIFICACIÓN MEDIOS DE PAGO DE TRANSPORTES.</w:t>
            </w:r>
          </w:p>
        </w:tc>
      </w:tr>
      <w:tr w:rsidRPr="008A4540" w:rsidR="00661191" w:rsidTr="5FFAE9BA" w14:paraId="0A3602CC" w14:textId="77777777">
        <w:trPr>
          <w:trHeight w:val="74"/>
        </w:trPr>
        <w:tc>
          <w:tcPr>
            <w:tcW w:w="3150" w:type="dxa"/>
            <w:tcMar/>
          </w:tcPr>
          <w:p w:rsidRPr="008A4540" w:rsidR="00661191" w:rsidP="00007156" w:rsidRDefault="00661191" w14:paraId="125BB572" w14:textId="72EE4003">
            <w:pPr>
              <w:rPr>
                <w:rFonts w:ascii="Arial Narrow" w:hAnsi="Arial Narrow"/>
                <w:sz w:val="20"/>
                <w:szCs w:val="20"/>
              </w:rPr>
            </w:pPr>
          </w:p>
        </w:tc>
        <w:tc>
          <w:tcPr>
            <w:tcW w:w="6172" w:type="dxa"/>
            <w:tcMar/>
          </w:tcPr>
          <w:p w:rsidRPr="008A4540" w:rsidR="00661191" w:rsidP="00007156" w:rsidRDefault="00661191" w14:paraId="634C8924" w14:textId="77777777">
            <w:pPr>
              <w:jc w:val="both"/>
              <w:rPr>
                <w:rFonts w:ascii="Arial Narrow" w:hAnsi="Arial Narrow" w:cs="Arial"/>
                <w:sz w:val="20"/>
                <w:szCs w:val="20"/>
              </w:rPr>
            </w:pPr>
            <w:r w:rsidRPr="008A4540">
              <w:rPr>
                <w:rFonts w:ascii="Arial Narrow" w:hAnsi="Arial Narrow" w:cs="Arial"/>
                <w:sz w:val="20"/>
                <w:szCs w:val="20"/>
              </w:rPr>
              <w:t>ART 196 QUATER LEY 18.290</w:t>
            </w:r>
          </w:p>
        </w:tc>
      </w:tr>
      <w:tr w:rsidRPr="008A4540" w:rsidR="00661191" w:rsidTr="5FFAE9BA" w14:paraId="49747005" w14:textId="77777777">
        <w:trPr>
          <w:trHeight w:val="74"/>
        </w:trPr>
        <w:tc>
          <w:tcPr>
            <w:tcW w:w="3150" w:type="dxa"/>
            <w:tcMar/>
          </w:tcPr>
          <w:p w:rsidRPr="008A4540" w:rsidR="00661191" w:rsidP="00007156" w:rsidRDefault="00661191" w14:paraId="551601FB" w14:textId="77777777">
            <w:pPr>
              <w:rPr>
                <w:rFonts w:ascii="Arial Narrow" w:hAnsi="Arial Narrow"/>
                <w:sz w:val="20"/>
                <w:szCs w:val="20"/>
              </w:rPr>
            </w:pPr>
          </w:p>
        </w:tc>
        <w:tc>
          <w:tcPr>
            <w:tcW w:w="6172" w:type="dxa"/>
            <w:tcMar/>
          </w:tcPr>
          <w:p w:rsidRPr="008A4540" w:rsidR="00661191" w:rsidP="00007156" w:rsidRDefault="00661191" w14:paraId="49833426" w14:textId="4E960FF0">
            <w:pPr>
              <w:jc w:val="both"/>
              <w:rPr>
                <w:rFonts w:ascii="Arial Narrow" w:hAnsi="Arial Narrow" w:cs="Arial"/>
                <w:sz w:val="20"/>
                <w:szCs w:val="20"/>
              </w:rPr>
            </w:pPr>
            <w:r w:rsidRPr="008A4540">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Pr="008A4540" w:rsidR="00661191" w:rsidTr="5FFAE9BA" w14:paraId="78A065A0" w14:textId="77777777">
        <w:trPr>
          <w:trHeight w:val="74"/>
        </w:trPr>
        <w:tc>
          <w:tcPr>
            <w:tcW w:w="3150" w:type="dxa"/>
            <w:tcMar/>
          </w:tcPr>
          <w:p w:rsidRPr="008A4540" w:rsidR="00661191" w:rsidP="00007156" w:rsidRDefault="00661191" w14:paraId="3EB6EBC9" w14:textId="77777777">
            <w:pPr>
              <w:rPr>
                <w:rFonts w:ascii="Arial Narrow" w:hAnsi="Arial Narrow"/>
                <w:sz w:val="20"/>
                <w:szCs w:val="20"/>
                <w:highlight w:val="yellow"/>
              </w:rPr>
            </w:pPr>
          </w:p>
        </w:tc>
        <w:tc>
          <w:tcPr>
            <w:tcW w:w="6172" w:type="dxa"/>
            <w:tcMar/>
          </w:tcPr>
          <w:p w:rsidRPr="008A4540" w:rsidR="00661191" w:rsidP="00007156" w:rsidRDefault="00661191" w14:paraId="0A805743" w14:textId="77777777">
            <w:pPr>
              <w:jc w:val="both"/>
              <w:rPr>
                <w:rFonts w:ascii="Arial Narrow" w:hAnsi="Arial Narrow" w:cs="Arial"/>
                <w:sz w:val="20"/>
                <w:szCs w:val="20"/>
                <w:highlight w:val="yellow"/>
              </w:rPr>
            </w:pPr>
          </w:p>
        </w:tc>
      </w:tr>
      <w:tr w:rsidRPr="008A4540" w:rsidR="00661191" w:rsidTr="5FFAE9BA" w14:paraId="0E28E2D7" w14:textId="77777777">
        <w:trPr>
          <w:trHeight w:val="74"/>
        </w:trPr>
        <w:tc>
          <w:tcPr>
            <w:tcW w:w="3150" w:type="dxa"/>
            <w:tcMar/>
          </w:tcPr>
          <w:p w:rsidRPr="008A4540" w:rsidR="00661191" w:rsidP="00007156" w:rsidRDefault="00661191" w14:paraId="12FA3DF8" w14:textId="643B8A7A">
            <w:pPr>
              <w:rPr>
                <w:rFonts w:ascii="Arial Narrow" w:hAnsi="Arial Narrow" w:cs="Arial"/>
                <w:b/>
                <w:sz w:val="20"/>
                <w:szCs w:val="20"/>
              </w:rPr>
            </w:pPr>
            <w:r w:rsidRPr="008A4540">
              <w:rPr>
                <w:rFonts w:ascii="Arial Narrow" w:hAnsi="Arial Narrow" w:cs="Arial"/>
                <w:b/>
                <w:sz w:val="20"/>
                <w:szCs w:val="20"/>
              </w:rPr>
              <w:t>14063</w:t>
            </w:r>
          </w:p>
        </w:tc>
        <w:tc>
          <w:tcPr>
            <w:tcW w:w="6172" w:type="dxa"/>
            <w:tcMar/>
          </w:tcPr>
          <w:p w:rsidRPr="008A4540" w:rsidR="00661191" w:rsidP="00007156" w:rsidRDefault="00661191" w14:paraId="252817E1" w14:textId="77777777">
            <w:pPr>
              <w:jc w:val="both"/>
              <w:rPr>
                <w:rFonts w:ascii="Arial Narrow" w:hAnsi="Arial Narrow" w:cs="Arial"/>
                <w:b/>
                <w:sz w:val="20"/>
                <w:szCs w:val="20"/>
              </w:rPr>
            </w:pPr>
            <w:r w:rsidRPr="008A4540">
              <w:rPr>
                <w:rFonts w:ascii="Arial Narrow" w:hAnsi="Arial Narrow" w:cs="Arial"/>
                <w:b/>
                <w:sz w:val="20"/>
                <w:szCs w:val="20"/>
              </w:rPr>
              <w:t>FALSIFICACIÓN DE MEDIOS DE PAGO DE TRANSPORTE.</w:t>
            </w:r>
          </w:p>
        </w:tc>
      </w:tr>
      <w:tr w:rsidRPr="008A4540" w:rsidR="00661191" w:rsidTr="5FFAE9BA" w14:paraId="5708C021" w14:textId="77777777">
        <w:trPr>
          <w:trHeight w:val="74"/>
        </w:trPr>
        <w:tc>
          <w:tcPr>
            <w:tcW w:w="3150" w:type="dxa"/>
            <w:tcMar/>
          </w:tcPr>
          <w:p w:rsidRPr="008A4540" w:rsidR="00661191" w:rsidP="00007156" w:rsidRDefault="00661191" w14:paraId="51930C40" w14:textId="77777777">
            <w:pPr>
              <w:rPr>
                <w:rFonts w:ascii="Arial Narrow" w:hAnsi="Arial Narrow"/>
                <w:sz w:val="20"/>
                <w:szCs w:val="20"/>
              </w:rPr>
            </w:pPr>
          </w:p>
        </w:tc>
        <w:tc>
          <w:tcPr>
            <w:tcW w:w="6172" w:type="dxa"/>
            <w:tcMar/>
          </w:tcPr>
          <w:p w:rsidRPr="008A4540" w:rsidR="00661191" w:rsidP="00007156" w:rsidRDefault="00661191" w14:paraId="1149CB4B" w14:textId="77777777">
            <w:pPr>
              <w:jc w:val="both"/>
              <w:rPr>
                <w:rFonts w:ascii="Arial Narrow" w:hAnsi="Arial Narrow" w:cs="Arial"/>
                <w:sz w:val="20"/>
                <w:szCs w:val="20"/>
              </w:rPr>
            </w:pPr>
            <w:r w:rsidRPr="008A4540">
              <w:rPr>
                <w:rFonts w:ascii="Arial Narrow" w:hAnsi="Arial Narrow" w:cs="Arial"/>
                <w:sz w:val="20"/>
                <w:szCs w:val="20"/>
              </w:rPr>
              <w:t>ART 196 QUINQUIES LEY DEL TRÁNSITO</w:t>
            </w:r>
          </w:p>
        </w:tc>
      </w:tr>
      <w:tr w:rsidRPr="008A4540" w:rsidR="00661191" w:rsidTr="5FFAE9BA" w14:paraId="0457718C" w14:textId="77777777">
        <w:trPr>
          <w:trHeight w:val="74"/>
        </w:trPr>
        <w:tc>
          <w:tcPr>
            <w:tcW w:w="3150" w:type="dxa"/>
            <w:tcMar/>
          </w:tcPr>
          <w:p w:rsidRPr="008A4540" w:rsidR="00661191" w:rsidP="00007156" w:rsidRDefault="00661191" w14:paraId="05BFA18F" w14:textId="77777777">
            <w:pPr>
              <w:rPr>
                <w:rFonts w:ascii="Arial Narrow" w:hAnsi="Arial Narrow"/>
                <w:sz w:val="20"/>
                <w:szCs w:val="20"/>
              </w:rPr>
            </w:pPr>
          </w:p>
        </w:tc>
        <w:tc>
          <w:tcPr>
            <w:tcW w:w="6172" w:type="dxa"/>
            <w:tcMar/>
          </w:tcPr>
          <w:p w:rsidRPr="008A4540" w:rsidR="00661191" w:rsidP="00007156" w:rsidRDefault="00661191" w14:paraId="2664CE9F" w14:textId="3C67A57C">
            <w:pPr>
              <w:jc w:val="both"/>
              <w:rPr>
                <w:rFonts w:ascii="Arial Narrow" w:hAnsi="Arial Narrow" w:cs="Arial"/>
                <w:sz w:val="20"/>
                <w:szCs w:val="20"/>
              </w:rPr>
            </w:pPr>
            <w:r w:rsidRPr="008A4540">
              <w:rPr>
                <w:rFonts w:ascii="Arial Narrow" w:hAnsi="Arial Narrow" w:cs="Arial"/>
                <w:sz w:val="20"/>
                <w:szCs w:val="20"/>
              </w:rPr>
              <w:t>Sanciona al que maliciosamente utilizare un instrumento o dispositivo falsificado para tener acceso a servicios de transporte público.</w:t>
            </w:r>
          </w:p>
        </w:tc>
      </w:tr>
      <w:tr w:rsidRPr="008A4540" w:rsidR="00661191" w:rsidTr="5FFAE9BA" w14:paraId="29B7B670" w14:textId="77777777">
        <w:trPr>
          <w:trHeight w:val="74"/>
        </w:trPr>
        <w:tc>
          <w:tcPr>
            <w:tcW w:w="3150" w:type="dxa"/>
            <w:tcMar/>
          </w:tcPr>
          <w:p w:rsidRPr="008A4540" w:rsidR="00661191" w:rsidP="00007156" w:rsidRDefault="00661191" w14:paraId="154F2E52" w14:textId="77777777">
            <w:pPr>
              <w:rPr>
                <w:rFonts w:ascii="Arial Narrow" w:hAnsi="Arial Narrow"/>
                <w:sz w:val="20"/>
                <w:szCs w:val="20"/>
              </w:rPr>
            </w:pPr>
          </w:p>
        </w:tc>
        <w:tc>
          <w:tcPr>
            <w:tcW w:w="6172" w:type="dxa"/>
            <w:tcMar/>
          </w:tcPr>
          <w:p w:rsidRPr="008A4540" w:rsidR="00661191" w:rsidP="00007156" w:rsidRDefault="00661191" w14:paraId="19B0ABB3" w14:textId="77777777">
            <w:pPr>
              <w:jc w:val="both"/>
              <w:rPr>
                <w:rFonts w:ascii="Arial Narrow" w:hAnsi="Arial Narrow" w:cs="Arial"/>
                <w:sz w:val="20"/>
                <w:szCs w:val="20"/>
              </w:rPr>
            </w:pPr>
          </w:p>
        </w:tc>
      </w:tr>
      <w:tr w:rsidRPr="008A4540" w:rsidR="00661191" w:rsidTr="5FFAE9BA" w14:paraId="5FC99CBD" w14:textId="77777777">
        <w:trPr>
          <w:trHeight w:val="74"/>
        </w:trPr>
        <w:tc>
          <w:tcPr>
            <w:tcW w:w="3150" w:type="dxa"/>
            <w:tcMar/>
          </w:tcPr>
          <w:p w:rsidRPr="008A4540" w:rsidR="00661191" w:rsidP="00007156" w:rsidRDefault="00661191" w14:paraId="29ABBBC9" w14:textId="55A81EEC">
            <w:pPr>
              <w:rPr>
                <w:rFonts w:ascii="Arial Narrow" w:hAnsi="Arial Narrow" w:cs="Arial"/>
                <w:b/>
                <w:sz w:val="20"/>
                <w:szCs w:val="20"/>
              </w:rPr>
            </w:pPr>
            <w:r w:rsidRPr="008A4540">
              <w:rPr>
                <w:rFonts w:ascii="Arial Narrow" w:hAnsi="Arial Narrow" w:cs="Arial"/>
                <w:b/>
                <w:sz w:val="20"/>
                <w:szCs w:val="20"/>
              </w:rPr>
              <w:t>14064</w:t>
            </w:r>
          </w:p>
        </w:tc>
        <w:tc>
          <w:tcPr>
            <w:tcW w:w="6172" w:type="dxa"/>
            <w:tcMar/>
          </w:tcPr>
          <w:p w:rsidRPr="008A4540" w:rsidR="00661191" w:rsidP="00007156" w:rsidRDefault="00661191" w14:paraId="3C4FE323" w14:textId="77777777">
            <w:pPr>
              <w:jc w:val="both"/>
              <w:rPr>
                <w:rFonts w:ascii="Arial Narrow" w:hAnsi="Arial Narrow" w:cs="Arial"/>
                <w:b/>
                <w:sz w:val="20"/>
                <w:szCs w:val="20"/>
              </w:rPr>
            </w:pPr>
            <w:r w:rsidRPr="008A4540">
              <w:rPr>
                <w:rFonts w:ascii="Arial Narrow" w:hAnsi="Arial Narrow" w:cs="Arial"/>
                <w:b/>
                <w:sz w:val="20"/>
                <w:szCs w:val="20"/>
              </w:rPr>
              <w:t>COMERCIALIZACIÓN DE DISPOSITIVOS FALSIFICADOS.</w:t>
            </w:r>
          </w:p>
        </w:tc>
      </w:tr>
      <w:tr w:rsidRPr="008A4540" w:rsidR="00661191" w:rsidTr="5FFAE9BA" w14:paraId="6BC51D0F" w14:textId="77777777">
        <w:trPr>
          <w:trHeight w:val="74"/>
        </w:trPr>
        <w:tc>
          <w:tcPr>
            <w:tcW w:w="3150" w:type="dxa"/>
            <w:tcMar/>
          </w:tcPr>
          <w:p w:rsidRPr="008A4540" w:rsidR="00661191" w:rsidP="00007156" w:rsidRDefault="00661191" w14:paraId="548EF57F" w14:textId="77777777">
            <w:pPr>
              <w:rPr>
                <w:rFonts w:ascii="Arial Narrow" w:hAnsi="Arial Narrow"/>
                <w:sz w:val="20"/>
                <w:szCs w:val="20"/>
              </w:rPr>
            </w:pPr>
          </w:p>
        </w:tc>
        <w:tc>
          <w:tcPr>
            <w:tcW w:w="6172" w:type="dxa"/>
            <w:tcMar/>
          </w:tcPr>
          <w:p w:rsidRPr="008A4540" w:rsidR="00661191" w:rsidP="00007156" w:rsidRDefault="00661191" w14:paraId="0B6CE620" w14:textId="77777777">
            <w:pPr>
              <w:jc w:val="both"/>
              <w:rPr>
                <w:rFonts w:ascii="Arial Narrow" w:hAnsi="Arial Narrow" w:cs="Arial"/>
                <w:sz w:val="20"/>
                <w:szCs w:val="20"/>
              </w:rPr>
            </w:pPr>
            <w:r w:rsidRPr="008A4540">
              <w:rPr>
                <w:rFonts w:ascii="Arial Narrow" w:hAnsi="Arial Narrow" w:cs="Arial"/>
                <w:sz w:val="20"/>
                <w:szCs w:val="20"/>
              </w:rPr>
              <w:t>ART. 196 SEXIES LEY DEL TRÁNSITO</w:t>
            </w:r>
          </w:p>
        </w:tc>
      </w:tr>
      <w:tr w:rsidRPr="008A4540" w:rsidR="00661191" w:rsidTr="5FFAE9BA" w14:paraId="76D3128F" w14:textId="77777777">
        <w:trPr>
          <w:trHeight w:val="74"/>
        </w:trPr>
        <w:tc>
          <w:tcPr>
            <w:tcW w:w="3150" w:type="dxa"/>
            <w:tcMar/>
          </w:tcPr>
          <w:p w:rsidRPr="008A4540" w:rsidR="00661191" w:rsidP="00007156" w:rsidRDefault="00661191" w14:paraId="03F8B493" w14:textId="77777777">
            <w:pPr>
              <w:rPr>
                <w:rFonts w:ascii="Arial Narrow" w:hAnsi="Arial Narrow"/>
                <w:sz w:val="20"/>
                <w:szCs w:val="20"/>
              </w:rPr>
            </w:pPr>
          </w:p>
        </w:tc>
        <w:tc>
          <w:tcPr>
            <w:tcW w:w="6172" w:type="dxa"/>
            <w:tcMar/>
          </w:tcPr>
          <w:p w:rsidRPr="008A4540" w:rsidR="00661191" w:rsidP="00007156" w:rsidRDefault="00661191" w14:paraId="2632682B" w14:textId="07DEBA50">
            <w:pPr>
              <w:jc w:val="both"/>
              <w:rPr>
                <w:rFonts w:ascii="Arial Narrow" w:hAnsi="Arial Narrow" w:cs="Arial"/>
                <w:sz w:val="20"/>
                <w:szCs w:val="20"/>
              </w:rPr>
            </w:pPr>
            <w:r w:rsidRPr="008A4540">
              <w:rPr>
                <w:rFonts w:ascii="Arial Narrow" w:hAnsi="Arial Narrow" w:cs="Arial"/>
                <w:sz w:val="20"/>
                <w:szCs w:val="20"/>
              </w:rPr>
              <w:t>Sanciona al que comercialice o distribuya cualquier instrumento o dispositivo de pago de tarifa, de acreditación de pago y/o de rebaja tarifaria, falsificados.</w:t>
            </w:r>
          </w:p>
        </w:tc>
      </w:tr>
      <w:tr w:rsidRPr="008A4540" w:rsidR="00661191" w:rsidTr="5FFAE9BA" w14:paraId="659484B2" w14:textId="77777777">
        <w:trPr>
          <w:trHeight w:val="74"/>
        </w:trPr>
        <w:tc>
          <w:tcPr>
            <w:tcW w:w="3150" w:type="dxa"/>
            <w:tcMar/>
          </w:tcPr>
          <w:p w:rsidRPr="008A4540" w:rsidR="00661191" w:rsidP="00007156" w:rsidRDefault="00661191" w14:paraId="75777568" w14:textId="77777777">
            <w:pPr>
              <w:rPr>
                <w:rFonts w:ascii="Arial Narrow" w:hAnsi="Arial Narrow"/>
                <w:sz w:val="20"/>
                <w:szCs w:val="20"/>
              </w:rPr>
            </w:pPr>
          </w:p>
        </w:tc>
        <w:tc>
          <w:tcPr>
            <w:tcW w:w="6172" w:type="dxa"/>
            <w:tcMar/>
          </w:tcPr>
          <w:p w:rsidRPr="008A4540" w:rsidR="00661191" w:rsidP="00007156" w:rsidRDefault="00661191" w14:paraId="02DFFA5D" w14:textId="77777777">
            <w:pPr>
              <w:jc w:val="both"/>
              <w:rPr>
                <w:rFonts w:ascii="Arial Narrow" w:hAnsi="Arial Narrow" w:cs="Arial"/>
                <w:sz w:val="20"/>
                <w:szCs w:val="20"/>
              </w:rPr>
            </w:pPr>
          </w:p>
        </w:tc>
      </w:tr>
      <w:tr w:rsidRPr="008A4540" w:rsidR="00661191" w:rsidTr="5FFAE9BA" w14:paraId="7A34CA36" w14:textId="77777777">
        <w:trPr>
          <w:trHeight w:val="74"/>
        </w:trPr>
        <w:tc>
          <w:tcPr>
            <w:tcW w:w="3150" w:type="dxa"/>
            <w:tcMar/>
          </w:tcPr>
          <w:p w:rsidRPr="008A4540" w:rsidR="00661191" w:rsidP="00007156" w:rsidRDefault="00661191" w14:paraId="1A7BE918" w14:textId="6B86F15F">
            <w:pPr>
              <w:rPr>
                <w:rFonts w:ascii="Arial Narrow" w:hAnsi="Arial Narrow" w:cs="Arial"/>
                <w:b/>
                <w:sz w:val="20"/>
                <w:szCs w:val="20"/>
              </w:rPr>
            </w:pPr>
            <w:r w:rsidRPr="008A4540">
              <w:rPr>
                <w:rFonts w:ascii="Arial Narrow" w:hAnsi="Arial Narrow" w:cs="Arial"/>
                <w:b/>
                <w:sz w:val="20"/>
                <w:szCs w:val="20"/>
              </w:rPr>
              <w:t>14065</w:t>
            </w:r>
          </w:p>
        </w:tc>
        <w:tc>
          <w:tcPr>
            <w:tcW w:w="6172" w:type="dxa"/>
            <w:tcMar/>
          </w:tcPr>
          <w:p w:rsidRPr="008A4540" w:rsidR="00661191" w:rsidP="00007156" w:rsidRDefault="00661191" w14:paraId="1EA9FBFD" w14:textId="77777777">
            <w:pPr>
              <w:jc w:val="both"/>
              <w:rPr>
                <w:rFonts w:ascii="Arial Narrow" w:hAnsi="Arial Narrow" w:cs="Arial"/>
                <w:b/>
                <w:sz w:val="20"/>
                <w:szCs w:val="20"/>
              </w:rPr>
            </w:pPr>
            <w:r w:rsidRPr="008A4540">
              <w:rPr>
                <w:rFonts w:ascii="Arial Narrow" w:hAnsi="Arial Narrow" w:cs="Arial"/>
                <w:b/>
                <w:sz w:val="20"/>
                <w:szCs w:val="20"/>
              </w:rPr>
              <w:t>MAL USO DE INFORMACIÓN DE MEDIOS TECNOLÓGICOS DE TRANSPORTE PÚBLICO.</w:t>
            </w:r>
          </w:p>
        </w:tc>
      </w:tr>
      <w:tr w:rsidRPr="008A4540" w:rsidR="00661191" w:rsidTr="5FFAE9BA" w14:paraId="32D95B86" w14:textId="77777777">
        <w:trPr>
          <w:trHeight w:val="74"/>
        </w:trPr>
        <w:tc>
          <w:tcPr>
            <w:tcW w:w="3150" w:type="dxa"/>
            <w:tcMar/>
          </w:tcPr>
          <w:p w:rsidRPr="008A4540" w:rsidR="00661191" w:rsidP="00007156" w:rsidRDefault="00661191" w14:paraId="563E6763" w14:textId="77777777">
            <w:pPr>
              <w:rPr>
                <w:rFonts w:ascii="Arial Narrow" w:hAnsi="Arial Narrow"/>
                <w:sz w:val="20"/>
                <w:szCs w:val="20"/>
              </w:rPr>
            </w:pPr>
          </w:p>
        </w:tc>
        <w:tc>
          <w:tcPr>
            <w:tcW w:w="6172" w:type="dxa"/>
            <w:tcMar/>
          </w:tcPr>
          <w:p w:rsidRPr="008A4540" w:rsidR="00661191" w:rsidP="00007156" w:rsidRDefault="00661191" w14:paraId="33111EDA" w14:textId="77777777">
            <w:pPr>
              <w:jc w:val="both"/>
              <w:rPr>
                <w:rFonts w:ascii="Arial Narrow" w:hAnsi="Arial Narrow" w:cs="Arial"/>
                <w:sz w:val="20"/>
                <w:szCs w:val="20"/>
              </w:rPr>
            </w:pPr>
            <w:r w:rsidRPr="008A4540">
              <w:rPr>
                <w:rFonts w:ascii="Arial Narrow" w:hAnsi="Arial Narrow" w:cs="Arial"/>
                <w:sz w:val="20"/>
                <w:szCs w:val="20"/>
              </w:rPr>
              <w:t>ART. 196 SEPTIES LEY DEL TRÁNSITO</w:t>
            </w:r>
          </w:p>
        </w:tc>
      </w:tr>
      <w:tr w:rsidRPr="008A4540" w:rsidR="00661191" w:rsidTr="5FFAE9BA" w14:paraId="7F772AA9" w14:textId="77777777">
        <w:trPr>
          <w:trHeight w:val="74"/>
        </w:trPr>
        <w:tc>
          <w:tcPr>
            <w:tcW w:w="3150" w:type="dxa"/>
            <w:tcMar/>
          </w:tcPr>
          <w:p w:rsidRPr="008A4540" w:rsidR="00661191" w:rsidP="00007156" w:rsidRDefault="00661191" w14:paraId="579904B6" w14:textId="77777777">
            <w:pPr>
              <w:rPr>
                <w:rFonts w:ascii="Arial Narrow" w:hAnsi="Arial Narrow"/>
                <w:sz w:val="20"/>
                <w:szCs w:val="20"/>
              </w:rPr>
            </w:pPr>
          </w:p>
        </w:tc>
        <w:tc>
          <w:tcPr>
            <w:tcW w:w="6172" w:type="dxa"/>
            <w:tcMar/>
          </w:tcPr>
          <w:p w:rsidRPr="008A4540" w:rsidR="00661191" w:rsidP="00007156" w:rsidRDefault="00661191" w14:paraId="29C180CE" w14:textId="0DB38260">
            <w:pPr>
              <w:jc w:val="both"/>
              <w:rPr>
                <w:rFonts w:ascii="Arial Narrow" w:hAnsi="Arial Narrow" w:cs="Arial"/>
                <w:sz w:val="20"/>
                <w:szCs w:val="20"/>
              </w:rPr>
            </w:pPr>
            <w:r w:rsidRPr="008A4540">
              <w:rPr>
                <w:rFonts w:ascii="Arial Narrow" w:hAnsi="Arial Narrow" w:cs="Arial"/>
                <w:sz w:val="20"/>
                <w:szCs w:val="20"/>
              </w:rPr>
              <w:t>Sanciona al que indebidamente se apodere, comercialice, encargue, exporte, transmita, importe o distribuya la información contenida en un medio tecnológico de acceso a los servicios de transporte público remunerado de pasajeros, y al que indebidamente y de cualquier modo altere, modifique, dañe o destruya los datos contenidos en dichos medios de acceso, en perjuicio del Sistema de Transporte Público.</w:t>
            </w:r>
          </w:p>
        </w:tc>
      </w:tr>
      <w:tr w:rsidRPr="008A4540" w:rsidR="00661191" w:rsidTr="5FFAE9BA" w14:paraId="45624620" w14:textId="77777777">
        <w:trPr>
          <w:trHeight w:val="74"/>
        </w:trPr>
        <w:tc>
          <w:tcPr>
            <w:tcW w:w="3150" w:type="dxa"/>
            <w:tcMar/>
          </w:tcPr>
          <w:p w:rsidRPr="008A4540" w:rsidR="00661191" w:rsidP="00007156" w:rsidRDefault="00661191" w14:paraId="30D0CEBE" w14:textId="77777777">
            <w:pPr>
              <w:rPr>
                <w:rFonts w:ascii="Arial Narrow" w:hAnsi="Arial Narrow"/>
                <w:sz w:val="20"/>
                <w:szCs w:val="20"/>
              </w:rPr>
            </w:pPr>
          </w:p>
        </w:tc>
        <w:tc>
          <w:tcPr>
            <w:tcW w:w="6172" w:type="dxa"/>
            <w:tcMar/>
          </w:tcPr>
          <w:p w:rsidRPr="008A4540" w:rsidR="00661191" w:rsidP="00007156" w:rsidRDefault="00661191" w14:paraId="55980E1D" w14:textId="77777777">
            <w:pPr>
              <w:jc w:val="both"/>
              <w:rPr>
                <w:rFonts w:ascii="Arial Narrow" w:hAnsi="Arial Narrow" w:cs="Arial"/>
                <w:sz w:val="20"/>
                <w:szCs w:val="20"/>
              </w:rPr>
            </w:pPr>
          </w:p>
        </w:tc>
      </w:tr>
      <w:tr w:rsidRPr="008A4540" w:rsidR="00661191" w:rsidTr="5FFAE9BA" w14:paraId="61A3C8EE" w14:textId="77777777">
        <w:trPr>
          <w:trHeight w:val="74"/>
        </w:trPr>
        <w:tc>
          <w:tcPr>
            <w:tcW w:w="3150" w:type="dxa"/>
            <w:tcMar/>
          </w:tcPr>
          <w:p w:rsidRPr="008A4540" w:rsidR="00661191" w:rsidP="00007156" w:rsidRDefault="00661191" w14:paraId="19AC8EB5" w14:textId="43F8692B">
            <w:pPr>
              <w:rPr>
                <w:rFonts w:ascii="Arial Narrow" w:hAnsi="Arial Narrow" w:cs="Arial"/>
                <w:b/>
                <w:sz w:val="20"/>
                <w:szCs w:val="20"/>
              </w:rPr>
            </w:pPr>
            <w:r w:rsidRPr="008A4540">
              <w:rPr>
                <w:rFonts w:ascii="Arial Narrow" w:hAnsi="Arial Narrow" w:cs="Arial"/>
                <w:b/>
                <w:bCs/>
                <w:sz w:val="20"/>
                <w:szCs w:val="20"/>
              </w:rPr>
              <w:t>14066</w:t>
            </w:r>
          </w:p>
        </w:tc>
        <w:tc>
          <w:tcPr>
            <w:tcW w:w="6172" w:type="dxa"/>
            <w:tcMar/>
          </w:tcPr>
          <w:p w:rsidRPr="008A4540" w:rsidR="00661191" w:rsidP="00007156" w:rsidRDefault="00661191" w14:paraId="0BEB6C3B" w14:textId="77777777">
            <w:pPr>
              <w:jc w:val="both"/>
              <w:rPr>
                <w:rFonts w:ascii="Arial Narrow" w:hAnsi="Arial Narrow" w:cs="Arial"/>
                <w:b/>
                <w:sz w:val="20"/>
                <w:szCs w:val="20"/>
              </w:rPr>
            </w:pPr>
            <w:r w:rsidRPr="008A4540">
              <w:rPr>
                <w:rFonts w:ascii="Arial Narrow" w:hAnsi="Arial Narrow" w:cs="Arial"/>
                <w:b/>
                <w:sz w:val="20"/>
                <w:szCs w:val="20"/>
              </w:rPr>
              <w:t>LESIONAR O AMENAZAR A FISCALIZADOR DE TRASPORTES.</w:t>
            </w:r>
          </w:p>
        </w:tc>
      </w:tr>
      <w:tr w:rsidRPr="008A4540" w:rsidR="00661191" w:rsidTr="5FFAE9BA" w14:paraId="68DD9BA0" w14:textId="77777777">
        <w:trPr>
          <w:trHeight w:val="74"/>
        </w:trPr>
        <w:tc>
          <w:tcPr>
            <w:tcW w:w="3150" w:type="dxa"/>
            <w:tcMar/>
          </w:tcPr>
          <w:p w:rsidRPr="008A4540" w:rsidR="00661191" w:rsidP="00007156" w:rsidRDefault="00661191" w14:paraId="636046D3" w14:textId="77777777">
            <w:pPr>
              <w:rPr>
                <w:rFonts w:ascii="Arial Narrow" w:hAnsi="Arial Narrow"/>
                <w:sz w:val="20"/>
                <w:szCs w:val="20"/>
              </w:rPr>
            </w:pPr>
          </w:p>
        </w:tc>
        <w:tc>
          <w:tcPr>
            <w:tcW w:w="6172" w:type="dxa"/>
            <w:tcMar/>
          </w:tcPr>
          <w:p w:rsidRPr="008A4540" w:rsidR="00661191" w:rsidP="00007156" w:rsidRDefault="00661191" w14:paraId="7F89E9DC" w14:textId="77777777">
            <w:pPr>
              <w:jc w:val="both"/>
              <w:rPr>
                <w:rFonts w:ascii="Arial Narrow" w:hAnsi="Arial Narrow" w:cs="Arial"/>
                <w:sz w:val="20"/>
                <w:szCs w:val="20"/>
              </w:rPr>
            </w:pPr>
            <w:r w:rsidRPr="008A4540">
              <w:rPr>
                <w:rFonts w:ascii="Arial Narrow" w:hAnsi="Arial Narrow" w:cs="Arial"/>
                <w:sz w:val="20"/>
                <w:szCs w:val="20"/>
              </w:rPr>
              <w:t>ART 196 OCTIES DE LA LEY DEL TRÁNSITO</w:t>
            </w:r>
          </w:p>
        </w:tc>
      </w:tr>
      <w:tr w:rsidRPr="008A4540" w:rsidR="00661191" w:rsidTr="5FFAE9BA" w14:paraId="1A34F2A6" w14:textId="77777777">
        <w:trPr>
          <w:trHeight w:val="74"/>
        </w:trPr>
        <w:tc>
          <w:tcPr>
            <w:tcW w:w="3150" w:type="dxa"/>
            <w:tcMar/>
          </w:tcPr>
          <w:p w:rsidRPr="008A4540" w:rsidR="00661191" w:rsidP="00007156" w:rsidRDefault="00661191" w14:paraId="18A828F6" w14:textId="77777777">
            <w:pPr>
              <w:rPr>
                <w:rFonts w:ascii="Arial Narrow" w:hAnsi="Arial Narrow"/>
                <w:sz w:val="20"/>
                <w:szCs w:val="20"/>
              </w:rPr>
            </w:pPr>
          </w:p>
        </w:tc>
        <w:tc>
          <w:tcPr>
            <w:tcW w:w="6172" w:type="dxa"/>
            <w:tcMar/>
          </w:tcPr>
          <w:p w:rsidRPr="008A4540" w:rsidR="00661191" w:rsidP="00007156" w:rsidRDefault="00661191" w14:paraId="32F27310" w14:textId="31BCE257">
            <w:pPr>
              <w:jc w:val="both"/>
              <w:rPr>
                <w:rFonts w:ascii="Arial Narrow" w:hAnsi="Arial Narrow" w:cs="Arial"/>
                <w:sz w:val="20"/>
                <w:szCs w:val="20"/>
              </w:rPr>
            </w:pPr>
            <w:r w:rsidRPr="008A4540">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 verificación de pago de tarifa. Asimismo, sanciona al que amenace a las personas señaladas anteriormente.</w:t>
            </w:r>
          </w:p>
        </w:tc>
      </w:tr>
      <w:tr w:rsidRPr="008A4540" w:rsidR="00661191" w:rsidTr="5FFAE9BA" w14:paraId="4AF0F671" w14:textId="77777777">
        <w:trPr>
          <w:trHeight w:val="74"/>
        </w:trPr>
        <w:tc>
          <w:tcPr>
            <w:tcW w:w="3150" w:type="dxa"/>
            <w:tcMar/>
          </w:tcPr>
          <w:p w:rsidRPr="008A4540" w:rsidR="00661191" w:rsidP="00007156" w:rsidRDefault="00661191" w14:paraId="72DD0926" w14:textId="77777777">
            <w:pPr>
              <w:rPr>
                <w:rFonts w:ascii="Arial Narrow" w:hAnsi="Arial Narrow"/>
                <w:sz w:val="20"/>
                <w:szCs w:val="20"/>
              </w:rPr>
            </w:pPr>
          </w:p>
        </w:tc>
        <w:tc>
          <w:tcPr>
            <w:tcW w:w="6172" w:type="dxa"/>
            <w:tcMar/>
          </w:tcPr>
          <w:p w:rsidRPr="008A4540" w:rsidR="00661191" w:rsidP="00007156" w:rsidRDefault="00661191" w14:paraId="24B4E63A" w14:textId="77777777">
            <w:pPr>
              <w:jc w:val="both"/>
              <w:rPr>
                <w:rFonts w:ascii="Arial Narrow" w:hAnsi="Arial Narrow" w:cs="Arial"/>
                <w:sz w:val="20"/>
                <w:szCs w:val="20"/>
              </w:rPr>
            </w:pPr>
          </w:p>
        </w:tc>
      </w:tr>
      <w:tr w:rsidRPr="008A4540" w:rsidR="00661191" w:rsidTr="5FFAE9BA" w14:paraId="4C78E7C0" w14:textId="77777777">
        <w:trPr>
          <w:trHeight w:val="960"/>
          <w:trPrChange w:author="Maria Jose Uribe Valdes" w:date="2025-04-22T21:22:09.705Z" w16du:dateUtc="2025-04-22T21:22:09.705Z" w:id="1011305816">
            <w:trPr>
              <w:trHeight w:val="300"/>
            </w:trPr>
          </w:trPrChange>
        </w:trPr>
        <w:tc>
          <w:tcPr>
            <w:tcW w:w="3150" w:type="dxa"/>
            <w:tcMar/>
            <w:tcPrChange w:author="Maria Jose Uribe Valdes" w:date="2025-04-22T21:22:09.246Z" w:id="1155797914">
              <w:tcPr>
                <w:tcMar/>
              </w:tcPr>
            </w:tcPrChange>
          </w:tcPr>
          <w:p w:rsidRPr="008A4540" w:rsidR="00661191" w:rsidP="00007156" w:rsidRDefault="00661191" w14:paraId="2F43A2E1" w14:textId="36398B93">
            <w:pPr>
              <w:rPr>
                <w:rFonts w:ascii="Arial Narrow" w:hAnsi="Arial Narrow"/>
                <w:b/>
                <w:sz w:val="20"/>
                <w:szCs w:val="20"/>
              </w:rPr>
            </w:pPr>
            <w:r w:rsidRPr="008A4540">
              <w:rPr>
                <w:rFonts w:ascii="Arial Narrow" w:hAnsi="Arial Narrow"/>
                <w:b/>
                <w:sz w:val="20"/>
                <w:szCs w:val="20"/>
              </w:rPr>
              <w:t>14087</w:t>
            </w:r>
          </w:p>
        </w:tc>
        <w:tc>
          <w:tcPr>
            <w:tcW w:w="6172" w:type="dxa"/>
            <w:tcMar/>
            <w:tcPrChange w:author="Maria Jose Uribe Valdes" w:date="2025-04-22T21:22:09.247Z" w:id="1455687548">
              <w:tcPr>
                <w:tcMar/>
              </w:tcPr>
            </w:tcPrChange>
          </w:tcPr>
          <w:p w:rsidRPr="008A4540" w:rsidR="00661191" w:rsidP="00007156" w:rsidRDefault="00661191" w14:paraId="6BC147BA" w14:textId="2398A51C">
            <w:pPr>
              <w:jc w:val="both"/>
              <w:rPr>
                <w:rFonts w:ascii="Arial Narrow" w:hAnsi="Arial Narrow" w:cs="Arial"/>
                <w:b/>
                <w:sz w:val="20"/>
                <w:szCs w:val="20"/>
              </w:rPr>
            </w:pPr>
            <w:r w:rsidRPr="008A4540">
              <w:rPr>
                <w:rFonts w:ascii="Arial Narrow" w:hAnsi="Arial Narrow" w:cs="Arial"/>
                <w:b/>
                <w:sz w:val="20"/>
                <w:szCs w:val="20"/>
              </w:rPr>
              <w:t>CONDUCCIÓN EN CARRERAS NO AUTORIZADAS CON O SIN DAÑOS O LESIONES LEVES.</w:t>
            </w:r>
          </w:p>
          <w:p w:rsidRPr="008A4540" w:rsidR="00661191" w:rsidP="008040ED" w:rsidRDefault="00661191" w14:paraId="536B8C72" w14:textId="40C18856">
            <w:pPr>
              <w:jc w:val="both"/>
              <w:rPr>
                <w:rFonts w:ascii="Arial Narrow" w:hAnsi="Arial Narrow" w:cs="Arial"/>
                <w:sz w:val="20"/>
                <w:szCs w:val="20"/>
              </w:rPr>
            </w:pPr>
            <w:r w:rsidRPr="008A4540">
              <w:rPr>
                <w:rFonts w:ascii="Arial Narrow" w:hAnsi="Arial Narrow" w:cs="Arial"/>
                <w:sz w:val="20"/>
                <w:szCs w:val="20"/>
              </w:rPr>
              <w:t>ART. 197 TER. INC.2°</w:t>
            </w:r>
          </w:p>
          <w:p w:rsidRPr="008A4540" w:rsidR="00661191" w:rsidP="008040ED" w:rsidRDefault="00661191" w14:paraId="50CC662F" w14:textId="5FF7CEB3">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ya sea que no se ocasione daño alguno, o que con ello se causen daños materiales o lesiones leves.</w:t>
            </w:r>
          </w:p>
        </w:tc>
      </w:tr>
      <w:tr w:rsidRPr="008A4540" w:rsidR="00661191" w:rsidTr="5FFAE9BA" w14:paraId="5D3FBE94" w14:textId="77777777">
        <w:trPr>
          <w:trHeight w:val="74"/>
        </w:trPr>
        <w:tc>
          <w:tcPr>
            <w:tcW w:w="3150" w:type="dxa"/>
            <w:tcMar/>
          </w:tcPr>
          <w:p w:rsidRPr="008A4540" w:rsidR="00661191" w:rsidP="00007156" w:rsidRDefault="00661191" w14:paraId="15C41BF6" w14:textId="77777777">
            <w:pPr>
              <w:rPr>
                <w:rFonts w:ascii="Arial Narrow" w:hAnsi="Arial Narrow"/>
                <w:sz w:val="20"/>
                <w:szCs w:val="20"/>
              </w:rPr>
            </w:pPr>
          </w:p>
        </w:tc>
        <w:tc>
          <w:tcPr>
            <w:tcW w:w="6172" w:type="dxa"/>
            <w:tcMar/>
          </w:tcPr>
          <w:p w:rsidRPr="008A4540" w:rsidR="00661191" w:rsidP="00007156" w:rsidRDefault="00661191" w14:paraId="1F716BC2" w14:textId="77777777">
            <w:pPr>
              <w:jc w:val="both"/>
              <w:rPr>
                <w:rFonts w:ascii="Arial Narrow" w:hAnsi="Arial Narrow" w:cs="Arial"/>
                <w:sz w:val="20"/>
                <w:szCs w:val="20"/>
              </w:rPr>
            </w:pPr>
          </w:p>
        </w:tc>
      </w:tr>
      <w:tr w:rsidRPr="008A4540" w:rsidR="00661191" w:rsidTr="5FFAE9BA" w14:paraId="2726A6CA" w14:textId="77777777">
        <w:trPr>
          <w:trHeight w:val="74"/>
        </w:trPr>
        <w:tc>
          <w:tcPr>
            <w:tcW w:w="3150" w:type="dxa"/>
            <w:tcMar/>
          </w:tcPr>
          <w:p w:rsidRPr="008A4540" w:rsidR="00661191" w:rsidP="00007156" w:rsidRDefault="00661191" w14:paraId="2E5939CA" w14:textId="5F43B223">
            <w:pPr>
              <w:rPr>
                <w:rFonts w:ascii="Arial Narrow" w:hAnsi="Arial Narrow"/>
                <w:b/>
                <w:sz w:val="20"/>
                <w:szCs w:val="20"/>
              </w:rPr>
            </w:pPr>
            <w:r w:rsidRPr="008A4540">
              <w:rPr>
                <w:rFonts w:ascii="Arial Narrow" w:hAnsi="Arial Narrow"/>
                <w:b/>
                <w:sz w:val="20"/>
                <w:szCs w:val="20"/>
              </w:rPr>
              <w:lastRenderedPageBreak/>
              <w:t>14088</w:t>
            </w:r>
          </w:p>
        </w:tc>
        <w:tc>
          <w:tcPr>
            <w:tcW w:w="6172" w:type="dxa"/>
            <w:tcMar/>
          </w:tcPr>
          <w:p w:rsidRPr="008A4540" w:rsidR="00661191" w:rsidP="00007156" w:rsidRDefault="00661191" w14:paraId="40A202CC" w14:textId="77777777">
            <w:pPr>
              <w:jc w:val="both"/>
              <w:rPr>
                <w:rFonts w:ascii="Arial Narrow" w:hAnsi="Arial Narrow" w:cs="Arial"/>
                <w:b/>
                <w:sz w:val="20"/>
                <w:szCs w:val="20"/>
              </w:rPr>
            </w:pPr>
            <w:r w:rsidRPr="008A4540">
              <w:rPr>
                <w:rFonts w:ascii="Arial Narrow" w:hAnsi="Arial Narrow" w:cs="Arial"/>
                <w:b/>
                <w:sz w:val="20"/>
                <w:szCs w:val="20"/>
              </w:rPr>
              <w:t xml:space="preserve">CONDUCCIÓN EN CARRERAS NO AUTORIZADAS CAUSANDO LESIONES MENOS GRAVES O GRAVES. </w:t>
            </w:r>
          </w:p>
          <w:p w:rsidRPr="008A4540" w:rsidR="00661191" w:rsidP="00007156" w:rsidRDefault="00661191" w14:paraId="425EC5C8" w14:textId="4BC210DB">
            <w:pPr>
              <w:jc w:val="both"/>
              <w:rPr>
                <w:rFonts w:ascii="Arial Narrow" w:hAnsi="Arial Narrow" w:cs="Arial"/>
                <w:sz w:val="20"/>
                <w:szCs w:val="20"/>
              </w:rPr>
            </w:pPr>
            <w:r w:rsidRPr="008A4540">
              <w:rPr>
                <w:rFonts w:ascii="Arial Narrow" w:hAnsi="Arial Narrow" w:cs="Arial"/>
                <w:sz w:val="20"/>
                <w:szCs w:val="20"/>
              </w:rPr>
              <w:t>ART. 197 TER. INC.3°</w:t>
            </w:r>
          </w:p>
          <w:p w:rsidRPr="008A4540" w:rsidR="00661191" w:rsidP="00007156" w:rsidRDefault="00661191" w14:paraId="300ABDF8" w14:textId="411FC353">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 se causaren lesiones menos graves o graves.</w:t>
            </w:r>
          </w:p>
        </w:tc>
      </w:tr>
      <w:tr w:rsidRPr="008A4540" w:rsidR="00661191" w:rsidTr="5FFAE9BA" w14:paraId="3977EE13" w14:textId="77777777">
        <w:trPr>
          <w:trHeight w:val="74"/>
        </w:trPr>
        <w:tc>
          <w:tcPr>
            <w:tcW w:w="3150" w:type="dxa"/>
            <w:tcMar/>
          </w:tcPr>
          <w:p w:rsidRPr="008A4540" w:rsidR="00661191" w:rsidP="00007156" w:rsidRDefault="00661191" w14:paraId="69743A6F" w14:textId="77777777">
            <w:pPr>
              <w:rPr>
                <w:rFonts w:ascii="Arial Narrow" w:hAnsi="Arial Narrow"/>
                <w:sz w:val="20"/>
                <w:szCs w:val="20"/>
              </w:rPr>
            </w:pPr>
          </w:p>
        </w:tc>
        <w:tc>
          <w:tcPr>
            <w:tcW w:w="6172" w:type="dxa"/>
            <w:tcMar/>
          </w:tcPr>
          <w:p w:rsidRPr="008A4540" w:rsidR="00661191" w:rsidP="00007156" w:rsidRDefault="00661191" w14:paraId="2AF2A385" w14:textId="77777777">
            <w:pPr>
              <w:jc w:val="both"/>
              <w:rPr>
                <w:rFonts w:ascii="Arial Narrow" w:hAnsi="Arial Narrow" w:cs="Arial"/>
                <w:sz w:val="20"/>
                <w:szCs w:val="20"/>
              </w:rPr>
            </w:pPr>
          </w:p>
        </w:tc>
      </w:tr>
      <w:tr w:rsidRPr="008A4540" w:rsidR="00661191" w:rsidTr="5FFAE9BA" w14:paraId="3804E6E0" w14:textId="77777777">
        <w:trPr>
          <w:trHeight w:val="74"/>
        </w:trPr>
        <w:tc>
          <w:tcPr>
            <w:tcW w:w="3150" w:type="dxa"/>
            <w:tcMar/>
          </w:tcPr>
          <w:p w:rsidRPr="008A4540" w:rsidR="00661191" w:rsidP="00007156" w:rsidRDefault="00661191" w14:paraId="4651D13B" w14:textId="0779D48E">
            <w:pPr>
              <w:rPr>
                <w:rFonts w:ascii="Arial Narrow" w:hAnsi="Arial Narrow"/>
                <w:b/>
                <w:sz w:val="20"/>
                <w:szCs w:val="20"/>
              </w:rPr>
            </w:pPr>
            <w:r w:rsidRPr="008A4540">
              <w:rPr>
                <w:rFonts w:ascii="Arial Narrow" w:hAnsi="Arial Narrow"/>
                <w:b/>
                <w:sz w:val="20"/>
                <w:szCs w:val="20"/>
              </w:rPr>
              <w:t>14089</w:t>
            </w:r>
          </w:p>
        </w:tc>
        <w:tc>
          <w:tcPr>
            <w:tcW w:w="6172" w:type="dxa"/>
            <w:tcMar/>
          </w:tcPr>
          <w:p w:rsidRPr="008A4540" w:rsidR="00661191" w:rsidP="00007156" w:rsidRDefault="00661191" w14:paraId="70CCADA5" w14:textId="77777777">
            <w:pPr>
              <w:jc w:val="both"/>
              <w:rPr>
                <w:rFonts w:ascii="Arial Narrow" w:hAnsi="Arial Narrow" w:cs="Arial"/>
                <w:b/>
                <w:sz w:val="20"/>
                <w:szCs w:val="20"/>
              </w:rPr>
            </w:pPr>
            <w:r w:rsidRPr="008A4540">
              <w:rPr>
                <w:rFonts w:ascii="Arial Narrow" w:hAnsi="Arial Narrow" w:cs="Arial"/>
                <w:b/>
                <w:sz w:val="20"/>
                <w:szCs w:val="20"/>
              </w:rPr>
              <w:t xml:space="preserve">CONDUCCIÓN EN CARRERAS NO AUTORIZADAS CAUSANDO LESIONES GRAVÍSIMAS O LA MUERTE. </w:t>
            </w:r>
          </w:p>
          <w:p w:rsidRPr="008A4540" w:rsidR="00661191" w:rsidP="00007156" w:rsidRDefault="00661191" w14:paraId="4FD88F4F" w14:textId="43B3A0CC">
            <w:pPr>
              <w:jc w:val="both"/>
              <w:rPr>
                <w:rFonts w:ascii="Arial Narrow" w:hAnsi="Arial Narrow" w:cs="Arial"/>
                <w:sz w:val="20"/>
                <w:szCs w:val="20"/>
              </w:rPr>
            </w:pPr>
            <w:r w:rsidRPr="008A4540">
              <w:rPr>
                <w:rFonts w:ascii="Arial Narrow" w:hAnsi="Arial Narrow" w:cs="Arial"/>
                <w:sz w:val="20"/>
                <w:szCs w:val="20"/>
              </w:rPr>
              <w:t>ART. 197 TER. INC.4°</w:t>
            </w:r>
          </w:p>
          <w:p w:rsidRPr="008A4540" w:rsidR="00661191" w:rsidP="00007156" w:rsidRDefault="00661191" w14:paraId="4BD4A684" w14:textId="565A8FC2">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 se causaren lesiones indicadas en el número 1° del artículo 397 del Código Penal o la muerte de alguna persona.</w:t>
            </w:r>
          </w:p>
        </w:tc>
      </w:tr>
      <w:tr w:rsidRPr="008A4540" w:rsidR="00661191" w:rsidTr="5FFAE9BA" w14:paraId="0251FDF3" w14:textId="77777777">
        <w:trPr>
          <w:trHeight w:val="74"/>
        </w:trPr>
        <w:tc>
          <w:tcPr>
            <w:tcW w:w="3150" w:type="dxa"/>
            <w:tcMar/>
          </w:tcPr>
          <w:p w:rsidRPr="008A4540" w:rsidR="00661191" w:rsidP="00007156" w:rsidRDefault="00661191" w14:paraId="64E848FF" w14:textId="77777777">
            <w:pPr>
              <w:rPr>
                <w:rFonts w:ascii="Arial Narrow" w:hAnsi="Arial Narrow"/>
                <w:sz w:val="20"/>
                <w:szCs w:val="20"/>
              </w:rPr>
            </w:pPr>
          </w:p>
        </w:tc>
        <w:tc>
          <w:tcPr>
            <w:tcW w:w="6172" w:type="dxa"/>
            <w:tcMar/>
          </w:tcPr>
          <w:p w:rsidRPr="008A4540" w:rsidR="00661191" w:rsidP="00007156" w:rsidRDefault="00661191" w14:paraId="3E454417" w14:textId="77777777">
            <w:pPr>
              <w:jc w:val="both"/>
              <w:rPr>
                <w:rFonts w:ascii="Arial Narrow" w:hAnsi="Arial Narrow" w:cs="Arial"/>
                <w:sz w:val="20"/>
                <w:szCs w:val="20"/>
              </w:rPr>
            </w:pPr>
          </w:p>
        </w:tc>
      </w:tr>
      <w:tr w:rsidRPr="008A4540" w:rsidR="00661191" w:rsidTr="5FFAE9BA" w14:paraId="0F329C23" w14:textId="77777777">
        <w:trPr>
          <w:trHeight w:val="74"/>
        </w:trPr>
        <w:tc>
          <w:tcPr>
            <w:tcW w:w="3150" w:type="dxa"/>
            <w:tcMar/>
          </w:tcPr>
          <w:p w:rsidRPr="008A4540" w:rsidR="00661191" w:rsidP="00007156" w:rsidRDefault="00661191" w14:paraId="5638C5B8" w14:textId="27B4691F">
            <w:pPr>
              <w:rPr>
                <w:rFonts w:ascii="Arial Narrow" w:hAnsi="Arial Narrow"/>
                <w:b/>
                <w:sz w:val="20"/>
                <w:szCs w:val="20"/>
              </w:rPr>
            </w:pPr>
            <w:r w:rsidRPr="008A4540">
              <w:rPr>
                <w:rFonts w:ascii="Arial Narrow" w:hAnsi="Arial Narrow"/>
                <w:b/>
                <w:sz w:val="20"/>
                <w:szCs w:val="20"/>
              </w:rPr>
              <w:t>14090</w:t>
            </w:r>
          </w:p>
        </w:tc>
        <w:tc>
          <w:tcPr>
            <w:tcW w:w="6172" w:type="dxa"/>
            <w:tcMar/>
          </w:tcPr>
          <w:p w:rsidRPr="008A4540" w:rsidR="00661191" w:rsidP="00007156" w:rsidRDefault="00661191" w14:paraId="5D6DD192" w14:textId="77777777">
            <w:pPr>
              <w:jc w:val="both"/>
              <w:rPr>
                <w:rFonts w:ascii="Arial Narrow" w:hAnsi="Arial Narrow" w:cs="Arial"/>
                <w:b/>
                <w:sz w:val="20"/>
                <w:szCs w:val="20"/>
              </w:rPr>
            </w:pPr>
            <w:r w:rsidRPr="008A4540">
              <w:rPr>
                <w:rFonts w:ascii="Arial Narrow" w:hAnsi="Arial Narrow" w:cs="Arial"/>
                <w:b/>
                <w:sz w:val="20"/>
                <w:szCs w:val="20"/>
              </w:rPr>
              <w:t>ORGANIZAR CARRERAS NO AUTORIZADAS.</w:t>
            </w:r>
          </w:p>
          <w:p w:rsidRPr="008A4540" w:rsidR="00661191" w:rsidP="00007156" w:rsidRDefault="00661191" w14:paraId="6DD61A04" w14:textId="0FEAE77F">
            <w:pPr>
              <w:jc w:val="both"/>
              <w:rPr>
                <w:rFonts w:ascii="Arial Narrow" w:hAnsi="Arial Narrow" w:cs="Arial"/>
                <w:sz w:val="20"/>
                <w:szCs w:val="20"/>
              </w:rPr>
            </w:pPr>
            <w:r w:rsidRPr="008A4540">
              <w:rPr>
                <w:rFonts w:ascii="Arial Narrow" w:hAnsi="Arial Narrow" w:cs="Arial"/>
                <w:sz w:val="20"/>
                <w:szCs w:val="20"/>
              </w:rPr>
              <w:t>ART. 197 TER. INC.7°</w:t>
            </w:r>
          </w:p>
          <w:p w:rsidRPr="008A4540" w:rsidR="00661191" w:rsidP="00007156" w:rsidRDefault="00661191" w14:paraId="5B05F91C" w14:textId="14175762">
            <w:pPr>
              <w:jc w:val="both"/>
              <w:rPr>
                <w:rFonts w:ascii="Arial Narrow" w:hAnsi="Arial Narrow" w:cs="Arial"/>
                <w:sz w:val="20"/>
                <w:szCs w:val="20"/>
              </w:rPr>
            </w:pPr>
            <w:r w:rsidRPr="008A4540">
              <w:rPr>
                <w:rFonts w:ascii="Arial Narrow" w:hAnsi="Arial Narrow" w:cs="Arial"/>
                <w:sz w:val="20"/>
                <w:szCs w:val="20"/>
              </w:rPr>
              <w:t>El que organizare carreras no autorizadas y/o con ocasión o con motivo de la ejecución de la conducta obtuviere algún beneficio económico para sí o para un tercero.</w:t>
            </w:r>
          </w:p>
        </w:tc>
      </w:tr>
      <w:tr w:rsidRPr="008A4540" w:rsidR="00661191" w:rsidTr="5FFAE9BA" w14:paraId="7E42C2EB" w14:textId="77777777">
        <w:trPr>
          <w:trHeight w:val="74"/>
        </w:trPr>
        <w:tc>
          <w:tcPr>
            <w:tcW w:w="3150" w:type="dxa"/>
            <w:tcMar/>
          </w:tcPr>
          <w:p w:rsidRPr="008A4540" w:rsidR="00661191" w:rsidP="00007156" w:rsidRDefault="00661191" w14:paraId="16135AF1" w14:textId="77777777">
            <w:pPr>
              <w:rPr>
                <w:rFonts w:ascii="Arial Narrow" w:hAnsi="Arial Narrow"/>
                <w:sz w:val="20"/>
                <w:szCs w:val="20"/>
              </w:rPr>
            </w:pPr>
          </w:p>
        </w:tc>
        <w:tc>
          <w:tcPr>
            <w:tcW w:w="6172" w:type="dxa"/>
            <w:tcMar/>
          </w:tcPr>
          <w:p w:rsidRPr="008A4540" w:rsidR="00661191" w:rsidP="00007156" w:rsidRDefault="00661191" w14:paraId="7F947B15" w14:textId="77777777">
            <w:pPr>
              <w:jc w:val="both"/>
              <w:rPr>
                <w:rFonts w:ascii="Arial Narrow" w:hAnsi="Arial Narrow" w:cs="Arial"/>
                <w:sz w:val="20"/>
                <w:szCs w:val="20"/>
              </w:rPr>
            </w:pPr>
          </w:p>
        </w:tc>
      </w:tr>
      <w:tr w:rsidRPr="008A4540" w:rsidR="00661191" w:rsidTr="5FFAE9BA" w14:paraId="0E617863" w14:textId="77777777">
        <w:trPr>
          <w:trHeight w:val="74"/>
        </w:trPr>
        <w:tc>
          <w:tcPr>
            <w:tcW w:w="3150" w:type="dxa"/>
            <w:tcMar/>
          </w:tcPr>
          <w:p w:rsidRPr="008A4540" w:rsidR="00661191" w:rsidP="00007156" w:rsidRDefault="00661191" w14:paraId="714E0982" w14:textId="7427E9DE">
            <w:pPr>
              <w:rPr>
                <w:rFonts w:ascii="Arial Narrow" w:hAnsi="Arial Narrow"/>
                <w:b/>
                <w:sz w:val="20"/>
                <w:szCs w:val="20"/>
              </w:rPr>
            </w:pPr>
            <w:r w:rsidRPr="008A4540">
              <w:rPr>
                <w:rFonts w:ascii="Arial Narrow" w:hAnsi="Arial Narrow"/>
                <w:b/>
                <w:sz w:val="20"/>
                <w:szCs w:val="20"/>
              </w:rPr>
              <w:t>14091</w:t>
            </w:r>
          </w:p>
        </w:tc>
        <w:tc>
          <w:tcPr>
            <w:tcW w:w="6172" w:type="dxa"/>
            <w:tcMar/>
          </w:tcPr>
          <w:p w:rsidRPr="008A4540" w:rsidR="00661191" w:rsidP="00007156" w:rsidRDefault="00661191" w14:paraId="32324F18" w14:textId="77777777">
            <w:pPr>
              <w:jc w:val="both"/>
              <w:rPr>
                <w:rFonts w:ascii="Arial Narrow" w:hAnsi="Arial Narrow" w:cs="Arial"/>
                <w:b/>
                <w:sz w:val="20"/>
                <w:szCs w:val="20"/>
              </w:rPr>
            </w:pPr>
            <w:r w:rsidRPr="008A4540">
              <w:rPr>
                <w:rFonts w:ascii="Arial Narrow" w:hAnsi="Arial Narrow" w:cs="Arial"/>
                <w:b/>
                <w:sz w:val="20"/>
                <w:szCs w:val="20"/>
              </w:rPr>
              <w:t>FACILITAR VEHÍCULOS MOTORIZADOS PARA LA PARTICIPACIÓN EN CARRERAS CLANDESTINAS.</w:t>
            </w:r>
          </w:p>
          <w:p w:rsidRPr="008A4540" w:rsidR="00661191" w:rsidP="00007156" w:rsidRDefault="00661191" w14:paraId="57D0D057" w14:textId="72C06BAD">
            <w:pPr>
              <w:jc w:val="both"/>
              <w:rPr>
                <w:rFonts w:ascii="Arial Narrow" w:hAnsi="Arial Narrow" w:cs="Arial"/>
                <w:sz w:val="20"/>
                <w:szCs w:val="20"/>
              </w:rPr>
            </w:pPr>
            <w:r w:rsidRPr="008A4540">
              <w:rPr>
                <w:rFonts w:ascii="Arial Narrow" w:hAnsi="Arial Narrow" w:cs="Arial"/>
                <w:sz w:val="20"/>
                <w:szCs w:val="20"/>
              </w:rPr>
              <w:t>ART. 197 TER. INC.6°</w:t>
            </w:r>
          </w:p>
          <w:p w:rsidRPr="008A4540" w:rsidR="00661191" w:rsidP="00007156" w:rsidRDefault="00661191" w14:paraId="59CFA7B4" w14:textId="24779960">
            <w:pPr>
              <w:jc w:val="both"/>
              <w:rPr>
                <w:rFonts w:ascii="Arial Narrow" w:hAnsi="Arial Narrow" w:cs="Arial"/>
                <w:sz w:val="20"/>
                <w:szCs w:val="20"/>
              </w:rPr>
            </w:pPr>
            <w:r w:rsidRPr="008A4540">
              <w:rPr>
                <w:rFonts w:ascii="Arial Narrow" w:hAnsi="Arial Narrow" w:cs="Arial"/>
                <w:sz w:val="20"/>
                <w:szCs w:val="20"/>
              </w:rPr>
              <w:t>El o quienes concertados para su ejecución faciliten vehículos motorizados para la participación de carreras clandestinas.</w:t>
            </w:r>
          </w:p>
        </w:tc>
      </w:tr>
      <w:tr w:rsidRPr="008A4540" w:rsidR="00661191" w:rsidTr="5FFAE9BA" w14:paraId="16413443" w14:textId="77777777">
        <w:trPr>
          <w:trHeight w:val="74"/>
        </w:trPr>
        <w:tc>
          <w:tcPr>
            <w:tcW w:w="3150" w:type="dxa"/>
            <w:tcMar/>
          </w:tcPr>
          <w:p w:rsidRPr="008A4540" w:rsidR="00661191" w:rsidP="00007156" w:rsidRDefault="00661191" w14:paraId="2D4E081B" w14:textId="77777777">
            <w:pPr>
              <w:rPr>
                <w:rFonts w:ascii="Arial Narrow" w:hAnsi="Arial Narrow"/>
                <w:sz w:val="20"/>
                <w:szCs w:val="20"/>
              </w:rPr>
            </w:pPr>
          </w:p>
        </w:tc>
        <w:tc>
          <w:tcPr>
            <w:tcW w:w="6172" w:type="dxa"/>
            <w:tcMar/>
          </w:tcPr>
          <w:p w:rsidRPr="008A4540" w:rsidR="00661191" w:rsidP="00007156" w:rsidRDefault="00661191" w14:paraId="2599BF00" w14:textId="77777777">
            <w:pPr>
              <w:jc w:val="both"/>
              <w:rPr>
                <w:rFonts w:ascii="Arial Narrow" w:hAnsi="Arial Narrow" w:cs="Arial"/>
                <w:sz w:val="20"/>
                <w:szCs w:val="20"/>
              </w:rPr>
            </w:pPr>
          </w:p>
        </w:tc>
      </w:tr>
      <w:tr w:rsidRPr="008A4540" w:rsidR="00661191" w:rsidTr="5FFAE9BA" w14:paraId="6AAC5BA7" w14:textId="77777777">
        <w:trPr>
          <w:trHeight w:val="74"/>
        </w:trPr>
        <w:tc>
          <w:tcPr>
            <w:tcW w:w="3150" w:type="dxa"/>
            <w:tcMar/>
          </w:tcPr>
          <w:p w:rsidRPr="008A4540" w:rsidR="00661191" w:rsidP="00007156" w:rsidRDefault="00661191" w14:paraId="24D54764" w14:textId="59511D4C">
            <w:pPr>
              <w:rPr>
                <w:rFonts w:ascii="Arial Narrow" w:hAnsi="Arial Narrow"/>
                <w:b/>
                <w:sz w:val="20"/>
                <w:szCs w:val="20"/>
              </w:rPr>
            </w:pPr>
            <w:r w:rsidRPr="008A4540">
              <w:rPr>
                <w:rFonts w:ascii="Arial Narrow" w:hAnsi="Arial Narrow"/>
                <w:b/>
                <w:sz w:val="20"/>
                <w:szCs w:val="20"/>
              </w:rPr>
              <w:t>14092</w:t>
            </w:r>
          </w:p>
        </w:tc>
        <w:tc>
          <w:tcPr>
            <w:tcW w:w="6172" w:type="dxa"/>
            <w:tcMar/>
          </w:tcPr>
          <w:p w:rsidRPr="008A4540" w:rsidR="00661191" w:rsidP="00007156" w:rsidRDefault="00661191" w14:paraId="326DA940" w14:textId="77777777">
            <w:pPr>
              <w:jc w:val="both"/>
              <w:rPr>
                <w:rFonts w:ascii="Arial Narrow" w:hAnsi="Arial Narrow" w:cs="Arial"/>
                <w:b/>
                <w:sz w:val="20"/>
                <w:szCs w:val="20"/>
              </w:rPr>
            </w:pPr>
            <w:r w:rsidRPr="008A4540">
              <w:rPr>
                <w:rFonts w:ascii="Arial Narrow" w:hAnsi="Arial Narrow" w:cs="Arial"/>
                <w:b/>
                <w:sz w:val="20"/>
                <w:szCs w:val="20"/>
              </w:rPr>
              <w:t>SOBREPASAR EN 60 KM/H LOS LÍMITES FIJADOS DE VELOCIDAD MÁXIMA.</w:t>
            </w:r>
          </w:p>
          <w:p w:rsidRPr="008A4540" w:rsidR="00661191" w:rsidP="00007156" w:rsidRDefault="00661191" w14:paraId="632E9C87" w14:textId="77777777">
            <w:pPr>
              <w:jc w:val="both"/>
              <w:rPr>
                <w:rFonts w:ascii="Arial Narrow" w:hAnsi="Arial Narrow" w:cs="Arial"/>
                <w:sz w:val="20"/>
                <w:szCs w:val="20"/>
              </w:rPr>
            </w:pPr>
            <w:r w:rsidRPr="008A4540">
              <w:rPr>
                <w:rFonts w:ascii="Arial Narrow" w:hAnsi="Arial Narrow" w:cs="Arial"/>
                <w:sz w:val="20"/>
                <w:szCs w:val="20"/>
              </w:rPr>
              <w:t>ART. 197 QUINQUIES</w:t>
            </w:r>
          </w:p>
          <w:p w:rsidRPr="008A4540" w:rsidR="00661191" w:rsidP="00F95469" w:rsidRDefault="00661191" w14:paraId="25207EC7" w14:textId="513ECA07">
            <w:pPr>
              <w:jc w:val="both"/>
              <w:rPr>
                <w:rFonts w:ascii="Arial Narrow" w:hAnsi="Arial Narrow" w:cs="Arial"/>
                <w:sz w:val="20"/>
                <w:szCs w:val="20"/>
              </w:rPr>
            </w:pPr>
            <w:r w:rsidRPr="008A4540">
              <w:rPr>
                <w:rFonts w:ascii="Arial Narrow" w:hAnsi="Arial Narrow" w:cs="Arial"/>
                <w:sz w:val="20"/>
                <w:szCs w:val="20"/>
              </w:rPr>
              <w:t>El que condujere un vehículo motorizado y sobrepase en 60 kilómetros por hora los límites de velocidad fijados en los artíc</w:t>
            </w:r>
            <w:r w:rsidR="000C075A">
              <w:rPr>
                <w:rFonts w:ascii="Arial Narrow" w:hAnsi="Arial Narrow" w:cs="Arial"/>
                <w:sz w:val="20"/>
                <w:szCs w:val="20"/>
              </w:rPr>
              <w:t>ulos 145 y 146 de la Ley 18.290.</w:t>
            </w:r>
          </w:p>
        </w:tc>
      </w:tr>
      <w:tr w:rsidRPr="008A4540" w:rsidR="00B765F3" w:rsidTr="5FFAE9BA" w14:paraId="6FE743C7" w14:textId="77777777">
        <w:trPr>
          <w:trHeight w:val="74"/>
        </w:trPr>
        <w:tc>
          <w:tcPr>
            <w:tcW w:w="3150" w:type="dxa"/>
            <w:tcMar/>
          </w:tcPr>
          <w:p w:rsidRPr="008A4540" w:rsidR="00B765F3" w:rsidP="00007156" w:rsidRDefault="00B765F3" w14:paraId="79F8F779" w14:textId="77777777">
            <w:pPr>
              <w:rPr>
                <w:rFonts w:ascii="Arial Narrow" w:hAnsi="Arial Narrow"/>
                <w:sz w:val="20"/>
                <w:szCs w:val="20"/>
              </w:rPr>
            </w:pPr>
          </w:p>
        </w:tc>
        <w:tc>
          <w:tcPr>
            <w:tcW w:w="6172" w:type="dxa"/>
            <w:tcMar/>
          </w:tcPr>
          <w:p w:rsidRPr="008A4540" w:rsidR="00B765F3" w:rsidP="00007156" w:rsidRDefault="00B765F3" w14:paraId="5F3ADAC3" w14:textId="77777777">
            <w:pPr>
              <w:jc w:val="both"/>
              <w:rPr>
                <w:rFonts w:ascii="Arial Narrow" w:hAnsi="Arial Narrow" w:cs="Arial"/>
                <w:sz w:val="20"/>
                <w:szCs w:val="20"/>
              </w:rPr>
            </w:pPr>
          </w:p>
        </w:tc>
      </w:tr>
      <w:tr w:rsidRPr="008A4540" w:rsidR="00661191" w:rsidTr="5FFAE9BA" w14:paraId="088EF429" w14:textId="77777777">
        <w:trPr>
          <w:trHeight w:val="74"/>
        </w:trPr>
        <w:tc>
          <w:tcPr>
            <w:tcW w:w="3150" w:type="dxa"/>
            <w:tcMar/>
          </w:tcPr>
          <w:p w:rsidRPr="008A4540" w:rsidR="00661191" w:rsidP="00007156" w:rsidRDefault="00661191" w14:paraId="7FCC3EBF" w14:textId="77777777">
            <w:pPr>
              <w:rPr>
                <w:rFonts w:ascii="Arial Narrow" w:hAnsi="Arial Narrow"/>
                <w:sz w:val="20"/>
                <w:szCs w:val="20"/>
              </w:rPr>
            </w:pPr>
          </w:p>
        </w:tc>
        <w:tc>
          <w:tcPr>
            <w:tcW w:w="6172" w:type="dxa"/>
            <w:tcMar/>
          </w:tcPr>
          <w:p w:rsidRPr="008A4540" w:rsidR="00661191" w:rsidP="00007156" w:rsidRDefault="00661191" w14:paraId="59901BFF" w14:textId="77777777">
            <w:pPr>
              <w:jc w:val="both"/>
              <w:rPr>
                <w:rFonts w:ascii="Arial Narrow" w:hAnsi="Arial Narrow" w:cs="Arial"/>
                <w:sz w:val="20"/>
                <w:szCs w:val="20"/>
              </w:rPr>
            </w:pPr>
          </w:p>
        </w:tc>
      </w:tr>
      <w:tr w:rsidRPr="008A4540" w:rsidR="00661191" w:rsidTr="5FFAE9BA" w14:paraId="4588A030" w14:textId="77777777">
        <w:trPr>
          <w:trHeight w:val="547"/>
        </w:trPr>
        <w:tc>
          <w:tcPr>
            <w:tcW w:w="9322" w:type="dxa"/>
            <w:gridSpan w:val="2"/>
            <w:shd w:val="clear" w:color="auto" w:fill="BFBFBF" w:themeFill="background1" w:themeFillShade="BF"/>
            <w:tcMar/>
          </w:tcPr>
          <w:p w:rsidRPr="008A4540" w:rsidR="00661191" w:rsidP="00007156" w:rsidRDefault="00661191" w14:paraId="7C4D88DE" w14:textId="3FBABD8F">
            <w:pPr>
              <w:spacing w:line="240" w:lineRule="atLeast"/>
              <w:ind w:left="-57"/>
              <w:rPr>
                <w:rFonts w:ascii="Arial Narrow" w:hAnsi="Arial Narrow" w:cs="Arial"/>
                <w:sz w:val="20"/>
                <w:szCs w:val="20"/>
              </w:rPr>
            </w:pPr>
            <w:r w:rsidRPr="008A4540">
              <w:rPr>
                <w:rFonts w:ascii="Arial Narrow" w:hAnsi="Arial Narrow" w:cs="Arial"/>
                <w:b/>
                <w:bCs/>
                <w:sz w:val="20"/>
                <w:szCs w:val="20"/>
              </w:rPr>
              <w:t>INFRACCIÓN A OTROS TEXTOS LEGALES</w:t>
            </w:r>
          </w:p>
        </w:tc>
      </w:tr>
      <w:tr w:rsidRPr="008A4540" w:rsidR="00661191" w:rsidTr="5FFAE9BA" w14:paraId="57BCCD5F" w14:textId="77777777">
        <w:trPr>
          <w:trHeight w:val="74"/>
        </w:trPr>
        <w:tc>
          <w:tcPr>
            <w:tcW w:w="3150" w:type="dxa"/>
            <w:tcMar/>
          </w:tcPr>
          <w:p w:rsidRPr="008A4540" w:rsidR="00661191" w:rsidP="00007156" w:rsidRDefault="00661191" w14:paraId="25762EE0" w14:textId="77777777">
            <w:pPr>
              <w:rPr>
                <w:rFonts w:ascii="Arial Narrow" w:hAnsi="Arial Narrow"/>
                <w:sz w:val="20"/>
                <w:szCs w:val="20"/>
              </w:rPr>
            </w:pPr>
          </w:p>
        </w:tc>
        <w:tc>
          <w:tcPr>
            <w:tcW w:w="6172" w:type="dxa"/>
            <w:tcMar/>
          </w:tcPr>
          <w:p w:rsidRPr="008A4540" w:rsidR="00661191" w:rsidP="00007156" w:rsidRDefault="00661191" w14:paraId="41F10E42" w14:textId="77777777">
            <w:pPr>
              <w:jc w:val="both"/>
              <w:rPr>
                <w:rFonts w:ascii="Arial Narrow" w:hAnsi="Arial Narrow" w:cs="Arial"/>
                <w:sz w:val="20"/>
                <w:szCs w:val="20"/>
              </w:rPr>
            </w:pPr>
          </w:p>
        </w:tc>
      </w:tr>
      <w:tr w:rsidRPr="008A4540" w:rsidR="00661191" w:rsidTr="5FFAE9BA" w14:paraId="7B4E0517" w14:textId="77777777">
        <w:trPr>
          <w:trHeight w:val="74"/>
        </w:trPr>
        <w:tc>
          <w:tcPr>
            <w:tcW w:w="3150" w:type="dxa"/>
            <w:tcMar/>
          </w:tcPr>
          <w:p w:rsidRPr="008A4540" w:rsidR="00661191" w:rsidP="00007156" w:rsidRDefault="00661191" w14:paraId="011F95B9"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61191" w:rsidP="00007156" w:rsidRDefault="00661191" w14:paraId="33BF9660" w14:textId="21C0C99D">
            <w:pPr>
              <w:jc w:val="both"/>
              <w:rPr>
                <w:rFonts w:ascii="Arial Narrow" w:hAnsi="Arial Narrow" w:cs="Arial"/>
                <w:sz w:val="20"/>
                <w:szCs w:val="20"/>
              </w:rPr>
            </w:pPr>
            <w:r w:rsidRPr="008A4540">
              <w:rPr>
                <w:rFonts w:ascii="Arial Narrow" w:hAnsi="Arial Narrow" w:cs="Arial"/>
                <w:sz w:val="20"/>
                <w:szCs w:val="20"/>
              </w:rPr>
              <w:t>(12010-129</w:t>
            </w:r>
            <w:r w:rsidR="007A51D7">
              <w:rPr>
                <w:rFonts w:ascii="Arial Narrow" w:hAnsi="Arial Narrow" w:cs="Arial"/>
                <w:sz w:val="20"/>
                <w:szCs w:val="20"/>
              </w:rPr>
              <w:t>99); (13049-13051); (15002-15007); (16400-16403</w:t>
            </w:r>
            <w:r w:rsidRPr="008A4540">
              <w:rPr>
                <w:rFonts w:ascii="Arial Narrow" w:hAnsi="Arial Narrow" w:cs="Arial"/>
                <w:sz w:val="20"/>
                <w:szCs w:val="20"/>
              </w:rPr>
              <w:t>); (22200-</w:t>
            </w:r>
            <w:r w:rsidRPr="007A51D7" w:rsidR="007A51D7">
              <w:rPr>
                <w:rFonts w:ascii="Arial Narrow" w:hAnsi="Arial Narrow" w:cs="Arial"/>
                <w:sz w:val="20"/>
                <w:szCs w:val="20"/>
              </w:rPr>
              <w:t>23790</w:t>
            </w:r>
            <w:r w:rsidRPr="008A4540">
              <w:rPr>
                <w:rFonts w:ascii="Arial Narrow" w:hAnsi="Arial Narrow" w:cs="Arial"/>
                <w:sz w:val="20"/>
                <w:szCs w:val="20"/>
              </w:rPr>
              <w:t>)</w:t>
            </w:r>
          </w:p>
          <w:p w:rsidRPr="008A4540" w:rsidR="00661191" w:rsidP="00007156" w:rsidRDefault="00661191" w14:paraId="57F8B53F" w14:textId="77777777">
            <w:pPr>
              <w:jc w:val="both"/>
              <w:rPr>
                <w:rFonts w:ascii="Arial Narrow" w:hAnsi="Arial Narrow" w:cs="Arial"/>
                <w:sz w:val="20"/>
                <w:szCs w:val="20"/>
              </w:rPr>
            </w:pPr>
          </w:p>
        </w:tc>
      </w:tr>
      <w:tr w:rsidRPr="008A4540" w:rsidR="00661191" w:rsidTr="5FFAE9BA" w14:paraId="6D6C414E" w14:textId="77777777">
        <w:trPr>
          <w:trHeight w:val="74"/>
        </w:trPr>
        <w:tc>
          <w:tcPr>
            <w:tcW w:w="3150" w:type="dxa"/>
            <w:tcMar/>
          </w:tcPr>
          <w:p w:rsidRPr="008A4540" w:rsidR="00661191" w:rsidP="00007156" w:rsidRDefault="00661191" w14:paraId="7B264BB9" w14:textId="77777777">
            <w:pPr>
              <w:rPr>
                <w:rFonts w:ascii="Arial Narrow" w:hAnsi="Arial Narrow" w:cs="Arial"/>
                <w:b/>
                <w:bCs/>
                <w:sz w:val="20"/>
                <w:szCs w:val="20"/>
              </w:rPr>
            </w:pPr>
            <w:r w:rsidRPr="008A4540">
              <w:rPr>
                <w:rFonts w:ascii="Arial Narrow" w:hAnsi="Arial Narrow" w:cs="Arial"/>
                <w:b/>
                <w:bCs/>
                <w:sz w:val="20"/>
                <w:szCs w:val="20"/>
              </w:rPr>
              <w:t>12010</w:t>
            </w:r>
          </w:p>
        </w:tc>
        <w:tc>
          <w:tcPr>
            <w:tcW w:w="6172" w:type="dxa"/>
            <w:tcMar/>
          </w:tcPr>
          <w:p w:rsidRPr="008A4540" w:rsidR="00661191" w:rsidP="00007156" w:rsidRDefault="00661191" w14:paraId="0733E887" w14:textId="77777777">
            <w:pPr>
              <w:jc w:val="both"/>
              <w:rPr>
                <w:rFonts w:ascii="Arial Narrow" w:hAnsi="Arial Narrow" w:cs="Arial"/>
                <w:b/>
                <w:bCs/>
                <w:sz w:val="20"/>
                <w:szCs w:val="20"/>
              </w:rPr>
            </w:pPr>
            <w:r w:rsidRPr="008A4540">
              <w:rPr>
                <w:rFonts w:ascii="Arial Narrow" w:hAnsi="Arial Narrow" w:cs="Arial"/>
                <w:b/>
                <w:bCs/>
                <w:sz w:val="20"/>
                <w:szCs w:val="20"/>
              </w:rPr>
              <w:t>INFRACCIÓN A LA LEY Nº 11.564 DE MATADEROS CLANDESTINOS.</w:t>
            </w:r>
          </w:p>
        </w:tc>
      </w:tr>
      <w:tr w:rsidRPr="008A4540" w:rsidR="00661191" w:rsidTr="5FFAE9BA" w14:paraId="0A741137" w14:textId="77777777">
        <w:trPr>
          <w:trHeight w:val="74"/>
        </w:trPr>
        <w:tc>
          <w:tcPr>
            <w:tcW w:w="3150" w:type="dxa"/>
            <w:tcMar/>
          </w:tcPr>
          <w:p w:rsidRPr="008A4540" w:rsidR="00661191" w:rsidP="00007156" w:rsidRDefault="00661191" w14:paraId="6D124B5D" w14:textId="77777777">
            <w:pPr>
              <w:rPr>
                <w:rFonts w:ascii="Arial Narrow" w:hAnsi="Arial Narrow"/>
                <w:sz w:val="20"/>
                <w:szCs w:val="20"/>
              </w:rPr>
            </w:pPr>
          </w:p>
        </w:tc>
        <w:tc>
          <w:tcPr>
            <w:tcW w:w="6172" w:type="dxa"/>
            <w:tcMar/>
          </w:tcPr>
          <w:p w:rsidRPr="008A4540" w:rsidR="00661191" w:rsidP="00007156" w:rsidRDefault="00661191" w14:paraId="71E21CB4" w14:textId="77777777">
            <w:pPr>
              <w:jc w:val="both"/>
              <w:rPr>
                <w:rFonts w:ascii="Arial Narrow" w:hAnsi="Arial Narrow" w:cs="Arial"/>
                <w:sz w:val="20"/>
                <w:szCs w:val="20"/>
              </w:rPr>
            </w:pPr>
            <w:r w:rsidRPr="008A4540">
              <w:rPr>
                <w:rFonts w:ascii="Arial Narrow" w:hAnsi="Arial Narrow" w:cs="Arial"/>
                <w:sz w:val="20"/>
                <w:szCs w:val="20"/>
              </w:rPr>
              <w:t>ART .1</w:t>
            </w:r>
          </w:p>
        </w:tc>
      </w:tr>
      <w:tr w:rsidRPr="008A4540" w:rsidR="00661191" w:rsidTr="5FFAE9BA" w14:paraId="1BAEA3A1" w14:textId="77777777">
        <w:trPr>
          <w:trHeight w:val="74"/>
        </w:trPr>
        <w:tc>
          <w:tcPr>
            <w:tcW w:w="3150" w:type="dxa"/>
            <w:tcMar/>
          </w:tcPr>
          <w:p w:rsidRPr="008A4540" w:rsidR="00661191" w:rsidP="00007156" w:rsidRDefault="00661191" w14:paraId="21C52D25" w14:textId="77777777">
            <w:pPr>
              <w:rPr>
                <w:rFonts w:ascii="Arial Narrow" w:hAnsi="Arial Narrow"/>
                <w:sz w:val="20"/>
                <w:szCs w:val="20"/>
              </w:rPr>
            </w:pPr>
          </w:p>
        </w:tc>
        <w:tc>
          <w:tcPr>
            <w:tcW w:w="6172" w:type="dxa"/>
            <w:tcMar/>
          </w:tcPr>
          <w:p w:rsidRPr="008A4540" w:rsidR="00661191" w:rsidP="00007156" w:rsidRDefault="00661191" w14:paraId="5149EA4E" w14:textId="239CB2F3">
            <w:pPr>
              <w:jc w:val="both"/>
              <w:rPr>
                <w:rFonts w:ascii="Arial Narrow" w:hAnsi="Arial Narrow" w:cs="Arial"/>
                <w:sz w:val="20"/>
                <w:szCs w:val="20"/>
              </w:rPr>
            </w:pPr>
            <w:r w:rsidRPr="008A4540">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Pr="008A4540" w:rsidR="00661191" w:rsidTr="5FFAE9BA" w14:paraId="267AC974" w14:textId="77777777">
        <w:trPr>
          <w:trHeight w:val="74"/>
        </w:trPr>
        <w:tc>
          <w:tcPr>
            <w:tcW w:w="3150" w:type="dxa"/>
            <w:tcMar/>
          </w:tcPr>
          <w:p w:rsidRPr="008A4540" w:rsidR="00661191" w:rsidP="00007156" w:rsidRDefault="00661191" w14:paraId="23C862BA" w14:textId="77777777">
            <w:pPr>
              <w:rPr>
                <w:rFonts w:ascii="Arial Narrow" w:hAnsi="Arial Narrow"/>
                <w:sz w:val="20"/>
                <w:szCs w:val="20"/>
              </w:rPr>
            </w:pPr>
          </w:p>
        </w:tc>
        <w:tc>
          <w:tcPr>
            <w:tcW w:w="6172" w:type="dxa"/>
            <w:tcMar/>
          </w:tcPr>
          <w:p w:rsidRPr="008A4540" w:rsidR="00661191" w:rsidP="00007156" w:rsidRDefault="00661191" w14:paraId="598034EA" w14:textId="77777777">
            <w:pPr>
              <w:jc w:val="both"/>
              <w:rPr>
                <w:rFonts w:ascii="Arial Narrow" w:hAnsi="Arial Narrow" w:cs="Arial"/>
                <w:sz w:val="20"/>
                <w:szCs w:val="20"/>
              </w:rPr>
            </w:pPr>
          </w:p>
        </w:tc>
      </w:tr>
      <w:tr w:rsidRPr="008A4540" w:rsidR="00661191" w:rsidTr="5FFAE9BA" w14:paraId="6B7E2FF1" w14:textId="77777777">
        <w:trPr>
          <w:trHeight w:val="74"/>
        </w:trPr>
        <w:tc>
          <w:tcPr>
            <w:tcW w:w="3150" w:type="dxa"/>
            <w:tcMar/>
          </w:tcPr>
          <w:p w:rsidRPr="008A4540" w:rsidR="00661191" w:rsidP="00007156" w:rsidRDefault="00661191" w14:paraId="15C8238B" w14:textId="77777777">
            <w:pPr>
              <w:rPr>
                <w:rFonts w:ascii="Arial Narrow" w:hAnsi="Arial Narrow" w:cs="Arial"/>
                <w:b/>
                <w:bCs/>
                <w:sz w:val="20"/>
                <w:szCs w:val="20"/>
              </w:rPr>
            </w:pPr>
            <w:r w:rsidRPr="008A4540">
              <w:rPr>
                <w:rFonts w:ascii="Arial Narrow" w:hAnsi="Arial Narrow" w:cs="Arial"/>
                <w:b/>
                <w:bCs/>
                <w:sz w:val="20"/>
                <w:szCs w:val="20"/>
              </w:rPr>
              <w:t>12021</w:t>
            </w:r>
          </w:p>
        </w:tc>
        <w:tc>
          <w:tcPr>
            <w:tcW w:w="6172" w:type="dxa"/>
            <w:tcMar/>
          </w:tcPr>
          <w:p w:rsidRPr="008A4540" w:rsidR="00661191" w:rsidP="00007156" w:rsidRDefault="00661191" w14:paraId="3A084CFC" w14:textId="77777777">
            <w:pPr>
              <w:jc w:val="both"/>
              <w:rPr>
                <w:rFonts w:ascii="Arial Narrow" w:hAnsi="Arial Narrow" w:cs="Arial"/>
                <w:b/>
                <w:bCs/>
                <w:sz w:val="20"/>
                <w:szCs w:val="20"/>
              </w:rPr>
            </w:pPr>
            <w:r w:rsidRPr="008A4540">
              <w:rPr>
                <w:rFonts w:ascii="Arial Narrow" w:hAnsi="Arial Narrow" w:cs="Arial"/>
                <w:b/>
                <w:bCs/>
                <w:sz w:val="20"/>
                <w:szCs w:val="20"/>
              </w:rPr>
              <w:t>INFRACCIÓN POR CONTAMINACIÓN.</w:t>
            </w:r>
          </w:p>
        </w:tc>
      </w:tr>
      <w:tr w:rsidRPr="008A4540" w:rsidR="00661191" w:rsidTr="5FFAE9BA" w14:paraId="5D8338FC" w14:textId="77777777">
        <w:trPr>
          <w:trHeight w:val="74"/>
        </w:trPr>
        <w:tc>
          <w:tcPr>
            <w:tcW w:w="3150" w:type="dxa"/>
            <w:tcMar/>
          </w:tcPr>
          <w:p w:rsidRPr="008A4540" w:rsidR="00661191" w:rsidP="00007156" w:rsidRDefault="00661191" w14:paraId="63022CEE" w14:textId="77777777">
            <w:pPr>
              <w:rPr>
                <w:rFonts w:ascii="Arial Narrow" w:hAnsi="Arial Narrow"/>
                <w:sz w:val="20"/>
                <w:szCs w:val="20"/>
              </w:rPr>
            </w:pPr>
          </w:p>
        </w:tc>
        <w:tc>
          <w:tcPr>
            <w:tcW w:w="6172" w:type="dxa"/>
            <w:tcMar/>
          </w:tcPr>
          <w:p w:rsidRPr="008A4540" w:rsidR="00661191" w:rsidP="00007156" w:rsidRDefault="00661191" w14:paraId="65829461" w14:textId="317FE50F">
            <w:pPr>
              <w:jc w:val="both"/>
              <w:rPr>
                <w:rFonts w:ascii="Arial Narrow" w:hAnsi="Arial Narrow" w:cs="Arial"/>
                <w:sz w:val="20"/>
                <w:szCs w:val="20"/>
              </w:rPr>
            </w:pPr>
            <w:r w:rsidRPr="008A4540">
              <w:rPr>
                <w:rFonts w:ascii="Arial Narrow" w:hAnsi="Arial Narrow" w:cs="Arial"/>
                <w:sz w:val="20"/>
                <w:szCs w:val="20"/>
              </w:rPr>
              <w:t xml:space="preserve">ART. 136 LEY 430 DE PESCA  </w:t>
            </w:r>
          </w:p>
        </w:tc>
      </w:tr>
      <w:tr w:rsidRPr="008A4540" w:rsidR="00661191" w:rsidTr="5FFAE9BA" w14:paraId="39C95337" w14:textId="77777777">
        <w:trPr>
          <w:trHeight w:val="74"/>
        </w:trPr>
        <w:tc>
          <w:tcPr>
            <w:tcW w:w="3150" w:type="dxa"/>
            <w:tcMar/>
          </w:tcPr>
          <w:p w:rsidRPr="008A4540" w:rsidR="00661191" w:rsidP="00007156" w:rsidRDefault="00661191" w14:paraId="0E2DFD08" w14:textId="77777777">
            <w:pPr>
              <w:rPr>
                <w:rFonts w:ascii="Arial Narrow" w:hAnsi="Arial Narrow"/>
                <w:sz w:val="20"/>
                <w:szCs w:val="20"/>
              </w:rPr>
            </w:pPr>
          </w:p>
        </w:tc>
        <w:tc>
          <w:tcPr>
            <w:tcW w:w="6172" w:type="dxa"/>
            <w:tcMar/>
          </w:tcPr>
          <w:p w:rsidRPr="008A4540" w:rsidR="00661191" w:rsidP="00007156" w:rsidRDefault="00661191" w14:paraId="59FF7F73" w14:textId="4F8F35D1">
            <w:pPr>
              <w:jc w:val="both"/>
              <w:rPr>
                <w:rFonts w:ascii="Arial Narrow" w:hAnsi="Arial Narrow" w:cs="Arial"/>
                <w:sz w:val="20"/>
                <w:szCs w:val="20"/>
              </w:rPr>
            </w:pPr>
            <w:r w:rsidRPr="008A4540">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Pr="008A4540" w:rsidR="00661191" w:rsidTr="5FFAE9BA" w14:paraId="7AC88050" w14:textId="77777777">
        <w:trPr>
          <w:trHeight w:val="74"/>
        </w:trPr>
        <w:tc>
          <w:tcPr>
            <w:tcW w:w="3150" w:type="dxa"/>
            <w:tcMar/>
          </w:tcPr>
          <w:p w:rsidRPr="008A4540" w:rsidR="00661191" w:rsidP="00007156" w:rsidRDefault="00661191" w14:paraId="3633EA4B" w14:textId="77777777">
            <w:pPr>
              <w:rPr>
                <w:rFonts w:ascii="Arial Narrow" w:hAnsi="Arial Narrow"/>
                <w:sz w:val="20"/>
                <w:szCs w:val="20"/>
              </w:rPr>
            </w:pPr>
          </w:p>
        </w:tc>
        <w:tc>
          <w:tcPr>
            <w:tcW w:w="6172" w:type="dxa"/>
            <w:tcMar/>
          </w:tcPr>
          <w:p w:rsidRPr="008A4540" w:rsidR="00661191" w:rsidP="00007156" w:rsidRDefault="00661191" w14:paraId="00AFFEA4" w14:textId="77777777">
            <w:pPr>
              <w:jc w:val="both"/>
              <w:rPr>
                <w:rFonts w:ascii="Arial Narrow" w:hAnsi="Arial Narrow" w:cs="Arial"/>
                <w:sz w:val="20"/>
                <w:szCs w:val="20"/>
              </w:rPr>
            </w:pPr>
          </w:p>
        </w:tc>
      </w:tr>
      <w:tr w:rsidRPr="008A4540" w:rsidR="00661191" w:rsidTr="5FFAE9BA" w14:paraId="5063FEAB" w14:textId="77777777">
        <w:trPr>
          <w:trHeight w:val="74"/>
        </w:trPr>
        <w:tc>
          <w:tcPr>
            <w:tcW w:w="3150" w:type="dxa"/>
            <w:tcMar/>
          </w:tcPr>
          <w:p w:rsidRPr="008A4540" w:rsidR="00661191" w:rsidP="00007156" w:rsidRDefault="00661191" w14:paraId="7B8A4928" w14:textId="77777777">
            <w:pPr>
              <w:rPr>
                <w:rFonts w:ascii="Arial Narrow" w:hAnsi="Arial Narrow" w:cs="Arial"/>
                <w:b/>
                <w:bCs/>
                <w:sz w:val="20"/>
                <w:szCs w:val="20"/>
              </w:rPr>
            </w:pPr>
            <w:r w:rsidRPr="008A4540">
              <w:rPr>
                <w:rFonts w:ascii="Arial Narrow" w:hAnsi="Arial Narrow" w:cs="Arial"/>
                <w:b/>
                <w:bCs/>
                <w:sz w:val="20"/>
                <w:szCs w:val="20"/>
              </w:rPr>
              <w:t>12022</w:t>
            </w:r>
          </w:p>
        </w:tc>
        <w:tc>
          <w:tcPr>
            <w:tcW w:w="6172" w:type="dxa"/>
            <w:tcMar/>
          </w:tcPr>
          <w:p w:rsidRPr="008A4540" w:rsidR="00661191" w:rsidP="00007156" w:rsidRDefault="00661191" w14:paraId="03257E1E" w14:textId="0D85F834">
            <w:pPr>
              <w:jc w:val="both"/>
              <w:rPr>
                <w:rFonts w:ascii="Arial Narrow" w:hAnsi="Arial Narrow" w:cs="Arial"/>
                <w:b/>
                <w:bCs/>
                <w:sz w:val="20"/>
                <w:szCs w:val="20"/>
              </w:rPr>
            </w:pPr>
            <w:r w:rsidRPr="008A4540">
              <w:rPr>
                <w:rFonts w:ascii="Arial Narrow" w:hAnsi="Arial Narrow" w:cs="Arial"/>
                <w:b/>
                <w:bCs/>
                <w:sz w:val="20"/>
                <w:szCs w:val="20"/>
              </w:rPr>
              <w:t>OTRAS INFRACCIONES LEY 18.892 DE PESCA.</w:t>
            </w:r>
          </w:p>
        </w:tc>
      </w:tr>
      <w:tr w:rsidRPr="008A4540" w:rsidR="00661191" w:rsidTr="5FFAE9BA" w14:paraId="22185C81" w14:textId="77777777">
        <w:trPr>
          <w:trHeight w:val="74"/>
        </w:trPr>
        <w:tc>
          <w:tcPr>
            <w:tcW w:w="3150" w:type="dxa"/>
            <w:tcMar/>
          </w:tcPr>
          <w:p w:rsidRPr="008A4540" w:rsidR="00661191" w:rsidP="00007156" w:rsidRDefault="00661191" w14:paraId="272DC1B0" w14:textId="77777777">
            <w:pPr>
              <w:rPr>
                <w:rFonts w:ascii="Arial Narrow" w:hAnsi="Arial Narrow"/>
                <w:sz w:val="20"/>
                <w:szCs w:val="20"/>
              </w:rPr>
            </w:pPr>
          </w:p>
        </w:tc>
        <w:tc>
          <w:tcPr>
            <w:tcW w:w="6172" w:type="dxa"/>
            <w:tcMar/>
          </w:tcPr>
          <w:p w:rsidRPr="008A4540" w:rsidR="00661191" w:rsidP="00007156" w:rsidRDefault="00661191" w14:paraId="51C8DECE" w14:textId="78EF79BE">
            <w:pPr>
              <w:jc w:val="both"/>
              <w:rPr>
                <w:rFonts w:ascii="Arial Narrow" w:hAnsi="Arial Narrow" w:cs="Arial"/>
                <w:sz w:val="20"/>
                <w:szCs w:val="20"/>
              </w:rPr>
            </w:pPr>
            <w:r w:rsidRPr="008A4540">
              <w:rPr>
                <w:rFonts w:ascii="Arial Narrow" w:hAnsi="Arial Narrow" w:cs="Arial"/>
                <w:sz w:val="20"/>
                <w:szCs w:val="20"/>
              </w:rPr>
              <w:t>Sanciona cualquier otra figura delictiva que contemple esta Ley y que no esté expresamente señalada en otro código.</w:t>
            </w:r>
          </w:p>
        </w:tc>
      </w:tr>
      <w:tr w:rsidRPr="008A4540" w:rsidR="00661191" w:rsidTr="5FFAE9BA" w14:paraId="50907375" w14:textId="77777777">
        <w:trPr>
          <w:trHeight w:val="74"/>
        </w:trPr>
        <w:tc>
          <w:tcPr>
            <w:tcW w:w="3150" w:type="dxa"/>
            <w:tcMar/>
          </w:tcPr>
          <w:p w:rsidRPr="008A4540" w:rsidR="00661191" w:rsidP="00007156" w:rsidRDefault="00661191" w14:paraId="771FA76E" w14:textId="77777777">
            <w:pPr>
              <w:rPr>
                <w:rFonts w:ascii="Arial Narrow" w:hAnsi="Arial Narrow"/>
                <w:sz w:val="20"/>
                <w:szCs w:val="20"/>
              </w:rPr>
            </w:pPr>
          </w:p>
        </w:tc>
        <w:tc>
          <w:tcPr>
            <w:tcW w:w="6172" w:type="dxa"/>
            <w:tcMar/>
          </w:tcPr>
          <w:p w:rsidRPr="008A4540" w:rsidR="00661191" w:rsidP="00007156" w:rsidRDefault="00661191" w14:paraId="14670DFE" w14:textId="77777777">
            <w:pPr>
              <w:jc w:val="both"/>
              <w:rPr>
                <w:rFonts w:ascii="Arial Narrow" w:hAnsi="Arial Narrow" w:cs="Arial"/>
                <w:sz w:val="20"/>
                <w:szCs w:val="20"/>
              </w:rPr>
            </w:pPr>
          </w:p>
        </w:tc>
      </w:tr>
      <w:tr w:rsidRPr="008A4540" w:rsidR="00661191" w:rsidTr="5FFAE9BA" w14:paraId="4F902719" w14:textId="77777777">
        <w:trPr>
          <w:trHeight w:val="74"/>
        </w:trPr>
        <w:tc>
          <w:tcPr>
            <w:tcW w:w="3150" w:type="dxa"/>
            <w:tcMar/>
          </w:tcPr>
          <w:p w:rsidRPr="008A4540" w:rsidR="00661191" w:rsidP="00007156" w:rsidRDefault="00661191" w14:paraId="1BA18846" w14:textId="77777777">
            <w:pPr>
              <w:rPr>
                <w:rFonts w:ascii="Arial Narrow" w:hAnsi="Arial Narrow"/>
                <w:sz w:val="20"/>
                <w:szCs w:val="20"/>
              </w:rPr>
            </w:pPr>
            <w:r w:rsidRPr="008A4540">
              <w:rPr>
                <w:rFonts w:ascii="Arial Narrow" w:hAnsi="Arial Narrow" w:cs="Arial"/>
                <w:b/>
                <w:bCs/>
                <w:sz w:val="20"/>
                <w:szCs w:val="20"/>
              </w:rPr>
              <w:t>12023</w:t>
            </w:r>
          </w:p>
        </w:tc>
        <w:tc>
          <w:tcPr>
            <w:tcW w:w="6172" w:type="dxa"/>
            <w:tcMar/>
          </w:tcPr>
          <w:p w:rsidRPr="008A4540" w:rsidR="00661191" w:rsidP="00007156" w:rsidRDefault="00661191" w14:paraId="1EF59CE1" w14:textId="77777777">
            <w:pPr>
              <w:jc w:val="both"/>
              <w:rPr>
                <w:rFonts w:ascii="Arial Narrow" w:hAnsi="Arial Narrow" w:cs="Arial"/>
                <w:b/>
                <w:sz w:val="20"/>
                <w:szCs w:val="20"/>
              </w:rPr>
            </w:pPr>
            <w:r w:rsidRPr="008A4540">
              <w:rPr>
                <w:rFonts w:ascii="Arial Narrow" w:hAnsi="Arial Narrow" w:cs="Arial"/>
                <w:b/>
                <w:sz w:val="20"/>
                <w:szCs w:val="20"/>
              </w:rPr>
              <w:t>PESCA ILEGAL.</w:t>
            </w:r>
          </w:p>
        </w:tc>
      </w:tr>
      <w:tr w:rsidRPr="008A4540" w:rsidR="00661191" w:rsidTr="5FFAE9BA" w14:paraId="67A812A9" w14:textId="77777777">
        <w:trPr>
          <w:trHeight w:val="74"/>
        </w:trPr>
        <w:tc>
          <w:tcPr>
            <w:tcW w:w="3150" w:type="dxa"/>
            <w:tcMar/>
          </w:tcPr>
          <w:p w:rsidRPr="008A4540" w:rsidR="00661191" w:rsidP="00007156" w:rsidRDefault="00661191" w14:paraId="6838CF3C" w14:textId="77777777">
            <w:pPr>
              <w:rPr>
                <w:rFonts w:ascii="Arial Narrow" w:hAnsi="Arial Narrow"/>
                <w:sz w:val="20"/>
                <w:szCs w:val="20"/>
              </w:rPr>
            </w:pPr>
          </w:p>
        </w:tc>
        <w:tc>
          <w:tcPr>
            <w:tcW w:w="6172" w:type="dxa"/>
            <w:tcMar/>
          </w:tcPr>
          <w:p w:rsidRPr="008A4540" w:rsidR="00661191" w:rsidP="00007156" w:rsidRDefault="00661191" w14:paraId="667312E0" w14:textId="23AAAAEA">
            <w:pPr>
              <w:jc w:val="both"/>
              <w:rPr>
                <w:rFonts w:ascii="Arial Narrow" w:hAnsi="Arial Narrow" w:cs="Arial"/>
                <w:sz w:val="20"/>
                <w:szCs w:val="20"/>
              </w:rPr>
            </w:pPr>
            <w:r w:rsidRPr="008A4540">
              <w:rPr>
                <w:rFonts w:ascii="Arial Narrow" w:hAnsi="Arial Narrow" w:cs="Arial"/>
                <w:sz w:val="20"/>
                <w:szCs w:val="20"/>
                <w:lang w:val="en-US"/>
              </w:rPr>
              <w:t xml:space="preserve">ARTS. 135, 136 TER, 139, 139 BIS y 139 TER. </w:t>
            </w:r>
            <w:r w:rsidRPr="008A4540">
              <w:rPr>
                <w:rFonts w:ascii="Arial Narrow" w:hAnsi="Arial Narrow" w:cs="Arial"/>
                <w:sz w:val="20"/>
                <w:szCs w:val="20"/>
              </w:rPr>
              <w:t>LEY 18.892 DE PESCA</w:t>
            </w:r>
          </w:p>
        </w:tc>
      </w:tr>
      <w:tr w:rsidRPr="008A4540" w:rsidR="00661191" w:rsidTr="5FFAE9BA" w14:paraId="34E434F7" w14:textId="77777777">
        <w:trPr>
          <w:trHeight w:val="74"/>
        </w:trPr>
        <w:tc>
          <w:tcPr>
            <w:tcW w:w="3150" w:type="dxa"/>
            <w:tcMar/>
          </w:tcPr>
          <w:p w:rsidRPr="008A4540" w:rsidR="00661191" w:rsidP="00007156" w:rsidRDefault="00661191" w14:paraId="5BA3E55B" w14:textId="77777777">
            <w:pPr>
              <w:rPr>
                <w:rFonts w:ascii="Arial Narrow" w:hAnsi="Arial Narrow"/>
                <w:sz w:val="20"/>
                <w:szCs w:val="20"/>
              </w:rPr>
            </w:pPr>
          </w:p>
        </w:tc>
        <w:tc>
          <w:tcPr>
            <w:tcW w:w="6172" w:type="dxa"/>
            <w:tcMar/>
          </w:tcPr>
          <w:p w:rsidRPr="008A4540" w:rsidR="00661191" w:rsidP="00007156" w:rsidRDefault="00661191" w14:paraId="39A2C820" w14:textId="60DD99C4">
            <w:pPr>
              <w:jc w:val="both"/>
              <w:rPr>
                <w:rFonts w:ascii="Arial Narrow" w:hAnsi="Arial Narrow" w:cs="Arial"/>
                <w:sz w:val="20"/>
                <w:szCs w:val="20"/>
              </w:rPr>
            </w:pPr>
            <w:r w:rsidRPr="008A4540">
              <w:rPr>
                <w:rFonts w:ascii="Arial Narrow" w:hAnsi="Arial Narrow" w:cs="Arial"/>
                <w:sz w:val="20"/>
                <w:szCs w:val="20"/>
              </w:rPr>
              <w:t>ART. 135</w:t>
            </w:r>
          </w:p>
        </w:tc>
      </w:tr>
      <w:tr w:rsidRPr="008A4540" w:rsidR="00661191" w:rsidTr="5FFAE9BA" w14:paraId="566FCF58" w14:textId="77777777">
        <w:trPr>
          <w:trHeight w:val="74"/>
        </w:trPr>
        <w:tc>
          <w:tcPr>
            <w:tcW w:w="3150" w:type="dxa"/>
            <w:tcMar/>
          </w:tcPr>
          <w:p w:rsidRPr="008A4540" w:rsidR="00661191" w:rsidP="00007156" w:rsidRDefault="00661191" w14:paraId="566680F4" w14:textId="77777777">
            <w:pPr>
              <w:rPr>
                <w:rFonts w:ascii="Arial Narrow" w:hAnsi="Arial Narrow"/>
                <w:sz w:val="20"/>
                <w:szCs w:val="20"/>
              </w:rPr>
            </w:pPr>
          </w:p>
        </w:tc>
        <w:tc>
          <w:tcPr>
            <w:tcW w:w="6172" w:type="dxa"/>
            <w:tcMar/>
          </w:tcPr>
          <w:p w:rsidRPr="008A4540" w:rsidR="00661191" w:rsidP="00007156" w:rsidRDefault="00661191" w14:paraId="356DF57F" w14:textId="2448EAF3">
            <w:pPr>
              <w:jc w:val="both"/>
              <w:rPr>
                <w:rFonts w:ascii="Arial Narrow" w:hAnsi="Arial Narrow" w:cs="Arial"/>
                <w:sz w:val="20"/>
                <w:szCs w:val="20"/>
              </w:rPr>
            </w:pPr>
            <w:r w:rsidRPr="008A4540">
              <w:rPr>
                <w:rFonts w:ascii="Arial Narrow" w:hAnsi="Arial Narrow" w:cs="Arial"/>
                <w:sz w:val="20"/>
                <w:szCs w:val="20"/>
              </w:rPr>
              <w:t>Sanciona a quien ejerza pesca recreativa, capturare o extrajere recursos hidrobiológicos utilizando elementos explosivos, tóxicos u otros cuya naturaleza provoque daño a esos recursos o a su medio, incluyendo armas de fuego y electricidad.</w:t>
            </w:r>
          </w:p>
        </w:tc>
      </w:tr>
      <w:tr w:rsidRPr="008A4540" w:rsidR="00661191" w:rsidTr="5FFAE9BA" w14:paraId="456C7956" w14:textId="77777777">
        <w:trPr>
          <w:trHeight w:val="74"/>
        </w:trPr>
        <w:tc>
          <w:tcPr>
            <w:tcW w:w="3150" w:type="dxa"/>
            <w:tcMar/>
          </w:tcPr>
          <w:p w:rsidRPr="008A4540" w:rsidR="00661191" w:rsidP="00007156" w:rsidRDefault="00661191" w14:paraId="4EB8FCF6" w14:textId="77777777">
            <w:pPr>
              <w:rPr>
                <w:rFonts w:ascii="Arial Narrow" w:hAnsi="Arial Narrow"/>
                <w:sz w:val="20"/>
                <w:szCs w:val="20"/>
              </w:rPr>
            </w:pPr>
          </w:p>
        </w:tc>
        <w:tc>
          <w:tcPr>
            <w:tcW w:w="6172" w:type="dxa"/>
            <w:tcMar/>
          </w:tcPr>
          <w:p w:rsidRPr="008A4540" w:rsidR="00661191" w:rsidP="00007156" w:rsidRDefault="00661191" w14:paraId="29CD5617" w14:textId="0BB15C61">
            <w:pPr>
              <w:jc w:val="both"/>
              <w:rPr>
                <w:rFonts w:ascii="Arial Narrow" w:hAnsi="Arial Narrow" w:cs="Arial"/>
                <w:sz w:val="20"/>
                <w:szCs w:val="20"/>
              </w:rPr>
            </w:pPr>
            <w:r w:rsidRPr="008A4540">
              <w:rPr>
                <w:rFonts w:ascii="Arial Narrow" w:hAnsi="Arial Narrow" w:cs="Arial"/>
                <w:sz w:val="20"/>
                <w:szCs w:val="20"/>
              </w:rPr>
              <w:t>ART. 136 TER</w:t>
            </w:r>
          </w:p>
        </w:tc>
      </w:tr>
      <w:tr w:rsidRPr="008A4540" w:rsidR="00661191" w:rsidTr="5FFAE9BA" w14:paraId="05C273C7" w14:textId="77777777">
        <w:trPr>
          <w:trHeight w:val="74"/>
        </w:trPr>
        <w:tc>
          <w:tcPr>
            <w:tcW w:w="3150" w:type="dxa"/>
            <w:tcMar/>
          </w:tcPr>
          <w:p w:rsidRPr="008A4540" w:rsidR="00661191" w:rsidP="00007156" w:rsidRDefault="00661191" w14:paraId="791BCBCD" w14:textId="77777777">
            <w:pPr>
              <w:rPr>
                <w:rFonts w:ascii="Arial Narrow" w:hAnsi="Arial Narrow"/>
                <w:sz w:val="20"/>
                <w:szCs w:val="20"/>
              </w:rPr>
            </w:pPr>
          </w:p>
        </w:tc>
        <w:tc>
          <w:tcPr>
            <w:tcW w:w="6172" w:type="dxa"/>
            <w:tcMar/>
          </w:tcPr>
          <w:p w:rsidRPr="008A4540" w:rsidR="00661191" w:rsidP="00007156" w:rsidRDefault="00661191" w14:paraId="3A666877" w14:textId="558D6631">
            <w:pPr>
              <w:jc w:val="both"/>
              <w:rPr>
                <w:rFonts w:ascii="Arial Narrow" w:hAnsi="Arial Narrow" w:cs="Arial"/>
                <w:sz w:val="20"/>
                <w:szCs w:val="20"/>
              </w:rPr>
            </w:pPr>
            <w:r w:rsidRPr="008A4540">
              <w:rPr>
                <w:rFonts w:ascii="Arial Narrow" w:hAnsi="Arial Narrow" w:cs="Arial"/>
                <w:sz w:val="20"/>
                <w:szCs w:val="20"/>
              </w:rPr>
              <w:t>Sanciona al que Instalare o usare artes de pesca en las aguas terrestres dentro del territorio nacional, al que procese, elabore, transporte o comercialice especies hidrobiológicas provenientes de aguas terrestres capturadas con artes de pesca con infracción a las reservas para la pesca artesanal</w:t>
            </w:r>
          </w:p>
        </w:tc>
      </w:tr>
      <w:tr w:rsidRPr="008A4540" w:rsidR="00661191" w:rsidTr="5FFAE9BA" w14:paraId="54841D5C" w14:textId="77777777">
        <w:trPr>
          <w:trHeight w:val="74"/>
        </w:trPr>
        <w:tc>
          <w:tcPr>
            <w:tcW w:w="3150" w:type="dxa"/>
            <w:tcMar/>
          </w:tcPr>
          <w:p w:rsidRPr="008A4540" w:rsidR="00661191" w:rsidP="00007156" w:rsidRDefault="00661191" w14:paraId="35E0BDD4" w14:textId="77777777">
            <w:pPr>
              <w:rPr>
                <w:rFonts w:ascii="Arial Narrow" w:hAnsi="Arial Narrow"/>
                <w:sz w:val="20"/>
                <w:szCs w:val="20"/>
              </w:rPr>
            </w:pPr>
          </w:p>
        </w:tc>
        <w:tc>
          <w:tcPr>
            <w:tcW w:w="6172" w:type="dxa"/>
            <w:tcMar/>
          </w:tcPr>
          <w:p w:rsidRPr="008A4540" w:rsidR="00661191" w:rsidP="00007156" w:rsidRDefault="00661191" w14:paraId="09DF3F17" w14:textId="77777777">
            <w:pPr>
              <w:jc w:val="both"/>
              <w:rPr>
                <w:rFonts w:ascii="Arial Narrow" w:hAnsi="Arial Narrow" w:cs="Arial"/>
                <w:sz w:val="20"/>
                <w:szCs w:val="20"/>
              </w:rPr>
            </w:pPr>
            <w:r w:rsidRPr="008A4540">
              <w:rPr>
                <w:rFonts w:ascii="Arial Narrow" w:hAnsi="Arial Narrow" w:cs="Arial"/>
                <w:sz w:val="20"/>
                <w:szCs w:val="20"/>
              </w:rPr>
              <w:t>ART. 139</w:t>
            </w:r>
          </w:p>
        </w:tc>
      </w:tr>
      <w:tr w:rsidRPr="008A4540" w:rsidR="00661191" w:rsidTr="5FFAE9BA" w14:paraId="54F69AA4" w14:textId="77777777">
        <w:trPr>
          <w:trHeight w:val="74"/>
        </w:trPr>
        <w:tc>
          <w:tcPr>
            <w:tcW w:w="3150" w:type="dxa"/>
            <w:tcMar/>
          </w:tcPr>
          <w:p w:rsidRPr="008A4540" w:rsidR="00661191" w:rsidP="00007156" w:rsidRDefault="00661191" w14:paraId="6B67419D" w14:textId="77777777">
            <w:pPr>
              <w:rPr>
                <w:rFonts w:ascii="Arial Narrow" w:hAnsi="Arial Narrow"/>
                <w:sz w:val="20"/>
                <w:szCs w:val="20"/>
              </w:rPr>
            </w:pPr>
          </w:p>
        </w:tc>
        <w:tc>
          <w:tcPr>
            <w:tcW w:w="6172" w:type="dxa"/>
            <w:tcMar/>
          </w:tcPr>
          <w:p w:rsidRPr="008A4540" w:rsidR="00661191" w:rsidP="00007156" w:rsidRDefault="00661191" w14:paraId="6EE4A764" w14:textId="3060D65C">
            <w:pPr>
              <w:jc w:val="both"/>
              <w:rPr>
                <w:rFonts w:ascii="Arial Narrow" w:hAnsi="Arial Narrow" w:cs="Arial"/>
                <w:sz w:val="20"/>
                <w:szCs w:val="20"/>
              </w:rPr>
            </w:pPr>
            <w:r w:rsidRPr="008A4540">
              <w:rPr>
                <w:rFonts w:ascii="Arial Narrow" w:hAnsi="Arial Narrow" w:cs="Arial"/>
                <w:sz w:val="20"/>
                <w:szCs w:val="20"/>
              </w:rPr>
              <w:t xml:space="preserve">Sanciona el procesamiento, el </w:t>
            </w:r>
            <w:proofErr w:type="spellStart"/>
            <w:r w:rsidRPr="008A4540">
              <w:rPr>
                <w:rFonts w:ascii="Arial Narrow" w:hAnsi="Arial Narrow" w:cs="Arial"/>
                <w:sz w:val="20"/>
                <w:szCs w:val="20"/>
              </w:rPr>
              <w:t>apozamiento</w:t>
            </w:r>
            <w:proofErr w:type="spellEnd"/>
            <w:r w:rsidRPr="008A4540">
              <w:rPr>
                <w:rFonts w:ascii="Arial Narrow" w:hAnsi="Arial Narrow" w:cs="Arial"/>
                <w:sz w:val="20"/>
                <w:szCs w:val="20"/>
              </w:rPr>
              <w:t>, la transformación, el transporte, la comercialización y el almacenamiento de recursos hidrobiológicos vedados, y la elaboración, comercialización y el almacenamiento de productos derivados de éstos.</w:t>
            </w:r>
          </w:p>
        </w:tc>
      </w:tr>
      <w:tr w:rsidRPr="008A4540" w:rsidR="00661191" w:rsidTr="5FFAE9BA" w14:paraId="5DF94845" w14:textId="77777777">
        <w:trPr>
          <w:trHeight w:val="74"/>
        </w:trPr>
        <w:tc>
          <w:tcPr>
            <w:tcW w:w="3150" w:type="dxa"/>
            <w:tcMar/>
          </w:tcPr>
          <w:p w:rsidRPr="008A4540" w:rsidR="00661191" w:rsidP="00007156" w:rsidRDefault="00661191" w14:paraId="13977466" w14:textId="77777777">
            <w:pPr>
              <w:rPr>
                <w:rFonts w:ascii="Arial Narrow" w:hAnsi="Arial Narrow"/>
                <w:sz w:val="20"/>
                <w:szCs w:val="20"/>
              </w:rPr>
            </w:pPr>
          </w:p>
        </w:tc>
        <w:tc>
          <w:tcPr>
            <w:tcW w:w="6172" w:type="dxa"/>
            <w:tcMar/>
          </w:tcPr>
          <w:p w:rsidRPr="008A4540" w:rsidR="00661191" w:rsidP="00007156" w:rsidRDefault="00661191" w14:paraId="34593955" w14:textId="77777777">
            <w:pPr>
              <w:jc w:val="both"/>
              <w:rPr>
                <w:rFonts w:ascii="Arial Narrow" w:hAnsi="Arial Narrow" w:cs="Arial"/>
                <w:sz w:val="20"/>
                <w:szCs w:val="20"/>
              </w:rPr>
            </w:pPr>
            <w:r w:rsidRPr="008A4540">
              <w:rPr>
                <w:rFonts w:ascii="Arial Narrow" w:hAnsi="Arial Narrow" w:cs="Arial"/>
                <w:sz w:val="20"/>
                <w:szCs w:val="20"/>
              </w:rPr>
              <w:t>ART. 139 BIS</w:t>
            </w:r>
          </w:p>
        </w:tc>
      </w:tr>
      <w:tr w:rsidRPr="008A4540" w:rsidR="00661191" w:rsidTr="5FFAE9BA" w14:paraId="086B7519" w14:textId="77777777">
        <w:trPr>
          <w:trHeight w:val="74"/>
        </w:trPr>
        <w:tc>
          <w:tcPr>
            <w:tcW w:w="3150" w:type="dxa"/>
            <w:tcMar/>
          </w:tcPr>
          <w:p w:rsidRPr="008A4540" w:rsidR="00661191" w:rsidP="00007156" w:rsidRDefault="00661191" w14:paraId="3F566977" w14:textId="77777777">
            <w:pPr>
              <w:rPr>
                <w:rFonts w:ascii="Arial Narrow" w:hAnsi="Arial Narrow"/>
                <w:sz w:val="20"/>
                <w:szCs w:val="20"/>
              </w:rPr>
            </w:pPr>
          </w:p>
        </w:tc>
        <w:tc>
          <w:tcPr>
            <w:tcW w:w="6172" w:type="dxa"/>
            <w:tcMar/>
          </w:tcPr>
          <w:p w:rsidRPr="008A4540" w:rsidR="00661191" w:rsidP="00007156" w:rsidRDefault="00661191" w14:paraId="60250CDD" w14:textId="2C96500D">
            <w:pPr>
              <w:jc w:val="both"/>
              <w:rPr>
                <w:rFonts w:ascii="Arial Narrow" w:hAnsi="Arial Narrow" w:cs="Arial"/>
                <w:sz w:val="20"/>
                <w:szCs w:val="20"/>
              </w:rPr>
            </w:pPr>
            <w:r w:rsidRPr="008A4540">
              <w:rPr>
                <w:rFonts w:ascii="Arial Narrow" w:hAnsi="Arial Narrow" w:cs="Arial"/>
                <w:sz w:val="20"/>
                <w:szCs w:val="20"/>
              </w:rPr>
              <w:t>Sanciona al que realice actividades extractivas en áreas de manejo y explotación de recursos bentónicos, sin ser titular de áreas de manejo.</w:t>
            </w:r>
          </w:p>
        </w:tc>
      </w:tr>
      <w:tr w:rsidRPr="008A4540" w:rsidR="00661191" w:rsidTr="5FFAE9BA" w14:paraId="5B88B971" w14:textId="77777777">
        <w:trPr>
          <w:trHeight w:val="74"/>
        </w:trPr>
        <w:tc>
          <w:tcPr>
            <w:tcW w:w="3150" w:type="dxa"/>
            <w:tcMar/>
          </w:tcPr>
          <w:p w:rsidRPr="008A4540" w:rsidR="00661191" w:rsidP="00007156" w:rsidRDefault="00661191" w14:paraId="1D77E865" w14:textId="77777777">
            <w:pPr>
              <w:rPr>
                <w:rFonts w:ascii="Arial Narrow" w:hAnsi="Arial Narrow"/>
                <w:sz w:val="20"/>
                <w:szCs w:val="20"/>
              </w:rPr>
            </w:pPr>
          </w:p>
        </w:tc>
        <w:tc>
          <w:tcPr>
            <w:tcW w:w="6172" w:type="dxa"/>
            <w:tcMar/>
          </w:tcPr>
          <w:p w:rsidRPr="008A4540" w:rsidR="00661191" w:rsidP="00007156" w:rsidRDefault="00661191" w14:paraId="1C1B39E5" w14:textId="77777777">
            <w:pPr>
              <w:jc w:val="both"/>
              <w:rPr>
                <w:rFonts w:ascii="Arial Narrow" w:hAnsi="Arial Narrow" w:cs="Arial"/>
                <w:sz w:val="20"/>
                <w:szCs w:val="20"/>
              </w:rPr>
            </w:pPr>
            <w:r w:rsidRPr="008A4540">
              <w:rPr>
                <w:rFonts w:ascii="Arial Narrow" w:hAnsi="Arial Narrow" w:cs="Arial"/>
                <w:sz w:val="20"/>
                <w:szCs w:val="20"/>
              </w:rPr>
              <w:t>ART. 139 TER</w:t>
            </w:r>
          </w:p>
        </w:tc>
      </w:tr>
      <w:tr w:rsidRPr="008A4540" w:rsidR="00661191" w:rsidTr="5FFAE9BA" w14:paraId="5CA52A32" w14:textId="77777777">
        <w:trPr>
          <w:trHeight w:val="74"/>
        </w:trPr>
        <w:tc>
          <w:tcPr>
            <w:tcW w:w="3150" w:type="dxa"/>
            <w:tcMar/>
          </w:tcPr>
          <w:p w:rsidRPr="008A4540" w:rsidR="00661191" w:rsidP="00007156" w:rsidRDefault="00661191" w14:paraId="273F072F" w14:textId="77777777">
            <w:pPr>
              <w:rPr>
                <w:rFonts w:ascii="Arial Narrow" w:hAnsi="Arial Narrow"/>
                <w:sz w:val="20"/>
                <w:szCs w:val="20"/>
              </w:rPr>
            </w:pPr>
          </w:p>
        </w:tc>
        <w:tc>
          <w:tcPr>
            <w:tcW w:w="6172" w:type="dxa"/>
            <w:tcMar/>
          </w:tcPr>
          <w:p w:rsidRPr="008A4540" w:rsidR="00661191" w:rsidP="00007156" w:rsidRDefault="00661191" w14:paraId="72F28354" w14:textId="20FE23D8">
            <w:pPr>
              <w:jc w:val="both"/>
              <w:rPr>
                <w:rFonts w:ascii="Arial Narrow" w:hAnsi="Arial Narrow" w:cs="Arial"/>
                <w:sz w:val="20"/>
                <w:szCs w:val="20"/>
              </w:rPr>
            </w:pPr>
            <w:r w:rsidRPr="008A4540">
              <w:rPr>
                <w:rFonts w:ascii="Arial Narrow" w:hAnsi="Arial Narrow" w:cs="Arial"/>
                <w:sz w:val="20"/>
                <w:szCs w:val="20"/>
              </w:rPr>
              <w:t>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Ley).</w:t>
            </w:r>
          </w:p>
        </w:tc>
      </w:tr>
      <w:tr w:rsidRPr="008A4540" w:rsidR="00661191" w:rsidTr="5FFAE9BA" w14:paraId="1800B7C3" w14:textId="77777777">
        <w:trPr>
          <w:trHeight w:val="74"/>
        </w:trPr>
        <w:tc>
          <w:tcPr>
            <w:tcW w:w="3150" w:type="dxa"/>
            <w:tcMar/>
          </w:tcPr>
          <w:p w:rsidRPr="008A4540" w:rsidR="00661191" w:rsidP="00007156" w:rsidRDefault="00661191" w14:paraId="1C86337A" w14:textId="77777777">
            <w:pPr>
              <w:rPr>
                <w:rFonts w:ascii="Arial Narrow" w:hAnsi="Arial Narrow"/>
                <w:sz w:val="20"/>
                <w:szCs w:val="20"/>
              </w:rPr>
            </w:pPr>
          </w:p>
        </w:tc>
        <w:tc>
          <w:tcPr>
            <w:tcW w:w="6172" w:type="dxa"/>
            <w:tcMar/>
          </w:tcPr>
          <w:p w:rsidRPr="008A4540" w:rsidR="00661191" w:rsidP="00007156" w:rsidRDefault="00661191" w14:paraId="637198D3" w14:textId="77777777">
            <w:pPr>
              <w:jc w:val="both"/>
              <w:rPr>
                <w:rFonts w:ascii="Arial Narrow" w:hAnsi="Arial Narrow" w:cs="Arial"/>
                <w:sz w:val="20"/>
                <w:szCs w:val="20"/>
              </w:rPr>
            </w:pPr>
          </w:p>
        </w:tc>
      </w:tr>
      <w:tr w:rsidRPr="008A4540" w:rsidR="00661191" w:rsidTr="5FFAE9BA" w14:paraId="64C426A9" w14:textId="77777777">
        <w:trPr>
          <w:trHeight w:val="74"/>
        </w:trPr>
        <w:tc>
          <w:tcPr>
            <w:tcW w:w="3150" w:type="dxa"/>
            <w:tcMar/>
          </w:tcPr>
          <w:p w:rsidRPr="008A4540" w:rsidR="00661191" w:rsidP="00007156" w:rsidRDefault="00661191" w14:paraId="4750A398" w14:textId="77777777">
            <w:pPr>
              <w:rPr>
                <w:rFonts w:ascii="Arial Narrow" w:hAnsi="Arial Narrow"/>
                <w:sz w:val="20"/>
                <w:szCs w:val="20"/>
              </w:rPr>
            </w:pPr>
            <w:r w:rsidRPr="008A4540">
              <w:rPr>
                <w:rFonts w:ascii="Arial Narrow" w:hAnsi="Arial Narrow" w:cs="Arial"/>
                <w:b/>
                <w:sz w:val="20"/>
                <w:szCs w:val="20"/>
              </w:rPr>
              <w:t>12031</w:t>
            </w:r>
          </w:p>
        </w:tc>
        <w:tc>
          <w:tcPr>
            <w:tcW w:w="6172" w:type="dxa"/>
            <w:tcMar/>
          </w:tcPr>
          <w:p w:rsidR="00B20C7D" w:rsidP="00007156" w:rsidRDefault="00B20C7D" w14:paraId="477E866F" w14:textId="3E16B629">
            <w:pPr>
              <w:jc w:val="both"/>
              <w:rPr>
                <w:rFonts w:ascii="Arial Narrow" w:hAnsi="Arial Narrow" w:cs="Arial"/>
                <w:b/>
                <w:bCs/>
                <w:sz w:val="20"/>
                <w:szCs w:val="20"/>
              </w:rPr>
            </w:pPr>
            <w:r w:rsidRPr="00B20C7D">
              <w:rPr>
                <w:rFonts w:ascii="Arial Narrow" w:hAnsi="Arial Narrow" w:cs="Arial"/>
                <w:b/>
                <w:bCs/>
                <w:sz w:val="20"/>
                <w:szCs w:val="20"/>
              </w:rPr>
              <w:t>FALSIFICACIÓN DE DINERO</w:t>
            </w:r>
            <w:r>
              <w:rPr>
                <w:rFonts w:ascii="Arial Narrow" w:hAnsi="Arial Narrow" w:cs="Arial"/>
                <w:b/>
                <w:bCs/>
                <w:sz w:val="20"/>
                <w:szCs w:val="20"/>
              </w:rPr>
              <w:t>.</w:t>
            </w:r>
          </w:p>
          <w:p w:rsidRPr="008A4540" w:rsidR="00661191" w:rsidP="00007156" w:rsidRDefault="00F46F66" w14:paraId="7BA0D97A" w14:textId="2936EA57">
            <w:pPr>
              <w:jc w:val="both"/>
              <w:rPr>
                <w:rFonts w:ascii="Arial Narrow" w:hAnsi="Arial Narrow" w:cs="Arial"/>
                <w:sz w:val="20"/>
                <w:szCs w:val="20"/>
              </w:rPr>
            </w:pPr>
            <w:r w:rsidRPr="00F46F66">
              <w:rPr>
                <w:rFonts w:ascii="Arial Narrow" w:hAnsi="Arial Narrow" w:cs="Arial"/>
                <w:sz w:val="20"/>
                <w:szCs w:val="20"/>
              </w:rPr>
              <w:t>ART. 64 Ley 18.840 DEL BANCO CENTRAL</w:t>
            </w:r>
            <w:r w:rsidRPr="008A4540" w:rsidR="00661191">
              <w:rPr>
                <w:rFonts w:ascii="Arial Narrow" w:hAnsi="Arial Narrow" w:cs="Arial"/>
                <w:b/>
                <w:bCs/>
                <w:sz w:val="20"/>
                <w:szCs w:val="20"/>
              </w:rPr>
              <w:t>.</w:t>
            </w:r>
          </w:p>
        </w:tc>
      </w:tr>
      <w:tr w:rsidRPr="008A4540" w:rsidR="00661191" w:rsidTr="5FFAE9BA" w14:paraId="20022C1E" w14:textId="77777777">
        <w:trPr>
          <w:trHeight w:val="74"/>
        </w:trPr>
        <w:tc>
          <w:tcPr>
            <w:tcW w:w="3150" w:type="dxa"/>
            <w:tcMar/>
          </w:tcPr>
          <w:p w:rsidRPr="008A4540" w:rsidR="00661191" w:rsidP="00007156" w:rsidRDefault="00661191" w14:paraId="7C044663" w14:textId="77777777">
            <w:pPr>
              <w:rPr>
                <w:rFonts w:ascii="Arial Narrow" w:hAnsi="Arial Narrow"/>
                <w:sz w:val="20"/>
                <w:szCs w:val="20"/>
              </w:rPr>
            </w:pPr>
          </w:p>
        </w:tc>
        <w:tc>
          <w:tcPr>
            <w:tcW w:w="6172" w:type="dxa"/>
            <w:tcMar/>
          </w:tcPr>
          <w:p w:rsidRPr="00F46F66" w:rsidR="00F46F66" w:rsidP="00F46F66" w:rsidRDefault="00F46F66" w14:paraId="516C696E" w14:textId="34FADC0A">
            <w:pPr>
              <w:jc w:val="both"/>
              <w:rPr>
                <w:rFonts w:ascii="Arial Narrow" w:hAnsi="Arial Narrow" w:cs="Arial"/>
                <w:sz w:val="20"/>
                <w:szCs w:val="20"/>
              </w:rPr>
            </w:pPr>
            <w:r w:rsidRPr="00F46F66">
              <w:rPr>
                <w:rFonts w:ascii="Arial Narrow" w:hAnsi="Arial Narrow" w:cs="Arial"/>
                <w:sz w:val="20"/>
                <w:szCs w:val="20"/>
              </w:rPr>
              <w:t>Sanciona:</w:t>
            </w:r>
          </w:p>
          <w:p w:rsidRPr="00F46F66" w:rsidR="00F46F66" w:rsidP="00F46F66" w:rsidRDefault="00F46F66" w14:paraId="471592C7" w14:textId="77777777">
            <w:pPr>
              <w:jc w:val="both"/>
              <w:rPr>
                <w:rFonts w:ascii="Arial Narrow" w:hAnsi="Arial Narrow" w:cs="Arial"/>
                <w:sz w:val="20"/>
                <w:szCs w:val="20"/>
              </w:rPr>
            </w:pPr>
            <w:r w:rsidRPr="00F46F66">
              <w:rPr>
                <w:rFonts w:ascii="Arial Narrow" w:hAnsi="Arial Narrow" w:cs="Arial"/>
                <w:sz w:val="20"/>
                <w:szCs w:val="20"/>
              </w:rPr>
              <w:t>Inc. 1° El que fabrique, adquiera, ingrese, o saque del país, almacene, distribuya o haga circular objetos cuya forma o apariencia los asemeje a monedas o billetes de curso legal, de manera que fuere fácil su aceptación como auténticos.</w:t>
            </w:r>
          </w:p>
          <w:p w:rsidRPr="00F46F66" w:rsidR="00F46F66" w:rsidP="00F46F66" w:rsidRDefault="00F46F66" w14:paraId="21ACB2C3" w14:textId="77777777">
            <w:pPr>
              <w:jc w:val="both"/>
              <w:rPr>
                <w:rFonts w:ascii="Arial Narrow" w:hAnsi="Arial Narrow" w:cs="Arial"/>
                <w:sz w:val="20"/>
                <w:szCs w:val="20"/>
              </w:rPr>
            </w:pPr>
          </w:p>
          <w:p w:rsidRPr="00F46F66" w:rsidR="00F46F66" w:rsidP="00F46F66" w:rsidRDefault="00F46F66" w14:paraId="7952ADD7" w14:textId="77777777">
            <w:pPr>
              <w:jc w:val="both"/>
              <w:rPr>
                <w:rFonts w:ascii="Arial Narrow" w:hAnsi="Arial Narrow" w:cs="Arial"/>
                <w:sz w:val="20"/>
                <w:szCs w:val="20"/>
              </w:rPr>
            </w:pPr>
            <w:r w:rsidRPr="00F46F66">
              <w:rPr>
                <w:rFonts w:ascii="Arial Narrow" w:hAnsi="Arial Narrow" w:cs="Arial"/>
                <w:sz w:val="20"/>
                <w:szCs w:val="20"/>
              </w:rPr>
              <w:t>Inc. 2</w:t>
            </w:r>
            <w:proofErr w:type="gramStart"/>
            <w:r w:rsidRPr="00F46F66">
              <w:rPr>
                <w:rFonts w:ascii="Arial Narrow" w:hAnsi="Arial Narrow" w:cs="Arial"/>
                <w:sz w:val="20"/>
                <w:szCs w:val="20"/>
              </w:rPr>
              <w:t>°  El</w:t>
            </w:r>
            <w:proofErr w:type="gramEnd"/>
            <w:r w:rsidRPr="00F46F66">
              <w:rPr>
                <w:rFonts w:ascii="Arial Narrow" w:hAnsi="Arial Narrow" w:cs="Arial"/>
                <w:sz w:val="20"/>
                <w:szCs w:val="20"/>
              </w:rPr>
              <w:t xml:space="preserve"> que fabrique, adquiera, ingrese o saque del país, almacene, distribuya o comercialice máquinas, cuños o cualquier otra clase de instrumentos, insumos o elementos que sirvan para falsificar dinero.</w:t>
            </w:r>
          </w:p>
          <w:p w:rsidRPr="00F46F66" w:rsidR="00F46F66" w:rsidP="00F46F66" w:rsidRDefault="00F46F66" w14:paraId="73E40A7D" w14:textId="77777777">
            <w:pPr>
              <w:jc w:val="both"/>
              <w:rPr>
                <w:rFonts w:ascii="Arial Narrow" w:hAnsi="Arial Narrow" w:cs="Arial"/>
                <w:sz w:val="20"/>
                <w:szCs w:val="20"/>
              </w:rPr>
            </w:pPr>
          </w:p>
          <w:p w:rsidR="00F46F66" w:rsidP="00F46F66" w:rsidRDefault="00F46F66" w14:paraId="30F79BCE" w14:textId="77777777">
            <w:pPr>
              <w:jc w:val="both"/>
              <w:rPr>
                <w:rFonts w:ascii="Arial Narrow" w:hAnsi="Arial Narrow" w:cs="Arial"/>
                <w:sz w:val="20"/>
                <w:szCs w:val="20"/>
              </w:rPr>
            </w:pPr>
            <w:r w:rsidRPr="00F46F66">
              <w:rPr>
                <w:rFonts w:ascii="Arial Narrow" w:hAnsi="Arial Narrow" w:cs="Arial"/>
                <w:sz w:val="20"/>
                <w:szCs w:val="20"/>
              </w:rPr>
              <w:t>Inc. 3° El que habiendo recibido de buena fe dinero falso, lo circula después de constarle su falsedad.</w:t>
            </w:r>
          </w:p>
          <w:p w:rsidRPr="008A4540" w:rsidR="00661191" w:rsidP="004E4FDF" w:rsidRDefault="00661191" w14:paraId="58250A1F" w14:textId="2E571295">
            <w:pPr>
              <w:jc w:val="both"/>
              <w:rPr>
                <w:rFonts w:ascii="Arial Narrow" w:hAnsi="Arial Narrow" w:cs="Arial"/>
                <w:sz w:val="20"/>
                <w:szCs w:val="20"/>
              </w:rPr>
            </w:pPr>
          </w:p>
        </w:tc>
      </w:tr>
      <w:tr w:rsidRPr="008A4540" w:rsidR="00661191" w:rsidTr="5FFAE9BA" w14:paraId="563BD3AE" w14:textId="77777777">
        <w:trPr>
          <w:trHeight w:val="74"/>
        </w:trPr>
        <w:tc>
          <w:tcPr>
            <w:tcW w:w="3150" w:type="dxa"/>
            <w:tcMar/>
          </w:tcPr>
          <w:p w:rsidRPr="008A4540" w:rsidR="00661191" w:rsidP="00007156" w:rsidRDefault="00661191" w14:paraId="219E721A" w14:textId="77777777">
            <w:pPr>
              <w:rPr>
                <w:rFonts w:ascii="Arial Narrow" w:hAnsi="Arial Narrow"/>
                <w:sz w:val="20"/>
                <w:szCs w:val="20"/>
              </w:rPr>
            </w:pPr>
          </w:p>
        </w:tc>
        <w:tc>
          <w:tcPr>
            <w:tcW w:w="6172" w:type="dxa"/>
            <w:tcMar/>
          </w:tcPr>
          <w:p w:rsidRPr="008A4540" w:rsidR="00661191" w:rsidP="00007156" w:rsidRDefault="00661191" w14:paraId="568C0F82" w14:textId="77777777">
            <w:pPr>
              <w:jc w:val="both"/>
              <w:rPr>
                <w:rFonts w:ascii="Arial Narrow" w:hAnsi="Arial Narrow" w:cs="Arial"/>
                <w:sz w:val="20"/>
                <w:szCs w:val="20"/>
              </w:rPr>
            </w:pPr>
          </w:p>
        </w:tc>
      </w:tr>
      <w:tr w:rsidRPr="008A4540" w:rsidR="00661191" w:rsidTr="5FFAE9BA" w14:paraId="05543EEB" w14:textId="77777777">
        <w:trPr>
          <w:trHeight w:val="74"/>
        </w:trPr>
        <w:tc>
          <w:tcPr>
            <w:tcW w:w="3150" w:type="dxa"/>
            <w:tcMar/>
          </w:tcPr>
          <w:p w:rsidRPr="008A4540" w:rsidR="00661191" w:rsidP="00007156" w:rsidRDefault="00661191" w14:paraId="0E63411C" w14:textId="77777777">
            <w:pPr>
              <w:rPr>
                <w:rFonts w:ascii="Arial Narrow" w:hAnsi="Arial Narrow" w:cs="Arial"/>
                <w:b/>
                <w:sz w:val="20"/>
                <w:szCs w:val="20"/>
              </w:rPr>
            </w:pPr>
            <w:r w:rsidRPr="008A4540">
              <w:rPr>
                <w:rFonts w:ascii="Arial Narrow" w:hAnsi="Arial Narrow" w:cs="Arial"/>
                <w:b/>
                <w:sz w:val="20"/>
                <w:szCs w:val="20"/>
              </w:rPr>
              <w:t>12032</w:t>
            </w:r>
          </w:p>
        </w:tc>
        <w:tc>
          <w:tcPr>
            <w:tcW w:w="6172" w:type="dxa"/>
            <w:tcMar/>
          </w:tcPr>
          <w:p w:rsidR="00833792" w:rsidP="00007156" w:rsidRDefault="00527BE3" w14:paraId="6C206DC0" w14:textId="77777777">
            <w:pPr>
              <w:jc w:val="both"/>
              <w:rPr>
                <w:rFonts w:ascii="Arial Narrow" w:hAnsi="Arial Narrow" w:cs="Arial"/>
                <w:b/>
                <w:sz w:val="20"/>
                <w:szCs w:val="20"/>
              </w:rPr>
            </w:pPr>
            <w:r w:rsidRPr="00527BE3">
              <w:rPr>
                <w:rFonts w:ascii="Arial Narrow" w:hAnsi="Arial Narrow" w:cs="Arial"/>
                <w:b/>
                <w:sz w:val="20"/>
                <w:szCs w:val="20"/>
              </w:rPr>
              <w:t>FALSIFICACIÓN MALICIOSOSA DE DOCUMENTOS.</w:t>
            </w:r>
          </w:p>
          <w:p w:rsidRPr="00833792" w:rsidR="00661191" w:rsidP="00007156" w:rsidRDefault="00527BE3" w14:paraId="10C58A38" w14:textId="51F4F3D3">
            <w:pPr>
              <w:jc w:val="both"/>
              <w:rPr>
                <w:rFonts w:ascii="Arial Narrow" w:hAnsi="Arial Narrow" w:cs="Arial"/>
                <w:bCs/>
                <w:sz w:val="20"/>
                <w:szCs w:val="20"/>
              </w:rPr>
            </w:pPr>
            <w:r w:rsidRPr="00833792">
              <w:rPr>
                <w:rFonts w:ascii="Arial Narrow" w:hAnsi="Arial Narrow" w:cs="Arial"/>
                <w:bCs/>
                <w:sz w:val="20"/>
                <w:szCs w:val="20"/>
              </w:rPr>
              <w:t>ART. 59. LEY 18.840 DEL BANCO CENTRAL</w:t>
            </w:r>
          </w:p>
        </w:tc>
      </w:tr>
      <w:tr w:rsidRPr="008A4540" w:rsidR="00661191" w:rsidTr="5FFAE9BA" w14:paraId="1E59BA7E" w14:textId="77777777">
        <w:trPr>
          <w:trHeight w:val="74"/>
        </w:trPr>
        <w:tc>
          <w:tcPr>
            <w:tcW w:w="3150" w:type="dxa"/>
            <w:tcMar/>
          </w:tcPr>
          <w:p w:rsidRPr="008A4540" w:rsidR="00661191" w:rsidP="00007156" w:rsidRDefault="00661191" w14:paraId="0BFE762C" w14:textId="77777777">
            <w:pPr>
              <w:rPr>
                <w:rFonts w:ascii="Arial Narrow" w:hAnsi="Arial Narrow"/>
                <w:sz w:val="20"/>
                <w:szCs w:val="20"/>
              </w:rPr>
            </w:pPr>
          </w:p>
        </w:tc>
        <w:tc>
          <w:tcPr>
            <w:tcW w:w="6172" w:type="dxa"/>
            <w:tcMar/>
          </w:tcPr>
          <w:p w:rsidRPr="008A4540" w:rsidR="00661191" w:rsidP="00007156" w:rsidRDefault="00833792" w14:paraId="3C081D53" w14:textId="75A39FD0">
            <w:pPr>
              <w:jc w:val="both"/>
              <w:rPr>
                <w:rFonts w:ascii="Arial Narrow" w:hAnsi="Arial Narrow" w:cs="Arial"/>
                <w:sz w:val="20"/>
                <w:szCs w:val="20"/>
              </w:rPr>
            </w:pPr>
            <w:r w:rsidRPr="00527BE3">
              <w:rPr>
                <w:rFonts w:ascii="Arial Narrow" w:hAnsi="Arial Narrow" w:cs="Arial"/>
                <w:sz w:val="20"/>
                <w:szCs w:val="20"/>
              </w:rPr>
              <w:t>Sanciona a la persona que incurriere en falsedad maliciosa en los documentos que acompañe en sus actuaciones con el Banco o en las operaciones de cambios internacionales regidas por esta ley.</w:t>
            </w:r>
          </w:p>
        </w:tc>
      </w:tr>
      <w:tr w:rsidRPr="008A4540" w:rsidR="00661191" w:rsidTr="5FFAE9BA" w14:paraId="2CA27997" w14:textId="77777777">
        <w:trPr>
          <w:trHeight w:val="74"/>
        </w:trPr>
        <w:tc>
          <w:tcPr>
            <w:tcW w:w="3150" w:type="dxa"/>
            <w:tcMar/>
          </w:tcPr>
          <w:p w:rsidRPr="008A4540" w:rsidR="00661191" w:rsidP="00007156" w:rsidRDefault="00661191" w14:paraId="3AA3E1C6" w14:textId="77777777">
            <w:pPr>
              <w:rPr>
                <w:rFonts w:ascii="Arial Narrow" w:hAnsi="Arial Narrow"/>
                <w:sz w:val="20"/>
                <w:szCs w:val="20"/>
              </w:rPr>
            </w:pPr>
          </w:p>
        </w:tc>
        <w:tc>
          <w:tcPr>
            <w:tcW w:w="6172" w:type="dxa"/>
            <w:tcMar/>
          </w:tcPr>
          <w:p w:rsidRPr="008A4540" w:rsidR="00661191" w:rsidP="00007156" w:rsidRDefault="00661191" w14:paraId="3C192B64" w14:textId="77777777">
            <w:pPr>
              <w:jc w:val="both"/>
              <w:rPr>
                <w:rFonts w:ascii="Arial Narrow" w:hAnsi="Arial Narrow" w:cs="Arial"/>
                <w:sz w:val="20"/>
                <w:szCs w:val="20"/>
              </w:rPr>
            </w:pPr>
          </w:p>
        </w:tc>
      </w:tr>
      <w:tr w:rsidRPr="008A4540" w:rsidR="00661191" w:rsidTr="5FFAE9BA" w14:paraId="07E09948" w14:textId="77777777">
        <w:trPr>
          <w:trHeight w:val="74"/>
        </w:trPr>
        <w:tc>
          <w:tcPr>
            <w:tcW w:w="3150" w:type="dxa"/>
            <w:tcMar/>
          </w:tcPr>
          <w:p w:rsidRPr="008A4540" w:rsidR="00661191" w:rsidP="00007156" w:rsidRDefault="00661191" w14:paraId="36083B08" w14:textId="77777777">
            <w:pPr>
              <w:rPr>
                <w:rFonts w:ascii="Arial Narrow" w:hAnsi="Arial Narrow" w:cs="Arial"/>
                <w:b/>
                <w:sz w:val="20"/>
                <w:szCs w:val="20"/>
              </w:rPr>
            </w:pPr>
            <w:r w:rsidRPr="008A4540">
              <w:rPr>
                <w:rFonts w:ascii="Arial Narrow" w:hAnsi="Arial Narrow" w:cs="Arial"/>
                <w:b/>
                <w:sz w:val="20"/>
                <w:szCs w:val="20"/>
              </w:rPr>
              <w:t>12051</w:t>
            </w:r>
          </w:p>
        </w:tc>
        <w:tc>
          <w:tcPr>
            <w:tcW w:w="6172" w:type="dxa"/>
            <w:tcMar/>
          </w:tcPr>
          <w:p w:rsidRPr="008A4540" w:rsidR="00661191" w:rsidP="00007156" w:rsidRDefault="00661191" w14:paraId="74CD6D22" w14:textId="77777777">
            <w:pPr>
              <w:jc w:val="both"/>
              <w:rPr>
                <w:rFonts w:ascii="Arial Narrow" w:hAnsi="Arial Narrow" w:cs="Arial"/>
                <w:b/>
                <w:sz w:val="20"/>
                <w:szCs w:val="20"/>
              </w:rPr>
            </w:pPr>
            <w:r w:rsidRPr="008A4540">
              <w:rPr>
                <w:rFonts w:ascii="Arial Narrow" w:hAnsi="Arial Narrow" w:cs="Arial"/>
                <w:b/>
                <w:sz w:val="20"/>
                <w:szCs w:val="20"/>
              </w:rPr>
              <w:t>CONTRABANDO. INFRACCIÓN A LA ORDENANZA DE ADUANAS.</w:t>
            </w:r>
          </w:p>
        </w:tc>
      </w:tr>
      <w:tr w:rsidRPr="008A4540" w:rsidR="00661191" w:rsidTr="5FFAE9BA" w14:paraId="4A028B91" w14:textId="77777777">
        <w:trPr>
          <w:trHeight w:val="74"/>
        </w:trPr>
        <w:tc>
          <w:tcPr>
            <w:tcW w:w="3150" w:type="dxa"/>
            <w:tcMar/>
          </w:tcPr>
          <w:p w:rsidRPr="008A4540" w:rsidR="00661191" w:rsidP="00007156" w:rsidRDefault="00661191" w14:paraId="4E65103C" w14:textId="77777777">
            <w:pPr>
              <w:rPr>
                <w:rFonts w:ascii="Arial Narrow" w:hAnsi="Arial Narrow"/>
                <w:sz w:val="20"/>
                <w:szCs w:val="20"/>
              </w:rPr>
            </w:pPr>
          </w:p>
        </w:tc>
        <w:tc>
          <w:tcPr>
            <w:tcW w:w="6172" w:type="dxa"/>
            <w:tcMar/>
          </w:tcPr>
          <w:p w:rsidRPr="008A4540" w:rsidR="00661191" w:rsidP="00007156" w:rsidRDefault="00661191" w14:paraId="162CA6AA" w14:textId="77777777">
            <w:pPr>
              <w:jc w:val="both"/>
              <w:rPr>
                <w:rFonts w:ascii="Arial Narrow" w:hAnsi="Arial Narrow" w:cs="Arial"/>
                <w:sz w:val="20"/>
                <w:szCs w:val="20"/>
              </w:rPr>
            </w:pPr>
            <w:r w:rsidRPr="008A4540">
              <w:rPr>
                <w:rFonts w:ascii="Arial Narrow" w:hAnsi="Arial Narrow" w:cs="Arial"/>
                <w:sz w:val="20"/>
                <w:szCs w:val="20"/>
              </w:rPr>
              <w:t>ART. 168. LEY 20.780</w:t>
            </w:r>
          </w:p>
        </w:tc>
      </w:tr>
      <w:tr w:rsidRPr="008A4540" w:rsidR="00661191" w:rsidTr="5FFAE9BA" w14:paraId="5667751F" w14:textId="77777777">
        <w:trPr>
          <w:trHeight w:val="74"/>
        </w:trPr>
        <w:tc>
          <w:tcPr>
            <w:tcW w:w="3150" w:type="dxa"/>
            <w:tcMar/>
          </w:tcPr>
          <w:p w:rsidRPr="008A4540" w:rsidR="00661191" w:rsidP="00007156" w:rsidRDefault="00661191" w14:paraId="5EB12246" w14:textId="77777777">
            <w:pPr>
              <w:rPr>
                <w:rFonts w:ascii="Arial Narrow" w:hAnsi="Arial Narrow"/>
                <w:sz w:val="20"/>
                <w:szCs w:val="20"/>
              </w:rPr>
            </w:pPr>
          </w:p>
        </w:tc>
        <w:tc>
          <w:tcPr>
            <w:tcW w:w="6172" w:type="dxa"/>
            <w:tcMar/>
          </w:tcPr>
          <w:p w:rsidRPr="008A4540" w:rsidR="00661191" w:rsidP="00007156" w:rsidRDefault="00661191" w14:paraId="69F0CFF9" w14:textId="701F5CA9">
            <w:pPr>
              <w:jc w:val="both"/>
              <w:rPr>
                <w:rFonts w:ascii="Arial Narrow" w:hAnsi="Arial Narrow" w:cs="Arial"/>
                <w:sz w:val="20"/>
                <w:szCs w:val="20"/>
              </w:rPr>
            </w:pPr>
            <w:r w:rsidRPr="008A4540">
              <w:rPr>
                <w:rFonts w:ascii="Arial Narrow" w:hAnsi="Arial Narrow" w:cs="Arial"/>
                <w:sz w:val="20"/>
                <w:szCs w:val="20"/>
              </w:rPr>
              <w:t>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Pr="008A4540" w:rsidR="00661191" w:rsidTr="5FFAE9BA" w14:paraId="764BFC51" w14:textId="77777777">
        <w:trPr>
          <w:trHeight w:val="74"/>
        </w:trPr>
        <w:tc>
          <w:tcPr>
            <w:tcW w:w="3150" w:type="dxa"/>
            <w:tcMar/>
          </w:tcPr>
          <w:p w:rsidRPr="008A4540" w:rsidR="00661191" w:rsidP="00007156" w:rsidRDefault="00661191" w14:paraId="380BE6A6" w14:textId="77777777">
            <w:pPr>
              <w:rPr>
                <w:rFonts w:ascii="Arial Narrow" w:hAnsi="Arial Narrow"/>
                <w:sz w:val="20"/>
                <w:szCs w:val="20"/>
              </w:rPr>
            </w:pPr>
          </w:p>
        </w:tc>
        <w:tc>
          <w:tcPr>
            <w:tcW w:w="6172" w:type="dxa"/>
            <w:tcMar/>
          </w:tcPr>
          <w:p w:rsidRPr="008A4540" w:rsidR="00661191" w:rsidP="00007156" w:rsidRDefault="00661191" w14:paraId="3B9C4D3D" w14:textId="77777777">
            <w:pPr>
              <w:jc w:val="both"/>
              <w:rPr>
                <w:rFonts w:ascii="Arial Narrow" w:hAnsi="Arial Narrow" w:cs="Arial"/>
                <w:sz w:val="20"/>
                <w:szCs w:val="20"/>
              </w:rPr>
            </w:pPr>
          </w:p>
        </w:tc>
      </w:tr>
      <w:tr w:rsidRPr="008A4540" w:rsidR="00661191" w:rsidTr="5FFAE9BA" w14:paraId="55850E90" w14:textId="77777777">
        <w:trPr>
          <w:trHeight w:val="74"/>
        </w:trPr>
        <w:tc>
          <w:tcPr>
            <w:tcW w:w="3150" w:type="dxa"/>
            <w:tcMar/>
          </w:tcPr>
          <w:p w:rsidRPr="008A4540" w:rsidR="00661191" w:rsidP="00007156" w:rsidRDefault="00661191" w14:paraId="5A051528" w14:textId="77777777">
            <w:pPr>
              <w:rPr>
                <w:rFonts w:ascii="Arial Narrow" w:hAnsi="Arial Narrow" w:cs="Arial"/>
                <w:b/>
                <w:sz w:val="20"/>
                <w:szCs w:val="20"/>
              </w:rPr>
            </w:pPr>
            <w:r w:rsidRPr="008A4540">
              <w:rPr>
                <w:rFonts w:ascii="Arial Narrow" w:hAnsi="Arial Narrow" w:cs="Arial"/>
                <w:b/>
                <w:sz w:val="20"/>
                <w:szCs w:val="20"/>
              </w:rPr>
              <w:t>12052</w:t>
            </w:r>
          </w:p>
        </w:tc>
        <w:tc>
          <w:tcPr>
            <w:tcW w:w="6172" w:type="dxa"/>
            <w:tcMar/>
          </w:tcPr>
          <w:p w:rsidRPr="008A4540" w:rsidR="00661191" w:rsidP="00007156" w:rsidRDefault="00661191" w14:paraId="100972C8" w14:textId="77777777">
            <w:pPr>
              <w:jc w:val="both"/>
              <w:rPr>
                <w:rFonts w:ascii="Arial Narrow" w:hAnsi="Arial Narrow" w:cs="Arial"/>
                <w:b/>
                <w:sz w:val="20"/>
                <w:szCs w:val="20"/>
              </w:rPr>
            </w:pPr>
            <w:r w:rsidRPr="008A4540">
              <w:rPr>
                <w:rFonts w:ascii="Arial Narrow" w:hAnsi="Arial Narrow" w:cs="Arial"/>
                <w:b/>
                <w:sz w:val="20"/>
                <w:szCs w:val="20"/>
              </w:rPr>
              <w:t>FRAUDE ADUANERO. INFRACCIÓN A LA ORDENANZA DE ADUANAS.</w:t>
            </w:r>
          </w:p>
        </w:tc>
      </w:tr>
      <w:tr w:rsidRPr="008A4540" w:rsidR="00661191" w:rsidTr="5FFAE9BA" w14:paraId="03FB95CA" w14:textId="77777777">
        <w:trPr>
          <w:trHeight w:val="74"/>
        </w:trPr>
        <w:tc>
          <w:tcPr>
            <w:tcW w:w="3150" w:type="dxa"/>
            <w:tcMar/>
          </w:tcPr>
          <w:p w:rsidRPr="008A4540" w:rsidR="00661191" w:rsidP="00007156" w:rsidRDefault="00661191" w14:paraId="6C8C9515" w14:textId="77777777">
            <w:pPr>
              <w:rPr>
                <w:rFonts w:ascii="Arial Narrow" w:hAnsi="Arial Narrow"/>
                <w:sz w:val="20"/>
                <w:szCs w:val="20"/>
              </w:rPr>
            </w:pPr>
          </w:p>
        </w:tc>
        <w:tc>
          <w:tcPr>
            <w:tcW w:w="6172" w:type="dxa"/>
            <w:tcMar/>
          </w:tcPr>
          <w:p w:rsidRPr="008A4540" w:rsidR="00661191" w:rsidP="00007156" w:rsidRDefault="00661191" w14:paraId="6840409C" w14:textId="77777777">
            <w:pPr>
              <w:jc w:val="both"/>
              <w:rPr>
                <w:rFonts w:ascii="Arial Narrow" w:hAnsi="Arial Narrow" w:cs="Arial"/>
                <w:sz w:val="20"/>
                <w:szCs w:val="20"/>
              </w:rPr>
            </w:pPr>
            <w:r w:rsidRPr="008A4540">
              <w:rPr>
                <w:rFonts w:ascii="Arial Narrow" w:hAnsi="Arial Narrow" w:cs="Arial"/>
                <w:sz w:val="20"/>
                <w:szCs w:val="20"/>
              </w:rPr>
              <w:t>ART. 169. LEY 20.780</w:t>
            </w:r>
          </w:p>
        </w:tc>
      </w:tr>
      <w:tr w:rsidRPr="008A4540" w:rsidR="00661191" w:rsidTr="5FFAE9BA" w14:paraId="558042F6" w14:textId="77777777">
        <w:trPr>
          <w:trHeight w:val="74"/>
        </w:trPr>
        <w:tc>
          <w:tcPr>
            <w:tcW w:w="3150" w:type="dxa"/>
            <w:tcMar/>
          </w:tcPr>
          <w:p w:rsidRPr="008A4540" w:rsidR="00661191" w:rsidP="00007156" w:rsidRDefault="00661191" w14:paraId="65AE162F" w14:textId="77777777">
            <w:pPr>
              <w:rPr>
                <w:rFonts w:ascii="Arial Narrow" w:hAnsi="Arial Narrow"/>
                <w:sz w:val="20"/>
                <w:szCs w:val="20"/>
              </w:rPr>
            </w:pPr>
          </w:p>
        </w:tc>
        <w:tc>
          <w:tcPr>
            <w:tcW w:w="6172" w:type="dxa"/>
            <w:tcMar/>
          </w:tcPr>
          <w:p w:rsidRPr="008A4540" w:rsidR="00661191" w:rsidP="00007156" w:rsidRDefault="00661191" w14:paraId="304801F8" w14:textId="0B5DE781">
            <w:pPr>
              <w:jc w:val="both"/>
              <w:rPr>
                <w:rFonts w:ascii="Arial Narrow" w:hAnsi="Arial Narrow" w:cs="Arial"/>
                <w:sz w:val="20"/>
                <w:szCs w:val="20"/>
              </w:rPr>
            </w:pPr>
            <w:r w:rsidRPr="008A4540">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Pr="008A4540" w:rsidR="00661191" w:rsidTr="5FFAE9BA" w14:paraId="6E532973" w14:textId="77777777">
        <w:trPr>
          <w:trHeight w:val="74"/>
        </w:trPr>
        <w:tc>
          <w:tcPr>
            <w:tcW w:w="3150" w:type="dxa"/>
            <w:tcMar/>
          </w:tcPr>
          <w:p w:rsidRPr="008A4540" w:rsidR="00661191" w:rsidP="00007156" w:rsidRDefault="00661191" w14:paraId="699C1AC9" w14:textId="77777777">
            <w:pPr>
              <w:rPr>
                <w:rFonts w:ascii="Arial Narrow" w:hAnsi="Arial Narrow"/>
                <w:sz w:val="20"/>
                <w:szCs w:val="20"/>
              </w:rPr>
            </w:pPr>
          </w:p>
        </w:tc>
        <w:tc>
          <w:tcPr>
            <w:tcW w:w="6172" w:type="dxa"/>
            <w:tcMar/>
          </w:tcPr>
          <w:p w:rsidRPr="008A4540" w:rsidR="00661191" w:rsidP="00007156" w:rsidRDefault="00661191" w14:paraId="24BC7EA4" w14:textId="77777777">
            <w:pPr>
              <w:jc w:val="both"/>
              <w:rPr>
                <w:rFonts w:ascii="Arial Narrow" w:hAnsi="Arial Narrow" w:cs="Arial"/>
                <w:sz w:val="20"/>
                <w:szCs w:val="20"/>
              </w:rPr>
            </w:pPr>
          </w:p>
        </w:tc>
      </w:tr>
      <w:tr w:rsidRPr="008A4540" w:rsidR="00661191" w:rsidTr="5FFAE9BA" w14:paraId="3F298729" w14:textId="77777777">
        <w:trPr>
          <w:trHeight w:val="74"/>
        </w:trPr>
        <w:tc>
          <w:tcPr>
            <w:tcW w:w="3150" w:type="dxa"/>
            <w:tcMar/>
          </w:tcPr>
          <w:p w:rsidRPr="008A4540" w:rsidR="00661191" w:rsidP="00007156" w:rsidRDefault="00661191" w14:paraId="3495B63A" w14:textId="77777777">
            <w:pPr>
              <w:rPr>
                <w:rFonts w:ascii="Arial Narrow" w:hAnsi="Arial Narrow"/>
                <w:sz w:val="20"/>
                <w:szCs w:val="20"/>
              </w:rPr>
            </w:pPr>
            <w:r w:rsidRPr="008A4540">
              <w:rPr>
                <w:rFonts w:ascii="Arial Narrow" w:hAnsi="Arial Narrow" w:cs="Arial"/>
                <w:b/>
                <w:sz w:val="20"/>
                <w:szCs w:val="20"/>
              </w:rPr>
              <w:lastRenderedPageBreak/>
              <w:t>12053</w:t>
            </w:r>
          </w:p>
        </w:tc>
        <w:tc>
          <w:tcPr>
            <w:tcW w:w="6172" w:type="dxa"/>
            <w:tcMar/>
          </w:tcPr>
          <w:p w:rsidRPr="008A4540" w:rsidR="00661191" w:rsidP="00007156" w:rsidRDefault="00661191" w14:paraId="6E7CA742" w14:textId="77777777">
            <w:pPr>
              <w:jc w:val="both"/>
              <w:rPr>
                <w:rFonts w:ascii="Arial Narrow" w:hAnsi="Arial Narrow" w:cs="Arial"/>
                <w:sz w:val="20"/>
                <w:szCs w:val="20"/>
              </w:rPr>
            </w:pPr>
            <w:r w:rsidRPr="008A4540">
              <w:rPr>
                <w:rFonts w:ascii="Arial Narrow" w:hAnsi="Arial Narrow" w:cs="Arial"/>
                <w:b/>
                <w:sz w:val="20"/>
                <w:szCs w:val="20"/>
              </w:rPr>
              <w:t>RECEPTACIÓN ADUANERA. INFRACCIÓN A LA ORDENANZA DE ADUANAS.</w:t>
            </w:r>
          </w:p>
        </w:tc>
      </w:tr>
      <w:tr w:rsidRPr="008A4540" w:rsidR="00661191" w:rsidTr="5FFAE9BA" w14:paraId="53DD71CD" w14:textId="77777777">
        <w:trPr>
          <w:trHeight w:val="74"/>
        </w:trPr>
        <w:tc>
          <w:tcPr>
            <w:tcW w:w="3150" w:type="dxa"/>
            <w:tcMar/>
          </w:tcPr>
          <w:p w:rsidRPr="008A4540" w:rsidR="00661191" w:rsidP="00007156" w:rsidRDefault="00661191" w14:paraId="37331739" w14:textId="77777777">
            <w:pPr>
              <w:rPr>
                <w:rFonts w:ascii="Arial Narrow" w:hAnsi="Arial Narrow"/>
                <w:sz w:val="20"/>
                <w:szCs w:val="20"/>
              </w:rPr>
            </w:pPr>
          </w:p>
        </w:tc>
        <w:tc>
          <w:tcPr>
            <w:tcW w:w="6172" w:type="dxa"/>
            <w:tcMar/>
          </w:tcPr>
          <w:p w:rsidRPr="008A4540" w:rsidR="00661191" w:rsidP="00007156" w:rsidRDefault="00661191" w14:paraId="3E0EABB1" w14:textId="77777777">
            <w:pPr>
              <w:jc w:val="both"/>
              <w:rPr>
                <w:rFonts w:ascii="Arial Narrow" w:hAnsi="Arial Narrow" w:cs="Arial"/>
                <w:sz w:val="20"/>
                <w:szCs w:val="20"/>
              </w:rPr>
            </w:pPr>
            <w:r w:rsidRPr="008A4540">
              <w:rPr>
                <w:rFonts w:ascii="Arial Narrow" w:hAnsi="Arial Narrow" w:cs="Arial"/>
                <w:sz w:val="20"/>
                <w:szCs w:val="20"/>
              </w:rPr>
              <w:t>ART. 182. LEY 20780</w:t>
            </w:r>
          </w:p>
        </w:tc>
      </w:tr>
      <w:tr w:rsidRPr="008A4540" w:rsidR="00661191" w:rsidTr="5FFAE9BA" w14:paraId="70FDB746" w14:textId="77777777">
        <w:trPr>
          <w:trHeight w:val="74"/>
        </w:trPr>
        <w:tc>
          <w:tcPr>
            <w:tcW w:w="3150" w:type="dxa"/>
            <w:tcMar/>
          </w:tcPr>
          <w:p w:rsidRPr="008A4540" w:rsidR="00661191" w:rsidP="00007156" w:rsidRDefault="00661191" w14:paraId="7163B0C4" w14:textId="77777777">
            <w:pPr>
              <w:rPr>
                <w:rFonts w:ascii="Arial Narrow" w:hAnsi="Arial Narrow"/>
                <w:sz w:val="20"/>
                <w:szCs w:val="20"/>
              </w:rPr>
            </w:pPr>
          </w:p>
        </w:tc>
        <w:tc>
          <w:tcPr>
            <w:tcW w:w="6172" w:type="dxa"/>
            <w:tcMar/>
          </w:tcPr>
          <w:p w:rsidRPr="008A4540" w:rsidR="00661191" w:rsidP="00007156" w:rsidRDefault="00661191" w14:paraId="34711349" w14:textId="2719A203">
            <w:pPr>
              <w:jc w:val="both"/>
              <w:rPr>
                <w:rFonts w:ascii="Arial Narrow" w:hAnsi="Arial Narrow" w:cs="Arial"/>
                <w:sz w:val="20"/>
                <w:szCs w:val="20"/>
              </w:rPr>
            </w:pPr>
            <w:r w:rsidRPr="008A4540">
              <w:rPr>
                <w:rFonts w:ascii="Arial Narrow" w:hAnsi="Arial Narrow" w:cs="Arial"/>
                <w:sz w:val="20"/>
                <w:szCs w:val="20"/>
              </w:rPr>
              <w:t>Adquirir, recibir o esconder mercancías, sabiendo o debiendo presumir que han sido o son objeto de delitos o Infracciones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nacional utilizando vehículo que hubiere sido acondicionado para tal efecto o contare con compartimientos ocultos que se hubieren utilizado para esconder la mercancía.</w:t>
            </w:r>
          </w:p>
        </w:tc>
      </w:tr>
      <w:tr w:rsidRPr="008A4540" w:rsidR="00661191" w:rsidTr="5FFAE9BA" w14:paraId="358714EA" w14:textId="77777777">
        <w:trPr>
          <w:trHeight w:val="74"/>
        </w:trPr>
        <w:tc>
          <w:tcPr>
            <w:tcW w:w="3150" w:type="dxa"/>
            <w:tcMar/>
          </w:tcPr>
          <w:p w:rsidRPr="008A4540" w:rsidR="00661191" w:rsidP="00007156" w:rsidRDefault="00661191" w14:paraId="7C4FF0E6" w14:textId="77777777">
            <w:pPr>
              <w:rPr>
                <w:rFonts w:ascii="Arial Narrow" w:hAnsi="Arial Narrow"/>
                <w:sz w:val="20"/>
                <w:szCs w:val="20"/>
              </w:rPr>
            </w:pPr>
          </w:p>
        </w:tc>
        <w:tc>
          <w:tcPr>
            <w:tcW w:w="6172" w:type="dxa"/>
            <w:tcMar/>
          </w:tcPr>
          <w:p w:rsidRPr="008A4540" w:rsidR="00661191" w:rsidP="00007156" w:rsidRDefault="00661191" w14:paraId="21D9A476" w14:textId="77777777">
            <w:pPr>
              <w:jc w:val="both"/>
              <w:rPr>
                <w:rFonts w:ascii="Arial Narrow" w:hAnsi="Arial Narrow" w:cs="Arial"/>
                <w:sz w:val="20"/>
                <w:szCs w:val="20"/>
              </w:rPr>
            </w:pPr>
          </w:p>
        </w:tc>
      </w:tr>
      <w:tr w:rsidRPr="008A4540" w:rsidR="00661191" w:rsidTr="5FFAE9BA" w14:paraId="41153249" w14:textId="77777777">
        <w:trPr>
          <w:trHeight w:val="74"/>
        </w:trPr>
        <w:tc>
          <w:tcPr>
            <w:tcW w:w="3150" w:type="dxa"/>
            <w:tcMar/>
          </w:tcPr>
          <w:p w:rsidRPr="008A4540" w:rsidR="00661191" w:rsidP="00007156" w:rsidRDefault="00661191" w14:paraId="506CFDE0" w14:textId="77777777">
            <w:pPr>
              <w:rPr>
                <w:rFonts w:ascii="Arial Narrow" w:hAnsi="Arial Narrow" w:cs="Arial"/>
                <w:b/>
                <w:sz w:val="20"/>
                <w:szCs w:val="20"/>
              </w:rPr>
            </w:pPr>
            <w:r w:rsidRPr="008A4540">
              <w:rPr>
                <w:rFonts w:ascii="Arial Narrow" w:hAnsi="Arial Narrow" w:cs="Arial"/>
                <w:b/>
                <w:sz w:val="20"/>
                <w:szCs w:val="20"/>
              </w:rPr>
              <w:t>12054</w:t>
            </w:r>
          </w:p>
        </w:tc>
        <w:tc>
          <w:tcPr>
            <w:tcW w:w="6172" w:type="dxa"/>
            <w:tcMar/>
          </w:tcPr>
          <w:p w:rsidRPr="008A4540" w:rsidR="00661191" w:rsidP="00007156" w:rsidRDefault="00661191" w14:paraId="0054678D" w14:textId="6072E7AD">
            <w:pPr>
              <w:jc w:val="both"/>
              <w:rPr>
                <w:rFonts w:ascii="Arial Narrow" w:hAnsi="Arial Narrow" w:cs="Arial"/>
                <w:b/>
                <w:sz w:val="20"/>
                <w:szCs w:val="20"/>
              </w:rPr>
            </w:pPr>
            <w:r w:rsidRPr="008A4540">
              <w:rPr>
                <w:rFonts w:ascii="Arial Narrow" w:hAnsi="Arial Narrow" w:cs="Arial"/>
                <w:b/>
                <w:sz w:val="20"/>
                <w:szCs w:val="20"/>
              </w:rPr>
              <w:t>OTRAS INFRACCIONES A LA ORDENANZA ADUANAS LEY 20.780.</w:t>
            </w:r>
          </w:p>
        </w:tc>
      </w:tr>
      <w:tr w:rsidRPr="008A4540" w:rsidR="00661191" w:rsidTr="5FFAE9BA" w14:paraId="798728CA" w14:textId="77777777">
        <w:trPr>
          <w:trHeight w:val="74"/>
        </w:trPr>
        <w:tc>
          <w:tcPr>
            <w:tcW w:w="3150" w:type="dxa"/>
            <w:tcMar/>
          </w:tcPr>
          <w:p w:rsidRPr="008A4540" w:rsidR="00661191" w:rsidP="00007156" w:rsidRDefault="00661191" w14:paraId="6536FED9" w14:textId="77777777">
            <w:pPr>
              <w:rPr>
                <w:rFonts w:ascii="Arial Narrow" w:hAnsi="Arial Narrow"/>
                <w:sz w:val="20"/>
                <w:szCs w:val="20"/>
              </w:rPr>
            </w:pPr>
          </w:p>
        </w:tc>
        <w:tc>
          <w:tcPr>
            <w:tcW w:w="6172" w:type="dxa"/>
            <w:tcMar/>
          </w:tcPr>
          <w:p w:rsidRPr="008A4540" w:rsidR="00661191" w:rsidP="00007156" w:rsidRDefault="00661191" w14:paraId="4DB024F8" w14:textId="1A3A2AE1">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Pr="008A4540" w:rsidR="00661191" w:rsidTr="5FFAE9BA" w14:paraId="52F2D5DB" w14:textId="77777777">
        <w:trPr>
          <w:trHeight w:val="74"/>
        </w:trPr>
        <w:tc>
          <w:tcPr>
            <w:tcW w:w="3150" w:type="dxa"/>
            <w:tcMar/>
          </w:tcPr>
          <w:p w:rsidRPr="008A4540" w:rsidR="00661191" w:rsidP="00007156" w:rsidRDefault="00661191" w14:paraId="67F81317" w14:textId="77777777">
            <w:pPr>
              <w:rPr>
                <w:rFonts w:ascii="Arial Narrow" w:hAnsi="Arial Narrow"/>
                <w:sz w:val="20"/>
                <w:szCs w:val="20"/>
              </w:rPr>
            </w:pPr>
          </w:p>
        </w:tc>
        <w:tc>
          <w:tcPr>
            <w:tcW w:w="6172" w:type="dxa"/>
            <w:tcMar/>
          </w:tcPr>
          <w:p w:rsidRPr="008A4540" w:rsidR="00661191" w:rsidP="00007156" w:rsidRDefault="00661191" w14:paraId="3301464D" w14:textId="77777777">
            <w:pPr>
              <w:jc w:val="both"/>
              <w:rPr>
                <w:rFonts w:ascii="Arial Narrow" w:hAnsi="Arial Narrow" w:cs="Arial"/>
                <w:sz w:val="20"/>
                <w:szCs w:val="20"/>
              </w:rPr>
            </w:pPr>
          </w:p>
        </w:tc>
      </w:tr>
      <w:tr w:rsidRPr="008A4540" w:rsidR="00661191" w:rsidTr="5FFAE9BA" w14:paraId="1495C8C4" w14:textId="77777777">
        <w:trPr>
          <w:trHeight w:val="74"/>
        </w:trPr>
        <w:tc>
          <w:tcPr>
            <w:tcW w:w="3150" w:type="dxa"/>
            <w:tcMar/>
          </w:tcPr>
          <w:p w:rsidRPr="008A4540" w:rsidR="00661191" w:rsidP="00007156" w:rsidRDefault="00661191" w14:paraId="5134C066" w14:textId="77777777">
            <w:pPr>
              <w:rPr>
                <w:rFonts w:ascii="Arial Narrow" w:hAnsi="Arial Narrow" w:cs="Arial"/>
                <w:b/>
                <w:sz w:val="20"/>
                <w:szCs w:val="20"/>
              </w:rPr>
            </w:pPr>
            <w:r w:rsidRPr="008A4540">
              <w:rPr>
                <w:rFonts w:ascii="Arial Narrow" w:hAnsi="Arial Narrow" w:cs="Arial"/>
                <w:b/>
                <w:sz w:val="20"/>
                <w:szCs w:val="20"/>
              </w:rPr>
              <w:t>12055</w:t>
            </w:r>
          </w:p>
        </w:tc>
        <w:tc>
          <w:tcPr>
            <w:tcW w:w="6172" w:type="dxa"/>
            <w:tcMar/>
          </w:tcPr>
          <w:p w:rsidRPr="008A4540" w:rsidR="00661191" w:rsidP="00007156" w:rsidRDefault="00661191" w14:paraId="27C3D305" w14:textId="086D5D9C">
            <w:pPr>
              <w:jc w:val="both"/>
              <w:rPr>
                <w:rFonts w:ascii="Arial Narrow" w:hAnsi="Arial Narrow" w:cs="Arial"/>
                <w:b/>
                <w:sz w:val="20"/>
                <w:szCs w:val="20"/>
              </w:rPr>
            </w:pPr>
            <w:r w:rsidRPr="008A4540">
              <w:rPr>
                <w:rFonts w:ascii="Arial Narrow" w:hAnsi="Arial Narrow" w:cs="Arial"/>
                <w:b/>
                <w:sz w:val="20"/>
                <w:szCs w:val="20"/>
              </w:rPr>
              <w:t>CONTRABANDO DE ESPECIES EXÓTICAS.</w:t>
            </w:r>
          </w:p>
          <w:p w:rsidRPr="008A4540" w:rsidR="00661191" w:rsidP="00007156" w:rsidRDefault="00661191" w14:paraId="6FC5DBFF" w14:textId="6B326C30">
            <w:pPr>
              <w:jc w:val="both"/>
              <w:rPr>
                <w:rFonts w:ascii="Arial Narrow" w:hAnsi="Arial Narrow" w:cs="Arial"/>
                <w:b/>
                <w:sz w:val="20"/>
                <w:szCs w:val="20"/>
              </w:rPr>
            </w:pPr>
            <w:r w:rsidRPr="008A4540">
              <w:rPr>
                <w:rFonts w:ascii="Arial Narrow" w:hAnsi="Arial Narrow" w:cs="Arial"/>
                <w:sz w:val="20"/>
                <w:szCs w:val="20"/>
              </w:rPr>
              <w:t>ART. 11, LEY 20.962</w:t>
            </w:r>
          </w:p>
        </w:tc>
      </w:tr>
      <w:tr w:rsidRPr="008A4540" w:rsidR="00661191" w:rsidTr="5FFAE9BA" w14:paraId="08ADC406" w14:textId="77777777">
        <w:trPr>
          <w:trHeight w:val="74"/>
        </w:trPr>
        <w:tc>
          <w:tcPr>
            <w:tcW w:w="3150" w:type="dxa"/>
            <w:tcMar/>
          </w:tcPr>
          <w:p w:rsidRPr="008A4540" w:rsidR="00661191" w:rsidP="00007156" w:rsidRDefault="00661191" w14:paraId="5143B5E2" w14:textId="77777777">
            <w:pPr>
              <w:rPr>
                <w:rFonts w:ascii="Arial Narrow" w:hAnsi="Arial Narrow"/>
                <w:sz w:val="20"/>
                <w:szCs w:val="20"/>
              </w:rPr>
            </w:pPr>
          </w:p>
        </w:tc>
        <w:tc>
          <w:tcPr>
            <w:tcW w:w="6172" w:type="dxa"/>
            <w:tcMar/>
          </w:tcPr>
          <w:p w:rsidRPr="008A4540" w:rsidR="00661191" w:rsidP="00007156" w:rsidRDefault="00661191" w14:paraId="410C1C7D" w14:textId="186C2F49">
            <w:pPr>
              <w:jc w:val="both"/>
              <w:rPr>
                <w:rFonts w:ascii="Arial Narrow" w:hAnsi="Arial Narrow" w:cs="Arial"/>
                <w:sz w:val="20"/>
                <w:szCs w:val="20"/>
              </w:rPr>
            </w:pPr>
            <w:r w:rsidRPr="008A4540">
              <w:rPr>
                <w:rFonts w:ascii="Arial Narrow" w:hAnsi="Arial Narrow" w:cs="Arial"/>
                <w:sz w:val="20"/>
                <w:szCs w:val="20"/>
              </w:rPr>
              <w:t>Sanciona al que introduzca en el territorio nacional o extraiga de él los especímenes de las especies, partes, productos o derivados de las especies o subespecies exóticas incluidos en los Apéndices de la Convención sobre Comercio Internacional de Especies Amenazadas de 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obtención legal o legítima procedencia, de conformidad con las disposiciones de la Convención y la Ley.</w:t>
            </w:r>
          </w:p>
        </w:tc>
      </w:tr>
      <w:tr w:rsidRPr="008A4540" w:rsidR="00661191" w:rsidTr="5FFAE9BA" w14:paraId="23E90D51" w14:textId="77777777">
        <w:trPr>
          <w:trHeight w:val="74"/>
        </w:trPr>
        <w:tc>
          <w:tcPr>
            <w:tcW w:w="3150" w:type="dxa"/>
            <w:tcMar/>
          </w:tcPr>
          <w:p w:rsidRPr="008A4540" w:rsidR="00661191" w:rsidP="00007156" w:rsidRDefault="00661191" w14:paraId="2B2F0F84" w14:textId="77777777">
            <w:pPr>
              <w:rPr>
                <w:rFonts w:ascii="Arial Narrow" w:hAnsi="Arial Narrow"/>
                <w:sz w:val="20"/>
                <w:szCs w:val="20"/>
              </w:rPr>
            </w:pPr>
          </w:p>
        </w:tc>
        <w:tc>
          <w:tcPr>
            <w:tcW w:w="6172" w:type="dxa"/>
            <w:tcMar/>
          </w:tcPr>
          <w:p w:rsidRPr="008A4540" w:rsidR="00661191" w:rsidP="00007156" w:rsidRDefault="00661191" w14:paraId="47730DE6" w14:textId="77777777">
            <w:pPr>
              <w:jc w:val="both"/>
              <w:rPr>
                <w:rFonts w:ascii="Arial Narrow" w:hAnsi="Arial Narrow" w:cs="Arial"/>
                <w:sz w:val="20"/>
                <w:szCs w:val="20"/>
              </w:rPr>
            </w:pPr>
          </w:p>
        </w:tc>
      </w:tr>
      <w:tr w:rsidRPr="008A4540" w:rsidR="00661191" w:rsidTr="5FFAE9BA" w14:paraId="7F5F130D" w14:textId="77777777">
        <w:trPr>
          <w:trHeight w:val="74"/>
        </w:trPr>
        <w:tc>
          <w:tcPr>
            <w:tcW w:w="3150" w:type="dxa"/>
            <w:tcMar/>
          </w:tcPr>
          <w:p w:rsidRPr="008A4540" w:rsidR="00661191" w:rsidP="00687ABB" w:rsidRDefault="00661191" w14:paraId="39026E71" w14:textId="158771D7">
            <w:pPr>
              <w:rPr>
                <w:rFonts w:ascii="Arial Narrow" w:hAnsi="Arial Narrow"/>
                <w:sz w:val="20"/>
                <w:szCs w:val="20"/>
              </w:rPr>
            </w:pPr>
            <w:r w:rsidRPr="008A4540">
              <w:rPr>
                <w:rFonts w:ascii="Arial Narrow" w:hAnsi="Arial Narrow" w:cs="Arial"/>
                <w:b/>
                <w:sz w:val="20"/>
                <w:szCs w:val="20"/>
              </w:rPr>
              <w:t>12056</w:t>
            </w:r>
          </w:p>
        </w:tc>
        <w:tc>
          <w:tcPr>
            <w:tcW w:w="6172" w:type="dxa"/>
            <w:tcMar/>
          </w:tcPr>
          <w:p w:rsidRPr="008A4540" w:rsidR="00661191" w:rsidP="00007156" w:rsidRDefault="00661191" w14:paraId="4D5046B5" w14:textId="77777777">
            <w:pPr>
              <w:jc w:val="both"/>
              <w:rPr>
                <w:rFonts w:ascii="Arial Narrow" w:hAnsi="Arial Narrow" w:cs="Arial"/>
                <w:b/>
                <w:sz w:val="20"/>
                <w:szCs w:val="20"/>
              </w:rPr>
            </w:pPr>
            <w:r w:rsidRPr="008A4540">
              <w:rPr>
                <w:rFonts w:ascii="Arial Narrow" w:hAnsi="Arial Narrow" w:cs="Arial"/>
                <w:b/>
                <w:sz w:val="20"/>
                <w:szCs w:val="20"/>
              </w:rPr>
              <w:t xml:space="preserve">CONTRABANDO DE DINERO. </w:t>
            </w:r>
          </w:p>
          <w:p w:rsidRPr="008A4540" w:rsidR="00661191" w:rsidP="00007156" w:rsidRDefault="00661191" w14:paraId="2D53B54D" w14:textId="1BB561FA">
            <w:pPr>
              <w:jc w:val="both"/>
              <w:rPr>
                <w:rFonts w:ascii="Arial Narrow" w:hAnsi="Arial Narrow" w:cs="Arial"/>
                <w:sz w:val="20"/>
                <w:szCs w:val="20"/>
              </w:rPr>
            </w:pPr>
            <w:r w:rsidRPr="008A4540">
              <w:rPr>
                <w:rFonts w:ascii="Arial Narrow" w:hAnsi="Arial Narrow" w:cs="Arial"/>
                <w:sz w:val="20"/>
                <w:szCs w:val="20"/>
              </w:rPr>
              <w:t>ART.168 BIS DFL 30</w:t>
            </w:r>
          </w:p>
        </w:tc>
      </w:tr>
      <w:tr w:rsidRPr="008A4540" w:rsidR="00661191" w:rsidTr="5FFAE9BA" w14:paraId="67C092D5" w14:textId="77777777">
        <w:trPr>
          <w:trHeight w:val="74"/>
        </w:trPr>
        <w:tc>
          <w:tcPr>
            <w:tcW w:w="3150" w:type="dxa"/>
            <w:tcMar/>
          </w:tcPr>
          <w:p w:rsidRPr="008A4540" w:rsidR="00661191" w:rsidP="00007156" w:rsidRDefault="00661191" w14:paraId="3198138E" w14:textId="77777777">
            <w:pPr>
              <w:rPr>
                <w:rFonts w:ascii="Arial Narrow" w:hAnsi="Arial Narrow"/>
                <w:sz w:val="20"/>
                <w:szCs w:val="20"/>
              </w:rPr>
            </w:pPr>
          </w:p>
        </w:tc>
        <w:tc>
          <w:tcPr>
            <w:tcW w:w="6172" w:type="dxa"/>
            <w:tcMar/>
          </w:tcPr>
          <w:p w:rsidRPr="008A4540" w:rsidR="00661191" w:rsidP="00007156" w:rsidRDefault="00661191" w14:paraId="3232F3D2" w14:textId="14A9BCE1">
            <w:pPr>
              <w:jc w:val="both"/>
              <w:rPr>
                <w:rFonts w:ascii="Arial Narrow" w:hAnsi="Arial Narrow" w:cs="Arial"/>
                <w:sz w:val="20"/>
                <w:szCs w:val="20"/>
              </w:rPr>
            </w:pPr>
            <w:r w:rsidRPr="008A4540">
              <w:rPr>
                <w:rFonts w:ascii="Arial Narrow" w:hAnsi="Arial Narrow" w:cs="Arial"/>
                <w:sz w:val="20"/>
                <w:szCs w:val="20"/>
              </w:rPr>
              <w:t xml:space="preserve">Sanciona al que introduzca en el territorio nacional o extraiga de él dinero de cualquier denominación, en efectivo o en instrumentos negociables al portador, por cualquier lugar o paso no habilitado; o sin informar de ello, o falseando dicha información, al Servicio de Aduanas, de conformidad a lo dispuesto en el artículo 4°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19.913, por un monto que exceda los 10.000 dólares de Estados Unidos de América o su equivalente en otras monedas.</w:t>
            </w:r>
          </w:p>
        </w:tc>
      </w:tr>
      <w:tr w:rsidRPr="008A4540" w:rsidR="00661191" w:rsidTr="5FFAE9BA" w14:paraId="0EFE006C" w14:textId="77777777">
        <w:trPr>
          <w:trHeight w:val="74"/>
        </w:trPr>
        <w:tc>
          <w:tcPr>
            <w:tcW w:w="3150" w:type="dxa"/>
            <w:tcMar/>
          </w:tcPr>
          <w:p w:rsidRPr="008A4540" w:rsidR="00661191" w:rsidP="00007156" w:rsidRDefault="00661191" w14:paraId="01BAB037" w14:textId="77777777">
            <w:pPr>
              <w:rPr>
                <w:rFonts w:ascii="Arial Narrow" w:hAnsi="Arial Narrow"/>
                <w:sz w:val="20"/>
                <w:szCs w:val="20"/>
              </w:rPr>
            </w:pPr>
          </w:p>
        </w:tc>
        <w:tc>
          <w:tcPr>
            <w:tcW w:w="6172" w:type="dxa"/>
            <w:tcMar/>
          </w:tcPr>
          <w:p w:rsidRPr="008A4540" w:rsidR="00661191" w:rsidP="00007156" w:rsidRDefault="00661191" w14:paraId="7206EEA4" w14:textId="77777777">
            <w:pPr>
              <w:jc w:val="both"/>
              <w:rPr>
                <w:rFonts w:ascii="Arial Narrow" w:hAnsi="Arial Narrow" w:cs="Arial"/>
                <w:sz w:val="20"/>
                <w:szCs w:val="20"/>
              </w:rPr>
            </w:pPr>
          </w:p>
        </w:tc>
      </w:tr>
      <w:tr w:rsidRPr="008A4540" w:rsidR="00661191" w:rsidTr="5FFAE9BA" w14:paraId="0253995B" w14:textId="77777777">
        <w:trPr>
          <w:trHeight w:val="74"/>
        </w:trPr>
        <w:tc>
          <w:tcPr>
            <w:tcW w:w="3150" w:type="dxa"/>
            <w:tcMar/>
          </w:tcPr>
          <w:p w:rsidRPr="008A4540" w:rsidR="00661191" w:rsidP="00007156" w:rsidRDefault="00661191" w14:paraId="0D45E124" w14:textId="77777777">
            <w:pPr>
              <w:rPr>
                <w:rFonts w:ascii="Arial Narrow" w:hAnsi="Arial Narrow" w:cs="Arial"/>
                <w:b/>
                <w:sz w:val="20"/>
                <w:szCs w:val="20"/>
              </w:rPr>
            </w:pPr>
            <w:r w:rsidRPr="008A4540">
              <w:rPr>
                <w:rFonts w:ascii="Arial Narrow" w:hAnsi="Arial Narrow" w:cs="Arial"/>
                <w:b/>
                <w:sz w:val="20"/>
                <w:szCs w:val="20"/>
              </w:rPr>
              <w:t>12081</w:t>
            </w:r>
          </w:p>
        </w:tc>
        <w:tc>
          <w:tcPr>
            <w:tcW w:w="6172" w:type="dxa"/>
            <w:tcMar/>
          </w:tcPr>
          <w:p w:rsidRPr="008A4540" w:rsidR="00661191" w:rsidP="00007156" w:rsidRDefault="00661191" w14:paraId="4CDAD614" w14:textId="77777777">
            <w:pPr>
              <w:jc w:val="both"/>
              <w:rPr>
                <w:rFonts w:ascii="Arial Narrow" w:hAnsi="Arial Narrow" w:cs="Arial"/>
                <w:b/>
                <w:sz w:val="20"/>
                <w:szCs w:val="20"/>
              </w:rPr>
            </w:pPr>
            <w:r w:rsidRPr="008A4540">
              <w:rPr>
                <w:rFonts w:ascii="Arial Narrow" w:hAnsi="Arial Narrow" w:cs="Arial"/>
                <w:b/>
                <w:sz w:val="20"/>
                <w:szCs w:val="20"/>
              </w:rPr>
              <w:t>MALTRATO DE OBRA A CARABINERO.</w:t>
            </w:r>
          </w:p>
        </w:tc>
      </w:tr>
      <w:tr w:rsidRPr="008A4540" w:rsidR="00661191" w:rsidTr="5FFAE9BA" w14:paraId="620EC436" w14:textId="77777777">
        <w:trPr>
          <w:trHeight w:val="74"/>
        </w:trPr>
        <w:tc>
          <w:tcPr>
            <w:tcW w:w="3150" w:type="dxa"/>
            <w:tcMar/>
          </w:tcPr>
          <w:p w:rsidRPr="008A4540" w:rsidR="00661191" w:rsidP="00007156" w:rsidRDefault="00661191" w14:paraId="5C2EF499" w14:textId="77777777">
            <w:pPr>
              <w:rPr>
                <w:rFonts w:ascii="Arial Narrow" w:hAnsi="Arial Narrow"/>
                <w:sz w:val="20"/>
                <w:szCs w:val="20"/>
              </w:rPr>
            </w:pPr>
          </w:p>
        </w:tc>
        <w:tc>
          <w:tcPr>
            <w:tcW w:w="6172" w:type="dxa"/>
            <w:tcMar/>
          </w:tcPr>
          <w:p w:rsidRPr="008A4540" w:rsidR="00661191" w:rsidP="00007156" w:rsidRDefault="00661191" w14:paraId="106A88CC" w14:textId="77777777">
            <w:pPr>
              <w:jc w:val="both"/>
              <w:rPr>
                <w:rFonts w:ascii="Arial Narrow" w:hAnsi="Arial Narrow" w:cs="Arial"/>
                <w:sz w:val="20"/>
                <w:szCs w:val="20"/>
              </w:rPr>
            </w:pPr>
            <w:r w:rsidRPr="008A4540">
              <w:rPr>
                <w:rFonts w:ascii="Arial Narrow" w:hAnsi="Arial Narrow" w:cs="Arial"/>
                <w:sz w:val="20"/>
                <w:szCs w:val="20"/>
              </w:rPr>
              <w:t>ART. 416 bis Código de Justicia Militar</w:t>
            </w:r>
          </w:p>
        </w:tc>
      </w:tr>
      <w:tr w:rsidRPr="008A4540" w:rsidR="00661191" w:rsidTr="5FFAE9BA" w14:paraId="75A85177" w14:textId="77777777">
        <w:trPr>
          <w:trHeight w:val="74"/>
        </w:trPr>
        <w:tc>
          <w:tcPr>
            <w:tcW w:w="3150" w:type="dxa"/>
            <w:tcMar/>
          </w:tcPr>
          <w:p w:rsidRPr="008A4540" w:rsidR="00661191" w:rsidP="00007156" w:rsidRDefault="00661191" w14:paraId="6B8A3E1B" w14:textId="77777777">
            <w:pPr>
              <w:rPr>
                <w:rFonts w:ascii="Arial Narrow" w:hAnsi="Arial Narrow"/>
                <w:sz w:val="20"/>
                <w:szCs w:val="20"/>
              </w:rPr>
            </w:pPr>
          </w:p>
        </w:tc>
        <w:tc>
          <w:tcPr>
            <w:tcW w:w="6172" w:type="dxa"/>
            <w:tcMar/>
          </w:tcPr>
          <w:p w:rsidRPr="008A4540" w:rsidR="00661191" w:rsidP="00007156" w:rsidRDefault="00661191" w14:paraId="36BC6CD7" w14:textId="74E76BF5">
            <w:pPr>
              <w:jc w:val="both"/>
              <w:rPr>
                <w:rFonts w:ascii="Arial Narrow" w:hAnsi="Arial Narrow" w:cs="Arial"/>
                <w:sz w:val="20"/>
                <w:szCs w:val="20"/>
              </w:rPr>
            </w:pPr>
            <w:r w:rsidRPr="008A4540">
              <w:rPr>
                <w:rFonts w:ascii="Arial Narrow" w:hAnsi="Arial Narrow" w:cs="Arial"/>
                <w:sz w:val="20"/>
                <w:szCs w:val="20"/>
              </w:rPr>
              <w:t xml:space="preserve">Castiga al hiriere, golpeare o maltratare de obra a un Carabinero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Pr="008A4540" w:rsidR="00661191" w:rsidTr="5FFAE9BA" w14:paraId="28A96222" w14:textId="77777777">
        <w:trPr>
          <w:trHeight w:val="74"/>
        </w:trPr>
        <w:tc>
          <w:tcPr>
            <w:tcW w:w="3150" w:type="dxa"/>
            <w:tcMar/>
          </w:tcPr>
          <w:p w:rsidRPr="008A4540" w:rsidR="00661191" w:rsidP="00007156" w:rsidRDefault="00661191" w14:paraId="2E653D8C" w14:textId="77777777">
            <w:pPr>
              <w:rPr>
                <w:rFonts w:ascii="Arial Narrow" w:hAnsi="Arial Narrow"/>
                <w:sz w:val="20"/>
                <w:szCs w:val="20"/>
              </w:rPr>
            </w:pPr>
          </w:p>
        </w:tc>
        <w:tc>
          <w:tcPr>
            <w:tcW w:w="6172" w:type="dxa"/>
            <w:tcMar/>
          </w:tcPr>
          <w:p w:rsidRPr="008A4540" w:rsidR="00661191" w:rsidP="00007156" w:rsidRDefault="00661191" w14:paraId="7CF6F1DB" w14:textId="77777777">
            <w:pPr>
              <w:jc w:val="both"/>
              <w:rPr>
                <w:rFonts w:ascii="Arial Narrow" w:hAnsi="Arial Narrow" w:cs="Arial"/>
                <w:sz w:val="20"/>
                <w:szCs w:val="20"/>
              </w:rPr>
            </w:pPr>
          </w:p>
        </w:tc>
      </w:tr>
      <w:tr w:rsidRPr="008A4540" w:rsidR="00661191" w:rsidTr="5FFAE9BA" w14:paraId="50D76ABA" w14:textId="77777777">
        <w:trPr>
          <w:trHeight w:val="74"/>
        </w:trPr>
        <w:tc>
          <w:tcPr>
            <w:tcW w:w="3150" w:type="dxa"/>
            <w:tcMar/>
          </w:tcPr>
          <w:p w:rsidRPr="008A4540" w:rsidR="00661191" w:rsidP="00007156" w:rsidRDefault="00661191" w14:paraId="554A2882" w14:textId="77777777">
            <w:pPr>
              <w:rPr>
                <w:rFonts w:ascii="Arial Narrow" w:hAnsi="Arial Narrow" w:cs="Arial"/>
                <w:b/>
                <w:sz w:val="20"/>
                <w:szCs w:val="20"/>
              </w:rPr>
            </w:pPr>
            <w:r w:rsidRPr="008A4540">
              <w:rPr>
                <w:rFonts w:ascii="Arial Narrow" w:hAnsi="Arial Narrow" w:cs="Arial"/>
                <w:b/>
                <w:sz w:val="20"/>
                <w:szCs w:val="20"/>
              </w:rPr>
              <w:t>12082</w:t>
            </w:r>
          </w:p>
        </w:tc>
        <w:tc>
          <w:tcPr>
            <w:tcW w:w="6172" w:type="dxa"/>
            <w:tcMar/>
          </w:tcPr>
          <w:p w:rsidRPr="008A4540" w:rsidR="00661191" w:rsidP="00007156" w:rsidRDefault="00661191" w14:paraId="1900DAD2" w14:textId="77777777">
            <w:pPr>
              <w:jc w:val="both"/>
              <w:rPr>
                <w:rFonts w:ascii="Arial Narrow" w:hAnsi="Arial Narrow" w:cs="Arial"/>
                <w:b/>
                <w:sz w:val="20"/>
                <w:szCs w:val="20"/>
              </w:rPr>
            </w:pPr>
            <w:r w:rsidRPr="008A4540">
              <w:rPr>
                <w:rFonts w:ascii="Arial Narrow" w:hAnsi="Arial Narrow" w:cs="Arial"/>
                <w:b/>
                <w:sz w:val="20"/>
                <w:szCs w:val="20"/>
              </w:rPr>
              <w:t>AMENAZAS A CARABINEROS.</w:t>
            </w:r>
          </w:p>
        </w:tc>
      </w:tr>
      <w:tr w:rsidRPr="008A4540" w:rsidR="00661191" w:rsidTr="5FFAE9BA" w14:paraId="5EC163A8" w14:textId="77777777">
        <w:trPr>
          <w:trHeight w:val="74"/>
        </w:trPr>
        <w:tc>
          <w:tcPr>
            <w:tcW w:w="3150" w:type="dxa"/>
            <w:tcMar/>
          </w:tcPr>
          <w:p w:rsidRPr="008A4540" w:rsidR="00661191" w:rsidP="00007156" w:rsidRDefault="00661191" w14:paraId="73264380" w14:textId="77777777">
            <w:pPr>
              <w:rPr>
                <w:rFonts w:ascii="Arial Narrow" w:hAnsi="Arial Narrow"/>
                <w:sz w:val="20"/>
                <w:szCs w:val="20"/>
              </w:rPr>
            </w:pPr>
          </w:p>
        </w:tc>
        <w:tc>
          <w:tcPr>
            <w:tcW w:w="6172" w:type="dxa"/>
            <w:tcMar/>
          </w:tcPr>
          <w:p w:rsidRPr="008A4540" w:rsidR="00661191" w:rsidP="00007156" w:rsidRDefault="00661191" w14:paraId="1DF86EDA" w14:textId="77777777">
            <w:pPr>
              <w:jc w:val="both"/>
              <w:rPr>
                <w:rFonts w:ascii="Arial Narrow" w:hAnsi="Arial Narrow" w:cs="Arial"/>
                <w:sz w:val="20"/>
                <w:szCs w:val="20"/>
              </w:rPr>
            </w:pPr>
            <w:r w:rsidRPr="008A4540">
              <w:rPr>
                <w:rFonts w:ascii="Arial Narrow" w:hAnsi="Arial Narrow" w:cs="Arial"/>
                <w:sz w:val="20"/>
                <w:szCs w:val="20"/>
              </w:rPr>
              <w:t>ART. 417 Código de Justicia Militar</w:t>
            </w:r>
          </w:p>
        </w:tc>
      </w:tr>
      <w:tr w:rsidRPr="008A4540" w:rsidR="00661191" w:rsidTr="5FFAE9BA" w14:paraId="7E63E4EA" w14:textId="77777777">
        <w:trPr>
          <w:trHeight w:val="74"/>
        </w:trPr>
        <w:tc>
          <w:tcPr>
            <w:tcW w:w="3150" w:type="dxa"/>
            <w:tcMar/>
          </w:tcPr>
          <w:p w:rsidRPr="008A4540" w:rsidR="00661191" w:rsidP="00007156" w:rsidRDefault="00661191" w14:paraId="3C19024B" w14:textId="77777777">
            <w:pPr>
              <w:rPr>
                <w:rFonts w:ascii="Arial Narrow" w:hAnsi="Arial Narrow"/>
                <w:sz w:val="20"/>
                <w:szCs w:val="20"/>
              </w:rPr>
            </w:pPr>
          </w:p>
        </w:tc>
        <w:tc>
          <w:tcPr>
            <w:tcW w:w="6172" w:type="dxa"/>
            <w:tcMar/>
          </w:tcPr>
          <w:p w:rsidRPr="008A4540" w:rsidR="00661191" w:rsidP="00007156" w:rsidRDefault="00661191" w14:paraId="277CEB84" w14:textId="05268AB2">
            <w:pPr>
              <w:jc w:val="both"/>
              <w:rPr>
                <w:rFonts w:ascii="Arial Narrow" w:hAnsi="Arial Narrow" w:cs="Arial"/>
                <w:sz w:val="20"/>
                <w:szCs w:val="20"/>
              </w:rPr>
            </w:pPr>
            <w:r w:rsidRPr="008A4540">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Pr="008A4540" w:rsidR="00661191" w:rsidTr="5FFAE9BA" w14:paraId="0350803E" w14:textId="77777777">
        <w:trPr>
          <w:trHeight w:val="74"/>
        </w:trPr>
        <w:tc>
          <w:tcPr>
            <w:tcW w:w="3150" w:type="dxa"/>
            <w:tcMar/>
          </w:tcPr>
          <w:p w:rsidRPr="008A4540" w:rsidR="00661191" w:rsidP="00007156" w:rsidRDefault="00661191" w14:paraId="23E0FC81" w14:textId="77777777">
            <w:pPr>
              <w:rPr>
                <w:rFonts w:ascii="Arial Narrow" w:hAnsi="Arial Narrow"/>
                <w:sz w:val="20"/>
                <w:szCs w:val="20"/>
              </w:rPr>
            </w:pPr>
          </w:p>
        </w:tc>
        <w:tc>
          <w:tcPr>
            <w:tcW w:w="6172" w:type="dxa"/>
            <w:tcMar/>
          </w:tcPr>
          <w:p w:rsidRPr="008A4540" w:rsidR="00661191" w:rsidP="00007156" w:rsidRDefault="00661191" w14:paraId="0943A653" w14:textId="77777777">
            <w:pPr>
              <w:jc w:val="both"/>
              <w:rPr>
                <w:rFonts w:ascii="Arial Narrow" w:hAnsi="Arial Narrow" w:cs="Arial"/>
                <w:sz w:val="20"/>
                <w:szCs w:val="20"/>
              </w:rPr>
            </w:pPr>
          </w:p>
        </w:tc>
      </w:tr>
      <w:tr w:rsidRPr="008A4540" w:rsidR="00661191" w:rsidTr="5FFAE9BA" w14:paraId="4F320BE0" w14:textId="77777777">
        <w:trPr>
          <w:trHeight w:val="74"/>
        </w:trPr>
        <w:tc>
          <w:tcPr>
            <w:tcW w:w="3150" w:type="dxa"/>
            <w:tcMar/>
          </w:tcPr>
          <w:p w:rsidRPr="008A4540" w:rsidR="00661191" w:rsidP="00007156" w:rsidRDefault="00661191" w14:paraId="5951ED87" w14:textId="77777777">
            <w:pPr>
              <w:rPr>
                <w:rFonts w:ascii="Arial Narrow" w:hAnsi="Arial Narrow" w:cs="Arial"/>
                <w:b/>
                <w:sz w:val="20"/>
                <w:szCs w:val="20"/>
              </w:rPr>
            </w:pPr>
            <w:r w:rsidRPr="008A4540">
              <w:rPr>
                <w:rFonts w:ascii="Arial Narrow" w:hAnsi="Arial Narrow" w:cs="Arial"/>
                <w:b/>
                <w:sz w:val="20"/>
                <w:szCs w:val="20"/>
              </w:rPr>
              <w:t>12086</w:t>
            </w:r>
          </w:p>
        </w:tc>
        <w:tc>
          <w:tcPr>
            <w:tcW w:w="6172" w:type="dxa"/>
            <w:tcMar/>
          </w:tcPr>
          <w:p w:rsidRPr="008A4540" w:rsidR="00661191" w:rsidP="00007156" w:rsidRDefault="00661191" w14:paraId="04C0B1DB" w14:textId="77777777">
            <w:pPr>
              <w:jc w:val="both"/>
              <w:rPr>
                <w:rFonts w:ascii="Arial Narrow" w:hAnsi="Arial Narrow" w:cs="Arial"/>
                <w:b/>
                <w:sz w:val="20"/>
                <w:szCs w:val="20"/>
              </w:rPr>
            </w:pPr>
            <w:r w:rsidRPr="008A4540">
              <w:rPr>
                <w:rFonts w:ascii="Arial Narrow" w:hAnsi="Arial Narrow" w:cs="Arial"/>
                <w:b/>
                <w:sz w:val="20"/>
                <w:szCs w:val="20"/>
              </w:rPr>
              <w:t xml:space="preserve">MATAR A CARABINERO </w:t>
            </w:r>
            <w:proofErr w:type="gramStart"/>
            <w:r w:rsidRPr="008A4540">
              <w:rPr>
                <w:rFonts w:ascii="Arial Narrow" w:hAnsi="Arial Narrow" w:cs="Arial"/>
                <w:b/>
                <w:sz w:val="20"/>
                <w:szCs w:val="20"/>
              </w:rPr>
              <w:t>EN RAZÓN DE</w:t>
            </w:r>
            <w:proofErr w:type="gramEnd"/>
            <w:r w:rsidRPr="008A4540">
              <w:rPr>
                <w:rFonts w:ascii="Arial Narrow" w:hAnsi="Arial Narrow" w:cs="Arial"/>
                <w:b/>
                <w:sz w:val="20"/>
                <w:szCs w:val="20"/>
              </w:rPr>
              <w:t xml:space="preserve"> SU CARGO O EN EJERCICIO DE SUS FUNCIONES </w:t>
            </w:r>
          </w:p>
          <w:p w:rsidRPr="008A4540" w:rsidR="00661191" w:rsidP="00007156" w:rsidRDefault="00661191" w14:paraId="37122C16" w14:textId="4698B41C">
            <w:pPr>
              <w:jc w:val="both"/>
              <w:rPr>
                <w:rFonts w:ascii="Arial Narrow" w:hAnsi="Arial Narrow" w:cs="Arial"/>
                <w:b/>
                <w:sz w:val="20"/>
                <w:szCs w:val="20"/>
              </w:rPr>
            </w:pPr>
            <w:r w:rsidRPr="008A4540">
              <w:rPr>
                <w:rFonts w:ascii="Arial Narrow" w:hAnsi="Arial Narrow" w:cs="Arial"/>
                <w:sz w:val="20"/>
                <w:szCs w:val="20"/>
              </w:rPr>
              <w:t>ART. 416 CÓDIGO DE JUSTICIA MILITAR</w:t>
            </w:r>
          </w:p>
        </w:tc>
      </w:tr>
      <w:tr w:rsidRPr="008A4540" w:rsidR="00661191" w:rsidTr="5FFAE9BA" w14:paraId="7AE82179" w14:textId="77777777">
        <w:trPr>
          <w:trHeight w:val="74"/>
        </w:trPr>
        <w:tc>
          <w:tcPr>
            <w:tcW w:w="3150" w:type="dxa"/>
            <w:tcMar/>
          </w:tcPr>
          <w:p w:rsidRPr="008A4540" w:rsidR="00661191" w:rsidP="00007156" w:rsidRDefault="00661191" w14:paraId="4DFE7FF1" w14:textId="77777777">
            <w:pPr>
              <w:rPr>
                <w:rFonts w:ascii="Arial Narrow" w:hAnsi="Arial Narrow"/>
                <w:sz w:val="20"/>
                <w:szCs w:val="20"/>
              </w:rPr>
            </w:pPr>
          </w:p>
        </w:tc>
        <w:tc>
          <w:tcPr>
            <w:tcW w:w="6172" w:type="dxa"/>
            <w:tcMar/>
          </w:tcPr>
          <w:p w:rsidRPr="008A4540" w:rsidR="00661191" w:rsidP="00007156" w:rsidRDefault="00661191" w14:paraId="24CD815A" w14:textId="6F6AB96B">
            <w:pPr>
              <w:jc w:val="both"/>
              <w:rPr>
                <w:rFonts w:ascii="Arial Narrow" w:hAnsi="Arial Narrow" w:cs="Arial"/>
                <w:sz w:val="20"/>
                <w:szCs w:val="20"/>
              </w:rPr>
            </w:pPr>
            <w:r w:rsidRPr="008A4540">
              <w:rPr>
                <w:rFonts w:ascii="Arial Narrow" w:hAnsi="Arial Narrow" w:cs="Arial"/>
                <w:sz w:val="20"/>
                <w:szCs w:val="20"/>
              </w:rPr>
              <w:t xml:space="preserve">Castiga al que mate a un Carabinero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en el ejercicio de sus funciones.</w:t>
            </w:r>
          </w:p>
        </w:tc>
      </w:tr>
      <w:tr w:rsidRPr="008A4540" w:rsidR="00661191" w:rsidTr="5FFAE9BA" w14:paraId="61743E02" w14:textId="77777777">
        <w:trPr>
          <w:trHeight w:val="74"/>
        </w:trPr>
        <w:tc>
          <w:tcPr>
            <w:tcW w:w="3150" w:type="dxa"/>
            <w:tcMar/>
          </w:tcPr>
          <w:p w:rsidRPr="008A4540" w:rsidR="00661191" w:rsidP="00007156" w:rsidRDefault="00661191" w14:paraId="09D623CE" w14:textId="77777777">
            <w:pPr>
              <w:rPr>
                <w:rFonts w:ascii="Arial Narrow" w:hAnsi="Arial Narrow"/>
                <w:sz w:val="20"/>
                <w:szCs w:val="20"/>
              </w:rPr>
            </w:pPr>
          </w:p>
        </w:tc>
        <w:tc>
          <w:tcPr>
            <w:tcW w:w="6172" w:type="dxa"/>
            <w:tcMar/>
          </w:tcPr>
          <w:p w:rsidRPr="008A4540" w:rsidR="00661191" w:rsidP="00007156" w:rsidRDefault="00661191" w14:paraId="772855E6" w14:textId="77777777">
            <w:pPr>
              <w:jc w:val="both"/>
              <w:rPr>
                <w:rFonts w:ascii="Arial Narrow" w:hAnsi="Arial Narrow" w:cs="Arial"/>
                <w:sz w:val="20"/>
                <w:szCs w:val="20"/>
              </w:rPr>
            </w:pPr>
          </w:p>
        </w:tc>
      </w:tr>
      <w:tr w:rsidRPr="008A4540" w:rsidR="00661191" w:rsidTr="5FFAE9BA" w14:paraId="700FA447" w14:textId="77777777">
        <w:trPr>
          <w:trHeight w:val="74"/>
        </w:trPr>
        <w:tc>
          <w:tcPr>
            <w:tcW w:w="3150" w:type="dxa"/>
            <w:tcMar/>
          </w:tcPr>
          <w:p w:rsidRPr="008A4540" w:rsidR="00661191" w:rsidP="00007156" w:rsidRDefault="00661191" w14:paraId="36591F9C" w14:textId="77777777">
            <w:pPr>
              <w:rPr>
                <w:rFonts w:ascii="Arial Narrow" w:hAnsi="Arial Narrow" w:cs="Arial"/>
                <w:b/>
                <w:sz w:val="20"/>
                <w:szCs w:val="20"/>
              </w:rPr>
            </w:pPr>
            <w:r w:rsidRPr="008A4540">
              <w:rPr>
                <w:rFonts w:ascii="Arial Narrow" w:hAnsi="Arial Narrow" w:cs="Arial"/>
                <w:b/>
                <w:bCs/>
                <w:sz w:val="20"/>
                <w:szCs w:val="20"/>
              </w:rPr>
              <w:t>12087</w:t>
            </w:r>
          </w:p>
        </w:tc>
        <w:tc>
          <w:tcPr>
            <w:tcW w:w="6172" w:type="dxa"/>
            <w:tcMar/>
          </w:tcPr>
          <w:p w:rsidRPr="008A4540" w:rsidR="00661191" w:rsidP="00007156" w:rsidRDefault="00661191" w14:paraId="141E78DE" w14:textId="77777777">
            <w:pPr>
              <w:jc w:val="both"/>
              <w:rPr>
                <w:rFonts w:ascii="Arial Narrow" w:hAnsi="Arial Narrow" w:cs="Arial"/>
                <w:b/>
                <w:sz w:val="20"/>
                <w:szCs w:val="20"/>
              </w:rPr>
            </w:pPr>
            <w:r w:rsidRPr="008A4540">
              <w:rPr>
                <w:rFonts w:ascii="Arial Narrow" w:hAnsi="Arial Narrow" w:cs="Arial"/>
                <w:b/>
                <w:sz w:val="20"/>
                <w:szCs w:val="20"/>
              </w:rPr>
              <w:t>TRAICIÓN, ESPIONAJE, Y DEMAS DELITOS CONTRA SOBERANÍA Y SEGURIDAD EXTERIOR DEL ESTADO.</w:t>
            </w:r>
          </w:p>
        </w:tc>
      </w:tr>
      <w:tr w:rsidRPr="008A4540" w:rsidR="00661191" w:rsidTr="5FFAE9BA" w14:paraId="70A732A3" w14:textId="77777777">
        <w:trPr>
          <w:trHeight w:val="74"/>
        </w:trPr>
        <w:tc>
          <w:tcPr>
            <w:tcW w:w="3150" w:type="dxa"/>
            <w:tcMar/>
          </w:tcPr>
          <w:p w:rsidRPr="008A4540" w:rsidR="00661191" w:rsidP="00007156" w:rsidRDefault="00661191" w14:paraId="231E2A83" w14:textId="77777777">
            <w:pPr>
              <w:rPr>
                <w:rFonts w:ascii="Arial Narrow" w:hAnsi="Arial Narrow"/>
                <w:sz w:val="20"/>
                <w:szCs w:val="20"/>
              </w:rPr>
            </w:pPr>
          </w:p>
        </w:tc>
        <w:tc>
          <w:tcPr>
            <w:tcW w:w="6172" w:type="dxa"/>
            <w:tcMar/>
          </w:tcPr>
          <w:p w:rsidRPr="008A4540" w:rsidR="00661191" w:rsidP="00007156" w:rsidRDefault="00661191" w14:paraId="57519AA9" w14:textId="77777777">
            <w:pPr>
              <w:jc w:val="both"/>
              <w:rPr>
                <w:rFonts w:ascii="Arial Narrow" w:hAnsi="Arial Narrow" w:cs="Arial"/>
                <w:sz w:val="20"/>
                <w:szCs w:val="20"/>
              </w:rPr>
            </w:pPr>
            <w:r w:rsidRPr="008A4540">
              <w:rPr>
                <w:rFonts w:ascii="Arial Narrow" w:hAnsi="Arial Narrow" w:cs="Arial"/>
                <w:sz w:val="20"/>
                <w:szCs w:val="20"/>
              </w:rPr>
              <w:t>ARTS. 244 AL 258 CODIGO DE JUSTICIA MILITAR</w:t>
            </w:r>
          </w:p>
        </w:tc>
      </w:tr>
      <w:tr w:rsidRPr="008A4540" w:rsidR="00661191" w:rsidTr="5FFAE9BA" w14:paraId="1ED64125" w14:textId="77777777">
        <w:trPr>
          <w:trHeight w:val="74"/>
        </w:trPr>
        <w:tc>
          <w:tcPr>
            <w:tcW w:w="3150" w:type="dxa"/>
            <w:tcMar/>
          </w:tcPr>
          <w:p w:rsidRPr="008A4540" w:rsidR="00661191" w:rsidP="00007156" w:rsidRDefault="00661191" w14:paraId="594E90F9" w14:textId="77777777">
            <w:pPr>
              <w:rPr>
                <w:rFonts w:ascii="Arial Narrow" w:hAnsi="Arial Narrow"/>
                <w:sz w:val="20"/>
                <w:szCs w:val="20"/>
              </w:rPr>
            </w:pPr>
          </w:p>
        </w:tc>
        <w:tc>
          <w:tcPr>
            <w:tcW w:w="6172" w:type="dxa"/>
            <w:tcMar/>
          </w:tcPr>
          <w:p w:rsidRPr="008A4540" w:rsidR="00661191" w:rsidP="00007156" w:rsidRDefault="00661191" w14:paraId="7E83BC28" w14:textId="425485F1">
            <w:pPr>
              <w:jc w:val="both"/>
              <w:rPr>
                <w:rFonts w:ascii="Arial Narrow" w:hAnsi="Arial Narrow" w:cs="Arial"/>
                <w:sz w:val="20"/>
                <w:szCs w:val="20"/>
              </w:rPr>
            </w:pPr>
            <w:r w:rsidRPr="008A4540">
              <w:rPr>
                <w:rFonts w:ascii="Arial Narrow" w:hAnsi="Arial Narrow" w:cs="Arial"/>
                <w:sz w:val="20"/>
                <w:szCs w:val="20"/>
              </w:rPr>
              <w:t>Castiga al que traiciona, espía o incurre en otros delitos contra la soberanía y seguridad exterior del Estado.</w:t>
            </w:r>
          </w:p>
        </w:tc>
      </w:tr>
      <w:tr w:rsidRPr="008A4540" w:rsidR="00661191" w:rsidTr="5FFAE9BA" w14:paraId="64FB5D35" w14:textId="77777777">
        <w:trPr>
          <w:trHeight w:val="74"/>
        </w:trPr>
        <w:tc>
          <w:tcPr>
            <w:tcW w:w="3150" w:type="dxa"/>
            <w:tcMar/>
          </w:tcPr>
          <w:p w:rsidRPr="008A4540" w:rsidR="00661191" w:rsidP="00007156" w:rsidRDefault="00661191" w14:paraId="5F4F5F64" w14:textId="77777777">
            <w:pPr>
              <w:rPr>
                <w:rFonts w:ascii="Arial Narrow" w:hAnsi="Arial Narrow"/>
                <w:sz w:val="20"/>
                <w:szCs w:val="20"/>
              </w:rPr>
            </w:pPr>
          </w:p>
        </w:tc>
        <w:tc>
          <w:tcPr>
            <w:tcW w:w="6172" w:type="dxa"/>
            <w:tcMar/>
          </w:tcPr>
          <w:p w:rsidRPr="008A4540" w:rsidR="00661191" w:rsidP="00007156" w:rsidRDefault="00661191" w14:paraId="030B5653" w14:textId="77777777">
            <w:pPr>
              <w:jc w:val="both"/>
              <w:rPr>
                <w:rFonts w:ascii="Arial Narrow" w:hAnsi="Arial Narrow" w:cs="Arial"/>
                <w:sz w:val="20"/>
                <w:szCs w:val="20"/>
              </w:rPr>
            </w:pPr>
          </w:p>
        </w:tc>
      </w:tr>
      <w:tr w:rsidRPr="008A4540" w:rsidR="00661191" w:rsidTr="5FFAE9BA" w14:paraId="0BD1E136" w14:textId="77777777">
        <w:trPr>
          <w:trHeight w:val="74"/>
        </w:trPr>
        <w:tc>
          <w:tcPr>
            <w:tcW w:w="3150" w:type="dxa"/>
            <w:tcMar/>
          </w:tcPr>
          <w:p w:rsidRPr="008A4540" w:rsidR="00661191" w:rsidP="00007156" w:rsidRDefault="00661191" w14:paraId="1C8DF09A" w14:textId="77777777">
            <w:pPr>
              <w:jc w:val="both"/>
              <w:rPr>
                <w:rFonts w:ascii="Arial Narrow" w:hAnsi="Arial Narrow"/>
                <w:sz w:val="20"/>
                <w:szCs w:val="20"/>
              </w:rPr>
            </w:pPr>
            <w:r w:rsidRPr="008A4540">
              <w:rPr>
                <w:rFonts w:ascii="Arial Narrow" w:hAnsi="Arial Narrow" w:cs="Arial"/>
                <w:b/>
                <w:sz w:val="20"/>
                <w:szCs w:val="20"/>
              </w:rPr>
              <w:t>12088</w:t>
            </w:r>
          </w:p>
        </w:tc>
        <w:tc>
          <w:tcPr>
            <w:tcW w:w="6172" w:type="dxa"/>
            <w:tcMar/>
          </w:tcPr>
          <w:p w:rsidRPr="008A4540" w:rsidR="00661191" w:rsidP="00007156" w:rsidRDefault="00661191" w14:paraId="0C53F45A" w14:textId="77777777">
            <w:pPr>
              <w:jc w:val="both"/>
              <w:rPr>
                <w:rFonts w:ascii="Arial Narrow" w:hAnsi="Arial Narrow" w:cs="Arial"/>
                <w:sz w:val="20"/>
                <w:szCs w:val="20"/>
              </w:rPr>
            </w:pPr>
            <w:r w:rsidRPr="008A4540">
              <w:rPr>
                <w:rFonts w:ascii="Arial Narrow" w:hAnsi="Arial Narrow" w:cs="Arial"/>
                <w:b/>
                <w:sz w:val="20"/>
                <w:szCs w:val="20"/>
              </w:rPr>
              <w:t>USO DE UNIFORME O INSIGNIAS DE LAS FUERZAS ARMADAS O CARABINEROS DE CHILE.</w:t>
            </w:r>
          </w:p>
        </w:tc>
      </w:tr>
      <w:tr w:rsidRPr="008A4540" w:rsidR="00661191" w:rsidTr="5FFAE9BA" w14:paraId="6FD29CD3" w14:textId="77777777">
        <w:trPr>
          <w:trHeight w:val="74"/>
        </w:trPr>
        <w:tc>
          <w:tcPr>
            <w:tcW w:w="3150" w:type="dxa"/>
            <w:tcMar/>
          </w:tcPr>
          <w:p w:rsidRPr="008A4540" w:rsidR="00661191" w:rsidP="00007156" w:rsidRDefault="00661191" w14:paraId="0DB99728" w14:textId="77777777">
            <w:pPr>
              <w:rPr>
                <w:rFonts w:ascii="Arial Narrow" w:hAnsi="Arial Narrow"/>
                <w:sz w:val="20"/>
                <w:szCs w:val="20"/>
              </w:rPr>
            </w:pPr>
          </w:p>
        </w:tc>
        <w:tc>
          <w:tcPr>
            <w:tcW w:w="6172" w:type="dxa"/>
            <w:tcMar/>
          </w:tcPr>
          <w:p w:rsidRPr="008A4540" w:rsidR="00661191" w:rsidP="00007156" w:rsidRDefault="00661191" w14:paraId="2D2B43BE" w14:textId="437BAA78">
            <w:pPr>
              <w:jc w:val="both"/>
              <w:rPr>
                <w:rFonts w:ascii="Arial Narrow" w:hAnsi="Arial Narrow" w:cs="Arial"/>
                <w:sz w:val="20"/>
                <w:szCs w:val="20"/>
              </w:rPr>
            </w:pPr>
            <w:r w:rsidRPr="008A4540">
              <w:rPr>
                <w:rFonts w:ascii="Arial Narrow" w:hAnsi="Arial Narrow" w:cs="Arial"/>
                <w:sz w:val="20"/>
                <w:szCs w:val="20"/>
              </w:rPr>
              <w:t>El que sin derecho use uniforme, insignias, distintivos de las Fuerzas Armadas o de Carabineros de Chile.</w:t>
            </w:r>
          </w:p>
        </w:tc>
      </w:tr>
      <w:tr w:rsidRPr="008A4540" w:rsidR="00661191" w:rsidTr="5FFAE9BA" w14:paraId="483A4BC1" w14:textId="77777777">
        <w:trPr>
          <w:trHeight w:val="74"/>
        </w:trPr>
        <w:tc>
          <w:tcPr>
            <w:tcW w:w="3150" w:type="dxa"/>
            <w:tcMar/>
          </w:tcPr>
          <w:p w:rsidRPr="008A4540" w:rsidR="00661191" w:rsidP="00007156" w:rsidRDefault="00661191" w14:paraId="71931CD4" w14:textId="77777777">
            <w:pPr>
              <w:rPr>
                <w:rFonts w:ascii="Arial Narrow" w:hAnsi="Arial Narrow"/>
                <w:sz w:val="20"/>
                <w:szCs w:val="20"/>
              </w:rPr>
            </w:pPr>
          </w:p>
        </w:tc>
        <w:tc>
          <w:tcPr>
            <w:tcW w:w="6172" w:type="dxa"/>
            <w:tcMar/>
          </w:tcPr>
          <w:p w:rsidRPr="008A4540" w:rsidR="00661191" w:rsidP="00007156" w:rsidRDefault="00661191" w14:paraId="33C5D99E" w14:textId="77777777">
            <w:pPr>
              <w:jc w:val="both"/>
              <w:rPr>
                <w:rFonts w:ascii="Arial Narrow" w:hAnsi="Arial Narrow" w:cs="Arial"/>
                <w:sz w:val="20"/>
                <w:szCs w:val="20"/>
              </w:rPr>
            </w:pPr>
          </w:p>
        </w:tc>
      </w:tr>
      <w:tr w:rsidRPr="008A4540" w:rsidR="00661191" w:rsidTr="5FFAE9BA" w14:paraId="3947B1B6" w14:textId="77777777">
        <w:trPr>
          <w:trHeight w:val="100"/>
        </w:trPr>
        <w:tc>
          <w:tcPr>
            <w:tcW w:w="3150" w:type="dxa"/>
            <w:tcMar/>
          </w:tcPr>
          <w:p w:rsidRPr="008A4540" w:rsidR="00661191" w:rsidP="00007156" w:rsidRDefault="00661191" w14:paraId="7DD72B75" w14:textId="77777777">
            <w:pPr>
              <w:jc w:val="both"/>
              <w:rPr>
                <w:rFonts w:ascii="Arial Narrow" w:hAnsi="Arial Narrow"/>
                <w:sz w:val="20"/>
                <w:szCs w:val="20"/>
              </w:rPr>
            </w:pPr>
            <w:r w:rsidRPr="008A4540">
              <w:rPr>
                <w:rFonts w:ascii="Arial Narrow" w:hAnsi="Arial Narrow" w:cs="Arial"/>
                <w:b/>
                <w:sz w:val="20"/>
                <w:szCs w:val="20"/>
              </w:rPr>
              <w:t>12089</w:t>
            </w:r>
          </w:p>
        </w:tc>
        <w:tc>
          <w:tcPr>
            <w:tcW w:w="6172" w:type="dxa"/>
            <w:tcMar/>
          </w:tcPr>
          <w:p w:rsidRPr="008A4540" w:rsidR="00661191" w:rsidP="00007156" w:rsidRDefault="00661191" w14:paraId="42AB1B6B" w14:textId="216EFE18">
            <w:pPr>
              <w:jc w:val="both"/>
              <w:rPr>
                <w:rFonts w:ascii="Arial Narrow" w:hAnsi="Arial Narrow" w:cs="Arial"/>
                <w:sz w:val="20"/>
                <w:szCs w:val="20"/>
              </w:rPr>
            </w:pPr>
            <w:r w:rsidRPr="008A4540">
              <w:rPr>
                <w:rFonts w:ascii="Arial Narrow" w:hAnsi="Arial Narrow" w:cs="Arial"/>
                <w:b/>
                <w:sz w:val="20"/>
                <w:szCs w:val="20"/>
              </w:rPr>
              <w:t>OTRAS INFRACCIONES AL CODIGO DE JUSTICIA MILITAR.</w:t>
            </w:r>
          </w:p>
        </w:tc>
      </w:tr>
      <w:tr w:rsidRPr="008A4540" w:rsidR="00661191" w:rsidTr="5FFAE9BA" w14:paraId="5E1C9E48" w14:textId="77777777">
        <w:trPr>
          <w:trHeight w:val="74"/>
        </w:trPr>
        <w:tc>
          <w:tcPr>
            <w:tcW w:w="3150" w:type="dxa"/>
            <w:tcMar/>
          </w:tcPr>
          <w:p w:rsidRPr="008A4540" w:rsidR="00661191" w:rsidP="00007156" w:rsidRDefault="00661191" w14:paraId="0E7964CB" w14:textId="77777777">
            <w:pPr>
              <w:rPr>
                <w:rFonts w:ascii="Arial Narrow" w:hAnsi="Arial Narrow"/>
                <w:sz w:val="20"/>
                <w:szCs w:val="20"/>
              </w:rPr>
            </w:pPr>
          </w:p>
        </w:tc>
        <w:tc>
          <w:tcPr>
            <w:tcW w:w="6172" w:type="dxa"/>
            <w:tcMar/>
          </w:tcPr>
          <w:p w:rsidRPr="008A4540" w:rsidR="00661191" w:rsidP="00007156" w:rsidRDefault="00661191" w14:paraId="786BE427" w14:textId="597E71CE">
            <w:pPr>
              <w:jc w:val="both"/>
              <w:rPr>
                <w:rFonts w:ascii="Arial Narrow" w:hAnsi="Arial Narrow" w:cs="Arial"/>
                <w:sz w:val="20"/>
                <w:szCs w:val="20"/>
              </w:rPr>
            </w:pPr>
            <w:r w:rsidRPr="008A4540">
              <w:rPr>
                <w:rFonts w:ascii="Arial Narrow" w:hAnsi="Arial Narrow" w:cs="Arial"/>
                <w:sz w:val="20"/>
                <w:szCs w:val="20"/>
              </w:rPr>
              <w:t>Incluye infracciones a cualquier otra norma contenida en el Código de Justicia Militar.</w:t>
            </w:r>
          </w:p>
        </w:tc>
      </w:tr>
      <w:tr w:rsidRPr="008A4540" w:rsidR="00661191" w:rsidTr="5FFAE9BA" w14:paraId="699FC86C" w14:textId="77777777">
        <w:trPr>
          <w:trHeight w:val="74"/>
        </w:trPr>
        <w:tc>
          <w:tcPr>
            <w:tcW w:w="3150" w:type="dxa"/>
            <w:tcMar/>
          </w:tcPr>
          <w:p w:rsidRPr="008A4540" w:rsidR="00661191" w:rsidP="00007156" w:rsidRDefault="00661191" w14:paraId="3EFFF231" w14:textId="77777777">
            <w:pPr>
              <w:rPr>
                <w:rFonts w:ascii="Arial Narrow" w:hAnsi="Arial Narrow"/>
                <w:sz w:val="20"/>
                <w:szCs w:val="20"/>
              </w:rPr>
            </w:pPr>
          </w:p>
        </w:tc>
        <w:tc>
          <w:tcPr>
            <w:tcW w:w="6172" w:type="dxa"/>
            <w:tcMar/>
          </w:tcPr>
          <w:p w:rsidRPr="008A4540" w:rsidR="00661191" w:rsidP="00007156" w:rsidRDefault="00661191" w14:paraId="7BFB0FF3" w14:textId="77777777">
            <w:pPr>
              <w:jc w:val="both"/>
              <w:rPr>
                <w:rFonts w:ascii="Arial Narrow" w:hAnsi="Arial Narrow" w:cs="Arial"/>
                <w:sz w:val="20"/>
                <w:szCs w:val="20"/>
              </w:rPr>
            </w:pPr>
          </w:p>
        </w:tc>
      </w:tr>
      <w:tr w:rsidRPr="008A4540" w:rsidR="00661191" w:rsidTr="5FFAE9BA" w14:paraId="1BEF553B" w14:textId="77777777">
        <w:trPr>
          <w:trHeight w:val="74"/>
        </w:trPr>
        <w:tc>
          <w:tcPr>
            <w:tcW w:w="3150" w:type="dxa"/>
            <w:tcMar/>
          </w:tcPr>
          <w:p w:rsidRPr="008A4540" w:rsidR="00661191" w:rsidP="00007156" w:rsidRDefault="00661191" w14:paraId="0AF12293" w14:textId="77777777">
            <w:pPr>
              <w:jc w:val="both"/>
              <w:rPr>
                <w:rFonts w:ascii="Arial Narrow" w:hAnsi="Arial Narrow"/>
                <w:sz w:val="20"/>
                <w:szCs w:val="20"/>
              </w:rPr>
            </w:pPr>
            <w:r w:rsidRPr="008A4540">
              <w:rPr>
                <w:rFonts w:ascii="Arial Narrow" w:hAnsi="Arial Narrow" w:cs="Arial"/>
                <w:b/>
                <w:sz w:val="20"/>
                <w:szCs w:val="20"/>
              </w:rPr>
              <w:t>12090</w:t>
            </w:r>
          </w:p>
        </w:tc>
        <w:tc>
          <w:tcPr>
            <w:tcW w:w="6172" w:type="dxa"/>
            <w:tcMar/>
          </w:tcPr>
          <w:p w:rsidRPr="008A4540" w:rsidR="00661191" w:rsidP="00007156" w:rsidRDefault="00661191" w14:paraId="5FC822E3" w14:textId="77777777">
            <w:pPr>
              <w:jc w:val="both"/>
              <w:rPr>
                <w:rFonts w:ascii="Arial Narrow" w:hAnsi="Arial Narrow" w:cs="Arial"/>
                <w:sz w:val="20"/>
                <w:szCs w:val="20"/>
              </w:rPr>
            </w:pPr>
            <w:r w:rsidRPr="008A4540">
              <w:rPr>
                <w:rFonts w:ascii="Arial Narrow" w:hAnsi="Arial Narrow" w:cs="Arial"/>
                <w:b/>
                <w:sz w:val="20"/>
                <w:szCs w:val="20"/>
              </w:rPr>
              <w:t>DELITOS CONTENIDOS EN LA LEY 19.620 DE ADOPCIÓN DE MENORES.</w:t>
            </w:r>
          </w:p>
        </w:tc>
      </w:tr>
      <w:tr w:rsidRPr="008A4540" w:rsidR="00661191" w:rsidTr="5FFAE9BA" w14:paraId="4F313364" w14:textId="77777777">
        <w:trPr>
          <w:trHeight w:val="74"/>
        </w:trPr>
        <w:tc>
          <w:tcPr>
            <w:tcW w:w="3150" w:type="dxa"/>
            <w:tcMar/>
          </w:tcPr>
          <w:p w:rsidRPr="008A4540" w:rsidR="00661191" w:rsidP="00007156" w:rsidRDefault="00661191" w14:paraId="47A56816" w14:textId="77777777">
            <w:pPr>
              <w:rPr>
                <w:rFonts w:ascii="Arial Narrow" w:hAnsi="Arial Narrow"/>
                <w:sz w:val="20"/>
                <w:szCs w:val="20"/>
              </w:rPr>
            </w:pPr>
          </w:p>
        </w:tc>
        <w:tc>
          <w:tcPr>
            <w:tcW w:w="6172" w:type="dxa"/>
            <w:tcMar/>
          </w:tcPr>
          <w:p w:rsidRPr="008A4540" w:rsidR="00661191" w:rsidP="00007156" w:rsidRDefault="00661191" w14:paraId="2F9701EA" w14:textId="77777777">
            <w:pPr>
              <w:jc w:val="both"/>
              <w:rPr>
                <w:rFonts w:ascii="Arial Narrow" w:hAnsi="Arial Narrow" w:cs="Arial"/>
                <w:sz w:val="20"/>
                <w:szCs w:val="20"/>
              </w:rPr>
            </w:pPr>
            <w:r w:rsidRPr="008A4540">
              <w:rPr>
                <w:rFonts w:ascii="Arial Narrow" w:hAnsi="Arial Narrow" w:cs="Arial"/>
                <w:sz w:val="20"/>
                <w:szCs w:val="20"/>
              </w:rPr>
              <w:t>ART. 41</w:t>
            </w:r>
          </w:p>
        </w:tc>
      </w:tr>
      <w:tr w:rsidRPr="008A4540" w:rsidR="00661191" w:rsidTr="5FFAE9BA" w14:paraId="49929A1F" w14:textId="77777777">
        <w:trPr>
          <w:trHeight w:val="74"/>
        </w:trPr>
        <w:tc>
          <w:tcPr>
            <w:tcW w:w="3150" w:type="dxa"/>
            <w:tcMar/>
          </w:tcPr>
          <w:p w:rsidRPr="008A4540" w:rsidR="00661191" w:rsidP="00007156" w:rsidRDefault="00661191" w14:paraId="2D8D64D0" w14:textId="77777777">
            <w:pPr>
              <w:rPr>
                <w:rFonts w:ascii="Arial Narrow" w:hAnsi="Arial Narrow"/>
                <w:sz w:val="20"/>
                <w:szCs w:val="20"/>
              </w:rPr>
            </w:pPr>
          </w:p>
        </w:tc>
        <w:tc>
          <w:tcPr>
            <w:tcW w:w="6172" w:type="dxa"/>
            <w:tcMar/>
          </w:tcPr>
          <w:p w:rsidRPr="008A4540" w:rsidR="00661191" w:rsidP="00007156" w:rsidRDefault="00661191" w14:paraId="41BEA37C" w14:textId="3D256318">
            <w:pPr>
              <w:jc w:val="both"/>
              <w:rPr>
                <w:rFonts w:ascii="Arial Narrow" w:hAnsi="Arial Narrow" w:cs="Arial"/>
                <w:sz w:val="20"/>
                <w:szCs w:val="20"/>
              </w:rPr>
            </w:pPr>
            <w:r w:rsidRPr="008A4540">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Pr="008A4540" w:rsidR="00661191" w:rsidTr="5FFAE9BA" w14:paraId="2FEFA133" w14:textId="77777777">
        <w:trPr>
          <w:trHeight w:val="74"/>
        </w:trPr>
        <w:tc>
          <w:tcPr>
            <w:tcW w:w="3150" w:type="dxa"/>
            <w:tcMar/>
          </w:tcPr>
          <w:p w:rsidRPr="008A4540" w:rsidR="00661191" w:rsidP="00007156" w:rsidRDefault="00661191" w14:paraId="182F7B72" w14:textId="77777777">
            <w:pPr>
              <w:rPr>
                <w:rFonts w:ascii="Arial Narrow" w:hAnsi="Arial Narrow"/>
                <w:sz w:val="20"/>
                <w:szCs w:val="20"/>
              </w:rPr>
            </w:pPr>
          </w:p>
        </w:tc>
        <w:tc>
          <w:tcPr>
            <w:tcW w:w="6172" w:type="dxa"/>
            <w:tcMar/>
          </w:tcPr>
          <w:p w:rsidRPr="008A4540" w:rsidR="00661191" w:rsidP="00007156" w:rsidRDefault="00661191" w14:paraId="709F7244" w14:textId="77777777">
            <w:pPr>
              <w:jc w:val="both"/>
              <w:rPr>
                <w:rFonts w:ascii="Arial Narrow" w:hAnsi="Arial Narrow" w:cs="Arial"/>
                <w:sz w:val="20"/>
                <w:szCs w:val="20"/>
              </w:rPr>
            </w:pPr>
            <w:r w:rsidRPr="008A4540">
              <w:rPr>
                <w:rFonts w:ascii="Arial Narrow" w:hAnsi="Arial Narrow" w:cs="Arial"/>
                <w:sz w:val="20"/>
                <w:szCs w:val="20"/>
              </w:rPr>
              <w:t>ART. 42</w:t>
            </w:r>
          </w:p>
        </w:tc>
      </w:tr>
      <w:tr w:rsidRPr="008A4540" w:rsidR="00661191" w:rsidTr="5FFAE9BA" w14:paraId="6B58194D" w14:textId="77777777">
        <w:trPr>
          <w:trHeight w:val="74"/>
        </w:trPr>
        <w:tc>
          <w:tcPr>
            <w:tcW w:w="3150" w:type="dxa"/>
            <w:tcMar/>
          </w:tcPr>
          <w:p w:rsidRPr="008A4540" w:rsidR="00661191" w:rsidP="00007156" w:rsidRDefault="00661191" w14:paraId="1707FD2B" w14:textId="77777777">
            <w:pPr>
              <w:rPr>
                <w:rFonts w:ascii="Arial Narrow" w:hAnsi="Arial Narrow"/>
                <w:sz w:val="20"/>
                <w:szCs w:val="20"/>
              </w:rPr>
            </w:pPr>
          </w:p>
        </w:tc>
        <w:tc>
          <w:tcPr>
            <w:tcW w:w="6172" w:type="dxa"/>
            <w:tcMar/>
          </w:tcPr>
          <w:p w:rsidRPr="008A4540" w:rsidR="00661191" w:rsidP="00007156" w:rsidRDefault="00661191" w14:paraId="07693D0F" w14:textId="62E0D6D5">
            <w:pPr>
              <w:jc w:val="both"/>
              <w:rPr>
                <w:rFonts w:ascii="Arial Narrow" w:hAnsi="Arial Narrow" w:cs="Arial"/>
                <w:sz w:val="20"/>
                <w:szCs w:val="20"/>
              </w:rPr>
            </w:pPr>
            <w:r w:rsidRPr="008A4540">
              <w:rPr>
                <w:rFonts w:ascii="Arial Narrow" w:hAnsi="Arial Narrow" w:cs="Arial"/>
                <w:sz w:val="20"/>
                <w:szCs w:val="20"/>
              </w:rPr>
              <w:t>El que solicitare o aceptare recibir cualquier clase de contraprestación por facilitar la entrega de un menor en adopción.</w:t>
            </w:r>
          </w:p>
        </w:tc>
      </w:tr>
      <w:tr w:rsidRPr="008A4540" w:rsidR="00661191" w:rsidTr="5FFAE9BA" w14:paraId="5A144A2A" w14:textId="77777777">
        <w:trPr>
          <w:trHeight w:val="74"/>
        </w:trPr>
        <w:tc>
          <w:tcPr>
            <w:tcW w:w="3150" w:type="dxa"/>
            <w:tcMar/>
          </w:tcPr>
          <w:p w:rsidRPr="008A4540" w:rsidR="00661191" w:rsidP="00007156" w:rsidRDefault="00661191" w14:paraId="35C0D065" w14:textId="77777777">
            <w:pPr>
              <w:rPr>
                <w:rFonts w:ascii="Arial Narrow" w:hAnsi="Arial Narrow"/>
                <w:sz w:val="20"/>
                <w:szCs w:val="20"/>
              </w:rPr>
            </w:pPr>
          </w:p>
        </w:tc>
        <w:tc>
          <w:tcPr>
            <w:tcW w:w="6172" w:type="dxa"/>
            <w:tcMar/>
          </w:tcPr>
          <w:p w:rsidRPr="008A4540" w:rsidR="00661191" w:rsidP="00007156" w:rsidRDefault="00661191" w14:paraId="41078F61" w14:textId="77777777">
            <w:pPr>
              <w:jc w:val="both"/>
              <w:rPr>
                <w:rFonts w:ascii="Arial Narrow" w:hAnsi="Arial Narrow" w:cs="Arial"/>
                <w:sz w:val="20"/>
                <w:szCs w:val="20"/>
              </w:rPr>
            </w:pPr>
          </w:p>
        </w:tc>
      </w:tr>
      <w:tr w:rsidRPr="008A4540" w:rsidR="00661191" w:rsidTr="5FFAE9BA" w14:paraId="20EBADE7" w14:textId="77777777">
        <w:trPr>
          <w:trHeight w:val="74"/>
        </w:trPr>
        <w:tc>
          <w:tcPr>
            <w:tcW w:w="3150" w:type="dxa"/>
            <w:tcMar/>
          </w:tcPr>
          <w:p w:rsidRPr="008A4540" w:rsidR="00661191" w:rsidP="00007156" w:rsidRDefault="00661191" w14:paraId="7517F8FA" w14:textId="77777777">
            <w:pPr>
              <w:rPr>
                <w:rFonts w:ascii="Arial Narrow" w:hAnsi="Arial Narrow"/>
                <w:sz w:val="20"/>
                <w:szCs w:val="20"/>
              </w:rPr>
            </w:pPr>
            <w:r w:rsidRPr="008A4540">
              <w:rPr>
                <w:rFonts w:ascii="Arial Narrow" w:hAnsi="Arial Narrow" w:cs="Arial"/>
                <w:b/>
                <w:sz w:val="20"/>
                <w:szCs w:val="20"/>
              </w:rPr>
              <w:t>12123</w:t>
            </w:r>
          </w:p>
        </w:tc>
        <w:tc>
          <w:tcPr>
            <w:tcW w:w="6172" w:type="dxa"/>
            <w:tcMar/>
          </w:tcPr>
          <w:p w:rsidRPr="008A4540" w:rsidR="00661191" w:rsidP="00007156" w:rsidRDefault="00661191" w14:paraId="33B77AB8" w14:textId="77777777">
            <w:pPr>
              <w:jc w:val="both"/>
              <w:rPr>
                <w:rFonts w:ascii="Arial Narrow" w:hAnsi="Arial Narrow" w:cs="Arial"/>
                <w:sz w:val="20"/>
                <w:szCs w:val="20"/>
              </w:rPr>
            </w:pPr>
            <w:r w:rsidRPr="008A4540">
              <w:rPr>
                <w:rFonts w:ascii="Arial Narrow" w:hAnsi="Arial Narrow" w:cs="Arial"/>
                <w:b/>
                <w:sz w:val="20"/>
                <w:szCs w:val="20"/>
              </w:rPr>
              <w:t>ROBO O HURTO DE MATERIAL DE GUERRA.</w:t>
            </w:r>
          </w:p>
        </w:tc>
      </w:tr>
      <w:tr w:rsidRPr="008A4540" w:rsidR="00661191" w:rsidTr="5FFAE9BA" w14:paraId="2326F1EA" w14:textId="77777777">
        <w:trPr>
          <w:trHeight w:val="74"/>
        </w:trPr>
        <w:tc>
          <w:tcPr>
            <w:tcW w:w="3150" w:type="dxa"/>
            <w:tcMar/>
          </w:tcPr>
          <w:p w:rsidRPr="008A4540" w:rsidR="00661191" w:rsidP="00007156" w:rsidRDefault="00661191" w14:paraId="0C7B2E38" w14:textId="77777777">
            <w:pPr>
              <w:rPr>
                <w:rFonts w:ascii="Arial Narrow" w:hAnsi="Arial Narrow"/>
                <w:sz w:val="20"/>
                <w:szCs w:val="20"/>
              </w:rPr>
            </w:pPr>
          </w:p>
        </w:tc>
        <w:tc>
          <w:tcPr>
            <w:tcW w:w="6172" w:type="dxa"/>
            <w:tcMar/>
          </w:tcPr>
          <w:p w:rsidRPr="008A4540" w:rsidR="00661191" w:rsidP="00007156" w:rsidRDefault="00661191" w14:paraId="23377F9A" w14:textId="576E0380">
            <w:pPr>
              <w:jc w:val="both"/>
              <w:rPr>
                <w:rFonts w:ascii="Arial Narrow" w:hAnsi="Arial Narrow" w:cs="Arial"/>
                <w:sz w:val="20"/>
                <w:szCs w:val="20"/>
              </w:rPr>
            </w:pPr>
            <w:r w:rsidRPr="008A4540">
              <w:rPr>
                <w:rFonts w:ascii="Arial Narrow" w:hAnsi="Arial Narrow" w:cs="Arial"/>
                <w:sz w:val="20"/>
                <w:szCs w:val="20"/>
              </w:rPr>
              <w:t>Al que robe o hurte armas, municiones, aparatos, instrumentos dedicados al servicio de las Fuerzas Armadas y Carabineros de Chile.</w:t>
            </w:r>
          </w:p>
        </w:tc>
      </w:tr>
      <w:tr w:rsidRPr="008A4540" w:rsidR="00661191" w:rsidTr="5FFAE9BA" w14:paraId="344057A4" w14:textId="77777777">
        <w:trPr>
          <w:trHeight w:val="74"/>
        </w:trPr>
        <w:tc>
          <w:tcPr>
            <w:tcW w:w="3150" w:type="dxa"/>
            <w:tcMar/>
          </w:tcPr>
          <w:p w:rsidRPr="008A4540" w:rsidR="00661191" w:rsidP="00007156" w:rsidRDefault="00661191" w14:paraId="682ADD5A" w14:textId="77777777">
            <w:pPr>
              <w:rPr>
                <w:rFonts w:ascii="Arial Narrow" w:hAnsi="Arial Narrow"/>
                <w:sz w:val="20"/>
                <w:szCs w:val="20"/>
              </w:rPr>
            </w:pPr>
          </w:p>
        </w:tc>
        <w:tc>
          <w:tcPr>
            <w:tcW w:w="6172" w:type="dxa"/>
            <w:tcMar/>
          </w:tcPr>
          <w:p w:rsidRPr="008A4540" w:rsidR="00661191" w:rsidP="00007156" w:rsidRDefault="00661191" w14:paraId="4F7AC765" w14:textId="77777777">
            <w:pPr>
              <w:jc w:val="both"/>
              <w:rPr>
                <w:rFonts w:ascii="Arial Narrow" w:hAnsi="Arial Narrow" w:cs="Arial"/>
                <w:sz w:val="20"/>
                <w:szCs w:val="20"/>
              </w:rPr>
            </w:pPr>
          </w:p>
        </w:tc>
      </w:tr>
      <w:tr w:rsidRPr="008A4540" w:rsidR="00661191" w:rsidTr="5FFAE9BA" w14:paraId="7DE783FC" w14:textId="77777777">
        <w:trPr>
          <w:trHeight w:val="74"/>
        </w:trPr>
        <w:tc>
          <w:tcPr>
            <w:tcW w:w="3150" w:type="dxa"/>
            <w:tcMar/>
          </w:tcPr>
          <w:p w:rsidRPr="008A4540" w:rsidR="00661191" w:rsidP="00007156" w:rsidRDefault="00661191" w14:paraId="281B75FA" w14:textId="77777777">
            <w:pPr>
              <w:rPr>
                <w:rFonts w:ascii="Arial Narrow" w:hAnsi="Arial Narrow"/>
                <w:sz w:val="20"/>
                <w:szCs w:val="20"/>
              </w:rPr>
            </w:pPr>
            <w:r w:rsidRPr="008A4540">
              <w:rPr>
                <w:rFonts w:ascii="Arial Narrow" w:hAnsi="Arial Narrow" w:cs="Arial"/>
                <w:b/>
                <w:sz w:val="20"/>
                <w:szCs w:val="20"/>
              </w:rPr>
              <w:t>12124</w:t>
            </w:r>
          </w:p>
        </w:tc>
        <w:tc>
          <w:tcPr>
            <w:tcW w:w="6172" w:type="dxa"/>
            <w:tcMar/>
          </w:tcPr>
          <w:p w:rsidRPr="008A4540" w:rsidR="00661191" w:rsidP="00007156" w:rsidRDefault="00661191" w14:paraId="4089B4BD" w14:textId="77777777">
            <w:pPr>
              <w:jc w:val="both"/>
              <w:rPr>
                <w:rFonts w:ascii="Arial Narrow" w:hAnsi="Arial Narrow" w:cs="Arial"/>
                <w:sz w:val="20"/>
                <w:szCs w:val="20"/>
              </w:rPr>
            </w:pPr>
            <w:r w:rsidRPr="008A4540">
              <w:rPr>
                <w:rFonts w:ascii="Arial Narrow" w:hAnsi="Arial Narrow" w:cs="Arial"/>
                <w:b/>
                <w:sz w:val="20"/>
                <w:szCs w:val="20"/>
              </w:rPr>
              <w:t>ADQUISICIÓN MATERIAL DE GUERRA O VESTUARIO INSTITUCIONES ARMADAS.</w:t>
            </w:r>
          </w:p>
        </w:tc>
      </w:tr>
      <w:tr w:rsidRPr="008A4540" w:rsidR="00661191" w:rsidTr="5FFAE9BA" w14:paraId="00DEB278" w14:textId="77777777">
        <w:trPr>
          <w:trHeight w:val="74"/>
        </w:trPr>
        <w:tc>
          <w:tcPr>
            <w:tcW w:w="3150" w:type="dxa"/>
            <w:tcMar/>
          </w:tcPr>
          <w:p w:rsidRPr="008A4540" w:rsidR="00661191" w:rsidP="00007156" w:rsidRDefault="00661191" w14:paraId="35BF45C5" w14:textId="77777777">
            <w:pPr>
              <w:rPr>
                <w:rFonts w:ascii="Arial Narrow" w:hAnsi="Arial Narrow"/>
                <w:sz w:val="20"/>
                <w:szCs w:val="20"/>
              </w:rPr>
            </w:pPr>
          </w:p>
        </w:tc>
        <w:tc>
          <w:tcPr>
            <w:tcW w:w="6172" w:type="dxa"/>
            <w:tcMar/>
          </w:tcPr>
          <w:p w:rsidRPr="008A4540" w:rsidR="00661191" w:rsidP="00007156" w:rsidRDefault="00661191" w14:paraId="27519C1C" w14:textId="236F0246">
            <w:pPr>
              <w:jc w:val="both"/>
              <w:rPr>
                <w:rFonts w:ascii="Arial Narrow" w:hAnsi="Arial Narrow" w:cs="Arial"/>
                <w:sz w:val="20"/>
                <w:szCs w:val="20"/>
              </w:rPr>
            </w:pPr>
            <w:r w:rsidRPr="008A4540">
              <w:rPr>
                <w:rFonts w:ascii="Arial Narrow" w:hAnsi="Arial Narrow" w:cs="Arial"/>
                <w:sz w:val="20"/>
                <w:szCs w:val="20"/>
              </w:rPr>
              <w:t>El que sin autorización de enajenación por parte de la autoridad, adquiera material de guerra o vestuario de Instituciones Armadas.</w:t>
            </w:r>
          </w:p>
        </w:tc>
      </w:tr>
      <w:tr w:rsidRPr="008A4540" w:rsidR="00661191" w:rsidTr="5FFAE9BA" w14:paraId="56944FA0" w14:textId="77777777">
        <w:trPr>
          <w:trHeight w:val="74"/>
        </w:trPr>
        <w:tc>
          <w:tcPr>
            <w:tcW w:w="3150" w:type="dxa"/>
            <w:tcMar/>
          </w:tcPr>
          <w:p w:rsidRPr="008A4540" w:rsidR="00661191" w:rsidP="00007156" w:rsidRDefault="00661191" w14:paraId="2BAB4D24" w14:textId="77777777">
            <w:pPr>
              <w:rPr>
                <w:rFonts w:ascii="Arial Narrow" w:hAnsi="Arial Narrow"/>
                <w:sz w:val="20"/>
                <w:szCs w:val="20"/>
              </w:rPr>
            </w:pPr>
          </w:p>
        </w:tc>
        <w:tc>
          <w:tcPr>
            <w:tcW w:w="6172" w:type="dxa"/>
            <w:tcMar/>
          </w:tcPr>
          <w:p w:rsidRPr="008A4540" w:rsidR="00661191" w:rsidP="00007156" w:rsidRDefault="00661191" w14:paraId="65BB1EAA" w14:textId="77777777">
            <w:pPr>
              <w:jc w:val="both"/>
              <w:rPr>
                <w:rFonts w:ascii="Arial Narrow" w:hAnsi="Arial Narrow" w:cs="Arial"/>
                <w:sz w:val="20"/>
                <w:szCs w:val="20"/>
              </w:rPr>
            </w:pPr>
          </w:p>
        </w:tc>
      </w:tr>
      <w:tr w:rsidRPr="008A4540" w:rsidR="00661191" w:rsidTr="5FFAE9BA" w14:paraId="34B30845" w14:textId="77777777">
        <w:trPr>
          <w:trHeight w:val="74"/>
        </w:trPr>
        <w:tc>
          <w:tcPr>
            <w:tcW w:w="3150" w:type="dxa"/>
            <w:tcMar/>
          </w:tcPr>
          <w:p w:rsidRPr="008A4540" w:rsidR="00661191" w:rsidP="00007156" w:rsidRDefault="00661191" w14:paraId="7A716654" w14:textId="77777777">
            <w:pPr>
              <w:rPr>
                <w:rFonts w:ascii="Arial Narrow" w:hAnsi="Arial Narrow" w:cs="Arial"/>
                <w:b/>
                <w:sz w:val="20"/>
                <w:szCs w:val="20"/>
              </w:rPr>
            </w:pPr>
            <w:r w:rsidRPr="008A4540">
              <w:rPr>
                <w:rFonts w:ascii="Arial Narrow" w:hAnsi="Arial Narrow" w:cs="Arial"/>
                <w:b/>
                <w:sz w:val="20"/>
                <w:szCs w:val="20"/>
              </w:rPr>
              <w:t>12125</w:t>
            </w:r>
          </w:p>
        </w:tc>
        <w:tc>
          <w:tcPr>
            <w:tcW w:w="6172" w:type="dxa"/>
            <w:tcMar/>
          </w:tcPr>
          <w:p w:rsidRPr="008A4540" w:rsidR="00661191" w:rsidP="00007156" w:rsidRDefault="00661191" w14:paraId="6B6FA252" w14:textId="77777777">
            <w:pPr>
              <w:jc w:val="both"/>
              <w:rPr>
                <w:rFonts w:ascii="Arial Narrow" w:hAnsi="Arial Narrow" w:cs="Arial"/>
                <w:b/>
                <w:sz w:val="20"/>
                <w:szCs w:val="20"/>
              </w:rPr>
            </w:pPr>
            <w:r w:rsidRPr="008A4540">
              <w:rPr>
                <w:rFonts w:ascii="Arial Narrow" w:hAnsi="Arial Narrow" w:cs="Arial"/>
                <w:b/>
                <w:sz w:val="20"/>
                <w:szCs w:val="20"/>
              </w:rPr>
              <w:t>FALSEDADES.</w:t>
            </w:r>
          </w:p>
        </w:tc>
      </w:tr>
      <w:tr w:rsidRPr="008A4540" w:rsidR="00661191" w:rsidTr="5FFAE9BA" w14:paraId="0E1FDE6E" w14:textId="77777777">
        <w:trPr>
          <w:trHeight w:val="74"/>
        </w:trPr>
        <w:tc>
          <w:tcPr>
            <w:tcW w:w="3150" w:type="dxa"/>
            <w:tcMar/>
          </w:tcPr>
          <w:p w:rsidRPr="008A4540" w:rsidR="00661191" w:rsidP="00007156" w:rsidRDefault="00661191" w14:paraId="535108DF" w14:textId="77777777">
            <w:pPr>
              <w:rPr>
                <w:rFonts w:ascii="Arial Narrow" w:hAnsi="Arial Narrow"/>
                <w:sz w:val="20"/>
                <w:szCs w:val="20"/>
              </w:rPr>
            </w:pPr>
          </w:p>
        </w:tc>
        <w:tc>
          <w:tcPr>
            <w:tcW w:w="6172" w:type="dxa"/>
            <w:tcMar/>
          </w:tcPr>
          <w:p w:rsidRPr="008A4540" w:rsidR="00661191" w:rsidP="00007156" w:rsidRDefault="00661191" w14:paraId="66CE29A0" w14:textId="77777777">
            <w:pPr>
              <w:jc w:val="both"/>
              <w:rPr>
                <w:rFonts w:ascii="Arial Narrow" w:hAnsi="Arial Narrow" w:cs="Arial"/>
                <w:sz w:val="20"/>
                <w:szCs w:val="20"/>
              </w:rPr>
            </w:pPr>
            <w:r w:rsidRPr="008A4540">
              <w:rPr>
                <w:rFonts w:ascii="Arial Narrow" w:hAnsi="Arial Narrow" w:cs="Arial"/>
                <w:sz w:val="20"/>
                <w:szCs w:val="20"/>
              </w:rPr>
              <w:t>ART. 367 AL 371 CÓDIGO JUSTICIA MILITAR</w:t>
            </w:r>
          </w:p>
        </w:tc>
      </w:tr>
      <w:tr w:rsidRPr="008A4540" w:rsidR="00661191" w:rsidTr="5FFAE9BA" w14:paraId="202D35B9" w14:textId="77777777">
        <w:trPr>
          <w:trHeight w:val="74"/>
        </w:trPr>
        <w:tc>
          <w:tcPr>
            <w:tcW w:w="3150" w:type="dxa"/>
            <w:tcMar/>
          </w:tcPr>
          <w:p w:rsidRPr="008A4540" w:rsidR="00661191" w:rsidP="00007156" w:rsidRDefault="00661191" w14:paraId="77A4ECBC" w14:textId="77777777">
            <w:pPr>
              <w:rPr>
                <w:rFonts w:ascii="Arial Narrow" w:hAnsi="Arial Narrow"/>
                <w:sz w:val="20"/>
                <w:szCs w:val="20"/>
              </w:rPr>
            </w:pPr>
          </w:p>
        </w:tc>
        <w:tc>
          <w:tcPr>
            <w:tcW w:w="6172" w:type="dxa"/>
            <w:tcMar/>
          </w:tcPr>
          <w:p w:rsidRPr="008A4540" w:rsidR="00661191" w:rsidP="00007156" w:rsidRDefault="00661191" w14:paraId="5DEE75E2" w14:textId="12BF8E3C">
            <w:pPr>
              <w:jc w:val="both"/>
              <w:rPr>
                <w:rFonts w:ascii="Arial Narrow" w:hAnsi="Arial Narrow" w:cs="Arial"/>
                <w:sz w:val="20"/>
                <w:szCs w:val="20"/>
              </w:rPr>
            </w:pPr>
            <w:r w:rsidRPr="008A4540">
              <w:rPr>
                <w:rFonts w:ascii="Arial Narrow" w:hAnsi="Arial Narrow" w:cs="Arial"/>
                <w:sz w:val="20"/>
                <w:szCs w:val="20"/>
              </w:rPr>
              <w:t>El que falsificare, o hiciere uso fraudulento de sellos, marcas o cuños destinados a las Fuerzas Armadas o Carabineros de Chile.</w:t>
            </w:r>
          </w:p>
        </w:tc>
      </w:tr>
      <w:tr w:rsidRPr="008A4540" w:rsidR="008B07E0" w:rsidTr="5FFAE9BA" w14:paraId="25C8E0D5" w14:textId="77777777">
        <w:trPr>
          <w:trHeight w:val="74"/>
        </w:trPr>
        <w:tc>
          <w:tcPr>
            <w:tcW w:w="3150" w:type="dxa"/>
            <w:tcMar/>
          </w:tcPr>
          <w:p w:rsidRPr="008A4540" w:rsidR="008B07E0" w:rsidP="00007156" w:rsidRDefault="008B07E0" w14:paraId="02D3A686" w14:textId="77777777">
            <w:pPr>
              <w:rPr>
                <w:rFonts w:ascii="Arial Narrow" w:hAnsi="Arial Narrow" w:cs="Arial"/>
                <w:b/>
                <w:sz w:val="20"/>
                <w:szCs w:val="20"/>
              </w:rPr>
            </w:pPr>
          </w:p>
        </w:tc>
        <w:tc>
          <w:tcPr>
            <w:tcW w:w="6172" w:type="dxa"/>
            <w:tcMar/>
          </w:tcPr>
          <w:p w:rsidRPr="008A4540" w:rsidR="008B07E0" w:rsidP="00007156" w:rsidRDefault="008B07E0" w14:paraId="0CA80B5F" w14:textId="77777777">
            <w:pPr>
              <w:jc w:val="both"/>
              <w:rPr>
                <w:rFonts w:ascii="Arial Narrow" w:hAnsi="Arial Narrow" w:cs="Arial"/>
                <w:b/>
                <w:sz w:val="20"/>
                <w:szCs w:val="20"/>
              </w:rPr>
            </w:pPr>
          </w:p>
        </w:tc>
      </w:tr>
      <w:tr w:rsidRPr="008A4540" w:rsidR="00661191" w:rsidTr="5FFAE9BA" w14:paraId="785D2796" w14:textId="77777777">
        <w:trPr>
          <w:trHeight w:val="74"/>
        </w:trPr>
        <w:tc>
          <w:tcPr>
            <w:tcW w:w="3150" w:type="dxa"/>
            <w:tcMar/>
          </w:tcPr>
          <w:p w:rsidRPr="008A4540" w:rsidR="00661191" w:rsidP="00007156" w:rsidRDefault="00661191" w14:paraId="0172ACCA" w14:textId="77777777">
            <w:pPr>
              <w:rPr>
                <w:rFonts w:ascii="Arial Narrow" w:hAnsi="Arial Narrow" w:cs="Arial"/>
                <w:b/>
                <w:sz w:val="20"/>
                <w:szCs w:val="20"/>
              </w:rPr>
            </w:pPr>
            <w:r w:rsidRPr="008A4540">
              <w:rPr>
                <w:rFonts w:ascii="Arial Narrow" w:hAnsi="Arial Narrow" w:cs="Arial"/>
                <w:b/>
                <w:sz w:val="20"/>
                <w:szCs w:val="20"/>
              </w:rPr>
              <w:t>12130</w:t>
            </w:r>
          </w:p>
        </w:tc>
        <w:tc>
          <w:tcPr>
            <w:tcW w:w="6172" w:type="dxa"/>
            <w:tcMar/>
          </w:tcPr>
          <w:p w:rsidRPr="008A4540" w:rsidR="00661191" w:rsidP="00007156" w:rsidRDefault="00661191" w14:paraId="275B65CD" w14:textId="77777777">
            <w:pPr>
              <w:jc w:val="both"/>
              <w:rPr>
                <w:rFonts w:ascii="Arial Narrow" w:hAnsi="Arial Narrow" w:cs="Arial"/>
                <w:b/>
                <w:sz w:val="20"/>
                <w:szCs w:val="20"/>
              </w:rPr>
            </w:pPr>
            <w:r w:rsidRPr="008A4540">
              <w:rPr>
                <w:rFonts w:ascii="Arial Narrow" w:hAnsi="Arial Narrow" w:cs="Arial"/>
                <w:b/>
                <w:sz w:val="20"/>
                <w:szCs w:val="20"/>
              </w:rPr>
              <w:t>RECONOCIMIENTO MALICIOSO DE POSESION REGULAR.</w:t>
            </w:r>
          </w:p>
        </w:tc>
      </w:tr>
      <w:tr w:rsidRPr="008A4540" w:rsidR="00661191" w:rsidTr="5FFAE9BA" w14:paraId="22740F4B" w14:textId="77777777">
        <w:trPr>
          <w:trHeight w:val="74"/>
        </w:trPr>
        <w:tc>
          <w:tcPr>
            <w:tcW w:w="3150" w:type="dxa"/>
            <w:tcMar/>
          </w:tcPr>
          <w:p w:rsidRPr="008A4540" w:rsidR="00661191" w:rsidP="00007156" w:rsidRDefault="00661191" w14:paraId="28C4A117" w14:textId="77777777">
            <w:pPr>
              <w:rPr>
                <w:rFonts w:ascii="Arial Narrow" w:hAnsi="Arial Narrow"/>
                <w:sz w:val="20"/>
                <w:szCs w:val="20"/>
              </w:rPr>
            </w:pPr>
          </w:p>
        </w:tc>
        <w:tc>
          <w:tcPr>
            <w:tcW w:w="6172" w:type="dxa"/>
            <w:tcMar/>
          </w:tcPr>
          <w:p w:rsidRPr="008A4540" w:rsidR="00661191" w:rsidP="00007156" w:rsidRDefault="00661191" w14:paraId="1A64A754" w14:textId="77777777">
            <w:pPr>
              <w:jc w:val="both"/>
              <w:rPr>
                <w:rFonts w:ascii="Arial Narrow" w:hAnsi="Arial Narrow" w:cs="Arial"/>
                <w:sz w:val="20"/>
                <w:szCs w:val="20"/>
              </w:rPr>
            </w:pPr>
            <w:r w:rsidRPr="008A4540">
              <w:rPr>
                <w:rFonts w:ascii="Arial Narrow" w:hAnsi="Arial Narrow" w:cs="Arial"/>
                <w:sz w:val="20"/>
                <w:szCs w:val="20"/>
              </w:rPr>
              <w:t>ART. 9 del Decreto Ley 2.695</w:t>
            </w:r>
          </w:p>
        </w:tc>
      </w:tr>
      <w:tr w:rsidRPr="008A4540" w:rsidR="00661191" w:rsidTr="5FFAE9BA" w14:paraId="74D36BBB" w14:textId="77777777">
        <w:trPr>
          <w:trHeight w:val="74"/>
        </w:trPr>
        <w:tc>
          <w:tcPr>
            <w:tcW w:w="3150" w:type="dxa"/>
            <w:tcMar/>
          </w:tcPr>
          <w:p w:rsidRPr="008A4540" w:rsidR="00661191" w:rsidP="00007156" w:rsidRDefault="00661191" w14:paraId="597B788D" w14:textId="77777777">
            <w:pPr>
              <w:rPr>
                <w:rFonts w:ascii="Arial Narrow" w:hAnsi="Arial Narrow"/>
                <w:sz w:val="20"/>
                <w:szCs w:val="20"/>
              </w:rPr>
            </w:pPr>
          </w:p>
        </w:tc>
        <w:tc>
          <w:tcPr>
            <w:tcW w:w="6172" w:type="dxa"/>
            <w:tcMar/>
          </w:tcPr>
          <w:p w:rsidRPr="008A4540" w:rsidR="00661191" w:rsidP="00561DEA" w:rsidRDefault="00661191" w14:paraId="70CC9DEC" w14:textId="77777777">
            <w:pPr>
              <w:spacing w:line="240" w:lineRule="atLeast"/>
              <w:jc w:val="both"/>
              <w:rPr>
                <w:rFonts w:ascii="Arial Narrow" w:hAnsi="Arial Narrow" w:cs="Arial"/>
                <w:sz w:val="20"/>
                <w:szCs w:val="20"/>
              </w:rPr>
            </w:pPr>
            <w:r w:rsidRPr="008A4540">
              <w:rPr>
                <w:rFonts w:ascii="Arial Narrow" w:hAnsi="Arial Narrow" w:cs="Arial"/>
                <w:sz w:val="20"/>
                <w:szCs w:val="20"/>
              </w:rPr>
              <w:t>Castiga al que maliciosamente obtuviere el reconocimiento de la calidad de poseedor regular de un bien raíz conforme a las normas de esta Ley.</w:t>
            </w:r>
          </w:p>
        </w:tc>
      </w:tr>
      <w:tr w:rsidRPr="008A4540" w:rsidR="00661191" w:rsidTr="5FFAE9BA" w14:paraId="5CF1E2DC" w14:textId="77777777">
        <w:trPr>
          <w:trHeight w:val="74"/>
        </w:trPr>
        <w:tc>
          <w:tcPr>
            <w:tcW w:w="3150" w:type="dxa"/>
            <w:tcMar/>
          </w:tcPr>
          <w:p w:rsidRPr="008A4540" w:rsidR="00661191" w:rsidP="00007156" w:rsidRDefault="00661191" w14:paraId="65E39873" w14:textId="77777777">
            <w:pPr>
              <w:rPr>
                <w:rFonts w:ascii="Arial Narrow" w:hAnsi="Arial Narrow"/>
                <w:sz w:val="20"/>
                <w:szCs w:val="20"/>
              </w:rPr>
            </w:pPr>
          </w:p>
        </w:tc>
        <w:tc>
          <w:tcPr>
            <w:tcW w:w="6172" w:type="dxa"/>
            <w:tcMar/>
          </w:tcPr>
          <w:p w:rsidRPr="008A4540" w:rsidR="00661191" w:rsidP="00561DEA" w:rsidRDefault="00661191" w14:paraId="675C59E7" w14:textId="77777777">
            <w:pPr>
              <w:spacing w:line="240" w:lineRule="atLeast"/>
              <w:ind w:left="72"/>
              <w:jc w:val="both"/>
              <w:rPr>
                <w:rFonts w:ascii="Arial Narrow" w:hAnsi="Arial Narrow" w:cs="Arial"/>
                <w:sz w:val="20"/>
                <w:szCs w:val="20"/>
              </w:rPr>
            </w:pPr>
          </w:p>
        </w:tc>
      </w:tr>
      <w:tr w:rsidRPr="008A4540" w:rsidR="00661191" w:rsidTr="5FFAE9BA" w14:paraId="1FE7151A" w14:textId="77777777">
        <w:trPr>
          <w:trHeight w:val="74"/>
        </w:trPr>
        <w:tc>
          <w:tcPr>
            <w:tcW w:w="3150" w:type="dxa"/>
            <w:tcMar/>
          </w:tcPr>
          <w:p w:rsidRPr="008A4540" w:rsidR="00661191" w:rsidP="00007156" w:rsidRDefault="00661191" w14:paraId="6DD8CEA8" w14:textId="77777777">
            <w:pPr>
              <w:rPr>
                <w:rFonts w:ascii="Arial Narrow" w:hAnsi="Arial Narrow" w:cs="Arial"/>
                <w:b/>
                <w:sz w:val="20"/>
                <w:szCs w:val="20"/>
              </w:rPr>
            </w:pPr>
            <w:r w:rsidRPr="008A4540">
              <w:rPr>
                <w:rFonts w:ascii="Arial Narrow" w:hAnsi="Arial Narrow" w:cs="Arial"/>
                <w:b/>
                <w:sz w:val="20"/>
                <w:szCs w:val="20"/>
              </w:rPr>
              <w:t>12131</w:t>
            </w:r>
          </w:p>
        </w:tc>
        <w:tc>
          <w:tcPr>
            <w:tcW w:w="6172" w:type="dxa"/>
            <w:tcMar/>
          </w:tcPr>
          <w:p w:rsidRPr="008A4540" w:rsidR="00661191" w:rsidP="00561DEA" w:rsidRDefault="00661191" w14:paraId="317CE843" w14:textId="77777777">
            <w:pPr>
              <w:jc w:val="both"/>
              <w:rPr>
                <w:rFonts w:ascii="Arial Narrow" w:hAnsi="Arial Narrow" w:cs="Arial"/>
                <w:b/>
                <w:sz w:val="20"/>
                <w:szCs w:val="20"/>
              </w:rPr>
            </w:pPr>
            <w:r w:rsidRPr="008A4540">
              <w:rPr>
                <w:rFonts w:ascii="Arial Narrow" w:hAnsi="Arial Narrow" w:cs="Arial"/>
                <w:b/>
                <w:sz w:val="20"/>
                <w:szCs w:val="20"/>
              </w:rPr>
              <w:t>VIGILANCIA PRIVADA NO AUTORIZADA.</w:t>
            </w:r>
          </w:p>
        </w:tc>
      </w:tr>
      <w:tr w:rsidRPr="008A4540" w:rsidR="00661191" w:rsidTr="5FFAE9BA" w14:paraId="2A4E8A20" w14:textId="77777777">
        <w:trPr>
          <w:trHeight w:val="74"/>
        </w:trPr>
        <w:tc>
          <w:tcPr>
            <w:tcW w:w="3150" w:type="dxa"/>
            <w:tcMar/>
          </w:tcPr>
          <w:p w:rsidRPr="008A4540" w:rsidR="00661191" w:rsidP="00007156" w:rsidRDefault="00661191" w14:paraId="7F215A36" w14:textId="77777777">
            <w:pPr>
              <w:rPr>
                <w:rFonts w:ascii="Arial Narrow" w:hAnsi="Arial Narrow"/>
                <w:sz w:val="20"/>
                <w:szCs w:val="20"/>
              </w:rPr>
            </w:pPr>
          </w:p>
        </w:tc>
        <w:tc>
          <w:tcPr>
            <w:tcW w:w="6172" w:type="dxa"/>
            <w:tcMar/>
          </w:tcPr>
          <w:p w:rsidRPr="008A4540" w:rsidR="00661191" w:rsidP="00007156" w:rsidRDefault="00661191" w14:paraId="3D8ECCAB" w14:textId="77777777">
            <w:pPr>
              <w:jc w:val="both"/>
              <w:rPr>
                <w:rFonts w:ascii="Arial Narrow" w:hAnsi="Arial Narrow" w:cs="Arial"/>
                <w:sz w:val="20"/>
                <w:szCs w:val="20"/>
              </w:rPr>
            </w:pPr>
            <w:r w:rsidRPr="008A4540">
              <w:rPr>
                <w:rFonts w:ascii="Arial Narrow" w:hAnsi="Arial Narrow" w:cs="Arial"/>
                <w:sz w:val="20"/>
                <w:szCs w:val="20"/>
              </w:rPr>
              <w:t>ART. 5 bis Decreto Ley 3.607, de 1981</w:t>
            </w:r>
          </w:p>
        </w:tc>
      </w:tr>
      <w:tr w:rsidRPr="008A4540" w:rsidR="00661191" w:rsidTr="5FFAE9BA" w14:paraId="7B4DCA3B" w14:textId="77777777">
        <w:trPr>
          <w:trHeight w:val="74"/>
        </w:trPr>
        <w:tc>
          <w:tcPr>
            <w:tcW w:w="3150" w:type="dxa"/>
            <w:tcMar/>
          </w:tcPr>
          <w:p w:rsidRPr="008A4540" w:rsidR="00661191" w:rsidP="00007156" w:rsidRDefault="00661191" w14:paraId="2215A47A" w14:textId="77777777">
            <w:pPr>
              <w:rPr>
                <w:rFonts w:ascii="Arial Narrow" w:hAnsi="Arial Narrow"/>
                <w:sz w:val="20"/>
                <w:szCs w:val="20"/>
              </w:rPr>
            </w:pPr>
          </w:p>
        </w:tc>
        <w:tc>
          <w:tcPr>
            <w:tcW w:w="6172" w:type="dxa"/>
            <w:tcMar/>
          </w:tcPr>
          <w:p w:rsidRPr="008A4540" w:rsidR="00661191" w:rsidP="00007156" w:rsidRDefault="00661191" w14:paraId="2786D95F" w14:textId="4698F9FF">
            <w:pPr>
              <w:jc w:val="both"/>
              <w:rPr>
                <w:rFonts w:ascii="Arial Narrow" w:hAnsi="Arial Narrow" w:cs="Arial"/>
                <w:sz w:val="20"/>
                <w:szCs w:val="20"/>
              </w:rPr>
            </w:pPr>
            <w:r w:rsidRPr="008A4540">
              <w:rPr>
                <w:rFonts w:ascii="Arial Narrow" w:hAnsi="Arial Narrow" w:cs="Arial"/>
                <w:sz w:val="20"/>
                <w:szCs w:val="20"/>
              </w:rPr>
              <w:t>Castiga a quienes proporcionen u ofrezcan vigilantes privados sin autorización.</w:t>
            </w:r>
          </w:p>
        </w:tc>
      </w:tr>
      <w:tr w:rsidRPr="008A4540" w:rsidR="00661191" w:rsidTr="5FFAE9BA" w14:paraId="71C77EA5" w14:textId="77777777">
        <w:trPr>
          <w:trHeight w:val="74"/>
        </w:trPr>
        <w:tc>
          <w:tcPr>
            <w:tcW w:w="3150" w:type="dxa"/>
            <w:tcMar/>
          </w:tcPr>
          <w:p w:rsidRPr="008A4540" w:rsidR="00661191" w:rsidP="00007156" w:rsidRDefault="00661191" w14:paraId="17B6B503" w14:textId="77777777">
            <w:pPr>
              <w:rPr>
                <w:rFonts w:ascii="Arial Narrow" w:hAnsi="Arial Narrow"/>
                <w:sz w:val="20"/>
                <w:szCs w:val="20"/>
              </w:rPr>
            </w:pPr>
          </w:p>
        </w:tc>
        <w:tc>
          <w:tcPr>
            <w:tcW w:w="6172" w:type="dxa"/>
            <w:tcMar/>
          </w:tcPr>
          <w:p w:rsidRPr="008A4540" w:rsidR="00661191" w:rsidP="00007156" w:rsidRDefault="00661191" w14:paraId="574AF5E0" w14:textId="77777777">
            <w:pPr>
              <w:jc w:val="both"/>
              <w:rPr>
                <w:rFonts w:ascii="Arial Narrow" w:hAnsi="Arial Narrow" w:cs="Arial"/>
                <w:sz w:val="20"/>
                <w:szCs w:val="20"/>
              </w:rPr>
            </w:pPr>
          </w:p>
        </w:tc>
      </w:tr>
      <w:tr w:rsidRPr="008A4540" w:rsidR="00661191" w:rsidTr="5FFAE9BA" w14:paraId="1FFCAAD0" w14:textId="77777777">
        <w:trPr>
          <w:trHeight w:val="74"/>
        </w:trPr>
        <w:tc>
          <w:tcPr>
            <w:tcW w:w="3150" w:type="dxa"/>
            <w:tcMar/>
          </w:tcPr>
          <w:p w:rsidRPr="008A4540" w:rsidR="00661191" w:rsidP="00007156" w:rsidRDefault="00661191" w14:paraId="72542687" w14:textId="77777777">
            <w:pPr>
              <w:rPr>
                <w:rFonts w:ascii="Arial Narrow" w:hAnsi="Arial Narrow" w:cs="Arial"/>
                <w:b/>
                <w:sz w:val="20"/>
                <w:szCs w:val="20"/>
              </w:rPr>
            </w:pPr>
            <w:r w:rsidRPr="008A4540">
              <w:rPr>
                <w:rFonts w:ascii="Arial Narrow" w:hAnsi="Arial Narrow" w:cs="Arial"/>
                <w:b/>
                <w:sz w:val="20"/>
                <w:szCs w:val="20"/>
              </w:rPr>
              <w:t>12132</w:t>
            </w:r>
          </w:p>
        </w:tc>
        <w:tc>
          <w:tcPr>
            <w:tcW w:w="6172" w:type="dxa"/>
            <w:tcMar/>
          </w:tcPr>
          <w:p w:rsidRPr="008A4540" w:rsidR="00661191" w:rsidP="00007156" w:rsidRDefault="00661191" w14:paraId="2156F4DE" w14:textId="3CD2FAC6">
            <w:pPr>
              <w:jc w:val="both"/>
              <w:rPr>
                <w:rFonts w:ascii="Arial Narrow" w:hAnsi="Arial Narrow" w:cs="Arial"/>
                <w:b/>
                <w:sz w:val="20"/>
                <w:szCs w:val="20"/>
              </w:rPr>
            </w:pPr>
            <w:r w:rsidRPr="008A4540">
              <w:rPr>
                <w:rFonts w:ascii="Arial Narrow" w:hAnsi="Arial Narrow" w:cs="Arial"/>
                <w:b/>
                <w:sz w:val="20"/>
                <w:szCs w:val="20"/>
              </w:rPr>
              <w:t xml:space="preserve">INFRACCIÓN LEY GRAL DE TELECOMUNICACIONES LETRAS A, B, </w:t>
            </w:r>
            <w:proofErr w:type="gramStart"/>
            <w:r w:rsidRPr="008A4540">
              <w:rPr>
                <w:rFonts w:ascii="Arial Narrow" w:hAnsi="Arial Narrow" w:cs="Arial"/>
                <w:b/>
                <w:sz w:val="20"/>
                <w:szCs w:val="20"/>
              </w:rPr>
              <w:t>C</w:t>
            </w:r>
            <w:r w:rsidR="000F41D8">
              <w:rPr>
                <w:rFonts w:ascii="Arial Narrow" w:hAnsi="Arial Narrow" w:cs="Arial"/>
                <w:b/>
                <w:sz w:val="20"/>
                <w:szCs w:val="20"/>
              </w:rPr>
              <w:t>,</w:t>
            </w:r>
            <w:r w:rsidRPr="008A4540">
              <w:rPr>
                <w:rFonts w:ascii="Arial Narrow" w:hAnsi="Arial Narrow" w:cs="Arial"/>
                <w:b/>
                <w:sz w:val="20"/>
                <w:szCs w:val="20"/>
              </w:rPr>
              <w:t>D</w:t>
            </w:r>
            <w:proofErr w:type="gramEnd"/>
            <w:r w:rsidR="000F41D8">
              <w:rPr>
                <w:rFonts w:ascii="Arial Narrow" w:hAnsi="Arial Narrow" w:cs="Arial"/>
                <w:b/>
                <w:sz w:val="20"/>
                <w:szCs w:val="20"/>
              </w:rPr>
              <w:t>, G Y F</w:t>
            </w:r>
            <w:r w:rsidRPr="008A4540">
              <w:rPr>
                <w:rFonts w:ascii="Arial Narrow" w:hAnsi="Arial Narrow" w:cs="Arial"/>
                <w:b/>
                <w:sz w:val="20"/>
                <w:szCs w:val="20"/>
              </w:rPr>
              <w:t xml:space="preserve"> (EXCLUYE LETRA E).</w:t>
            </w:r>
          </w:p>
        </w:tc>
      </w:tr>
      <w:tr w:rsidRPr="008A4540" w:rsidR="00661191" w:rsidTr="5FFAE9BA" w14:paraId="04E2AFF9" w14:textId="77777777">
        <w:trPr>
          <w:trHeight w:val="74"/>
        </w:trPr>
        <w:tc>
          <w:tcPr>
            <w:tcW w:w="3150" w:type="dxa"/>
            <w:tcMar/>
          </w:tcPr>
          <w:p w:rsidRPr="008A4540" w:rsidR="00661191" w:rsidP="00007156" w:rsidRDefault="00661191" w14:paraId="3B31AFF3" w14:textId="77777777">
            <w:pPr>
              <w:rPr>
                <w:rFonts w:ascii="Arial Narrow" w:hAnsi="Arial Narrow"/>
                <w:sz w:val="20"/>
                <w:szCs w:val="20"/>
              </w:rPr>
            </w:pPr>
          </w:p>
        </w:tc>
        <w:tc>
          <w:tcPr>
            <w:tcW w:w="6172" w:type="dxa"/>
            <w:tcMar/>
          </w:tcPr>
          <w:p w:rsidRPr="008A4540" w:rsidR="00661191" w:rsidP="00007156" w:rsidRDefault="00661191" w14:paraId="7C37D491" w14:textId="77777777">
            <w:pPr>
              <w:jc w:val="both"/>
              <w:rPr>
                <w:rFonts w:ascii="Arial Narrow" w:hAnsi="Arial Narrow" w:cs="Arial"/>
                <w:sz w:val="20"/>
                <w:szCs w:val="20"/>
              </w:rPr>
            </w:pPr>
            <w:r w:rsidRPr="008A4540">
              <w:rPr>
                <w:rFonts w:ascii="Arial Narrow" w:hAnsi="Arial Narrow" w:cs="Arial"/>
                <w:sz w:val="20"/>
                <w:szCs w:val="20"/>
              </w:rPr>
              <w:t>ART. 36 b Ley General de Telecomunicaciones</w:t>
            </w:r>
          </w:p>
        </w:tc>
      </w:tr>
      <w:tr w:rsidRPr="008A4540" w:rsidR="00661191" w:rsidTr="5FFAE9BA" w14:paraId="15D740F6" w14:textId="77777777">
        <w:trPr>
          <w:trHeight w:val="74"/>
        </w:trPr>
        <w:tc>
          <w:tcPr>
            <w:tcW w:w="3150" w:type="dxa"/>
            <w:tcMar/>
          </w:tcPr>
          <w:p w:rsidRPr="008A4540" w:rsidR="00661191" w:rsidP="00007156" w:rsidRDefault="00661191" w14:paraId="07858926" w14:textId="77777777">
            <w:pPr>
              <w:rPr>
                <w:rFonts w:ascii="Arial Narrow" w:hAnsi="Arial Narrow"/>
                <w:sz w:val="20"/>
                <w:szCs w:val="20"/>
              </w:rPr>
            </w:pPr>
          </w:p>
        </w:tc>
        <w:tc>
          <w:tcPr>
            <w:tcW w:w="6172" w:type="dxa"/>
            <w:tcMar/>
          </w:tcPr>
          <w:p w:rsidRPr="00E25EFA" w:rsidR="00E25EFA" w:rsidP="00E25EFA" w:rsidRDefault="00E25EFA" w14:paraId="2F53CEC3" w14:textId="50EC9BD0">
            <w:pPr>
              <w:jc w:val="both"/>
              <w:rPr>
                <w:rFonts w:ascii="Arial Narrow" w:hAnsi="Arial Narrow" w:cs="Arial"/>
                <w:sz w:val="20"/>
                <w:szCs w:val="20"/>
              </w:rPr>
            </w:pPr>
            <w:r w:rsidRPr="00E25EFA">
              <w:rPr>
                <w:rFonts w:ascii="Arial Narrow" w:hAnsi="Arial Narrow" w:cs="Arial"/>
                <w:sz w:val="20"/>
                <w:szCs w:val="20"/>
              </w:rPr>
              <w:t>El que maliciosamente destruya, dañe o inutilice la infraestructura de telecomunicaciones, e interrumpa su servicio</w:t>
            </w:r>
            <w:r>
              <w:rPr>
                <w:rFonts w:ascii="Arial Narrow" w:hAnsi="Arial Narrow" w:cs="Arial"/>
                <w:sz w:val="20"/>
                <w:szCs w:val="20"/>
              </w:rPr>
              <w:t>.</w:t>
            </w:r>
          </w:p>
          <w:p w:rsidRPr="008A4540" w:rsidR="00661191" w:rsidP="00E25EFA" w:rsidRDefault="00E25EFA" w14:paraId="62DB65A4" w14:textId="627280AC">
            <w:pPr>
              <w:jc w:val="both"/>
              <w:rPr>
                <w:rFonts w:ascii="Arial Narrow" w:hAnsi="Arial Narrow" w:cs="Arial"/>
                <w:sz w:val="20"/>
                <w:szCs w:val="20"/>
              </w:rPr>
            </w:pPr>
            <w:r w:rsidRPr="00E25EFA">
              <w:rPr>
                <w:rFonts w:ascii="Arial Narrow" w:hAnsi="Arial Narrow" w:cs="Arial"/>
                <w:sz w:val="20"/>
                <w:szCs w:val="20"/>
              </w:rPr>
              <w:t>Sanciona: Operar o explotar servicios o instalaciones de telecomunicaciones de libre recepción o de radiodifusión sin autorización; el interferir, interceptar o interrumpir un servicio de telecomunicaciones; interceptar, captar o grabar sin autorización cualquier tipo de señal de telecomunicaciones, o difundir la comunicación obtenida por tales medios; La difusión pública o privada de cualquier comunicación obtenida de la forma precedente; vulnerar el deber de reserva o secreto mediante el acceso, almacenamiento o difusión de los antecedentes o la información previsto en los artículos 218 bis, 219 y 222 del Código Procesal Penal; destruya, dañe o inutilice maliciosamente la infraestructura de telecomunicaciones, e interrumpa su servicio.</w:t>
            </w:r>
          </w:p>
        </w:tc>
      </w:tr>
      <w:tr w:rsidRPr="008A4540" w:rsidR="00661191" w:rsidTr="5FFAE9BA" w14:paraId="22BCEF9D" w14:textId="77777777">
        <w:trPr>
          <w:trHeight w:val="74"/>
        </w:trPr>
        <w:tc>
          <w:tcPr>
            <w:tcW w:w="3150" w:type="dxa"/>
            <w:tcMar/>
          </w:tcPr>
          <w:p w:rsidRPr="008A4540" w:rsidR="00661191" w:rsidP="00007156" w:rsidRDefault="00661191" w14:paraId="699CBD5F" w14:textId="77777777">
            <w:pPr>
              <w:rPr>
                <w:rFonts w:ascii="Arial Narrow" w:hAnsi="Arial Narrow"/>
                <w:sz w:val="20"/>
                <w:szCs w:val="20"/>
              </w:rPr>
            </w:pPr>
          </w:p>
        </w:tc>
        <w:tc>
          <w:tcPr>
            <w:tcW w:w="6172" w:type="dxa"/>
            <w:tcMar/>
          </w:tcPr>
          <w:p w:rsidRPr="008A4540" w:rsidR="00661191" w:rsidP="00007156" w:rsidRDefault="00661191" w14:paraId="3D19D2E8" w14:textId="77777777">
            <w:pPr>
              <w:jc w:val="both"/>
              <w:rPr>
                <w:rFonts w:ascii="Arial Narrow" w:hAnsi="Arial Narrow" w:cs="Arial"/>
                <w:sz w:val="20"/>
                <w:szCs w:val="20"/>
              </w:rPr>
            </w:pPr>
          </w:p>
        </w:tc>
      </w:tr>
      <w:tr w:rsidRPr="008A4540" w:rsidR="00661191" w:rsidTr="5FFAE9BA" w14:paraId="59C1D950" w14:textId="77777777">
        <w:trPr>
          <w:trHeight w:val="74"/>
        </w:trPr>
        <w:tc>
          <w:tcPr>
            <w:tcW w:w="3150" w:type="dxa"/>
            <w:tcMar/>
          </w:tcPr>
          <w:p w:rsidRPr="008A4540" w:rsidR="00661191" w:rsidP="00007156" w:rsidRDefault="00661191" w14:paraId="7DE3E4EC" w14:textId="77777777">
            <w:pPr>
              <w:rPr>
                <w:rFonts w:ascii="Arial Narrow" w:hAnsi="Arial Narrow" w:cs="Arial"/>
                <w:b/>
                <w:sz w:val="20"/>
                <w:szCs w:val="20"/>
              </w:rPr>
            </w:pPr>
            <w:r w:rsidRPr="008A4540">
              <w:rPr>
                <w:rFonts w:ascii="Arial Narrow" w:hAnsi="Arial Narrow" w:cs="Arial"/>
                <w:b/>
                <w:sz w:val="20"/>
                <w:szCs w:val="20"/>
              </w:rPr>
              <w:t>12133</w:t>
            </w:r>
          </w:p>
        </w:tc>
        <w:tc>
          <w:tcPr>
            <w:tcW w:w="6172" w:type="dxa"/>
            <w:tcMar/>
          </w:tcPr>
          <w:p w:rsidRPr="008A4540" w:rsidR="00661191" w:rsidP="00007156" w:rsidRDefault="00661191" w14:paraId="2AD21D7C" w14:textId="77777777">
            <w:pPr>
              <w:jc w:val="both"/>
              <w:rPr>
                <w:rFonts w:ascii="Arial Narrow" w:hAnsi="Arial Narrow" w:cs="Arial"/>
                <w:b/>
                <w:sz w:val="20"/>
                <w:szCs w:val="20"/>
              </w:rPr>
            </w:pPr>
            <w:r w:rsidRPr="008A4540">
              <w:rPr>
                <w:rFonts w:ascii="Arial Narrow" w:hAnsi="Arial Narrow" w:cs="Arial"/>
                <w:b/>
                <w:sz w:val="20"/>
                <w:szCs w:val="20"/>
              </w:rPr>
              <w:t>LAVADO DE DINERO PERSONA NATURAL.</w:t>
            </w:r>
          </w:p>
        </w:tc>
      </w:tr>
      <w:tr w:rsidRPr="008A4540" w:rsidR="00661191" w:rsidTr="5FFAE9BA" w14:paraId="53199861" w14:textId="77777777">
        <w:trPr>
          <w:trHeight w:val="74"/>
        </w:trPr>
        <w:tc>
          <w:tcPr>
            <w:tcW w:w="3150" w:type="dxa"/>
            <w:tcMar/>
          </w:tcPr>
          <w:p w:rsidRPr="008A4540" w:rsidR="00661191" w:rsidP="00007156" w:rsidRDefault="00661191" w14:paraId="7CBAC5E6" w14:textId="77777777">
            <w:pPr>
              <w:rPr>
                <w:rFonts w:ascii="Arial Narrow" w:hAnsi="Arial Narrow"/>
                <w:sz w:val="20"/>
                <w:szCs w:val="20"/>
              </w:rPr>
            </w:pPr>
          </w:p>
        </w:tc>
        <w:tc>
          <w:tcPr>
            <w:tcW w:w="6172" w:type="dxa"/>
            <w:tcMar/>
          </w:tcPr>
          <w:p w:rsidRPr="008A4540" w:rsidR="00661191" w:rsidP="00007156" w:rsidRDefault="00661191" w14:paraId="244701B7" w14:textId="77777777">
            <w:pPr>
              <w:jc w:val="both"/>
              <w:rPr>
                <w:rFonts w:ascii="Arial Narrow" w:hAnsi="Arial Narrow" w:cs="Arial"/>
                <w:sz w:val="20"/>
                <w:szCs w:val="20"/>
              </w:rPr>
            </w:pPr>
            <w:r w:rsidRPr="008A4540">
              <w:rPr>
                <w:rFonts w:ascii="Arial Narrow" w:hAnsi="Arial Narrow" w:cs="Arial"/>
                <w:sz w:val="20"/>
                <w:szCs w:val="20"/>
              </w:rPr>
              <w:t>ART. 27 LEY 19.913</w:t>
            </w:r>
          </w:p>
        </w:tc>
      </w:tr>
      <w:tr w:rsidRPr="008A4540" w:rsidR="00661191" w:rsidTr="5FFAE9BA" w14:paraId="447DCEC5" w14:textId="77777777">
        <w:trPr>
          <w:trHeight w:val="74"/>
        </w:trPr>
        <w:tc>
          <w:tcPr>
            <w:tcW w:w="3150" w:type="dxa"/>
            <w:tcMar/>
          </w:tcPr>
          <w:p w:rsidRPr="008A4540" w:rsidR="00661191" w:rsidP="00007156" w:rsidRDefault="00661191" w14:paraId="17F7A558" w14:textId="77777777">
            <w:pPr>
              <w:rPr>
                <w:rFonts w:ascii="Arial Narrow" w:hAnsi="Arial Narrow"/>
                <w:sz w:val="20"/>
                <w:szCs w:val="20"/>
              </w:rPr>
            </w:pPr>
          </w:p>
        </w:tc>
        <w:tc>
          <w:tcPr>
            <w:tcW w:w="6172" w:type="dxa"/>
            <w:tcMar/>
          </w:tcPr>
          <w:p w:rsidRPr="008A4540" w:rsidR="00661191" w:rsidP="00687ABB" w:rsidRDefault="00661191" w14:paraId="18A6AD77" w14:textId="39CF06DA">
            <w:pPr>
              <w:jc w:val="both"/>
              <w:rPr>
                <w:rFonts w:ascii="Arial Narrow" w:hAnsi="Arial Narrow" w:cs="Arial"/>
                <w:sz w:val="20"/>
                <w:szCs w:val="20"/>
              </w:rPr>
            </w:pPr>
            <w:r w:rsidRPr="008A4540">
              <w:rPr>
                <w:rFonts w:ascii="Arial Narrow" w:hAnsi="Arial Narrow" w:cs="Arial"/>
                <w:sz w:val="20"/>
                <w:szCs w:val="20"/>
              </w:rPr>
              <w:t>Sanciona la persona natural que oculte o disimule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p w:rsidRPr="008A4540" w:rsidR="00661191" w:rsidP="00687ABB" w:rsidRDefault="00661191" w14:paraId="4D5968E6" w14:textId="77777777">
            <w:pPr>
              <w:jc w:val="both"/>
              <w:rPr>
                <w:rFonts w:ascii="Arial Narrow" w:hAnsi="Arial Narrow" w:cs="Arial"/>
                <w:sz w:val="20"/>
                <w:szCs w:val="20"/>
              </w:rPr>
            </w:pPr>
            <w:r w:rsidRPr="008A4540">
              <w:rPr>
                <w:rFonts w:ascii="Arial Narrow" w:hAnsi="Arial Narrow" w:cs="Arial"/>
                <w:sz w:val="20"/>
                <w:szCs w:val="20"/>
              </w:rPr>
              <w:t>Si los bienes provienen de un hecho realizado en el extranjero, que sea punible en su lugar de comisión y en Chile constituya alguno de los delitos señalados precedente.</w:t>
            </w:r>
          </w:p>
          <w:p w:rsidRPr="008A4540" w:rsidR="00661191" w:rsidP="00687ABB" w:rsidRDefault="00661191" w14:paraId="7A1A2202" w14:textId="77777777">
            <w:pPr>
              <w:jc w:val="both"/>
              <w:rPr>
                <w:rFonts w:ascii="Arial Narrow" w:hAnsi="Arial Narrow" w:cs="Arial"/>
                <w:sz w:val="20"/>
                <w:szCs w:val="20"/>
              </w:rPr>
            </w:pPr>
            <w:r w:rsidRPr="008A4540">
              <w:rPr>
                <w:rFonts w:ascii="Arial Narrow" w:hAnsi="Arial Narrow" w:cs="Arial"/>
                <w:sz w:val="20"/>
                <w:szCs w:val="20"/>
              </w:rPr>
              <w:t>Se entiende por bienes los objetos de cualquier clase apreciables en dinero, corporales o incorporales, muebles o inmuebles, tangibles o intangibles, como asimismo los documentos o instrumentos legales que acreditan la propiedad u otros derechos sobre los mismos.</w:t>
            </w:r>
          </w:p>
          <w:p w:rsidRPr="008A4540" w:rsidR="00661191" w:rsidP="00687ABB" w:rsidRDefault="00661191" w14:paraId="57979A7D" w14:textId="77777777">
            <w:pPr>
              <w:jc w:val="both"/>
              <w:rPr>
                <w:rFonts w:ascii="Arial Narrow" w:hAnsi="Arial Narrow" w:cs="Arial"/>
                <w:sz w:val="20"/>
                <w:szCs w:val="20"/>
              </w:rPr>
            </w:pPr>
            <w:r w:rsidRPr="008A4540">
              <w:rPr>
                <w:rFonts w:ascii="Arial Narrow" w:hAnsi="Arial Narrow" w:cs="Arial"/>
                <w:sz w:val="20"/>
                <w:szCs w:val="20"/>
              </w:rPr>
              <w:t xml:space="preserve">Hechos constitutivos: </w:t>
            </w:r>
          </w:p>
          <w:p w:rsidRPr="008A4540" w:rsidR="00661191" w:rsidP="00B765F3" w:rsidRDefault="00661191" w14:paraId="1055BE9A" w14:textId="68A2F8F3">
            <w:pPr>
              <w:jc w:val="both"/>
              <w:rPr>
                <w:rFonts w:ascii="Arial Narrow" w:hAnsi="Arial Narrow" w:cs="Arial"/>
                <w:sz w:val="20"/>
                <w:szCs w:val="20"/>
              </w:rPr>
            </w:pPr>
            <w:r w:rsidRPr="008A4540">
              <w:rPr>
                <w:rFonts w:ascii="Arial Narrow" w:hAnsi="Arial Narrow" w:cs="Arial"/>
                <w:sz w:val="20"/>
                <w:szCs w:val="20"/>
              </w:rPr>
              <w:t xml:space="preserve">Delitos contemplados en la ley Nº 20.000, que Sanciona el tráfico ilícito de estupefacientes y sustancias psicotrópicas; en la ley Nº 18.314, que Determina conductas terroristas y fija su penalidad; en el artículo 10 de la ley Nº 17.798, sobre Control de Armas; en el Título XI de la ley Nº 18.045, sobre Mercado de Valores; en el inciso primero del artículo 39 y en el Título XVII del decreto con fuerza de ley Nº 3, de 1997, del Ministerio de Hacienda, Ley General de Bancos; en los artículos 168, en relación con el artículo 178 números 2 y 3; 168 bis y 169, todos del decreto con fuerza de ley Nº 30, de 2004, del Ministerio de Hacienda, que aprueba el texto refundido, coordinado y sistematizado del decreto con fuerza de ley Nº 213, de 1953, del Ministerio de Hacienda, sobre Ordenanza de Aduanas; en el inciso segundo del artículo 81 de la ley Nº 17.336, sobre Propiedad Intelectual; en los artículos 59 y 64 de la ley Nº 18.840, orgánica constitucional del Banco Central de Chile; en el Título I de la ley 21.459, que Establece normas sobre delitos informáticos, deroga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19.223 y modifica otros cuerpos legales con el objeto de adecuarlos al Convenio de Budapest; en el párrafo tercero del número 4º del artículo 97 del Código Tributario y en los números 8 y 9 del mismo artículo respecto de los delitos contemplados en los Párrafos 4 bis y IV ter del Título IX del Libro II del Código Penal; en los Párrafos 4, 5, 6, 9 y 9 bis del Título V y 10 del Título VI, todos del Libro II del Código Penal; en los artículos 141, 142, 367, 367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w:t>
            </w:r>
            <w:proofErr w:type="spellStart"/>
            <w:r w:rsidRPr="008A4540">
              <w:rPr>
                <w:rFonts w:ascii="Arial Narrow" w:hAnsi="Arial Narrow" w:cs="Arial"/>
                <w:sz w:val="20"/>
                <w:szCs w:val="20"/>
              </w:rPr>
              <w:t>septies</w:t>
            </w:r>
            <w:proofErr w:type="spellEnd"/>
            <w:r w:rsidRPr="008A4540">
              <w:rPr>
                <w:rFonts w:ascii="Arial Narrow" w:hAnsi="Arial Narrow" w:cs="Arial"/>
                <w:sz w:val="20"/>
                <w:szCs w:val="20"/>
              </w:rPr>
              <w:t xml:space="preserve">,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411 quinquies, y en los artículos 467 número 1 del inciso primero e inciso final, 468 y 470, numerales 1°, 8° y 11, en relación con el referido número 1 del inciso primero y con su inciso final del artículo 467, todos del Código Penal; en las letras f) y h) del artículo 7 de la ley Nº 20.009; en los artículos 305, 306, 307, 308 y 310, en relación con los números 2 y 5 del artículo 305, todos del Código Penal; en los artículos 139, 139 bis y 139 ter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18.892, General de Pesca y Acuicultura; en los artículos 30 y 31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19.473; en el artículo 21 del decreto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4.363, de 1931, del Ministerio de Tierras y Colonización, que aprueba texto definitivo de la Ley de Bosques; en el artículo 11 de la ley Nº 20.962, que aplica Convención sobre el Comercio Internacional de Especies Amenazadas de Flora y Fauna Silvestre; o bien, a sabiendas de dicho origen, oculte o disimule estos bienes.</w:t>
            </w:r>
          </w:p>
        </w:tc>
      </w:tr>
      <w:tr w:rsidRPr="008A4540" w:rsidR="00661191" w:rsidTr="5FFAE9BA" w14:paraId="1BB52A33" w14:textId="77777777">
        <w:trPr>
          <w:trHeight w:val="74"/>
        </w:trPr>
        <w:tc>
          <w:tcPr>
            <w:tcW w:w="3150" w:type="dxa"/>
            <w:tcMar/>
          </w:tcPr>
          <w:p w:rsidRPr="008A4540" w:rsidR="00661191" w:rsidP="00007156" w:rsidRDefault="00661191" w14:paraId="164C0AA4" w14:textId="77777777">
            <w:pPr>
              <w:rPr>
                <w:rFonts w:ascii="Arial Narrow" w:hAnsi="Arial Narrow"/>
                <w:sz w:val="20"/>
                <w:szCs w:val="20"/>
              </w:rPr>
            </w:pPr>
          </w:p>
        </w:tc>
        <w:tc>
          <w:tcPr>
            <w:tcW w:w="6172" w:type="dxa"/>
            <w:tcMar/>
          </w:tcPr>
          <w:p w:rsidRPr="008A4540" w:rsidR="00661191" w:rsidP="00007156" w:rsidRDefault="00661191" w14:paraId="7E40EC46" w14:textId="77777777">
            <w:pPr>
              <w:jc w:val="both"/>
              <w:rPr>
                <w:rFonts w:ascii="Arial Narrow" w:hAnsi="Arial Narrow" w:cs="Arial"/>
                <w:sz w:val="20"/>
                <w:szCs w:val="20"/>
              </w:rPr>
            </w:pPr>
          </w:p>
        </w:tc>
      </w:tr>
      <w:tr w:rsidRPr="008A4540" w:rsidR="00661191" w:rsidTr="5FFAE9BA" w14:paraId="1080425D" w14:textId="77777777">
        <w:trPr>
          <w:trHeight w:val="74"/>
        </w:trPr>
        <w:tc>
          <w:tcPr>
            <w:tcW w:w="3150" w:type="dxa"/>
            <w:tcMar/>
          </w:tcPr>
          <w:p w:rsidRPr="008A4540" w:rsidR="00661191" w:rsidP="00007156" w:rsidRDefault="00661191" w14:paraId="29723794" w14:textId="77777777">
            <w:pPr>
              <w:rPr>
                <w:rFonts w:ascii="Arial Narrow" w:hAnsi="Arial Narrow"/>
                <w:sz w:val="20"/>
                <w:szCs w:val="20"/>
              </w:rPr>
            </w:pPr>
            <w:r w:rsidRPr="008A4540">
              <w:rPr>
                <w:rFonts w:ascii="Arial Narrow" w:hAnsi="Arial Narrow" w:cs="Arial"/>
                <w:b/>
                <w:bCs/>
                <w:sz w:val="20"/>
                <w:szCs w:val="20"/>
              </w:rPr>
              <w:t>12134</w:t>
            </w:r>
          </w:p>
        </w:tc>
        <w:tc>
          <w:tcPr>
            <w:tcW w:w="6172" w:type="dxa"/>
            <w:tcMar/>
          </w:tcPr>
          <w:p w:rsidRPr="008A4540" w:rsidR="00661191" w:rsidP="00007156" w:rsidRDefault="00661191" w14:paraId="1DCB04B4" w14:textId="5B748CDC">
            <w:pPr>
              <w:rPr>
                <w:rFonts w:ascii="Arial Narrow" w:hAnsi="Arial Narrow" w:cs="Arial"/>
                <w:sz w:val="20"/>
                <w:szCs w:val="20"/>
              </w:rPr>
            </w:pPr>
            <w:r w:rsidRPr="008A4540">
              <w:rPr>
                <w:rFonts w:ascii="Arial Narrow" w:hAnsi="Arial Narrow" w:cs="Arial"/>
                <w:b/>
                <w:sz w:val="20"/>
                <w:szCs w:val="20"/>
              </w:rPr>
              <w:t>OTRAS INFRACCIONES A LA LEY 19.913.</w:t>
            </w:r>
          </w:p>
        </w:tc>
      </w:tr>
      <w:tr w:rsidRPr="008A4540" w:rsidR="00661191" w:rsidTr="5FFAE9BA" w14:paraId="13C083E2" w14:textId="77777777">
        <w:trPr>
          <w:trHeight w:val="74"/>
        </w:trPr>
        <w:tc>
          <w:tcPr>
            <w:tcW w:w="3150" w:type="dxa"/>
            <w:tcMar/>
          </w:tcPr>
          <w:p w:rsidRPr="008A4540" w:rsidR="00661191" w:rsidP="00007156" w:rsidRDefault="00661191" w14:paraId="237E9C84" w14:textId="77777777">
            <w:pPr>
              <w:rPr>
                <w:rFonts w:ascii="Arial Narrow" w:hAnsi="Arial Narrow"/>
                <w:sz w:val="20"/>
                <w:szCs w:val="20"/>
              </w:rPr>
            </w:pPr>
          </w:p>
        </w:tc>
        <w:tc>
          <w:tcPr>
            <w:tcW w:w="6172" w:type="dxa"/>
            <w:tcMar/>
          </w:tcPr>
          <w:p w:rsidRPr="008A4540" w:rsidR="00661191" w:rsidP="00007156" w:rsidRDefault="00661191" w14:paraId="03955A94" w14:textId="6206E253">
            <w:pPr>
              <w:jc w:val="both"/>
              <w:rPr>
                <w:rFonts w:ascii="Arial Narrow" w:hAnsi="Arial Narrow" w:cs="Arial"/>
                <w:sz w:val="20"/>
                <w:szCs w:val="20"/>
              </w:rPr>
            </w:pPr>
            <w:r w:rsidRPr="008A4540">
              <w:rPr>
                <w:rFonts w:ascii="Arial Narrow" w:hAnsi="Arial Narrow" w:cs="Arial"/>
                <w:sz w:val="20"/>
                <w:szCs w:val="20"/>
              </w:rPr>
              <w:t>Incluye infracciones a cualquier otra norma contenida en la Ley 19.913.</w:t>
            </w:r>
          </w:p>
        </w:tc>
      </w:tr>
      <w:tr w:rsidRPr="008A4540" w:rsidR="00661191" w:rsidTr="5FFAE9BA" w14:paraId="059FC1CC" w14:textId="77777777">
        <w:trPr>
          <w:trHeight w:val="74"/>
        </w:trPr>
        <w:tc>
          <w:tcPr>
            <w:tcW w:w="3150" w:type="dxa"/>
            <w:tcMar/>
          </w:tcPr>
          <w:p w:rsidRPr="008A4540" w:rsidR="00661191" w:rsidP="00007156" w:rsidRDefault="00661191" w14:paraId="37EAB12B" w14:textId="77777777">
            <w:pPr>
              <w:rPr>
                <w:rFonts w:ascii="Arial Narrow" w:hAnsi="Arial Narrow"/>
                <w:sz w:val="20"/>
                <w:szCs w:val="20"/>
              </w:rPr>
            </w:pPr>
          </w:p>
        </w:tc>
        <w:tc>
          <w:tcPr>
            <w:tcW w:w="6172" w:type="dxa"/>
            <w:tcMar/>
          </w:tcPr>
          <w:p w:rsidRPr="008A4540" w:rsidR="00661191" w:rsidP="00007156" w:rsidRDefault="00661191" w14:paraId="419B808F" w14:textId="77777777">
            <w:pPr>
              <w:jc w:val="both"/>
              <w:rPr>
                <w:rFonts w:ascii="Arial Narrow" w:hAnsi="Arial Narrow" w:cs="Arial"/>
                <w:sz w:val="20"/>
                <w:szCs w:val="20"/>
              </w:rPr>
            </w:pPr>
          </w:p>
        </w:tc>
      </w:tr>
      <w:tr w:rsidRPr="008A4540" w:rsidR="00661191" w:rsidTr="5FFAE9BA" w14:paraId="4BF6523E" w14:textId="77777777">
        <w:trPr>
          <w:trHeight w:val="74"/>
        </w:trPr>
        <w:tc>
          <w:tcPr>
            <w:tcW w:w="3150" w:type="dxa"/>
            <w:tcMar/>
          </w:tcPr>
          <w:p w:rsidRPr="008A4540" w:rsidR="00661191" w:rsidP="00007156" w:rsidRDefault="00661191" w14:paraId="5B903DB5" w14:textId="77777777">
            <w:pPr>
              <w:rPr>
                <w:rFonts w:ascii="Arial Narrow" w:hAnsi="Arial Narrow"/>
                <w:sz w:val="20"/>
                <w:szCs w:val="20"/>
              </w:rPr>
            </w:pPr>
            <w:r w:rsidRPr="008A4540">
              <w:rPr>
                <w:rFonts w:ascii="Arial Narrow" w:hAnsi="Arial Narrow" w:cs="Arial"/>
                <w:b/>
                <w:bCs/>
                <w:sz w:val="20"/>
                <w:szCs w:val="20"/>
              </w:rPr>
              <w:t>12135</w:t>
            </w:r>
          </w:p>
        </w:tc>
        <w:tc>
          <w:tcPr>
            <w:tcW w:w="6172" w:type="dxa"/>
            <w:tcMar/>
          </w:tcPr>
          <w:p w:rsidRPr="008A4540" w:rsidR="00661191" w:rsidP="00687ABB" w:rsidRDefault="00661191" w14:paraId="479C22F8" w14:textId="7D93CAA2">
            <w:pPr>
              <w:jc w:val="both"/>
              <w:rPr>
                <w:rFonts w:ascii="Arial Narrow" w:hAnsi="Arial Narrow" w:cs="Arial"/>
                <w:sz w:val="20"/>
                <w:szCs w:val="20"/>
              </w:rPr>
            </w:pPr>
            <w:r w:rsidRPr="008A4540">
              <w:rPr>
                <w:rFonts w:ascii="Arial Narrow" w:hAnsi="Arial Narrow" w:cs="Arial"/>
                <w:b/>
                <w:sz w:val="20"/>
                <w:szCs w:val="20"/>
              </w:rPr>
              <w:t>INFRACCIÓN A LA LEY MERCADO DE VALORES.</w:t>
            </w:r>
          </w:p>
        </w:tc>
      </w:tr>
      <w:tr w:rsidRPr="008A4540" w:rsidR="00661191" w:rsidTr="5FFAE9BA" w14:paraId="68DBE9A2" w14:textId="77777777">
        <w:trPr>
          <w:trHeight w:val="74"/>
        </w:trPr>
        <w:tc>
          <w:tcPr>
            <w:tcW w:w="3150" w:type="dxa"/>
            <w:tcMar/>
          </w:tcPr>
          <w:p w:rsidRPr="008A4540" w:rsidR="00661191" w:rsidP="00007156" w:rsidRDefault="00661191" w14:paraId="43BDFFAC" w14:textId="77777777">
            <w:pPr>
              <w:rPr>
                <w:rFonts w:ascii="Arial Narrow" w:hAnsi="Arial Narrow"/>
                <w:sz w:val="20"/>
                <w:szCs w:val="20"/>
              </w:rPr>
            </w:pPr>
          </w:p>
        </w:tc>
        <w:tc>
          <w:tcPr>
            <w:tcW w:w="6172" w:type="dxa"/>
            <w:tcMar/>
          </w:tcPr>
          <w:p w:rsidRPr="008A4540" w:rsidR="00661191" w:rsidP="00007156" w:rsidRDefault="00661191" w14:paraId="6B063995" w14:textId="4953E2CF">
            <w:pPr>
              <w:jc w:val="both"/>
              <w:rPr>
                <w:rFonts w:ascii="Arial Narrow" w:hAnsi="Arial Narrow" w:cs="Arial"/>
                <w:sz w:val="20"/>
                <w:szCs w:val="20"/>
              </w:rPr>
            </w:pPr>
            <w:r w:rsidRPr="008A4540">
              <w:rPr>
                <w:rFonts w:ascii="Arial Narrow" w:hAnsi="Arial Narrow" w:cs="Arial"/>
                <w:sz w:val="20"/>
                <w:szCs w:val="20"/>
              </w:rPr>
              <w:t>ARTS. 59, 60, 61 Y 62 LEY 18.045</w:t>
            </w:r>
          </w:p>
        </w:tc>
      </w:tr>
      <w:tr w:rsidRPr="008A4540" w:rsidR="00661191" w:rsidTr="5FFAE9BA" w14:paraId="1D154302" w14:textId="77777777">
        <w:trPr>
          <w:trHeight w:val="74"/>
        </w:trPr>
        <w:tc>
          <w:tcPr>
            <w:tcW w:w="3150" w:type="dxa"/>
            <w:tcMar/>
          </w:tcPr>
          <w:p w:rsidRPr="008A4540" w:rsidR="00661191" w:rsidP="00007156" w:rsidRDefault="00661191" w14:paraId="579EEA41" w14:textId="77777777">
            <w:pPr>
              <w:rPr>
                <w:rFonts w:ascii="Arial Narrow" w:hAnsi="Arial Narrow"/>
                <w:sz w:val="20"/>
                <w:szCs w:val="20"/>
              </w:rPr>
            </w:pPr>
          </w:p>
        </w:tc>
        <w:tc>
          <w:tcPr>
            <w:tcW w:w="6172" w:type="dxa"/>
            <w:tcMar/>
          </w:tcPr>
          <w:p w:rsidRPr="008A4540" w:rsidR="00661191" w:rsidP="00687ABB" w:rsidRDefault="00661191" w14:paraId="70B9EAC1" w14:textId="0362388E">
            <w:pPr>
              <w:jc w:val="both"/>
              <w:rPr>
                <w:rFonts w:ascii="Arial Narrow" w:hAnsi="Arial Narrow" w:cs="Arial"/>
                <w:sz w:val="20"/>
                <w:szCs w:val="20"/>
              </w:rPr>
            </w:pPr>
            <w:r w:rsidRPr="008A4540">
              <w:rPr>
                <w:rFonts w:ascii="Arial Narrow" w:hAnsi="Arial Narrow" w:cs="Arial"/>
                <w:sz w:val="20"/>
                <w:szCs w:val="20"/>
              </w:rPr>
              <w:t xml:space="preserve">Sanciona al que: </w:t>
            </w:r>
          </w:p>
          <w:p w:rsidRPr="008A4540" w:rsidR="00661191" w:rsidP="00687ABB" w:rsidRDefault="00661191" w14:paraId="276FEA92" w14:textId="77777777">
            <w:pPr>
              <w:jc w:val="both"/>
              <w:rPr>
                <w:rFonts w:ascii="Arial Narrow" w:hAnsi="Arial Narrow" w:cs="Arial"/>
                <w:sz w:val="20"/>
                <w:szCs w:val="20"/>
              </w:rPr>
            </w:pPr>
            <w:r w:rsidRPr="008A4540">
              <w:rPr>
                <w:rFonts w:ascii="Arial Narrow" w:hAnsi="Arial Narrow" w:cs="Arial"/>
                <w:sz w:val="20"/>
                <w:szCs w:val="20"/>
              </w:rPr>
              <w:t xml:space="preserve">a) actuando por cuenta de un emisor de valores de oferta pública proporcionare información falsa al mercado sobre la situación financiera, jurídica, patrimonial o de negocios del respectivo emisor; El que a sabiendas otorgare una clasificación de riesgo que no corresponda al riesgo de los valores que clasifique; El que, siendo socio de una empresa de auditoría externa, dictaminare falsamente o entregare antecedentes falsos sobre la situación financiera o patrimonial u otras materias sobre las cuales hubieren manifestado su opinión, certificación, dictamen o informe de una entidad sujeta a la fiscalización de la Comisión para el Mercado </w:t>
            </w:r>
            <w:r w:rsidRPr="008A4540">
              <w:rPr>
                <w:rFonts w:ascii="Arial Narrow" w:hAnsi="Arial Narrow" w:cs="Arial"/>
                <w:sz w:val="20"/>
                <w:szCs w:val="20"/>
              </w:rPr>
              <w:lastRenderedPageBreak/>
              <w:t>Financiero; El director, gerente o apoderado de una bolsa de valores que diere certificación falsa sobre las operaciones que se realicen en ella y el corredor de bolsa o agente de valores que diere certificación falsa sobre las operaciones en que haya intervenido; El que efectuare transacciones en valores con el objeto de mantener o alterar artificialmente en el mercado el precio de uno o varios valores; El que efectuare cotizaciones o transacciones ficticias, divulgare información falsa o se valiere de cualquier otra conducta engañosa semejante de un modo apto para transmitir señales falsas al mercado en cuanto a la oferta, la demanda o el precio de uno o varios valores, o que de otro modo sean idóneas para incidir en las decisiones del público inversor; El que, fuera de los casos anteriores, proporcionare información falsa al mercado por cuenta de una persona sujeta a la fiscalización de la Comisión para el Mercado Financiero, en registros, prospectos, declaraciones o informes exigidos por ley o por la referida autoridad con carácter general, de un modo apto para incidir en las decisiones del público inversor u ocultar aspectos relevantes para conocer el patrimonio o la situación financiera o jurídica de la persona.</w:t>
            </w:r>
          </w:p>
          <w:p w:rsidRPr="008A4540" w:rsidR="00661191" w:rsidP="00687ABB" w:rsidRDefault="00661191" w14:paraId="6A2053A9" w14:textId="77777777">
            <w:pPr>
              <w:jc w:val="both"/>
              <w:rPr>
                <w:rFonts w:ascii="Arial Narrow" w:hAnsi="Arial Narrow" w:cs="Arial"/>
                <w:sz w:val="20"/>
                <w:szCs w:val="20"/>
              </w:rPr>
            </w:pPr>
          </w:p>
          <w:p w:rsidRPr="008A4540" w:rsidR="00661191" w:rsidP="00687ABB" w:rsidRDefault="00661191" w14:paraId="0B86B1A4" w14:textId="77777777">
            <w:pPr>
              <w:jc w:val="both"/>
              <w:rPr>
                <w:rFonts w:ascii="Arial Narrow" w:hAnsi="Arial Narrow" w:cs="Arial"/>
                <w:sz w:val="20"/>
                <w:szCs w:val="20"/>
              </w:rPr>
            </w:pPr>
            <w:r w:rsidRPr="008A4540">
              <w:rPr>
                <w:rFonts w:ascii="Arial Narrow" w:hAnsi="Arial Narrow" w:cs="Arial"/>
                <w:sz w:val="20"/>
                <w:szCs w:val="20"/>
              </w:rPr>
              <w:t>b) El que realizare una operación usando información privilegiada, ya sea adquiriendo o cediendo, por cuenta propia o de otro, directa o indirectamente, los valores a los que esa información se refiere, o bien cancelando o modificando una orden relativa a esos valores. Asimismo quien revele indebidamente información privilegiada.</w:t>
            </w:r>
          </w:p>
          <w:p w:rsidRPr="008A4540" w:rsidR="00661191" w:rsidP="00687ABB" w:rsidRDefault="00661191" w14:paraId="75365D72" w14:textId="77777777">
            <w:pPr>
              <w:jc w:val="both"/>
              <w:rPr>
                <w:rFonts w:ascii="Arial Narrow" w:hAnsi="Arial Narrow" w:cs="Arial"/>
                <w:sz w:val="20"/>
                <w:szCs w:val="20"/>
              </w:rPr>
            </w:pPr>
          </w:p>
          <w:p w:rsidRPr="008A4540" w:rsidR="00661191" w:rsidP="00687ABB" w:rsidRDefault="00661191" w14:paraId="4959A8CF" w14:textId="77777777">
            <w:pPr>
              <w:jc w:val="both"/>
              <w:rPr>
                <w:rFonts w:ascii="Arial Narrow" w:hAnsi="Arial Narrow" w:cs="Arial"/>
                <w:sz w:val="20"/>
                <w:szCs w:val="20"/>
              </w:rPr>
            </w:pPr>
            <w:r w:rsidRPr="008A4540">
              <w:rPr>
                <w:rFonts w:ascii="Arial Narrow" w:hAnsi="Arial Narrow" w:cs="Arial"/>
                <w:sz w:val="20"/>
                <w:szCs w:val="20"/>
              </w:rPr>
              <w:t>c) El que defraudare a otro adquiriendo acciones de una sociedad anónima abierta, sin efectuar una oferta pública de adquisición de acciones en los casos que ordena la ley; indebidamente utilizare en beneficio propio o de otros valores entregados en custodia o su producto; El que, conociendo o debiendo conocer el estado de insolvencia en que se encuentra un emisor de valores, acordare, decidiere o permitiere que éste haga oferta pública de valores, efectuare una oferta pública sobre esos valores o continuare intermediándolos, habiendo sido suspendida su transacción por la Comisión para el Mercado Financiero; El que, fuera del caso previsto en el inciso segundo del artículo 60, revelare indebidamente a otro la información de un emisor que hubiere conocido en razón de su cargo o posición en una sociedad clasificadora o una empresa de auditoría externa.</w:t>
            </w:r>
          </w:p>
          <w:p w:rsidRPr="008A4540" w:rsidR="00661191" w:rsidP="00687ABB" w:rsidRDefault="00661191" w14:paraId="41ABE390" w14:textId="77777777">
            <w:pPr>
              <w:jc w:val="both"/>
              <w:rPr>
                <w:rFonts w:ascii="Arial Narrow" w:hAnsi="Arial Narrow" w:cs="Arial"/>
                <w:sz w:val="20"/>
                <w:szCs w:val="20"/>
              </w:rPr>
            </w:pPr>
          </w:p>
          <w:p w:rsidRPr="008A4540" w:rsidR="00661191" w:rsidP="00B765F3" w:rsidRDefault="00661191" w14:paraId="03BA4C7E" w14:textId="52881E1B">
            <w:pPr>
              <w:jc w:val="both"/>
              <w:rPr>
                <w:rFonts w:ascii="Arial Narrow" w:hAnsi="Arial Narrow" w:cs="Arial"/>
                <w:sz w:val="20"/>
                <w:szCs w:val="20"/>
              </w:rPr>
            </w:pPr>
            <w:r w:rsidRPr="008A4540">
              <w:rPr>
                <w:rFonts w:ascii="Arial Narrow" w:hAnsi="Arial Narrow" w:cs="Arial"/>
                <w:sz w:val="20"/>
                <w:szCs w:val="20"/>
              </w:rPr>
              <w:t>d) El que sin la correspondiente autorización o registro realizare oferta pública de valores o actuare como corredor de bolsa, agente de valores, empresa de auditoría externa o clasificadora de riesgos; El que sin la correspondiente autorización o registro usare las denominaciones de corredor de bolsa, agentes de valores o clasificadora de riesgos, o el que de cualquier otro modo se atribuya la calidad de aquellas entidades; El que eliminare, alterare, modificare, ocultare o destruyere registros, documentos, soportes tecnológicos o antecedentes de cualquier naturaleza, impidiendo o dificultando con ello las posibilidades de fiscalización de la Comisión para el Mercado Financiero; El director, administrador, gerente o ejecutivo principal de un emisor de valores de oferta pública, de una bolsa de valores o de un intermediario de valores, que entregare antecedentes falsos o efectuare declaraciones falsas al directorio o a los órganos de la administración de la entidad a la que pertenece, o a quienes realicen la auditoría externa o clasificación de riesgo de esa entidad; El que, prestando servicios en una sociedad clasificadora o empresa de auditoría externa, alterare, ocultare o destruyere información de un emisor clasificado o auditado; El que fuera de los casos previstos en el artículo 59 proporcionare a la Comisión para el Mercado Financiero información falsa relativa a un emisor sujeto su fiscalización.</w:t>
            </w:r>
          </w:p>
        </w:tc>
      </w:tr>
      <w:tr w:rsidRPr="008A4540" w:rsidR="00B765F3" w:rsidTr="5FFAE9BA" w14:paraId="3E9DF1C7" w14:textId="77777777">
        <w:trPr>
          <w:trHeight w:val="74"/>
        </w:trPr>
        <w:tc>
          <w:tcPr>
            <w:tcW w:w="3150" w:type="dxa"/>
            <w:tcMar/>
          </w:tcPr>
          <w:p w:rsidRPr="008A4540" w:rsidR="00B765F3" w:rsidP="00007156" w:rsidRDefault="00B765F3" w14:paraId="272AEC6B" w14:textId="77777777">
            <w:pPr>
              <w:rPr>
                <w:rFonts w:ascii="Arial Narrow" w:hAnsi="Arial Narrow" w:cs="Arial"/>
                <w:b/>
                <w:bCs/>
                <w:sz w:val="20"/>
                <w:szCs w:val="20"/>
              </w:rPr>
            </w:pPr>
          </w:p>
        </w:tc>
        <w:tc>
          <w:tcPr>
            <w:tcW w:w="6172" w:type="dxa"/>
            <w:tcMar/>
          </w:tcPr>
          <w:p w:rsidRPr="008A4540" w:rsidR="00B765F3" w:rsidP="00007156" w:rsidRDefault="00B765F3" w14:paraId="34BC8097" w14:textId="77777777">
            <w:pPr>
              <w:jc w:val="both"/>
              <w:rPr>
                <w:rFonts w:ascii="Arial Narrow" w:hAnsi="Arial Narrow" w:cs="Arial"/>
                <w:b/>
                <w:sz w:val="20"/>
                <w:szCs w:val="20"/>
              </w:rPr>
            </w:pPr>
          </w:p>
        </w:tc>
      </w:tr>
      <w:tr w:rsidRPr="008A4540" w:rsidR="00661191" w:rsidTr="5FFAE9BA" w14:paraId="1B7771E9" w14:textId="77777777">
        <w:trPr>
          <w:trHeight w:val="74"/>
        </w:trPr>
        <w:tc>
          <w:tcPr>
            <w:tcW w:w="3150" w:type="dxa"/>
            <w:tcMar/>
          </w:tcPr>
          <w:p w:rsidRPr="008A4540" w:rsidR="00661191" w:rsidP="00007156" w:rsidRDefault="00661191" w14:paraId="53B87745" w14:textId="142EB30E">
            <w:pPr>
              <w:rPr>
                <w:rFonts w:ascii="Arial Narrow" w:hAnsi="Arial Narrow"/>
                <w:sz w:val="20"/>
                <w:szCs w:val="20"/>
              </w:rPr>
            </w:pPr>
            <w:r w:rsidRPr="008A4540">
              <w:rPr>
                <w:rFonts w:ascii="Arial Narrow" w:hAnsi="Arial Narrow" w:cs="Arial"/>
                <w:b/>
                <w:bCs/>
                <w:sz w:val="20"/>
                <w:szCs w:val="20"/>
              </w:rPr>
              <w:t>12136</w:t>
            </w:r>
          </w:p>
        </w:tc>
        <w:tc>
          <w:tcPr>
            <w:tcW w:w="6172" w:type="dxa"/>
            <w:tcMar/>
          </w:tcPr>
          <w:p w:rsidRPr="008A4540" w:rsidR="00661191" w:rsidP="00007156" w:rsidRDefault="00661191" w14:paraId="66C48035" w14:textId="77777777">
            <w:pPr>
              <w:jc w:val="both"/>
              <w:rPr>
                <w:rFonts w:ascii="Arial Narrow" w:hAnsi="Arial Narrow" w:cs="Arial"/>
                <w:sz w:val="20"/>
                <w:szCs w:val="20"/>
              </w:rPr>
            </w:pPr>
            <w:r w:rsidRPr="008A4540">
              <w:rPr>
                <w:rFonts w:ascii="Arial Narrow" w:hAnsi="Arial Narrow" w:cs="Arial"/>
                <w:b/>
                <w:sz w:val="20"/>
                <w:szCs w:val="20"/>
              </w:rPr>
              <w:t>ENSEÑANZA NO AUTORIZADA DE ARTES MARCIALES.</w:t>
            </w:r>
          </w:p>
        </w:tc>
      </w:tr>
      <w:tr w:rsidRPr="008A4540" w:rsidR="00661191" w:rsidTr="5FFAE9BA" w14:paraId="435EBC1A" w14:textId="77777777">
        <w:trPr>
          <w:trHeight w:val="74"/>
        </w:trPr>
        <w:tc>
          <w:tcPr>
            <w:tcW w:w="3150" w:type="dxa"/>
            <w:tcMar/>
          </w:tcPr>
          <w:p w:rsidRPr="008A4540" w:rsidR="00661191" w:rsidP="00007156" w:rsidRDefault="00661191" w14:paraId="5059A666" w14:textId="77777777">
            <w:pPr>
              <w:rPr>
                <w:rFonts w:ascii="Arial Narrow" w:hAnsi="Arial Narrow"/>
                <w:sz w:val="20"/>
                <w:szCs w:val="20"/>
              </w:rPr>
            </w:pPr>
          </w:p>
        </w:tc>
        <w:tc>
          <w:tcPr>
            <w:tcW w:w="6172" w:type="dxa"/>
            <w:tcMar/>
          </w:tcPr>
          <w:p w:rsidRPr="008A4540" w:rsidR="00661191" w:rsidP="00007156" w:rsidRDefault="00661191" w14:paraId="1A517E15" w14:textId="77777777">
            <w:pPr>
              <w:jc w:val="both"/>
              <w:rPr>
                <w:rFonts w:ascii="Arial Narrow" w:hAnsi="Arial Narrow" w:cs="Arial"/>
                <w:sz w:val="20"/>
                <w:szCs w:val="20"/>
              </w:rPr>
            </w:pPr>
            <w:r w:rsidRPr="008A4540">
              <w:rPr>
                <w:rFonts w:ascii="Arial Narrow" w:hAnsi="Arial Narrow" w:cs="Arial"/>
                <w:sz w:val="20"/>
                <w:szCs w:val="20"/>
              </w:rPr>
              <w:t>ART. 5 LEY 18.356</w:t>
            </w:r>
          </w:p>
        </w:tc>
      </w:tr>
      <w:tr w:rsidRPr="008A4540" w:rsidR="00661191" w:rsidTr="5FFAE9BA" w14:paraId="309DA48B" w14:textId="77777777">
        <w:trPr>
          <w:trHeight w:val="74"/>
        </w:trPr>
        <w:tc>
          <w:tcPr>
            <w:tcW w:w="3150" w:type="dxa"/>
            <w:tcMar/>
          </w:tcPr>
          <w:p w:rsidRPr="008A4540" w:rsidR="00661191" w:rsidP="00007156" w:rsidRDefault="00661191" w14:paraId="24630E6F" w14:textId="77777777">
            <w:pPr>
              <w:rPr>
                <w:rFonts w:ascii="Arial Narrow" w:hAnsi="Arial Narrow"/>
                <w:sz w:val="20"/>
                <w:szCs w:val="20"/>
              </w:rPr>
            </w:pPr>
          </w:p>
        </w:tc>
        <w:tc>
          <w:tcPr>
            <w:tcW w:w="6172" w:type="dxa"/>
            <w:tcMar/>
          </w:tcPr>
          <w:p w:rsidRPr="008A4540" w:rsidR="00661191" w:rsidP="00007156" w:rsidRDefault="00661191" w14:paraId="76F1AD98" w14:textId="640E7FB0">
            <w:pPr>
              <w:jc w:val="both"/>
              <w:rPr>
                <w:rFonts w:ascii="Arial Narrow" w:hAnsi="Arial Narrow" w:cs="Arial"/>
                <w:sz w:val="20"/>
                <w:szCs w:val="20"/>
              </w:rPr>
            </w:pPr>
            <w:r w:rsidRPr="008A4540">
              <w:rPr>
                <w:rFonts w:ascii="Arial Narrow" w:hAnsi="Arial Narrow" w:cs="Arial"/>
                <w:sz w:val="20"/>
                <w:szCs w:val="20"/>
              </w:rPr>
              <w:t>Castiga a quienes sin autorización impartieren enseñanza o adiestramiento de cualquier técnica, procedimiento o sistema de combate, lucha o defensa personal.</w:t>
            </w:r>
          </w:p>
        </w:tc>
      </w:tr>
      <w:tr w:rsidRPr="008A4540" w:rsidR="00661191" w:rsidTr="5FFAE9BA" w14:paraId="1D22F2C7" w14:textId="77777777">
        <w:trPr>
          <w:trHeight w:val="74"/>
        </w:trPr>
        <w:tc>
          <w:tcPr>
            <w:tcW w:w="3150" w:type="dxa"/>
            <w:tcMar/>
          </w:tcPr>
          <w:p w:rsidRPr="008A4540" w:rsidR="00661191" w:rsidP="00007156" w:rsidRDefault="00661191" w14:paraId="5E66E17E" w14:textId="77777777">
            <w:pPr>
              <w:rPr>
                <w:rFonts w:ascii="Arial Narrow" w:hAnsi="Arial Narrow"/>
                <w:sz w:val="20"/>
                <w:szCs w:val="20"/>
              </w:rPr>
            </w:pPr>
          </w:p>
        </w:tc>
        <w:tc>
          <w:tcPr>
            <w:tcW w:w="6172" w:type="dxa"/>
            <w:tcMar/>
          </w:tcPr>
          <w:p w:rsidRPr="008A4540" w:rsidR="00661191" w:rsidP="00007156" w:rsidRDefault="00661191" w14:paraId="2BE5776A" w14:textId="77777777">
            <w:pPr>
              <w:jc w:val="both"/>
              <w:rPr>
                <w:rFonts w:ascii="Arial Narrow" w:hAnsi="Arial Narrow" w:cs="Arial"/>
                <w:sz w:val="20"/>
                <w:szCs w:val="20"/>
              </w:rPr>
            </w:pPr>
          </w:p>
        </w:tc>
      </w:tr>
      <w:tr w:rsidRPr="008A4540" w:rsidR="00661191" w:rsidTr="5FFAE9BA" w14:paraId="498BCCA5" w14:textId="77777777">
        <w:trPr>
          <w:trHeight w:val="74"/>
        </w:trPr>
        <w:tc>
          <w:tcPr>
            <w:tcW w:w="3150" w:type="dxa"/>
            <w:tcMar/>
          </w:tcPr>
          <w:p w:rsidRPr="008A4540" w:rsidR="00661191" w:rsidP="00007156" w:rsidRDefault="00661191" w14:paraId="2ABE39F2" w14:textId="77777777">
            <w:pPr>
              <w:rPr>
                <w:rFonts w:ascii="Arial Narrow" w:hAnsi="Arial Narrow" w:cs="Arial"/>
                <w:b/>
                <w:bCs/>
                <w:sz w:val="20"/>
                <w:szCs w:val="20"/>
              </w:rPr>
            </w:pPr>
            <w:r w:rsidRPr="008A4540">
              <w:rPr>
                <w:rFonts w:ascii="Arial Narrow" w:hAnsi="Arial Narrow" w:cs="Arial"/>
                <w:b/>
                <w:bCs/>
                <w:sz w:val="20"/>
                <w:szCs w:val="20"/>
              </w:rPr>
              <w:t>12137</w:t>
            </w:r>
          </w:p>
        </w:tc>
        <w:tc>
          <w:tcPr>
            <w:tcW w:w="6172" w:type="dxa"/>
            <w:tcMar/>
          </w:tcPr>
          <w:p w:rsidRPr="008A4540" w:rsidR="00661191" w:rsidP="00007156" w:rsidRDefault="00661191" w14:paraId="5EC1BD66" w14:textId="77777777">
            <w:pPr>
              <w:jc w:val="both"/>
              <w:rPr>
                <w:rFonts w:ascii="Arial Narrow" w:hAnsi="Arial Narrow" w:cs="Arial"/>
                <w:b/>
                <w:bCs/>
                <w:sz w:val="20"/>
                <w:szCs w:val="20"/>
              </w:rPr>
            </w:pPr>
            <w:r w:rsidRPr="008A4540">
              <w:rPr>
                <w:rFonts w:ascii="Arial Narrow" w:hAnsi="Arial Narrow" w:cs="Arial"/>
                <w:b/>
                <w:bCs/>
                <w:sz w:val="20"/>
                <w:szCs w:val="20"/>
              </w:rPr>
              <w:t>CORTE O DESTRUCCIÓN DE ÁRBOLES O ARBUSTOS. REGLAMENTO ART.21 DCTO.4363, 1931 Y LEY DE BOSQUES.</w:t>
            </w:r>
          </w:p>
        </w:tc>
      </w:tr>
      <w:tr w:rsidRPr="008A4540" w:rsidR="00661191" w:rsidTr="5FFAE9BA" w14:paraId="67ED4119" w14:textId="77777777">
        <w:trPr>
          <w:trHeight w:val="74"/>
        </w:trPr>
        <w:tc>
          <w:tcPr>
            <w:tcW w:w="3150" w:type="dxa"/>
            <w:tcMar/>
          </w:tcPr>
          <w:p w:rsidRPr="008A4540" w:rsidR="00661191" w:rsidP="00007156" w:rsidRDefault="00661191" w14:paraId="1336A093" w14:textId="77777777">
            <w:pPr>
              <w:rPr>
                <w:rFonts w:ascii="Arial Narrow" w:hAnsi="Arial Narrow"/>
                <w:sz w:val="20"/>
                <w:szCs w:val="20"/>
              </w:rPr>
            </w:pPr>
          </w:p>
        </w:tc>
        <w:tc>
          <w:tcPr>
            <w:tcW w:w="6172" w:type="dxa"/>
            <w:tcMar/>
          </w:tcPr>
          <w:p w:rsidRPr="008A4540" w:rsidR="00661191" w:rsidP="00007156" w:rsidRDefault="00661191" w14:paraId="31BAD795" w14:textId="77777777">
            <w:pPr>
              <w:jc w:val="both"/>
              <w:rPr>
                <w:rFonts w:ascii="Arial Narrow" w:hAnsi="Arial Narrow" w:cs="Arial"/>
                <w:sz w:val="20"/>
                <w:szCs w:val="20"/>
              </w:rPr>
            </w:pPr>
            <w:r w:rsidRPr="008A4540">
              <w:rPr>
                <w:rFonts w:ascii="Arial Narrow" w:hAnsi="Arial Narrow" w:cs="Arial"/>
                <w:sz w:val="20"/>
                <w:szCs w:val="20"/>
              </w:rPr>
              <w:t>ARTS. 21 y 22 DCTO.4363, 1931, Ley de Bosques</w:t>
            </w:r>
          </w:p>
        </w:tc>
      </w:tr>
      <w:tr w:rsidRPr="008A4540" w:rsidR="00661191" w:rsidTr="5FFAE9BA" w14:paraId="1470536D" w14:textId="77777777">
        <w:trPr>
          <w:trHeight w:val="74"/>
        </w:trPr>
        <w:tc>
          <w:tcPr>
            <w:tcW w:w="3150" w:type="dxa"/>
            <w:tcMar/>
          </w:tcPr>
          <w:p w:rsidRPr="008A4540" w:rsidR="00661191" w:rsidP="00007156" w:rsidRDefault="00661191" w14:paraId="13E75159" w14:textId="77777777">
            <w:pPr>
              <w:rPr>
                <w:rFonts w:ascii="Arial Narrow" w:hAnsi="Arial Narrow"/>
                <w:sz w:val="20"/>
                <w:szCs w:val="20"/>
              </w:rPr>
            </w:pPr>
          </w:p>
        </w:tc>
        <w:tc>
          <w:tcPr>
            <w:tcW w:w="6172" w:type="dxa"/>
            <w:tcMar/>
          </w:tcPr>
          <w:p w:rsidRPr="008A4540" w:rsidR="00661191" w:rsidP="00007156" w:rsidRDefault="00661191" w14:paraId="28EC8328" w14:textId="60C88AE4">
            <w:pPr>
              <w:jc w:val="both"/>
              <w:rPr>
                <w:rFonts w:ascii="Arial Narrow" w:hAnsi="Arial Narrow" w:cs="Arial"/>
                <w:sz w:val="20"/>
                <w:szCs w:val="20"/>
              </w:rPr>
            </w:pPr>
            <w:r w:rsidRPr="008A4540">
              <w:rPr>
                <w:rFonts w:ascii="Arial Narrow" w:hAnsi="Arial Narrow" w:cs="Arial"/>
                <w:sz w:val="20"/>
                <w:szCs w:val="20"/>
              </w:rPr>
              <w:t>Castiga la corta, destrucción o incendio ilegal de árboles o arbustos en contravención a las Leyes y reglamentos.</w:t>
            </w:r>
          </w:p>
        </w:tc>
      </w:tr>
      <w:tr w:rsidRPr="008A4540" w:rsidR="00661191" w:rsidTr="5FFAE9BA" w14:paraId="06867643" w14:textId="77777777">
        <w:trPr>
          <w:trHeight w:val="74"/>
        </w:trPr>
        <w:tc>
          <w:tcPr>
            <w:tcW w:w="3150" w:type="dxa"/>
            <w:tcMar/>
          </w:tcPr>
          <w:p w:rsidRPr="008A4540" w:rsidR="00661191" w:rsidP="00007156" w:rsidRDefault="00661191" w14:paraId="56B1BBD9" w14:textId="77777777">
            <w:pPr>
              <w:rPr>
                <w:rFonts w:ascii="Arial Narrow" w:hAnsi="Arial Narrow"/>
                <w:sz w:val="20"/>
                <w:szCs w:val="20"/>
              </w:rPr>
            </w:pPr>
          </w:p>
        </w:tc>
        <w:tc>
          <w:tcPr>
            <w:tcW w:w="6172" w:type="dxa"/>
            <w:tcMar/>
          </w:tcPr>
          <w:p w:rsidRPr="008A4540" w:rsidR="00661191" w:rsidP="00007156" w:rsidRDefault="00661191" w14:paraId="7B805D41" w14:textId="77777777">
            <w:pPr>
              <w:jc w:val="both"/>
              <w:rPr>
                <w:rFonts w:ascii="Arial Narrow" w:hAnsi="Arial Narrow" w:cs="Arial"/>
                <w:sz w:val="20"/>
                <w:szCs w:val="20"/>
              </w:rPr>
            </w:pPr>
          </w:p>
        </w:tc>
      </w:tr>
      <w:tr w:rsidRPr="008A4540" w:rsidR="00661191" w:rsidTr="5FFAE9BA" w14:paraId="047DC4D4" w14:textId="77777777">
        <w:trPr>
          <w:trHeight w:val="74"/>
        </w:trPr>
        <w:tc>
          <w:tcPr>
            <w:tcW w:w="3150" w:type="dxa"/>
            <w:tcMar/>
          </w:tcPr>
          <w:p w:rsidRPr="008A4540" w:rsidR="00661191" w:rsidP="00007156" w:rsidRDefault="00661191" w14:paraId="343D316C" w14:textId="77777777">
            <w:pPr>
              <w:rPr>
                <w:rFonts w:ascii="Arial Narrow" w:hAnsi="Arial Narrow"/>
                <w:sz w:val="20"/>
                <w:szCs w:val="20"/>
              </w:rPr>
            </w:pPr>
            <w:r w:rsidRPr="008A4540">
              <w:rPr>
                <w:rFonts w:ascii="Arial Narrow" w:hAnsi="Arial Narrow" w:cs="Arial"/>
                <w:b/>
                <w:bCs/>
                <w:sz w:val="20"/>
                <w:szCs w:val="20"/>
              </w:rPr>
              <w:t>12138</w:t>
            </w:r>
          </w:p>
        </w:tc>
        <w:tc>
          <w:tcPr>
            <w:tcW w:w="6172" w:type="dxa"/>
            <w:tcMar/>
          </w:tcPr>
          <w:p w:rsidRPr="008A4540" w:rsidR="00661191" w:rsidP="00007156" w:rsidRDefault="00661191" w14:paraId="2A9DD83F" w14:textId="77777777">
            <w:pPr>
              <w:jc w:val="both"/>
              <w:rPr>
                <w:rFonts w:ascii="Arial Narrow" w:hAnsi="Arial Narrow" w:cs="Arial"/>
                <w:sz w:val="20"/>
                <w:szCs w:val="20"/>
              </w:rPr>
            </w:pPr>
            <w:r w:rsidRPr="008A4540">
              <w:rPr>
                <w:rFonts w:ascii="Arial Narrow" w:hAnsi="Arial Narrow" w:cs="Arial"/>
                <w:b/>
                <w:bCs/>
                <w:sz w:val="20"/>
                <w:szCs w:val="20"/>
              </w:rPr>
              <w:t>CAZA Y COMERCIALIZACIÓN DE ESPECIES PROHIBIDAS.</w:t>
            </w:r>
          </w:p>
        </w:tc>
      </w:tr>
      <w:tr w:rsidRPr="008A4540" w:rsidR="00661191" w:rsidTr="5FFAE9BA" w14:paraId="406A1EE9" w14:textId="77777777">
        <w:trPr>
          <w:trHeight w:val="74"/>
        </w:trPr>
        <w:tc>
          <w:tcPr>
            <w:tcW w:w="3150" w:type="dxa"/>
            <w:tcMar/>
          </w:tcPr>
          <w:p w:rsidRPr="008A4540" w:rsidR="00661191" w:rsidP="00007156" w:rsidRDefault="00661191" w14:paraId="67F4A79E" w14:textId="77777777">
            <w:pPr>
              <w:rPr>
                <w:rFonts w:ascii="Arial Narrow" w:hAnsi="Arial Narrow"/>
                <w:sz w:val="20"/>
                <w:szCs w:val="20"/>
              </w:rPr>
            </w:pPr>
          </w:p>
        </w:tc>
        <w:tc>
          <w:tcPr>
            <w:tcW w:w="6172" w:type="dxa"/>
            <w:tcMar/>
          </w:tcPr>
          <w:p w:rsidRPr="008A4540" w:rsidR="00661191" w:rsidP="00007156" w:rsidRDefault="00661191" w14:paraId="2FCF57DA" w14:textId="77777777">
            <w:pPr>
              <w:jc w:val="both"/>
              <w:rPr>
                <w:rFonts w:ascii="Arial Narrow" w:hAnsi="Arial Narrow" w:cs="Arial"/>
                <w:sz w:val="20"/>
                <w:szCs w:val="20"/>
              </w:rPr>
            </w:pPr>
            <w:r w:rsidRPr="008A4540">
              <w:rPr>
                <w:rFonts w:ascii="Arial Narrow" w:hAnsi="Arial Narrow" w:cs="Arial"/>
                <w:sz w:val="20"/>
                <w:szCs w:val="20"/>
              </w:rPr>
              <w:t>ART. 30 (en relación artículo 22) y 31 LEY 19.473</w:t>
            </w:r>
          </w:p>
        </w:tc>
      </w:tr>
      <w:tr w:rsidRPr="008A4540" w:rsidR="00661191" w:rsidTr="5FFAE9BA" w14:paraId="640F7682" w14:textId="77777777">
        <w:trPr>
          <w:trHeight w:val="74"/>
        </w:trPr>
        <w:tc>
          <w:tcPr>
            <w:tcW w:w="3150" w:type="dxa"/>
            <w:tcMar/>
          </w:tcPr>
          <w:p w:rsidRPr="008A4540" w:rsidR="00661191" w:rsidP="00007156" w:rsidRDefault="00661191" w14:paraId="4230ACE2" w14:textId="77777777">
            <w:pPr>
              <w:rPr>
                <w:rFonts w:ascii="Arial Narrow" w:hAnsi="Arial Narrow"/>
                <w:sz w:val="20"/>
                <w:szCs w:val="20"/>
              </w:rPr>
            </w:pPr>
          </w:p>
        </w:tc>
        <w:tc>
          <w:tcPr>
            <w:tcW w:w="6172" w:type="dxa"/>
            <w:tcMar/>
          </w:tcPr>
          <w:p w:rsidRPr="008A4540" w:rsidR="00661191" w:rsidP="00625C27" w:rsidRDefault="00661191" w14:paraId="6BAE9000" w14:textId="1CC47B60">
            <w:pPr>
              <w:jc w:val="both"/>
              <w:rPr>
                <w:rFonts w:ascii="Arial Narrow" w:hAnsi="Arial Narrow" w:cs="Arial"/>
                <w:sz w:val="20"/>
                <w:szCs w:val="20"/>
              </w:rPr>
            </w:pPr>
            <w:r w:rsidRPr="008A4540">
              <w:rPr>
                <w:rFonts w:ascii="Arial Narrow" w:hAnsi="Arial Narrow" w:cs="Arial"/>
                <w:sz w:val="20"/>
                <w:szCs w:val="20"/>
              </w:rPr>
              <w:t>ART. 30. Se sanciona a quienes:</w:t>
            </w:r>
          </w:p>
          <w:p w:rsidRPr="008A4540" w:rsidR="00661191" w:rsidP="00625C27" w:rsidRDefault="00661191" w14:paraId="22D73814" w14:textId="52548932">
            <w:pPr>
              <w:jc w:val="both"/>
              <w:rPr>
                <w:rFonts w:ascii="Arial Narrow" w:hAnsi="Arial Narrow" w:cs="Arial"/>
                <w:sz w:val="20"/>
                <w:szCs w:val="20"/>
              </w:rPr>
            </w:pPr>
            <w:r w:rsidRPr="008A4540">
              <w:rPr>
                <w:rFonts w:ascii="Arial Narrow" w:hAnsi="Arial Narrow" w:cs="Arial"/>
                <w:sz w:val="20"/>
                <w:szCs w:val="20"/>
              </w:rPr>
              <w:t>a) Cazaren, capturaren o comerciaren especies de la fauna silvestre cuya caza o captura se encuentre prohibida;</w:t>
            </w:r>
          </w:p>
          <w:p w:rsidRPr="008A4540" w:rsidR="00661191" w:rsidP="00625C27" w:rsidRDefault="00661191" w14:paraId="358F1648" w14:textId="7BE45977">
            <w:pPr>
              <w:jc w:val="both"/>
              <w:rPr>
                <w:rFonts w:ascii="Arial Narrow" w:hAnsi="Arial Narrow" w:cs="Arial"/>
                <w:sz w:val="20"/>
                <w:szCs w:val="20"/>
              </w:rPr>
            </w:pPr>
            <w:r w:rsidRPr="008A4540">
              <w:rPr>
                <w:rFonts w:ascii="Arial Narrow" w:hAnsi="Arial Narrow" w:cs="Arial"/>
                <w:sz w:val="20"/>
                <w:szCs w:val="20"/>
              </w:rPr>
              <w:t>b) Comerciaren indebidamente con especies de las señaladas en el inciso segundo del artículo 22;</w:t>
            </w:r>
          </w:p>
          <w:p w:rsidRPr="008A4540" w:rsidR="00661191" w:rsidP="00625C27" w:rsidRDefault="00661191" w14:paraId="4D5698C7" w14:textId="1EA7CDB9">
            <w:pPr>
              <w:jc w:val="both"/>
              <w:rPr>
                <w:rFonts w:ascii="Arial Narrow" w:hAnsi="Arial Narrow" w:cs="Arial"/>
                <w:sz w:val="20"/>
                <w:szCs w:val="20"/>
              </w:rPr>
            </w:pPr>
            <w:r w:rsidRPr="008A4540">
              <w:rPr>
                <w:rFonts w:ascii="Arial Narrow" w:hAnsi="Arial Narrow" w:cs="Arial"/>
                <w:sz w:val="20"/>
                <w:szCs w:val="20"/>
              </w:rPr>
              <w:t>c) Infringieren lo dispuesto en el inciso primero del artículo 25;</w:t>
            </w:r>
          </w:p>
          <w:p w:rsidRPr="008A4540" w:rsidR="00661191" w:rsidP="00625C27" w:rsidRDefault="00661191" w14:paraId="0E2FF538" w14:textId="44701554">
            <w:pPr>
              <w:jc w:val="both"/>
              <w:rPr>
                <w:rFonts w:ascii="Arial Narrow" w:hAnsi="Arial Narrow" w:cs="Arial"/>
                <w:sz w:val="20"/>
                <w:szCs w:val="20"/>
              </w:rPr>
            </w:pPr>
            <w:r w:rsidRPr="008A4540">
              <w:rPr>
                <w:rFonts w:ascii="Arial Narrow" w:hAnsi="Arial Narrow" w:cs="Arial"/>
                <w:sz w:val="20"/>
                <w:szCs w:val="20"/>
              </w:rPr>
              <w:t xml:space="preserve">d) Se valieren de métodos de atracción o captura, o de terceros, para proveerse de animales a que se refiere la letra a), provenientes del medio natural, vivos o muertos, o de partes o productos de </w:t>
            </w:r>
            <w:proofErr w:type="gramStart"/>
            <w:r w:rsidRPr="008A4540">
              <w:rPr>
                <w:rFonts w:ascii="Arial Narrow" w:hAnsi="Arial Narrow" w:cs="Arial"/>
                <w:sz w:val="20"/>
                <w:szCs w:val="20"/>
              </w:rPr>
              <w:t>los mismos</w:t>
            </w:r>
            <w:proofErr w:type="gramEnd"/>
            <w:r w:rsidRPr="008A4540">
              <w:rPr>
                <w:rFonts w:ascii="Arial Narrow" w:hAnsi="Arial Narrow" w:cs="Arial"/>
                <w:sz w:val="20"/>
                <w:szCs w:val="20"/>
              </w:rPr>
              <w:t>;</w:t>
            </w:r>
          </w:p>
          <w:p w:rsidRPr="008A4540" w:rsidR="00661191" w:rsidP="00625C27" w:rsidRDefault="00661191" w14:paraId="60DF2089" w14:textId="010F4F9E">
            <w:pPr>
              <w:jc w:val="both"/>
              <w:rPr>
                <w:rFonts w:ascii="Arial Narrow" w:hAnsi="Arial Narrow" w:cs="Arial"/>
                <w:sz w:val="20"/>
                <w:szCs w:val="20"/>
              </w:rPr>
            </w:pPr>
            <w:r w:rsidRPr="008A4540">
              <w:rPr>
                <w:rFonts w:ascii="Arial Narrow" w:hAnsi="Arial Narrow" w:cs="Arial"/>
                <w:sz w:val="20"/>
                <w:szCs w:val="20"/>
              </w:rPr>
              <w:t>e) Se valieren de métodos de atracción o captura, o de terceros, para proveerse de animales provenientes de cotos, criaderos, centros de reproducción, de rehabilitación o de exhibición, a menos que ello constituya otro delito que tenga una pena superior;</w:t>
            </w:r>
          </w:p>
          <w:p w:rsidRPr="008A4540" w:rsidR="00661191" w:rsidP="00625C27" w:rsidRDefault="00661191" w14:paraId="6AF014A3" w14:textId="0138F606">
            <w:pPr>
              <w:jc w:val="both"/>
              <w:rPr>
                <w:rFonts w:ascii="Arial Narrow" w:hAnsi="Arial Narrow" w:cs="Arial"/>
                <w:sz w:val="20"/>
                <w:szCs w:val="20"/>
              </w:rPr>
            </w:pPr>
            <w:r w:rsidRPr="008A4540">
              <w:rPr>
                <w:rFonts w:ascii="Arial Narrow" w:hAnsi="Arial Narrow" w:cs="Arial"/>
                <w:sz w:val="20"/>
                <w:szCs w:val="20"/>
              </w:rPr>
              <w:t>f) Fueren sorprendidos en actividades de caza o de captura encontrándose suspendido o cancelado el permiso correspondiente</w:t>
            </w:r>
            <w:r w:rsidRPr="008A4540" w:rsidR="0083343E">
              <w:rPr>
                <w:rFonts w:ascii="Arial Narrow" w:hAnsi="Arial Narrow" w:cs="Arial"/>
                <w:sz w:val="20"/>
                <w:szCs w:val="20"/>
              </w:rPr>
              <w:t>;</w:t>
            </w:r>
            <w:r w:rsidRPr="008A4540">
              <w:rPr>
                <w:rFonts w:ascii="Arial Narrow" w:hAnsi="Arial Narrow" w:cs="Arial"/>
                <w:sz w:val="20"/>
                <w:szCs w:val="20"/>
              </w:rPr>
              <w:t xml:space="preserve"> y</w:t>
            </w:r>
          </w:p>
          <w:p w:rsidRPr="008A4540" w:rsidR="00661191" w:rsidP="00625C27" w:rsidRDefault="00661191" w14:paraId="1754AE7F" w14:textId="74A603EA">
            <w:pPr>
              <w:jc w:val="both"/>
              <w:rPr>
                <w:rFonts w:ascii="Arial Narrow" w:hAnsi="Arial Narrow" w:cs="Arial"/>
                <w:sz w:val="20"/>
                <w:szCs w:val="20"/>
              </w:rPr>
            </w:pPr>
            <w:r w:rsidRPr="008A4540">
              <w:rPr>
                <w:rFonts w:ascii="Arial Narrow" w:hAnsi="Arial Narrow" w:cs="Arial"/>
                <w:sz w:val="20"/>
                <w:szCs w:val="20"/>
              </w:rPr>
              <w:t>g) Fueren sorprendidos cazando fuera de coto con arma de caza mayor, sin estar en posesión de la autorización correspondiente.</w:t>
            </w:r>
          </w:p>
          <w:p w:rsidRPr="008A4540" w:rsidR="00661191" w:rsidP="00625C27" w:rsidRDefault="00661191" w14:paraId="26B70C97" w14:textId="77777777">
            <w:pPr>
              <w:jc w:val="both"/>
              <w:rPr>
                <w:rFonts w:ascii="Arial Narrow" w:hAnsi="Arial Narrow" w:cs="Arial"/>
                <w:sz w:val="20"/>
                <w:szCs w:val="20"/>
              </w:rPr>
            </w:pPr>
          </w:p>
          <w:p w:rsidRPr="008A4540" w:rsidR="00661191" w:rsidP="00625C27" w:rsidRDefault="00661191" w14:paraId="576AB726" w14:textId="77777777">
            <w:pPr>
              <w:jc w:val="both"/>
              <w:rPr>
                <w:rFonts w:ascii="Arial Narrow" w:hAnsi="Arial Narrow" w:cs="Arial"/>
                <w:sz w:val="20"/>
                <w:szCs w:val="20"/>
              </w:rPr>
            </w:pPr>
            <w:r w:rsidRPr="008A4540">
              <w:rPr>
                <w:rFonts w:ascii="Arial Narrow" w:hAnsi="Arial Narrow" w:cs="Arial"/>
                <w:sz w:val="20"/>
                <w:szCs w:val="20"/>
              </w:rPr>
              <w:t>ART. 31. Sanciona a quienes cazaren, capturaren o comerciaren habitualmente especies de la fauna silvestre cuya caza o captura esté prohibida o de las señaladas en el artículo 22.</w:t>
            </w:r>
          </w:p>
          <w:p w:rsidRPr="008A4540" w:rsidR="00661191" w:rsidP="00625C27" w:rsidRDefault="00661191" w14:paraId="340112C8" w14:textId="77777777">
            <w:pPr>
              <w:jc w:val="both"/>
              <w:rPr>
                <w:rFonts w:ascii="Arial Narrow" w:hAnsi="Arial Narrow" w:cs="Arial"/>
                <w:sz w:val="20"/>
                <w:szCs w:val="20"/>
              </w:rPr>
            </w:pPr>
          </w:p>
          <w:p w:rsidRPr="008A4540" w:rsidR="00661191" w:rsidP="00B765F3" w:rsidRDefault="00661191" w14:paraId="233930BD" w14:textId="640693A4">
            <w:pPr>
              <w:jc w:val="both"/>
              <w:rPr>
                <w:rFonts w:ascii="Arial Narrow" w:hAnsi="Arial Narrow" w:cs="Arial"/>
                <w:sz w:val="20"/>
                <w:szCs w:val="20"/>
              </w:rPr>
            </w:pPr>
            <w:r w:rsidRPr="008A4540">
              <w:rPr>
                <w:rFonts w:ascii="Arial Narrow" w:hAnsi="Arial Narrow" w:cs="Arial"/>
                <w:sz w:val="20"/>
                <w:szCs w:val="20"/>
              </w:rPr>
              <w:t xml:space="preserve">ART. 22: Todo tenedor de animales, vivos o muertos, pertenecientes a especies clasificadas en alguna categoría de conservación en conformidad al artículo 37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19.300 y protegidas deberá acreditar su legítima procedencia o su obtención en conformidad con esta ley, a requerimiento de autoridad competente.</w:t>
            </w:r>
          </w:p>
        </w:tc>
      </w:tr>
      <w:tr w:rsidRPr="008A4540" w:rsidR="00661191" w:rsidTr="5FFAE9BA" w14:paraId="0996067C" w14:textId="77777777">
        <w:trPr>
          <w:trHeight w:val="74"/>
        </w:trPr>
        <w:tc>
          <w:tcPr>
            <w:tcW w:w="3150" w:type="dxa"/>
            <w:tcMar/>
          </w:tcPr>
          <w:p w:rsidRPr="008A4540" w:rsidR="00661191" w:rsidP="00007156" w:rsidRDefault="00661191" w14:paraId="3CCAE9ED" w14:textId="77777777">
            <w:pPr>
              <w:rPr>
                <w:rFonts w:ascii="Arial Narrow" w:hAnsi="Arial Narrow"/>
                <w:sz w:val="20"/>
                <w:szCs w:val="20"/>
              </w:rPr>
            </w:pPr>
          </w:p>
        </w:tc>
        <w:tc>
          <w:tcPr>
            <w:tcW w:w="6172" w:type="dxa"/>
            <w:tcMar/>
          </w:tcPr>
          <w:p w:rsidRPr="008A4540" w:rsidR="00661191" w:rsidP="00007156" w:rsidRDefault="00661191" w14:paraId="4F7D00D7" w14:textId="77777777">
            <w:pPr>
              <w:jc w:val="both"/>
              <w:rPr>
                <w:rFonts w:ascii="Arial Narrow" w:hAnsi="Arial Narrow" w:cs="Arial"/>
                <w:sz w:val="20"/>
                <w:szCs w:val="20"/>
              </w:rPr>
            </w:pPr>
          </w:p>
        </w:tc>
      </w:tr>
      <w:tr w:rsidRPr="008A4540" w:rsidR="00661191" w:rsidTr="5FFAE9BA" w14:paraId="721C734B" w14:textId="77777777">
        <w:trPr>
          <w:trHeight w:val="74"/>
        </w:trPr>
        <w:tc>
          <w:tcPr>
            <w:tcW w:w="3150" w:type="dxa"/>
            <w:tcMar/>
          </w:tcPr>
          <w:p w:rsidRPr="008A4540" w:rsidR="00661191" w:rsidP="00007156" w:rsidRDefault="00661191" w14:paraId="40424DBE" w14:textId="77777777">
            <w:pPr>
              <w:rPr>
                <w:rFonts w:ascii="Arial Narrow" w:hAnsi="Arial Narrow"/>
                <w:sz w:val="20"/>
                <w:szCs w:val="20"/>
              </w:rPr>
            </w:pPr>
            <w:r w:rsidRPr="008A4540">
              <w:rPr>
                <w:rFonts w:ascii="Arial Narrow" w:hAnsi="Arial Narrow" w:cs="Arial"/>
                <w:b/>
                <w:bCs/>
                <w:sz w:val="20"/>
                <w:szCs w:val="20"/>
              </w:rPr>
              <w:t>12139</w:t>
            </w:r>
          </w:p>
        </w:tc>
        <w:tc>
          <w:tcPr>
            <w:tcW w:w="6172" w:type="dxa"/>
            <w:tcMar/>
          </w:tcPr>
          <w:p w:rsidRPr="008A4540" w:rsidR="00661191" w:rsidP="00007156" w:rsidRDefault="00661191" w14:paraId="4AAD36CF" w14:textId="29D8C48A">
            <w:pPr>
              <w:jc w:val="both"/>
              <w:rPr>
                <w:rFonts w:ascii="Arial Narrow" w:hAnsi="Arial Narrow" w:cs="Arial"/>
                <w:sz w:val="20"/>
                <w:szCs w:val="20"/>
              </w:rPr>
            </w:pPr>
            <w:r w:rsidRPr="008A4540">
              <w:rPr>
                <w:rFonts w:ascii="Arial Narrow" w:hAnsi="Arial Narrow" w:cs="Arial"/>
                <w:b/>
                <w:bCs/>
                <w:sz w:val="20"/>
                <w:szCs w:val="20"/>
              </w:rPr>
              <w:t>INFRACCIONES AL CÓDIGO AERONÁUTICO.</w:t>
            </w:r>
          </w:p>
        </w:tc>
      </w:tr>
      <w:tr w:rsidRPr="008A4540" w:rsidR="00661191" w:rsidTr="5FFAE9BA" w14:paraId="2CE8C270" w14:textId="77777777">
        <w:trPr>
          <w:trHeight w:val="74"/>
        </w:trPr>
        <w:tc>
          <w:tcPr>
            <w:tcW w:w="3150" w:type="dxa"/>
            <w:tcMar/>
          </w:tcPr>
          <w:p w:rsidRPr="008A4540" w:rsidR="00661191" w:rsidP="00007156" w:rsidRDefault="00661191" w14:paraId="48800B1E" w14:textId="77777777">
            <w:pPr>
              <w:rPr>
                <w:rFonts w:ascii="Arial Narrow" w:hAnsi="Arial Narrow"/>
                <w:sz w:val="20"/>
                <w:szCs w:val="20"/>
              </w:rPr>
            </w:pPr>
          </w:p>
        </w:tc>
        <w:tc>
          <w:tcPr>
            <w:tcW w:w="6172" w:type="dxa"/>
            <w:tcMar/>
          </w:tcPr>
          <w:p w:rsidRPr="008A4540" w:rsidR="00661191" w:rsidP="00007156" w:rsidRDefault="00661191" w14:paraId="733755F0" w14:textId="4A612EB2">
            <w:pPr>
              <w:jc w:val="both"/>
              <w:rPr>
                <w:rFonts w:ascii="Arial Narrow" w:hAnsi="Arial Narrow" w:cs="Arial"/>
                <w:sz w:val="20"/>
                <w:szCs w:val="20"/>
              </w:rPr>
            </w:pPr>
            <w:r w:rsidRPr="008A4540">
              <w:rPr>
                <w:rFonts w:ascii="Arial Narrow" w:hAnsi="Arial Narrow" w:cs="Arial"/>
                <w:sz w:val="20"/>
                <w:szCs w:val="20"/>
              </w:rPr>
              <w:t>ARTS. 133G; 190, 194 bis, 195 a 198 y 200 LEY 18.916</w:t>
            </w:r>
          </w:p>
        </w:tc>
      </w:tr>
      <w:tr w:rsidRPr="008A4540" w:rsidR="00661191" w:rsidTr="5FFAE9BA" w14:paraId="08851560" w14:textId="77777777">
        <w:trPr>
          <w:trHeight w:val="74"/>
        </w:trPr>
        <w:tc>
          <w:tcPr>
            <w:tcW w:w="3150" w:type="dxa"/>
            <w:tcMar/>
          </w:tcPr>
          <w:p w:rsidRPr="008A4540" w:rsidR="00661191" w:rsidP="00007156" w:rsidRDefault="00661191" w14:paraId="78780C0A" w14:textId="77777777">
            <w:pPr>
              <w:rPr>
                <w:rFonts w:ascii="Arial Narrow" w:hAnsi="Arial Narrow"/>
                <w:sz w:val="20"/>
                <w:szCs w:val="20"/>
              </w:rPr>
            </w:pPr>
          </w:p>
        </w:tc>
        <w:tc>
          <w:tcPr>
            <w:tcW w:w="6172" w:type="dxa"/>
            <w:tcMar/>
          </w:tcPr>
          <w:p w:rsidRPr="008A4540" w:rsidR="00661191" w:rsidP="00007156" w:rsidRDefault="00661191" w14:paraId="40689E13" w14:textId="5FED7AA7">
            <w:pPr>
              <w:jc w:val="both"/>
              <w:rPr>
                <w:rFonts w:ascii="Arial Narrow" w:hAnsi="Arial Narrow" w:cs="Arial"/>
                <w:sz w:val="20"/>
                <w:szCs w:val="20"/>
              </w:rPr>
            </w:pPr>
            <w:r w:rsidRPr="008A4540">
              <w:rPr>
                <w:rFonts w:ascii="Arial Narrow" w:hAnsi="Arial Narrow" w:cs="Arial"/>
                <w:sz w:val="20"/>
                <w:szCs w:val="20"/>
              </w:rPr>
              <w:t>Castiga la infracción a diversas disposiciones legales relativas a navegación aérea y delitos contra la seguridad de la aviación civil. Sanciona además, al que ceda su derecho a ser transportado en un vuelo de cabotaje, o facilite dicha cesión, con fines de lucro, como actividad comercial o en forma habitual.</w:t>
            </w:r>
          </w:p>
        </w:tc>
      </w:tr>
      <w:tr w:rsidRPr="008A4540" w:rsidR="00661191" w:rsidTr="5FFAE9BA" w14:paraId="256850FD" w14:textId="77777777">
        <w:trPr>
          <w:trHeight w:val="74"/>
        </w:trPr>
        <w:tc>
          <w:tcPr>
            <w:tcW w:w="3150" w:type="dxa"/>
            <w:tcMar/>
          </w:tcPr>
          <w:p w:rsidRPr="008A4540" w:rsidR="00661191" w:rsidP="00007156" w:rsidRDefault="00661191" w14:paraId="46309BD0" w14:textId="77777777">
            <w:pPr>
              <w:rPr>
                <w:rFonts w:ascii="Arial Narrow" w:hAnsi="Arial Narrow"/>
                <w:sz w:val="20"/>
                <w:szCs w:val="20"/>
              </w:rPr>
            </w:pPr>
          </w:p>
        </w:tc>
        <w:tc>
          <w:tcPr>
            <w:tcW w:w="6172" w:type="dxa"/>
            <w:tcMar/>
          </w:tcPr>
          <w:p w:rsidRPr="008A4540" w:rsidR="00661191" w:rsidP="00007156" w:rsidRDefault="00661191" w14:paraId="51D64D82" w14:textId="77777777">
            <w:pPr>
              <w:jc w:val="both"/>
              <w:rPr>
                <w:rFonts w:ascii="Arial Narrow" w:hAnsi="Arial Narrow" w:cs="Arial"/>
                <w:sz w:val="20"/>
                <w:szCs w:val="20"/>
              </w:rPr>
            </w:pPr>
          </w:p>
        </w:tc>
      </w:tr>
      <w:tr w:rsidRPr="008A4540" w:rsidR="00661191" w:rsidTr="5FFAE9BA" w14:paraId="344B0E30" w14:textId="77777777">
        <w:trPr>
          <w:trHeight w:val="74"/>
        </w:trPr>
        <w:tc>
          <w:tcPr>
            <w:tcW w:w="3150" w:type="dxa"/>
            <w:tcMar/>
          </w:tcPr>
          <w:p w:rsidRPr="008A4540" w:rsidR="00661191" w:rsidP="00007156" w:rsidRDefault="00661191" w14:paraId="7491A883" w14:textId="77777777">
            <w:pPr>
              <w:rPr>
                <w:rFonts w:ascii="Arial Narrow" w:hAnsi="Arial Narrow"/>
                <w:sz w:val="20"/>
                <w:szCs w:val="20"/>
              </w:rPr>
            </w:pPr>
            <w:r w:rsidRPr="008A4540">
              <w:rPr>
                <w:rFonts w:ascii="Arial Narrow" w:hAnsi="Arial Narrow" w:cs="Arial"/>
                <w:b/>
                <w:bCs/>
                <w:sz w:val="20"/>
                <w:szCs w:val="20"/>
              </w:rPr>
              <w:t>12140</w:t>
            </w:r>
          </w:p>
        </w:tc>
        <w:tc>
          <w:tcPr>
            <w:tcW w:w="6172" w:type="dxa"/>
            <w:tcMar/>
          </w:tcPr>
          <w:p w:rsidRPr="008A4540" w:rsidR="008B07E0" w:rsidP="008B07E0" w:rsidRDefault="00661191" w14:paraId="7084F374" w14:textId="77777777">
            <w:pPr>
              <w:jc w:val="both"/>
              <w:rPr>
                <w:rFonts w:ascii="Arial Narrow" w:hAnsi="Arial Narrow"/>
                <w:sz w:val="20"/>
                <w:szCs w:val="20"/>
              </w:rPr>
            </w:pPr>
            <w:r w:rsidRPr="008A4540">
              <w:rPr>
                <w:rFonts w:ascii="Arial Narrow" w:hAnsi="Arial Narrow" w:cs="Arial"/>
                <w:b/>
                <w:bCs/>
                <w:sz w:val="20"/>
                <w:szCs w:val="20"/>
              </w:rPr>
              <w:t>TRÁFICO DE ÓRGANOS (INCLUYE PROVENIENTES DE ABORTO).</w:t>
            </w:r>
            <w:r w:rsidRPr="008A4540" w:rsidR="008B07E0">
              <w:rPr>
                <w:rFonts w:ascii="Arial Narrow" w:hAnsi="Arial Narrow"/>
                <w:sz w:val="20"/>
                <w:szCs w:val="20"/>
              </w:rPr>
              <w:t xml:space="preserve"> </w:t>
            </w:r>
          </w:p>
          <w:p w:rsidRPr="008A4540" w:rsidR="00661191" w:rsidP="008B07E0" w:rsidRDefault="008B07E0" w14:paraId="12FAA2FA" w14:textId="377C9EC7">
            <w:pPr>
              <w:jc w:val="both"/>
              <w:rPr>
                <w:rFonts w:ascii="Arial Narrow" w:hAnsi="Arial Narrow" w:cs="Arial"/>
                <w:sz w:val="20"/>
                <w:szCs w:val="20"/>
              </w:rPr>
            </w:pPr>
            <w:r w:rsidRPr="008A4540">
              <w:rPr>
                <w:rFonts w:ascii="Arial Narrow" w:hAnsi="Arial Narrow" w:cs="Arial"/>
                <w:bCs/>
                <w:sz w:val="20"/>
                <w:szCs w:val="20"/>
              </w:rPr>
              <w:t>ART. 13 LEY 19.451 SOBRE TRASPLANTE Y DONACIÓN DE ORGANOS</w:t>
            </w:r>
          </w:p>
        </w:tc>
      </w:tr>
      <w:tr w:rsidRPr="008A4540" w:rsidR="00661191" w:rsidTr="5FFAE9BA" w14:paraId="7CD3480D" w14:textId="77777777">
        <w:trPr>
          <w:trHeight w:val="74"/>
        </w:trPr>
        <w:tc>
          <w:tcPr>
            <w:tcW w:w="3150" w:type="dxa"/>
            <w:tcMar/>
          </w:tcPr>
          <w:p w:rsidRPr="008A4540" w:rsidR="00661191" w:rsidP="00007156" w:rsidRDefault="00661191" w14:paraId="3E6C1836" w14:textId="77777777">
            <w:pPr>
              <w:rPr>
                <w:rFonts w:ascii="Arial Narrow" w:hAnsi="Arial Narrow"/>
                <w:sz w:val="20"/>
                <w:szCs w:val="20"/>
              </w:rPr>
            </w:pPr>
          </w:p>
        </w:tc>
        <w:tc>
          <w:tcPr>
            <w:tcW w:w="6172" w:type="dxa"/>
            <w:tcMar/>
          </w:tcPr>
          <w:p w:rsidRPr="008A4540" w:rsidR="00661191" w:rsidP="00007156" w:rsidRDefault="00661191" w14:paraId="44FD0BDA" w14:textId="0142F915">
            <w:pPr>
              <w:jc w:val="both"/>
              <w:rPr>
                <w:rFonts w:ascii="Arial Narrow" w:hAnsi="Arial Narrow" w:cs="Arial"/>
                <w:sz w:val="20"/>
                <w:szCs w:val="20"/>
              </w:rPr>
            </w:pPr>
            <w:r w:rsidRPr="008A4540">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rsidRPr="008A4540" w:rsidR="0083343E" w:rsidP="00007156" w:rsidRDefault="0083343E" w14:paraId="015A5740" w14:textId="77777777">
            <w:pPr>
              <w:jc w:val="both"/>
              <w:rPr>
                <w:rFonts w:ascii="Arial Narrow" w:hAnsi="Arial Narrow" w:cs="Arial"/>
                <w:sz w:val="20"/>
                <w:szCs w:val="20"/>
              </w:rPr>
            </w:pPr>
          </w:p>
          <w:p w:rsidRPr="008A4540" w:rsidR="00661191" w:rsidP="00007156" w:rsidRDefault="00661191" w14:paraId="6A593F03" w14:textId="2DF7CECE">
            <w:pPr>
              <w:jc w:val="both"/>
              <w:rPr>
                <w:rFonts w:ascii="Arial Narrow" w:hAnsi="Arial Narrow" w:cs="Arial"/>
                <w:sz w:val="20"/>
                <w:szCs w:val="20"/>
              </w:rPr>
            </w:pPr>
            <w:r w:rsidRPr="008A4540">
              <w:rPr>
                <w:rFonts w:ascii="Arial Narrow" w:hAnsi="Arial Narrow" w:cs="Arial"/>
                <w:sz w:val="20"/>
                <w:szCs w:val="20"/>
              </w:rPr>
              <w:t>Sanciona también al que extraiga órganos de un cadáver con fines de trasplante sin cumplir con las disposiciones de la Ley, a quien destine dichos órganos a un uso distinto al permitido por la Ley o el Código Sanitario, así como a quien destine, en cualquier momento, con ánimo de lucro o para fines distintos de los autorizados, órganos, tejidos o fluidos humanos provenientes de una intervención propia de la interrupción del embarazo.</w:t>
            </w:r>
          </w:p>
        </w:tc>
      </w:tr>
      <w:tr w:rsidRPr="008A4540" w:rsidR="00661191" w:rsidTr="5FFAE9BA" w14:paraId="6D6EBDED" w14:textId="77777777">
        <w:trPr>
          <w:trHeight w:val="74"/>
        </w:trPr>
        <w:tc>
          <w:tcPr>
            <w:tcW w:w="3150" w:type="dxa"/>
            <w:tcMar/>
          </w:tcPr>
          <w:p w:rsidRPr="008A4540" w:rsidR="00661191" w:rsidP="00007156" w:rsidRDefault="00661191" w14:paraId="0705B0F9" w14:textId="77777777">
            <w:pPr>
              <w:rPr>
                <w:rFonts w:ascii="Arial Narrow" w:hAnsi="Arial Narrow"/>
                <w:sz w:val="20"/>
                <w:szCs w:val="20"/>
              </w:rPr>
            </w:pPr>
          </w:p>
        </w:tc>
        <w:tc>
          <w:tcPr>
            <w:tcW w:w="6172" w:type="dxa"/>
            <w:tcMar/>
          </w:tcPr>
          <w:p w:rsidRPr="008A4540" w:rsidR="00661191" w:rsidP="00007156" w:rsidRDefault="00661191" w14:paraId="0062E819" w14:textId="77777777">
            <w:pPr>
              <w:jc w:val="both"/>
              <w:rPr>
                <w:rFonts w:ascii="Arial Narrow" w:hAnsi="Arial Narrow" w:cs="Arial"/>
                <w:sz w:val="20"/>
                <w:szCs w:val="20"/>
              </w:rPr>
            </w:pPr>
          </w:p>
        </w:tc>
      </w:tr>
      <w:tr w:rsidRPr="008A4540" w:rsidR="00661191" w:rsidTr="5FFAE9BA" w14:paraId="12E5FC8B" w14:textId="77777777">
        <w:trPr>
          <w:trHeight w:val="74"/>
        </w:trPr>
        <w:tc>
          <w:tcPr>
            <w:tcW w:w="3150" w:type="dxa"/>
            <w:tcMar/>
          </w:tcPr>
          <w:p w:rsidRPr="008A4540" w:rsidR="00661191" w:rsidP="00007156" w:rsidRDefault="00661191" w14:paraId="5080257D" w14:textId="77777777">
            <w:pPr>
              <w:rPr>
                <w:rFonts w:ascii="Arial Narrow" w:hAnsi="Arial Narrow" w:cs="Arial"/>
                <w:b/>
                <w:bCs/>
                <w:sz w:val="20"/>
                <w:szCs w:val="20"/>
              </w:rPr>
            </w:pPr>
            <w:r w:rsidRPr="008A4540">
              <w:rPr>
                <w:rFonts w:ascii="Arial Narrow" w:hAnsi="Arial Narrow" w:cs="Arial"/>
                <w:b/>
                <w:bCs/>
                <w:sz w:val="20"/>
                <w:szCs w:val="20"/>
              </w:rPr>
              <w:t>12141</w:t>
            </w:r>
          </w:p>
        </w:tc>
        <w:tc>
          <w:tcPr>
            <w:tcW w:w="6172" w:type="dxa"/>
            <w:tcMar/>
          </w:tcPr>
          <w:p w:rsidRPr="008A4540" w:rsidR="00661191" w:rsidP="00007156" w:rsidRDefault="00661191" w14:paraId="5F2B1588" w14:textId="77777777">
            <w:pPr>
              <w:jc w:val="both"/>
              <w:rPr>
                <w:rFonts w:ascii="Arial Narrow" w:hAnsi="Arial Narrow" w:cs="Arial"/>
                <w:b/>
                <w:bCs/>
                <w:sz w:val="20"/>
                <w:szCs w:val="20"/>
              </w:rPr>
            </w:pPr>
            <w:r w:rsidRPr="008A4540">
              <w:rPr>
                <w:rFonts w:ascii="Arial Narrow" w:hAnsi="Arial Narrow" w:cs="Arial"/>
                <w:b/>
                <w:bCs/>
                <w:sz w:val="20"/>
                <w:szCs w:val="20"/>
              </w:rPr>
              <w:t>INFRACCIÓN AL ESTATUTO DE CAPACITACION Y EMPLEO.</w:t>
            </w:r>
          </w:p>
        </w:tc>
      </w:tr>
      <w:tr w:rsidRPr="008A4540" w:rsidR="00661191" w:rsidTr="5FFAE9BA" w14:paraId="5223C839" w14:textId="77777777">
        <w:trPr>
          <w:trHeight w:val="74"/>
        </w:trPr>
        <w:tc>
          <w:tcPr>
            <w:tcW w:w="3150" w:type="dxa"/>
            <w:tcMar/>
          </w:tcPr>
          <w:p w:rsidRPr="008A4540" w:rsidR="00661191" w:rsidP="00007156" w:rsidRDefault="00661191" w14:paraId="1C1616D2" w14:textId="77777777">
            <w:pPr>
              <w:rPr>
                <w:rFonts w:ascii="Arial Narrow" w:hAnsi="Arial Narrow"/>
                <w:sz w:val="20"/>
                <w:szCs w:val="20"/>
              </w:rPr>
            </w:pPr>
          </w:p>
        </w:tc>
        <w:tc>
          <w:tcPr>
            <w:tcW w:w="6172" w:type="dxa"/>
            <w:tcMar/>
          </w:tcPr>
          <w:p w:rsidRPr="008A4540" w:rsidR="00661191" w:rsidP="00007156" w:rsidRDefault="00661191" w14:paraId="16764438" w14:textId="77777777">
            <w:pPr>
              <w:jc w:val="both"/>
              <w:rPr>
                <w:rFonts w:ascii="Arial Narrow" w:hAnsi="Arial Narrow" w:cs="Arial"/>
                <w:sz w:val="20"/>
                <w:szCs w:val="20"/>
              </w:rPr>
            </w:pPr>
            <w:r w:rsidRPr="008A4540">
              <w:rPr>
                <w:rFonts w:ascii="Arial Narrow" w:hAnsi="Arial Narrow" w:cs="Arial"/>
                <w:sz w:val="20"/>
                <w:szCs w:val="20"/>
              </w:rPr>
              <w:t>ARTS. 76 y 81 LEY 19.518</w:t>
            </w:r>
          </w:p>
        </w:tc>
      </w:tr>
      <w:tr w:rsidRPr="008A4540" w:rsidR="00661191" w:rsidTr="5FFAE9BA" w14:paraId="6BA6D16E" w14:textId="77777777">
        <w:trPr>
          <w:trHeight w:val="74"/>
        </w:trPr>
        <w:tc>
          <w:tcPr>
            <w:tcW w:w="3150" w:type="dxa"/>
            <w:tcMar/>
          </w:tcPr>
          <w:p w:rsidRPr="008A4540" w:rsidR="00661191" w:rsidP="00007156" w:rsidRDefault="00661191" w14:paraId="41C50F2B" w14:textId="77777777">
            <w:pPr>
              <w:rPr>
                <w:rFonts w:ascii="Arial Narrow" w:hAnsi="Arial Narrow"/>
                <w:sz w:val="20"/>
                <w:szCs w:val="20"/>
              </w:rPr>
            </w:pPr>
          </w:p>
        </w:tc>
        <w:tc>
          <w:tcPr>
            <w:tcW w:w="6172" w:type="dxa"/>
            <w:tcMar/>
          </w:tcPr>
          <w:p w:rsidRPr="008A4540" w:rsidR="00661191" w:rsidP="00007156" w:rsidRDefault="00661191" w14:paraId="1FE33CF9" w14:textId="4C792BCD">
            <w:pPr>
              <w:jc w:val="both"/>
              <w:rPr>
                <w:rFonts w:ascii="Arial Narrow" w:hAnsi="Arial Narrow" w:cs="Arial"/>
                <w:sz w:val="20"/>
                <w:szCs w:val="20"/>
              </w:rPr>
            </w:pPr>
            <w:r w:rsidRPr="008A4540">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Pr="008A4540" w:rsidR="00661191" w:rsidTr="5FFAE9BA" w14:paraId="556A9560" w14:textId="77777777">
        <w:trPr>
          <w:trHeight w:val="74"/>
        </w:trPr>
        <w:tc>
          <w:tcPr>
            <w:tcW w:w="3150" w:type="dxa"/>
            <w:tcMar/>
          </w:tcPr>
          <w:p w:rsidRPr="008A4540" w:rsidR="00661191" w:rsidP="00007156" w:rsidRDefault="00661191" w14:paraId="5385D6F2" w14:textId="77777777">
            <w:pPr>
              <w:rPr>
                <w:rFonts w:ascii="Arial Narrow" w:hAnsi="Arial Narrow"/>
                <w:sz w:val="20"/>
                <w:szCs w:val="20"/>
              </w:rPr>
            </w:pPr>
          </w:p>
        </w:tc>
        <w:tc>
          <w:tcPr>
            <w:tcW w:w="6172" w:type="dxa"/>
            <w:tcMar/>
          </w:tcPr>
          <w:p w:rsidRPr="008A4540" w:rsidR="00661191" w:rsidP="00007156" w:rsidRDefault="00661191" w14:paraId="5093E950" w14:textId="77777777">
            <w:pPr>
              <w:jc w:val="both"/>
              <w:rPr>
                <w:rFonts w:ascii="Arial Narrow" w:hAnsi="Arial Narrow" w:cs="Arial"/>
                <w:sz w:val="20"/>
                <w:szCs w:val="20"/>
              </w:rPr>
            </w:pPr>
          </w:p>
        </w:tc>
      </w:tr>
      <w:tr w:rsidRPr="008A4540" w:rsidR="00661191" w:rsidTr="5FFAE9BA" w14:paraId="1ADB0724" w14:textId="77777777">
        <w:trPr>
          <w:trHeight w:val="74"/>
        </w:trPr>
        <w:tc>
          <w:tcPr>
            <w:tcW w:w="3150" w:type="dxa"/>
            <w:tcMar/>
          </w:tcPr>
          <w:p w:rsidRPr="008A4540" w:rsidR="00661191" w:rsidP="00007156" w:rsidRDefault="00661191" w14:paraId="79BD52E8" w14:textId="77777777">
            <w:pPr>
              <w:rPr>
                <w:rFonts w:ascii="Arial Narrow" w:hAnsi="Arial Narrow"/>
                <w:sz w:val="20"/>
                <w:szCs w:val="20"/>
              </w:rPr>
            </w:pPr>
            <w:r w:rsidRPr="008A4540">
              <w:rPr>
                <w:rFonts w:ascii="Arial Narrow" w:hAnsi="Arial Narrow" w:cs="Arial"/>
                <w:b/>
                <w:bCs/>
                <w:sz w:val="20"/>
                <w:szCs w:val="20"/>
              </w:rPr>
              <w:lastRenderedPageBreak/>
              <w:t>12142</w:t>
            </w:r>
          </w:p>
        </w:tc>
        <w:tc>
          <w:tcPr>
            <w:tcW w:w="6172" w:type="dxa"/>
            <w:tcMar/>
          </w:tcPr>
          <w:p w:rsidRPr="008A4540" w:rsidR="00661191" w:rsidP="00007156" w:rsidRDefault="00661191" w14:paraId="6F22887D" w14:textId="77777777">
            <w:pPr>
              <w:jc w:val="both"/>
              <w:rPr>
                <w:rFonts w:ascii="Arial Narrow" w:hAnsi="Arial Narrow" w:cs="Arial"/>
                <w:sz w:val="20"/>
                <w:szCs w:val="20"/>
              </w:rPr>
            </w:pPr>
            <w:r w:rsidRPr="008A4540">
              <w:rPr>
                <w:rFonts w:ascii="Arial Narrow" w:hAnsi="Arial Narrow" w:cs="Arial"/>
                <w:b/>
                <w:bCs/>
                <w:sz w:val="20"/>
                <w:szCs w:val="20"/>
              </w:rPr>
              <w:t>INFRACCIÓN EN EL OTORGAMIENTO PRESTACIONES DE SALUD.</w:t>
            </w:r>
          </w:p>
        </w:tc>
      </w:tr>
      <w:tr w:rsidRPr="008A4540" w:rsidR="00661191" w:rsidTr="5FFAE9BA" w14:paraId="4FADF281" w14:textId="77777777">
        <w:trPr>
          <w:trHeight w:val="74"/>
        </w:trPr>
        <w:tc>
          <w:tcPr>
            <w:tcW w:w="3150" w:type="dxa"/>
            <w:tcMar/>
          </w:tcPr>
          <w:p w:rsidRPr="008A4540" w:rsidR="00661191" w:rsidP="00007156" w:rsidRDefault="00661191" w14:paraId="5FADC0ED" w14:textId="77777777">
            <w:pPr>
              <w:rPr>
                <w:rFonts w:ascii="Arial Narrow" w:hAnsi="Arial Narrow"/>
                <w:sz w:val="20"/>
                <w:szCs w:val="20"/>
              </w:rPr>
            </w:pPr>
          </w:p>
        </w:tc>
        <w:tc>
          <w:tcPr>
            <w:tcW w:w="6172" w:type="dxa"/>
            <w:tcMar/>
          </w:tcPr>
          <w:p w:rsidRPr="008A4540" w:rsidR="00661191" w:rsidP="00007156" w:rsidRDefault="00661191" w14:paraId="27CF1D90" w14:textId="77777777">
            <w:pPr>
              <w:jc w:val="both"/>
              <w:rPr>
                <w:rFonts w:ascii="Arial Narrow" w:hAnsi="Arial Narrow" w:cs="Arial"/>
                <w:sz w:val="20"/>
                <w:szCs w:val="20"/>
              </w:rPr>
            </w:pPr>
            <w:r w:rsidRPr="008A4540">
              <w:rPr>
                <w:rFonts w:ascii="Arial Narrow" w:hAnsi="Arial Narrow" w:cs="Arial"/>
                <w:sz w:val="20"/>
                <w:szCs w:val="20"/>
              </w:rPr>
              <w:t>ARTS. 168 Y 174 INC. FINAL DS N°1 DE SALUD AÑO 2005.</w:t>
            </w:r>
          </w:p>
        </w:tc>
      </w:tr>
      <w:tr w:rsidRPr="008A4540" w:rsidR="00661191" w:rsidTr="5FFAE9BA" w14:paraId="31379DA9" w14:textId="77777777">
        <w:trPr>
          <w:trHeight w:val="74"/>
        </w:trPr>
        <w:tc>
          <w:tcPr>
            <w:tcW w:w="3150" w:type="dxa"/>
            <w:tcMar/>
          </w:tcPr>
          <w:p w:rsidRPr="008A4540" w:rsidR="00661191" w:rsidP="00007156" w:rsidRDefault="00661191" w14:paraId="5F3D2CDB" w14:textId="77777777">
            <w:pPr>
              <w:rPr>
                <w:rFonts w:ascii="Arial Narrow" w:hAnsi="Arial Narrow"/>
                <w:sz w:val="20"/>
                <w:szCs w:val="20"/>
              </w:rPr>
            </w:pPr>
          </w:p>
        </w:tc>
        <w:tc>
          <w:tcPr>
            <w:tcW w:w="6172" w:type="dxa"/>
            <w:tcMar/>
          </w:tcPr>
          <w:p w:rsidRPr="008A4540" w:rsidR="00661191" w:rsidP="00007156" w:rsidRDefault="00661191" w14:paraId="0A531ACB" w14:textId="74F1729E">
            <w:pPr>
              <w:jc w:val="both"/>
              <w:rPr>
                <w:rFonts w:ascii="Arial Narrow" w:hAnsi="Arial Narrow" w:cs="Arial"/>
                <w:sz w:val="20"/>
                <w:szCs w:val="20"/>
              </w:rPr>
            </w:pPr>
            <w:r w:rsidRPr="008A4540">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Pr="008A4540" w:rsidR="00661191" w:rsidTr="5FFAE9BA" w14:paraId="6409C069" w14:textId="77777777">
        <w:trPr>
          <w:trHeight w:val="74"/>
        </w:trPr>
        <w:tc>
          <w:tcPr>
            <w:tcW w:w="3150" w:type="dxa"/>
            <w:tcMar/>
          </w:tcPr>
          <w:p w:rsidRPr="008A4540" w:rsidR="00661191" w:rsidP="00007156" w:rsidRDefault="00661191" w14:paraId="1A1E50B2" w14:textId="77777777">
            <w:pPr>
              <w:rPr>
                <w:rFonts w:ascii="Arial Narrow" w:hAnsi="Arial Narrow"/>
                <w:sz w:val="20"/>
                <w:szCs w:val="20"/>
              </w:rPr>
            </w:pPr>
          </w:p>
        </w:tc>
        <w:tc>
          <w:tcPr>
            <w:tcW w:w="6172" w:type="dxa"/>
            <w:tcMar/>
          </w:tcPr>
          <w:p w:rsidRPr="008A4540" w:rsidR="00661191" w:rsidP="00007156" w:rsidRDefault="00661191" w14:paraId="180A73D0" w14:textId="77777777">
            <w:pPr>
              <w:jc w:val="both"/>
              <w:rPr>
                <w:rFonts w:ascii="Arial Narrow" w:hAnsi="Arial Narrow" w:cs="Arial"/>
                <w:sz w:val="20"/>
                <w:szCs w:val="20"/>
              </w:rPr>
            </w:pPr>
          </w:p>
        </w:tc>
      </w:tr>
      <w:tr w:rsidRPr="008A4540" w:rsidR="00661191" w:rsidTr="5FFAE9BA" w14:paraId="372E9B60" w14:textId="77777777">
        <w:trPr>
          <w:trHeight w:val="74"/>
        </w:trPr>
        <w:tc>
          <w:tcPr>
            <w:tcW w:w="3150" w:type="dxa"/>
            <w:tcMar/>
          </w:tcPr>
          <w:p w:rsidRPr="008A4540" w:rsidR="00661191" w:rsidP="00007156" w:rsidRDefault="00661191" w14:paraId="3DA833E9" w14:textId="77777777">
            <w:pPr>
              <w:rPr>
                <w:rFonts w:ascii="Arial Narrow" w:hAnsi="Arial Narrow" w:cs="Arial"/>
                <w:b/>
                <w:bCs/>
                <w:sz w:val="20"/>
                <w:szCs w:val="20"/>
              </w:rPr>
            </w:pPr>
            <w:r w:rsidRPr="008A4540">
              <w:rPr>
                <w:rFonts w:ascii="Arial Narrow" w:hAnsi="Arial Narrow" w:cs="Arial"/>
                <w:b/>
                <w:bCs/>
                <w:sz w:val="20"/>
                <w:szCs w:val="20"/>
              </w:rPr>
              <w:t>12143</w:t>
            </w:r>
          </w:p>
        </w:tc>
        <w:tc>
          <w:tcPr>
            <w:tcW w:w="6172" w:type="dxa"/>
            <w:tcMar/>
          </w:tcPr>
          <w:p w:rsidRPr="008A4540" w:rsidR="00661191" w:rsidP="00007156" w:rsidRDefault="00661191" w14:paraId="78DC517A" w14:textId="77777777">
            <w:pPr>
              <w:jc w:val="both"/>
              <w:rPr>
                <w:rFonts w:ascii="Arial Narrow" w:hAnsi="Arial Narrow" w:cs="Arial"/>
                <w:b/>
                <w:bCs/>
                <w:sz w:val="20"/>
                <w:szCs w:val="20"/>
              </w:rPr>
            </w:pPr>
            <w:r w:rsidRPr="008A4540">
              <w:rPr>
                <w:rFonts w:ascii="Arial Narrow" w:hAnsi="Arial Narrow" w:cs="Arial"/>
                <w:b/>
                <w:bCs/>
                <w:sz w:val="20"/>
                <w:szCs w:val="20"/>
              </w:rPr>
              <w:t>TRANSPORTE O DISTRIBUCIÓN DE GAS E INSTALACIÓN CLANDESTINAS.</w:t>
            </w:r>
          </w:p>
        </w:tc>
      </w:tr>
      <w:tr w:rsidRPr="008A4540" w:rsidR="00661191" w:rsidTr="5FFAE9BA" w14:paraId="2ADCF43C" w14:textId="77777777">
        <w:trPr>
          <w:trHeight w:val="74"/>
        </w:trPr>
        <w:tc>
          <w:tcPr>
            <w:tcW w:w="3150" w:type="dxa"/>
            <w:tcMar/>
          </w:tcPr>
          <w:p w:rsidRPr="008A4540" w:rsidR="00661191" w:rsidP="00007156" w:rsidRDefault="00661191" w14:paraId="120B74A4" w14:textId="77777777">
            <w:pPr>
              <w:rPr>
                <w:rFonts w:ascii="Arial Narrow" w:hAnsi="Arial Narrow"/>
                <w:sz w:val="20"/>
                <w:szCs w:val="20"/>
              </w:rPr>
            </w:pPr>
          </w:p>
        </w:tc>
        <w:tc>
          <w:tcPr>
            <w:tcW w:w="6172" w:type="dxa"/>
            <w:tcMar/>
          </w:tcPr>
          <w:p w:rsidRPr="008A4540" w:rsidR="00661191" w:rsidP="00007156" w:rsidRDefault="00661191" w14:paraId="5C8664FC" w14:textId="77777777">
            <w:pPr>
              <w:jc w:val="both"/>
              <w:rPr>
                <w:rFonts w:ascii="Arial Narrow" w:hAnsi="Arial Narrow" w:cs="Arial"/>
                <w:sz w:val="20"/>
                <w:szCs w:val="20"/>
              </w:rPr>
            </w:pPr>
            <w:r w:rsidRPr="008A4540">
              <w:rPr>
                <w:rFonts w:ascii="Arial Narrow" w:hAnsi="Arial Narrow" w:cs="Arial"/>
                <w:sz w:val="20"/>
                <w:szCs w:val="20"/>
              </w:rPr>
              <w:t>ARTS. 53 y 54 DFL 323, 1931</w:t>
            </w:r>
          </w:p>
        </w:tc>
      </w:tr>
      <w:tr w:rsidRPr="008A4540" w:rsidR="00661191" w:rsidTr="5FFAE9BA" w14:paraId="25970D6B" w14:textId="77777777">
        <w:trPr>
          <w:trHeight w:val="74"/>
        </w:trPr>
        <w:tc>
          <w:tcPr>
            <w:tcW w:w="3150" w:type="dxa"/>
            <w:tcMar/>
          </w:tcPr>
          <w:p w:rsidRPr="008A4540" w:rsidR="00661191" w:rsidP="00007156" w:rsidRDefault="00661191" w14:paraId="79926FB8" w14:textId="77777777">
            <w:pPr>
              <w:rPr>
                <w:rFonts w:ascii="Arial Narrow" w:hAnsi="Arial Narrow"/>
                <w:sz w:val="20"/>
                <w:szCs w:val="20"/>
              </w:rPr>
            </w:pPr>
          </w:p>
        </w:tc>
        <w:tc>
          <w:tcPr>
            <w:tcW w:w="6172" w:type="dxa"/>
            <w:tcMar/>
          </w:tcPr>
          <w:p w:rsidRPr="008A4540" w:rsidR="00661191" w:rsidP="00007156" w:rsidRDefault="00661191" w14:paraId="5F003250" w14:textId="652771C8">
            <w:pPr>
              <w:jc w:val="both"/>
              <w:rPr>
                <w:rFonts w:ascii="Arial Narrow" w:hAnsi="Arial Narrow" w:cs="Arial"/>
                <w:sz w:val="20"/>
                <w:szCs w:val="20"/>
              </w:rPr>
            </w:pPr>
            <w:r w:rsidRPr="008A4540">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Pr="008A4540" w:rsidR="00A379CC" w:rsidTr="5FFAE9BA" w14:paraId="4115F123" w14:textId="77777777">
        <w:trPr>
          <w:trHeight w:val="74"/>
        </w:trPr>
        <w:tc>
          <w:tcPr>
            <w:tcW w:w="3150" w:type="dxa"/>
            <w:tcMar/>
          </w:tcPr>
          <w:p w:rsidRPr="008A4540" w:rsidR="00A379CC" w:rsidP="00007156" w:rsidRDefault="00A379CC" w14:paraId="37164AC8" w14:textId="77777777">
            <w:pPr>
              <w:rPr>
                <w:rFonts w:ascii="Arial Narrow" w:hAnsi="Arial Narrow" w:cs="Arial"/>
                <w:b/>
                <w:bCs/>
                <w:sz w:val="20"/>
                <w:szCs w:val="20"/>
              </w:rPr>
            </w:pPr>
          </w:p>
        </w:tc>
        <w:tc>
          <w:tcPr>
            <w:tcW w:w="6172" w:type="dxa"/>
            <w:tcMar/>
          </w:tcPr>
          <w:p w:rsidRPr="008A4540" w:rsidR="00A379CC" w:rsidP="00007156" w:rsidRDefault="00A379CC" w14:paraId="6D3FBBD6" w14:textId="77777777">
            <w:pPr>
              <w:jc w:val="both"/>
              <w:rPr>
                <w:rFonts w:ascii="Arial Narrow" w:hAnsi="Arial Narrow" w:cs="Arial"/>
                <w:b/>
                <w:bCs/>
                <w:sz w:val="20"/>
                <w:szCs w:val="20"/>
              </w:rPr>
            </w:pPr>
          </w:p>
        </w:tc>
      </w:tr>
      <w:tr w:rsidRPr="008A4540" w:rsidR="00661191" w:rsidTr="5FFAE9BA" w14:paraId="02730669" w14:textId="77777777">
        <w:trPr>
          <w:trHeight w:val="74"/>
        </w:trPr>
        <w:tc>
          <w:tcPr>
            <w:tcW w:w="3150" w:type="dxa"/>
            <w:tcMar/>
          </w:tcPr>
          <w:p w:rsidRPr="008A4540" w:rsidR="00661191" w:rsidP="00007156" w:rsidRDefault="00661191" w14:paraId="2EEA90FF" w14:textId="77777777">
            <w:pPr>
              <w:rPr>
                <w:rFonts w:ascii="Arial Narrow" w:hAnsi="Arial Narrow" w:cs="Arial"/>
                <w:b/>
                <w:bCs/>
                <w:sz w:val="20"/>
                <w:szCs w:val="20"/>
              </w:rPr>
            </w:pPr>
            <w:r w:rsidRPr="008A4540">
              <w:rPr>
                <w:rFonts w:ascii="Arial Narrow" w:hAnsi="Arial Narrow" w:cs="Arial"/>
                <w:b/>
                <w:bCs/>
                <w:sz w:val="20"/>
                <w:szCs w:val="20"/>
              </w:rPr>
              <w:t>12144</w:t>
            </w:r>
          </w:p>
        </w:tc>
        <w:tc>
          <w:tcPr>
            <w:tcW w:w="6172" w:type="dxa"/>
            <w:tcMar/>
          </w:tcPr>
          <w:p w:rsidRPr="008A4540" w:rsidR="00661191" w:rsidP="00007156" w:rsidRDefault="00661191" w14:paraId="77C95948" w14:textId="77777777">
            <w:pPr>
              <w:jc w:val="both"/>
              <w:rPr>
                <w:rFonts w:ascii="Arial Narrow" w:hAnsi="Arial Narrow" w:cs="Arial"/>
                <w:b/>
                <w:bCs/>
                <w:sz w:val="20"/>
                <w:szCs w:val="20"/>
              </w:rPr>
            </w:pPr>
            <w:r w:rsidRPr="008A4540">
              <w:rPr>
                <w:rFonts w:ascii="Arial Narrow" w:hAnsi="Arial Narrow" w:cs="Arial"/>
                <w:b/>
                <w:bCs/>
                <w:sz w:val="20"/>
                <w:szCs w:val="20"/>
              </w:rPr>
              <w:t>INTERRUPCIÓN DE SERVICIO ELÉCTRICO.</w:t>
            </w:r>
          </w:p>
        </w:tc>
      </w:tr>
      <w:tr w:rsidRPr="008A4540" w:rsidR="00661191" w:rsidTr="5FFAE9BA" w14:paraId="0E094FAA" w14:textId="77777777">
        <w:trPr>
          <w:trHeight w:val="74"/>
        </w:trPr>
        <w:tc>
          <w:tcPr>
            <w:tcW w:w="3150" w:type="dxa"/>
            <w:tcMar/>
          </w:tcPr>
          <w:p w:rsidRPr="008A4540" w:rsidR="00661191" w:rsidP="00007156" w:rsidRDefault="00661191" w14:paraId="11C9A950" w14:textId="77777777">
            <w:pPr>
              <w:rPr>
                <w:rFonts w:ascii="Arial Narrow" w:hAnsi="Arial Narrow"/>
                <w:sz w:val="20"/>
                <w:szCs w:val="20"/>
              </w:rPr>
            </w:pPr>
          </w:p>
        </w:tc>
        <w:tc>
          <w:tcPr>
            <w:tcW w:w="6172" w:type="dxa"/>
            <w:tcMar/>
          </w:tcPr>
          <w:p w:rsidRPr="008A4540" w:rsidR="00661191" w:rsidP="00007156" w:rsidRDefault="00661191" w14:paraId="00711A44" w14:textId="77777777">
            <w:pPr>
              <w:jc w:val="both"/>
              <w:rPr>
                <w:rFonts w:ascii="Arial Narrow" w:hAnsi="Arial Narrow" w:cs="Arial"/>
                <w:sz w:val="20"/>
                <w:szCs w:val="20"/>
              </w:rPr>
            </w:pPr>
            <w:r w:rsidRPr="008A4540">
              <w:rPr>
                <w:rFonts w:ascii="Arial Narrow" w:hAnsi="Arial Narrow" w:cs="Arial"/>
                <w:sz w:val="20"/>
                <w:szCs w:val="20"/>
              </w:rPr>
              <w:t>ART.135 DFL 1, 1982, Ley de Servicio Eléctricos</w:t>
            </w:r>
          </w:p>
        </w:tc>
      </w:tr>
      <w:tr w:rsidRPr="008A4540" w:rsidR="00661191" w:rsidTr="5FFAE9BA" w14:paraId="62EF797A" w14:textId="77777777">
        <w:trPr>
          <w:trHeight w:val="74"/>
        </w:trPr>
        <w:tc>
          <w:tcPr>
            <w:tcW w:w="3150" w:type="dxa"/>
            <w:tcMar/>
          </w:tcPr>
          <w:p w:rsidRPr="008A4540" w:rsidR="00661191" w:rsidP="00007156" w:rsidRDefault="00661191" w14:paraId="1641DFA3" w14:textId="77777777">
            <w:pPr>
              <w:rPr>
                <w:rFonts w:ascii="Arial Narrow" w:hAnsi="Arial Narrow"/>
                <w:sz w:val="20"/>
                <w:szCs w:val="20"/>
              </w:rPr>
            </w:pPr>
          </w:p>
        </w:tc>
        <w:tc>
          <w:tcPr>
            <w:tcW w:w="6172" w:type="dxa"/>
            <w:tcMar/>
          </w:tcPr>
          <w:p w:rsidRPr="008A4540" w:rsidR="00661191" w:rsidP="00007156" w:rsidRDefault="00661191" w14:paraId="7A63D501" w14:textId="5D85B2A8">
            <w:pPr>
              <w:jc w:val="both"/>
              <w:rPr>
                <w:rFonts w:ascii="Arial Narrow" w:hAnsi="Arial Narrow" w:cs="Arial"/>
                <w:sz w:val="20"/>
                <w:szCs w:val="20"/>
              </w:rPr>
            </w:pPr>
            <w:r w:rsidRPr="008A4540">
              <w:rPr>
                <w:rFonts w:ascii="Arial Narrow" w:hAnsi="Arial Narrow" w:cs="Arial"/>
                <w:sz w:val="20"/>
                <w:szCs w:val="20"/>
              </w:rPr>
              <w:t>Cortar los conductores de electricidad, arrancar o destruir postes o ejecutar algún otro acto tendiente a interrumpir el servicio eléctrico.</w:t>
            </w:r>
          </w:p>
        </w:tc>
      </w:tr>
      <w:tr w:rsidRPr="008A4540" w:rsidR="00661191" w:rsidTr="5FFAE9BA" w14:paraId="42837AE9" w14:textId="77777777">
        <w:trPr>
          <w:trHeight w:val="74"/>
        </w:trPr>
        <w:tc>
          <w:tcPr>
            <w:tcW w:w="3150" w:type="dxa"/>
            <w:tcMar/>
          </w:tcPr>
          <w:p w:rsidRPr="008A4540" w:rsidR="00661191" w:rsidP="00007156" w:rsidRDefault="00661191" w14:paraId="62B294CF" w14:textId="77777777">
            <w:pPr>
              <w:rPr>
                <w:rFonts w:ascii="Arial Narrow" w:hAnsi="Arial Narrow"/>
                <w:sz w:val="20"/>
                <w:szCs w:val="20"/>
              </w:rPr>
            </w:pPr>
          </w:p>
        </w:tc>
        <w:tc>
          <w:tcPr>
            <w:tcW w:w="6172" w:type="dxa"/>
            <w:tcMar/>
          </w:tcPr>
          <w:p w:rsidRPr="008A4540" w:rsidR="00661191" w:rsidP="00007156" w:rsidRDefault="00661191" w14:paraId="7803BD56" w14:textId="77777777">
            <w:pPr>
              <w:jc w:val="both"/>
              <w:rPr>
                <w:rFonts w:ascii="Arial Narrow" w:hAnsi="Arial Narrow" w:cs="Arial"/>
                <w:sz w:val="20"/>
                <w:szCs w:val="20"/>
              </w:rPr>
            </w:pPr>
          </w:p>
        </w:tc>
      </w:tr>
      <w:tr w:rsidRPr="008A4540" w:rsidR="00661191" w:rsidTr="5FFAE9BA" w14:paraId="7182AD33" w14:textId="77777777">
        <w:trPr>
          <w:trHeight w:val="74"/>
        </w:trPr>
        <w:tc>
          <w:tcPr>
            <w:tcW w:w="3150" w:type="dxa"/>
            <w:tcMar/>
          </w:tcPr>
          <w:p w:rsidRPr="008A4540" w:rsidR="00661191" w:rsidP="00007156" w:rsidRDefault="00661191" w14:paraId="18142FBD" w14:textId="77777777">
            <w:pPr>
              <w:rPr>
                <w:rFonts w:ascii="Arial Narrow" w:hAnsi="Arial Narrow" w:cs="Arial"/>
                <w:b/>
                <w:bCs/>
                <w:sz w:val="20"/>
                <w:szCs w:val="20"/>
              </w:rPr>
            </w:pPr>
            <w:r w:rsidRPr="008A4540">
              <w:rPr>
                <w:rFonts w:ascii="Arial Narrow" w:hAnsi="Arial Narrow" w:cs="Arial"/>
                <w:b/>
                <w:bCs/>
                <w:sz w:val="20"/>
                <w:szCs w:val="20"/>
              </w:rPr>
              <w:t>12145</w:t>
            </w:r>
          </w:p>
        </w:tc>
        <w:tc>
          <w:tcPr>
            <w:tcW w:w="6172" w:type="dxa"/>
            <w:tcMar/>
          </w:tcPr>
          <w:p w:rsidRPr="008A4540" w:rsidR="00661191" w:rsidP="00007156" w:rsidRDefault="00661191" w14:paraId="59782725" w14:textId="77777777">
            <w:pPr>
              <w:jc w:val="both"/>
              <w:rPr>
                <w:rFonts w:ascii="Arial Narrow" w:hAnsi="Arial Narrow" w:cs="Arial"/>
                <w:b/>
                <w:bCs/>
                <w:sz w:val="20"/>
                <w:szCs w:val="20"/>
              </w:rPr>
            </w:pPr>
            <w:r w:rsidRPr="008A4540">
              <w:rPr>
                <w:rFonts w:ascii="Arial Narrow" w:hAnsi="Arial Narrow" w:cs="Arial"/>
                <w:b/>
                <w:bCs/>
                <w:sz w:val="20"/>
                <w:szCs w:val="20"/>
              </w:rPr>
              <w:t>LOTEOS IRREGULARES.</w:t>
            </w:r>
          </w:p>
        </w:tc>
      </w:tr>
      <w:tr w:rsidRPr="008A4540" w:rsidR="00661191" w:rsidTr="5FFAE9BA" w14:paraId="52DB3B46" w14:textId="77777777">
        <w:trPr>
          <w:trHeight w:val="74"/>
        </w:trPr>
        <w:tc>
          <w:tcPr>
            <w:tcW w:w="3150" w:type="dxa"/>
            <w:tcMar/>
          </w:tcPr>
          <w:p w:rsidRPr="008A4540" w:rsidR="00661191" w:rsidP="00007156" w:rsidRDefault="00661191" w14:paraId="3D3B79E9" w14:textId="77777777">
            <w:pPr>
              <w:rPr>
                <w:rFonts w:ascii="Arial Narrow" w:hAnsi="Arial Narrow"/>
                <w:sz w:val="20"/>
                <w:szCs w:val="20"/>
              </w:rPr>
            </w:pPr>
          </w:p>
        </w:tc>
        <w:tc>
          <w:tcPr>
            <w:tcW w:w="6172" w:type="dxa"/>
            <w:tcMar/>
          </w:tcPr>
          <w:p w:rsidRPr="008A4540" w:rsidR="00661191" w:rsidP="00007156" w:rsidRDefault="00661191" w14:paraId="2DC0A734" w14:textId="77777777">
            <w:pPr>
              <w:jc w:val="both"/>
              <w:rPr>
                <w:rFonts w:ascii="Arial Narrow" w:hAnsi="Arial Narrow" w:cs="Arial"/>
                <w:sz w:val="20"/>
                <w:szCs w:val="20"/>
              </w:rPr>
            </w:pPr>
            <w:r w:rsidRPr="008A4540">
              <w:rPr>
                <w:rFonts w:ascii="Arial Narrow" w:hAnsi="Arial Narrow" w:cs="Arial"/>
                <w:sz w:val="20"/>
                <w:szCs w:val="20"/>
              </w:rPr>
              <w:t>ART. 138 DFL 458, 1975, Ley General de Urbanismo y Construcción</w:t>
            </w:r>
          </w:p>
        </w:tc>
      </w:tr>
      <w:tr w:rsidRPr="008A4540" w:rsidR="00661191" w:rsidTr="5FFAE9BA" w14:paraId="4DCEF7A1" w14:textId="77777777">
        <w:trPr>
          <w:trHeight w:val="74"/>
        </w:trPr>
        <w:tc>
          <w:tcPr>
            <w:tcW w:w="3150" w:type="dxa"/>
            <w:tcMar/>
          </w:tcPr>
          <w:p w:rsidRPr="008A4540" w:rsidR="00661191" w:rsidP="00007156" w:rsidRDefault="00661191" w14:paraId="3F7DCDE9" w14:textId="77777777">
            <w:pPr>
              <w:rPr>
                <w:rFonts w:ascii="Arial Narrow" w:hAnsi="Arial Narrow"/>
                <w:sz w:val="20"/>
                <w:szCs w:val="20"/>
              </w:rPr>
            </w:pPr>
          </w:p>
        </w:tc>
        <w:tc>
          <w:tcPr>
            <w:tcW w:w="6172" w:type="dxa"/>
            <w:tcMar/>
          </w:tcPr>
          <w:p w:rsidRPr="008A4540" w:rsidR="00661191" w:rsidP="00007156" w:rsidRDefault="00661191" w14:paraId="417F5AE6" w14:textId="490F216C">
            <w:pPr>
              <w:jc w:val="both"/>
              <w:rPr>
                <w:rFonts w:ascii="Arial Narrow" w:hAnsi="Arial Narrow" w:cs="Arial"/>
                <w:sz w:val="20"/>
                <w:szCs w:val="20"/>
              </w:rPr>
            </w:pPr>
            <w:r w:rsidRPr="008A4540">
              <w:rPr>
                <w:rFonts w:ascii="Arial Narrow" w:hAnsi="Arial Narrow" w:cs="Arial"/>
                <w:sz w:val="20"/>
                <w:szCs w:val="20"/>
              </w:rPr>
              <w:t>Castiga al propietario, loteador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Pr="008A4540" w:rsidR="00661191" w:rsidTr="5FFAE9BA" w14:paraId="2376BDE3" w14:textId="77777777">
        <w:trPr>
          <w:trHeight w:val="74"/>
        </w:trPr>
        <w:tc>
          <w:tcPr>
            <w:tcW w:w="3150" w:type="dxa"/>
            <w:tcMar/>
          </w:tcPr>
          <w:p w:rsidRPr="008A4540" w:rsidR="00661191" w:rsidP="00007156" w:rsidRDefault="00661191" w14:paraId="46C349A0" w14:textId="77777777">
            <w:pPr>
              <w:rPr>
                <w:rFonts w:ascii="Arial Narrow" w:hAnsi="Arial Narrow"/>
                <w:sz w:val="20"/>
                <w:szCs w:val="20"/>
              </w:rPr>
            </w:pPr>
          </w:p>
        </w:tc>
        <w:tc>
          <w:tcPr>
            <w:tcW w:w="6172" w:type="dxa"/>
            <w:tcMar/>
          </w:tcPr>
          <w:p w:rsidRPr="008A4540" w:rsidR="00661191" w:rsidP="00007156" w:rsidRDefault="00661191" w14:paraId="4CEC61F4" w14:textId="77777777">
            <w:pPr>
              <w:jc w:val="both"/>
              <w:rPr>
                <w:rFonts w:ascii="Arial Narrow" w:hAnsi="Arial Narrow" w:cs="Arial"/>
                <w:sz w:val="20"/>
                <w:szCs w:val="20"/>
              </w:rPr>
            </w:pPr>
          </w:p>
        </w:tc>
      </w:tr>
      <w:tr w:rsidRPr="008A4540" w:rsidR="00661191" w:rsidTr="5FFAE9BA" w14:paraId="185104BE" w14:textId="77777777">
        <w:trPr>
          <w:trHeight w:val="74"/>
        </w:trPr>
        <w:tc>
          <w:tcPr>
            <w:tcW w:w="3150" w:type="dxa"/>
            <w:tcMar/>
          </w:tcPr>
          <w:p w:rsidRPr="008A4540" w:rsidR="00661191" w:rsidP="00007156" w:rsidRDefault="00661191" w14:paraId="17FEBFAC" w14:textId="77777777">
            <w:pPr>
              <w:rPr>
                <w:rFonts w:ascii="Arial Narrow" w:hAnsi="Arial Narrow" w:cs="Arial"/>
                <w:b/>
                <w:bCs/>
                <w:sz w:val="20"/>
                <w:szCs w:val="20"/>
              </w:rPr>
            </w:pPr>
            <w:r w:rsidRPr="008A4540">
              <w:rPr>
                <w:rFonts w:ascii="Arial Narrow" w:hAnsi="Arial Narrow" w:cs="Arial"/>
                <w:b/>
                <w:bCs/>
                <w:sz w:val="20"/>
                <w:szCs w:val="20"/>
              </w:rPr>
              <w:t>12146</w:t>
            </w:r>
          </w:p>
        </w:tc>
        <w:tc>
          <w:tcPr>
            <w:tcW w:w="6172" w:type="dxa"/>
            <w:tcMar/>
          </w:tcPr>
          <w:p w:rsidRPr="008A4540" w:rsidR="00661191" w:rsidP="00007156" w:rsidRDefault="00661191" w14:paraId="230BD758" w14:textId="1AC1A033">
            <w:pPr>
              <w:jc w:val="both"/>
              <w:rPr>
                <w:rFonts w:ascii="Arial Narrow" w:hAnsi="Arial Narrow" w:cs="Arial"/>
                <w:b/>
                <w:bCs/>
                <w:sz w:val="20"/>
                <w:szCs w:val="20"/>
              </w:rPr>
            </w:pPr>
            <w:r w:rsidRPr="008A4540">
              <w:rPr>
                <w:rFonts w:ascii="Arial Narrow" w:hAnsi="Arial Narrow" w:cs="Arial"/>
                <w:b/>
                <w:bCs/>
                <w:sz w:val="20"/>
                <w:szCs w:val="20"/>
              </w:rPr>
              <w:t xml:space="preserve">INFRACCIONES A LA LEY ORGÁNICA CONSTITUCIONAL SOBRE VOTACIONES POPULARES Y ESCRUTINIOS.  </w:t>
            </w:r>
          </w:p>
        </w:tc>
      </w:tr>
      <w:tr w:rsidRPr="008A4540" w:rsidR="00661191" w:rsidTr="5FFAE9BA" w14:paraId="3B8B94EF" w14:textId="77777777">
        <w:trPr>
          <w:trHeight w:val="74"/>
        </w:trPr>
        <w:tc>
          <w:tcPr>
            <w:tcW w:w="3150" w:type="dxa"/>
            <w:tcMar/>
          </w:tcPr>
          <w:p w:rsidRPr="008A4540" w:rsidR="00661191" w:rsidP="00007156" w:rsidRDefault="00661191" w14:paraId="772FA238" w14:textId="77777777">
            <w:pPr>
              <w:rPr>
                <w:rFonts w:ascii="Arial Narrow" w:hAnsi="Arial Narrow"/>
                <w:sz w:val="20"/>
                <w:szCs w:val="20"/>
              </w:rPr>
            </w:pPr>
          </w:p>
        </w:tc>
        <w:tc>
          <w:tcPr>
            <w:tcW w:w="6172" w:type="dxa"/>
            <w:tcMar/>
          </w:tcPr>
          <w:p w:rsidRPr="008A4540" w:rsidR="00661191" w:rsidP="00007156" w:rsidRDefault="00661191" w14:paraId="796F3D32" w14:textId="46F52A44">
            <w:pPr>
              <w:jc w:val="both"/>
              <w:rPr>
                <w:rFonts w:ascii="Arial Narrow" w:hAnsi="Arial Narrow" w:cs="Arial"/>
                <w:sz w:val="20"/>
                <w:szCs w:val="20"/>
              </w:rPr>
            </w:pPr>
            <w:r w:rsidRPr="008A4540">
              <w:rPr>
                <w:rFonts w:ascii="Arial Narrow" w:hAnsi="Arial Narrow" w:cs="Arial"/>
                <w:sz w:val="20"/>
                <w:szCs w:val="20"/>
              </w:rPr>
              <w:t>LEY  18.700</w:t>
            </w:r>
          </w:p>
        </w:tc>
      </w:tr>
      <w:tr w:rsidRPr="008A4540" w:rsidR="00661191" w:rsidTr="5FFAE9BA" w14:paraId="7D2C1FF1" w14:textId="77777777">
        <w:trPr>
          <w:trHeight w:val="74"/>
        </w:trPr>
        <w:tc>
          <w:tcPr>
            <w:tcW w:w="3150" w:type="dxa"/>
            <w:tcMar/>
          </w:tcPr>
          <w:p w:rsidRPr="008A4540" w:rsidR="00661191" w:rsidP="00007156" w:rsidRDefault="00661191" w14:paraId="74DD72B5" w14:textId="77777777">
            <w:pPr>
              <w:rPr>
                <w:rFonts w:ascii="Arial Narrow" w:hAnsi="Arial Narrow"/>
                <w:sz w:val="20"/>
                <w:szCs w:val="20"/>
              </w:rPr>
            </w:pPr>
          </w:p>
        </w:tc>
        <w:tc>
          <w:tcPr>
            <w:tcW w:w="6172" w:type="dxa"/>
            <w:tcMar/>
          </w:tcPr>
          <w:p w:rsidRPr="008A4540" w:rsidR="00661191" w:rsidP="00007156" w:rsidRDefault="00661191" w14:paraId="38144872" w14:textId="46872C82">
            <w:pPr>
              <w:jc w:val="both"/>
              <w:rPr>
                <w:rFonts w:ascii="Arial Narrow" w:hAnsi="Arial Narrow" w:cs="Arial"/>
                <w:sz w:val="20"/>
                <w:szCs w:val="20"/>
              </w:rPr>
            </w:pPr>
            <w:r w:rsidRPr="008A4540">
              <w:rPr>
                <w:rFonts w:ascii="Arial Narrow" w:hAnsi="Arial Narrow" w:cs="Arial"/>
                <w:sz w:val="20"/>
                <w:szCs w:val="20"/>
              </w:rPr>
              <w:t>Castigan los diversos delitos y faltas contemplados en la Ley Orgánica Constitucional de Votaciones Populares y Escrutinios.</w:t>
            </w:r>
          </w:p>
        </w:tc>
      </w:tr>
      <w:tr w:rsidRPr="008A4540" w:rsidR="00661191" w:rsidTr="5FFAE9BA" w14:paraId="40E72B55" w14:textId="77777777">
        <w:trPr>
          <w:trHeight w:val="74"/>
        </w:trPr>
        <w:tc>
          <w:tcPr>
            <w:tcW w:w="3150" w:type="dxa"/>
            <w:tcMar/>
          </w:tcPr>
          <w:p w:rsidRPr="008A4540" w:rsidR="00661191" w:rsidP="00007156" w:rsidRDefault="00661191" w14:paraId="44511285" w14:textId="77777777">
            <w:pPr>
              <w:rPr>
                <w:rFonts w:ascii="Arial Narrow" w:hAnsi="Arial Narrow"/>
                <w:sz w:val="20"/>
                <w:szCs w:val="20"/>
              </w:rPr>
            </w:pPr>
          </w:p>
        </w:tc>
        <w:tc>
          <w:tcPr>
            <w:tcW w:w="6172" w:type="dxa"/>
            <w:tcMar/>
          </w:tcPr>
          <w:p w:rsidRPr="008A4540" w:rsidR="00661191" w:rsidP="00007156" w:rsidRDefault="00661191" w14:paraId="75405AC5" w14:textId="77777777">
            <w:pPr>
              <w:jc w:val="both"/>
              <w:rPr>
                <w:rFonts w:ascii="Arial Narrow" w:hAnsi="Arial Narrow" w:cs="Arial"/>
                <w:sz w:val="20"/>
                <w:szCs w:val="20"/>
              </w:rPr>
            </w:pPr>
          </w:p>
        </w:tc>
      </w:tr>
      <w:tr w:rsidRPr="008A4540" w:rsidR="00661191" w:rsidTr="5FFAE9BA" w14:paraId="6F618F21" w14:textId="77777777">
        <w:trPr>
          <w:trHeight w:val="74"/>
        </w:trPr>
        <w:tc>
          <w:tcPr>
            <w:tcW w:w="3150" w:type="dxa"/>
            <w:tcMar/>
          </w:tcPr>
          <w:p w:rsidRPr="008A4540" w:rsidR="00661191" w:rsidP="00007156" w:rsidRDefault="00661191" w14:paraId="20D25B49" w14:textId="77777777">
            <w:pPr>
              <w:rPr>
                <w:rFonts w:ascii="Arial Narrow" w:hAnsi="Arial Narrow" w:cs="Arial"/>
                <w:b/>
                <w:bCs/>
                <w:sz w:val="20"/>
                <w:szCs w:val="20"/>
              </w:rPr>
            </w:pPr>
            <w:r w:rsidRPr="008A4540">
              <w:rPr>
                <w:rFonts w:ascii="Arial Narrow" w:hAnsi="Arial Narrow" w:cs="Arial"/>
                <w:b/>
                <w:bCs/>
                <w:sz w:val="20"/>
                <w:szCs w:val="20"/>
              </w:rPr>
              <w:t>12147</w:t>
            </w:r>
          </w:p>
        </w:tc>
        <w:tc>
          <w:tcPr>
            <w:tcW w:w="6172" w:type="dxa"/>
            <w:tcMar/>
          </w:tcPr>
          <w:p w:rsidRPr="008A4540" w:rsidR="00661191" w:rsidP="00007156" w:rsidRDefault="00661191" w14:paraId="4104C760" w14:textId="77777777">
            <w:pPr>
              <w:jc w:val="both"/>
              <w:rPr>
                <w:rFonts w:ascii="Arial Narrow" w:hAnsi="Arial Narrow" w:cs="Arial"/>
                <w:b/>
                <w:bCs/>
                <w:sz w:val="20"/>
                <w:szCs w:val="20"/>
              </w:rPr>
            </w:pPr>
            <w:r w:rsidRPr="008A4540">
              <w:rPr>
                <w:rFonts w:ascii="Arial Narrow" w:hAnsi="Arial Narrow" w:cs="Arial"/>
                <w:b/>
                <w:bCs/>
                <w:sz w:val="20"/>
                <w:szCs w:val="20"/>
              </w:rPr>
              <w:t>EJERCICIO IRREGULAR DE MARTILLERO PÚBLICO.</w:t>
            </w:r>
          </w:p>
        </w:tc>
      </w:tr>
      <w:tr w:rsidRPr="008A4540" w:rsidR="00661191" w:rsidTr="5FFAE9BA" w14:paraId="6B76BE1E" w14:textId="77777777">
        <w:trPr>
          <w:trHeight w:val="74"/>
        </w:trPr>
        <w:tc>
          <w:tcPr>
            <w:tcW w:w="3150" w:type="dxa"/>
            <w:tcMar/>
          </w:tcPr>
          <w:p w:rsidRPr="008A4540" w:rsidR="00661191" w:rsidP="00007156" w:rsidRDefault="00661191" w14:paraId="0CBCDC5A" w14:textId="77777777">
            <w:pPr>
              <w:rPr>
                <w:rFonts w:ascii="Arial Narrow" w:hAnsi="Arial Narrow"/>
                <w:sz w:val="20"/>
                <w:szCs w:val="20"/>
              </w:rPr>
            </w:pPr>
          </w:p>
        </w:tc>
        <w:tc>
          <w:tcPr>
            <w:tcW w:w="6172" w:type="dxa"/>
            <w:tcMar/>
          </w:tcPr>
          <w:p w:rsidRPr="008A4540" w:rsidR="00661191" w:rsidP="00007156" w:rsidRDefault="00661191" w14:paraId="445E29CF" w14:textId="77777777">
            <w:pPr>
              <w:jc w:val="both"/>
              <w:rPr>
                <w:rFonts w:ascii="Arial Narrow" w:hAnsi="Arial Narrow" w:cs="Arial"/>
                <w:sz w:val="20"/>
                <w:szCs w:val="20"/>
              </w:rPr>
            </w:pPr>
            <w:r w:rsidRPr="008A4540">
              <w:rPr>
                <w:rFonts w:ascii="Arial Narrow" w:hAnsi="Arial Narrow" w:cs="Arial"/>
                <w:sz w:val="20"/>
                <w:szCs w:val="20"/>
              </w:rPr>
              <w:t>ART. 23 LEY 18.118</w:t>
            </w:r>
          </w:p>
        </w:tc>
      </w:tr>
      <w:tr w:rsidRPr="008A4540" w:rsidR="00661191" w:rsidTr="5FFAE9BA" w14:paraId="7E0E5499" w14:textId="77777777">
        <w:trPr>
          <w:trHeight w:val="74"/>
        </w:trPr>
        <w:tc>
          <w:tcPr>
            <w:tcW w:w="3150" w:type="dxa"/>
            <w:tcMar/>
          </w:tcPr>
          <w:p w:rsidRPr="008A4540" w:rsidR="00661191" w:rsidP="00007156" w:rsidRDefault="00661191" w14:paraId="45686F85" w14:textId="77777777">
            <w:pPr>
              <w:rPr>
                <w:rFonts w:ascii="Arial Narrow" w:hAnsi="Arial Narrow"/>
                <w:sz w:val="20"/>
                <w:szCs w:val="20"/>
              </w:rPr>
            </w:pPr>
          </w:p>
        </w:tc>
        <w:tc>
          <w:tcPr>
            <w:tcW w:w="6172" w:type="dxa"/>
            <w:tcMar/>
          </w:tcPr>
          <w:p w:rsidRPr="008A4540" w:rsidR="00661191" w:rsidP="00007156" w:rsidRDefault="00661191" w14:paraId="405AFFA6" w14:textId="7F7627C7">
            <w:pPr>
              <w:jc w:val="both"/>
              <w:rPr>
                <w:rFonts w:ascii="Arial Narrow" w:hAnsi="Arial Narrow" w:cs="Arial"/>
                <w:sz w:val="20"/>
                <w:szCs w:val="20"/>
              </w:rPr>
            </w:pPr>
            <w:r w:rsidRPr="008A4540">
              <w:rPr>
                <w:rFonts w:ascii="Arial Narrow" w:hAnsi="Arial Narrow" w:cs="Arial"/>
                <w:sz w:val="20"/>
                <w:szCs w:val="20"/>
              </w:rPr>
              <w:t xml:space="preserve">Sanciona a quien realice actividades de martillero con infracción a la Ley, al martillero que viole las prohibiciones legales y a la persona que se concierte con </w:t>
            </w:r>
            <w:proofErr w:type="gramStart"/>
            <w:r w:rsidRPr="008A4540">
              <w:rPr>
                <w:rFonts w:ascii="Arial Narrow" w:hAnsi="Arial Narrow" w:cs="Arial"/>
                <w:sz w:val="20"/>
                <w:szCs w:val="20"/>
              </w:rPr>
              <w:t>éste</w:t>
            </w:r>
            <w:proofErr w:type="gramEnd"/>
            <w:r w:rsidRPr="008A4540">
              <w:rPr>
                <w:rFonts w:ascii="Arial Narrow" w:hAnsi="Arial Narrow" w:cs="Arial"/>
                <w:sz w:val="20"/>
                <w:szCs w:val="20"/>
              </w:rPr>
              <w:t xml:space="preserve"> último.</w:t>
            </w:r>
          </w:p>
        </w:tc>
      </w:tr>
      <w:tr w:rsidRPr="008A4540" w:rsidR="00661191" w:rsidTr="5FFAE9BA" w14:paraId="3C489DA4" w14:textId="77777777">
        <w:trPr>
          <w:trHeight w:val="74"/>
        </w:trPr>
        <w:tc>
          <w:tcPr>
            <w:tcW w:w="3150" w:type="dxa"/>
            <w:tcMar/>
          </w:tcPr>
          <w:p w:rsidRPr="008A4540" w:rsidR="00661191" w:rsidP="00007156" w:rsidRDefault="00661191" w14:paraId="2EA9C28E" w14:textId="77777777">
            <w:pPr>
              <w:rPr>
                <w:rFonts w:ascii="Arial Narrow" w:hAnsi="Arial Narrow"/>
                <w:sz w:val="20"/>
                <w:szCs w:val="20"/>
              </w:rPr>
            </w:pPr>
          </w:p>
        </w:tc>
        <w:tc>
          <w:tcPr>
            <w:tcW w:w="6172" w:type="dxa"/>
            <w:tcMar/>
          </w:tcPr>
          <w:p w:rsidRPr="008A4540" w:rsidR="00661191" w:rsidP="00007156" w:rsidRDefault="00661191" w14:paraId="41999727" w14:textId="77777777">
            <w:pPr>
              <w:jc w:val="both"/>
              <w:rPr>
                <w:rFonts w:ascii="Arial Narrow" w:hAnsi="Arial Narrow" w:cs="Arial"/>
                <w:sz w:val="20"/>
                <w:szCs w:val="20"/>
              </w:rPr>
            </w:pPr>
          </w:p>
        </w:tc>
      </w:tr>
      <w:tr w:rsidRPr="008A4540" w:rsidR="00661191" w:rsidTr="5FFAE9BA" w14:paraId="0EBD3E36" w14:textId="77777777">
        <w:trPr>
          <w:trHeight w:val="74"/>
        </w:trPr>
        <w:tc>
          <w:tcPr>
            <w:tcW w:w="3150" w:type="dxa"/>
            <w:tcMar/>
          </w:tcPr>
          <w:p w:rsidRPr="008A4540" w:rsidR="00661191" w:rsidP="00007156" w:rsidRDefault="00661191" w14:paraId="06D074DC" w14:textId="77777777">
            <w:pPr>
              <w:rPr>
                <w:rFonts w:ascii="Arial Narrow" w:hAnsi="Arial Narrow" w:cs="Arial"/>
                <w:b/>
                <w:bCs/>
                <w:sz w:val="20"/>
                <w:szCs w:val="20"/>
              </w:rPr>
            </w:pPr>
            <w:r w:rsidRPr="008A4540">
              <w:rPr>
                <w:rFonts w:ascii="Arial Narrow" w:hAnsi="Arial Narrow" w:cs="Arial"/>
                <w:b/>
                <w:bCs/>
                <w:sz w:val="20"/>
                <w:szCs w:val="20"/>
              </w:rPr>
              <w:t>12148</w:t>
            </w:r>
          </w:p>
        </w:tc>
        <w:tc>
          <w:tcPr>
            <w:tcW w:w="6172" w:type="dxa"/>
            <w:tcMar/>
          </w:tcPr>
          <w:p w:rsidRPr="008A4540" w:rsidR="00661191" w:rsidP="00007156" w:rsidRDefault="00661191" w14:paraId="061FD865" w14:textId="015983BA">
            <w:pPr>
              <w:jc w:val="both"/>
              <w:rPr>
                <w:rFonts w:ascii="Arial Narrow" w:hAnsi="Arial Narrow" w:cs="Arial"/>
                <w:b/>
                <w:bCs/>
                <w:sz w:val="20"/>
                <w:szCs w:val="20"/>
              </w:rPr>
            </w:pPr>
            <w:r w:rsidRPr="008A4540">
              <w:rPr>
                <w:rFonts w:ascii="Arial Narrow" w:hAnsi="Arial Narrow" w:cs="Arial"/>
                <w:b/>
                <w:bCs/>
                <w:sz w:val="20"/>
                <w:szCs w:val="20"/>
              </w:rPr>
              <w:t>INFRACCIONES A LA LEY DE SEGURIDAD NUCLEAR.</w:t>
            </w:r>
          </w:p>
        </w:tc>
      </w:tr>
      <w:tr w:rsidRPr="008A4540" w:rsidR="00661191" w:rsidTr="5FFAE9BA" w14:paraId="37E39F40" w14:textId="77777777">
        <w:trPr>
          <w:trHeight w:val="74"/>
        </w:trPr>
        <w:tc>
          <w:tcPr>
            <w:tcW w:w="3150" w:type="dxa"/>
            <w:tcMar/>
          </w:tcPr>
          <w:p w:rsidRPr="008A4540" w:rsidR="00661191" w:rsidP="00007156" w:rsidRDefault="00661191" w14:paraId="0D0854D8" w14:textId="77777777">
            <w:pPr>
              <w:rPr>
                <w:rFonts w:ascii="Arial Narrow" w:hAnsi="Arial Narrow"/>
                <w:sz w:val="20"/>
                <w:szCs w:val="20"/>
              </w:rPr>
            </w:pPr>
          </w:p>
        </w:tc>
        <w:tc>
          <w:tcPr>
            <w:tcW w:w="6172" w:type="dxa"/>
            <w:tcMar/>
          </w:tcPr>
          <w:p w:rsidRPr="008A4540" w:rsidR="00661191" w:rsidP="00007156" w:rsidRDefault="00661191" w14:paraId="13AB90ED" w14:textId="77777777">
            <w:pPr>
              <w:jc w:val="both"/>
              <w:rPr>
                <w:rFonts w:ascii="Arial Narrow" w:hAnsi="Arial Narrow" w:cs="Arial"/>
                <w:sz w:val="20"/>
                <w:szCs w:val="20"/>
              </w:rPr>
            </w:pPr>
            <w:r w:rsidRPr="008A4540">
              <w:rPr>
                <w:rFonts w:ascii="Arial Narrow" w:hAnsi="Arial Narrow" w:cs="Arial"/>
                <w:sz w:val="20"/>
                <w:szCs w:val="20"/>
              </w:rPr>
              <w:t>ARTS. 41 a 47 LEY 18.302</w:t>
            </w:r>
          </w:p>
        </w:tc>
      </w:tr>
      <w:tr w:rsidRPr="008A4540" w:rsidR="00661191" w:rsidTr="5FFAE9BA" w14:paraId="7F0BFB4F" w14:textId="77777777">
        <w:trPr>
          <w:trHeight w:val="74"/>
        </w:trPr>
        <w:tc>
          <w:tcPr>
            <w:tcW w:w="3150" w:type="dxa"/>
            <w:tcMar/>
          </w:tcPr>
          <w:p w:rsidRPr="008A4540" w:rsidR="00661191" w:rsidP="00007156" w:rsidRDefault="00661191" w14:paraId="32613B35" w14:textId="77777777">
            <w:pPr>
              <w:rPr>
                <w:rFonts w:ascii="Arial Narrow" w:hAnsi="Arial Narrow"/>
                <w:sz w:val="20"/>
                <w:szCs w:val="20"/>
              </w:rPr>
            </w:pPr>
          </w:p>
        </w:tc>
        <w:tc>
          <w:tcPr>
            <w:tcW w:w="6172" w:type="dxa"/>
            <w:tcMar/>
          </w:tcPr>
          <w:p w:rsidRPr="008A4540" w:rsidR="00661191" w:rsidP="00007156" w:rsidRDefault="00661191" w14:paraId="63E5B98B" w14:textId="48D47AB0">
            <w:pPr>
              <w:jc w:val="both"/>
              <w:rPr>
                <w:rFonts w:ascii="Arial Narrow" w:hAnsi="Arial Narrow" w:cs="Arial"/>
                <w:sz w:val="20"/>
                <w:szCs w:val="20"/>
              </w:rPr>
            </w:pPr>
            <w:r w:rsidRPr="008A4540">
              <w:rPr>
                <w:rFonts w:ascii="Arial Narrow" w:hAnsi="Arial Narrow" w:cs="Arial"/>
                <w:sz w:val="20"/>
                <w:szCs w:val="20"/>
              </w:rPr>
              <w:t>Sanciona a quien infringe las disposiciones legales y reglamentarias sobre seguridad y protección nuclear.</w:t>
            </w:r>
          </w:p>
        </w:tc>
      </w:tr>
      <w:tr w:rsidRPr="008A4540" w:rsidR="00661191" w:rsidTr="5FFAE9BA" w14:paraId="17830FBC" w14:textId="77777777">
        <w:trPr>
          <w:trHeight w:val="74"/>
        </w:trPr>
        <w:tc>
          <w:tcPr>
            <w:tcW w:w="3150" w:type="dxa"/>
            <w:tcMar/>
          </w:tcPr>
          <w:p w:rsidRPr="008A4540" w:rsidR="00661191" w:rsidP="00007156" w:rsidRDefault="00661191" w14:paraId="1905FF40" w14:textId="77777777">
            <w:pPr>
              <w:rPr>
                <w:rFonts w:ascii="Arial Narrow" w:hAnsi="Arial Narrow"/>
                <w:sz w:val="20"/>
                <w:szCs w:val="20"/>
              </w:rPr>
            </w:pPr>
          </w:p>
        </w:tc>
        <w:tc>
          <w:tcPr>
            <w:tcW w:w="6172" w:type="dxa"/>
            <w:tcMar/>
          </w:tcPr>
          <w:p w:rsidRPr="008A4540" w:rsidR="00661191" w:rsidP="00007156" w:rsidRDefault="00661191" w14:paraId="161DFD17" w14:textId="77777777">
            <w:pPr>
              <w:jc w:val="both"/>
              <w:rPr>
                <w:rFonts w:ascii="Arial Narrow" w:hAnsi="Arial Narrow" w:cs="Arial"/>
                <w:sz w:val="20"/>
                <w:szCs w:val="20"/>
              </w:rPr>
            </w:pPr>
          </w:p>
        </w:tc>
      </w:tr>
      <w:tr w:rsidRPr="008A4540" w:rsidR="00661191" w:rsidTr="5FFAE9BA" w14:paraId="224FDCE9" w14:textId="77777777">
        <w:trPr>
          <w:trHeight w:val="74"/>
        </w:trPr>
        <w:tc>
          <w:tcPr>
            <w:tcW w:w="3150" w:type="dxa"/>
            <w:tcMar/>
          </w:tcPr>
          <w:p w:rsidRPr="008A4540" w:rsidR="00661191" w:rsidP="00007156" w:rsidRDefault="00661191" w14:paraId="09B50289" w14:textId="77777777">
            <w:pPr>
              <w:rPr>
                <w:rFonts w:ascii="Arial Narrow" w:hAnsi="Arial Narrow" w:cs="Arial"/>
                <w:b/>
                <w:bCs/>
                <w:sz w:val="20"/>
                <w:szCs w:val="20"/>
              </w:rPr>
            </w:pPr>
            <w:r w:rsidRPr="008A4540">
              <w:rPr>
                <w:rFonts w:ascii="Arial Narrow" w:hAnsi="Arial Narrow" w:cs="Arial"/>
                <w:b/>
                <w:bCs/>
                <w:sz w:val="20"/>
                <w:szCs w:val="20"/>
              </w:rPr>
              <w:t>12149</w:t>
            </w:r>
          </w:p>
        </w:tc>
        <w:tc>
          <w:tcPr>
            <w:tcW w:w="6172" w:type="dxa"/>
            <w:tcMar/>
          </w:tcPr>
          <w:p w:rsidRPr="008A4540" w:rsidR="00661191" w:rsidP="00007156" w:rsidRDefault="00661191" w14:paraId="002EE690" w14:textId="77777777">
            <w:pPr>
              <w:jc w:val="both"/>
              <w:rPr>
                <w:rFonts w:ascii="Arial Narrow" w:hAnsi="Arial Narrow" w:cs="Arial"/>
                <w:b/>
                <w:bCs/>
                <w:sz w:val="20"/>
                <w:szCs w:val="20"/>
              </w:rPr>
            </w:pPr>
            <w:r w:rsidRPr="008A4540">
              <w:rPr>
                <w:rFonts w:ascii="Arial Narrow" w:hAnsi="Arial Narrow" w:cs="Arial"/>
                <w:b/>
                <w:bCs/>
                <w:sz w:val="20"/>
                <w:szCs w:val="20"/>
              </w:rPr>
              <w:t>DESACATO.</w:t>
            </w:r>
          </w:p>
        </w:tc>
      </w:tr>
      <w:tr w:rsidRPr="008A4540" w:rsidR="00661191" w:rsidTr="5FFAE9BA" w14:paraId="7B4575AC" w14:textId="77777777">
        <w:trPr>
          <w:trHeight w:val="74"/>
        </w:trPr>
        <w:tc>
          <w:tcPr>
            <w:tcW w:w="3150" w:type="dxa"/>
            <w:tcMar/>
          </w:tcPr>
          <w:p w:rsidRPr="008A4540" w:rsidR="00661191" w:rsidP="00007156" w:rsidRDefault="00661191" w14:paraId="6CDA8BC5" w14:textId="77777777">
            <w:pPr>
              <w:rPr>
                <w:rFonts w:ascii="Arial Narrow" w:hAnsi="Arial Narrow"/>
                <w:sz w:val="20"/>
                <w:szCs w:val="20"/>
              </w:rPr>
            </w:pPr>
          </w:p>
        </w:tc>
        <w:tc>
          <w:tcPr>
            <w:tcW w:w="6172" w:type="dxa"/>
            <w:tcMar/>
          </w:tcPr>
          <w:p w:rsidRPr="008A4540" w:rsidR="00661191" w:rsidP="00007156" w:rsidRDefault="00661191" w14:paraId="49B9E2FA" w14:textId="19FF5180">
            <w:pPr>
              <w:jc w:val="both"/>
              <w:rPr>
                <w:rFonts w:ascii="Arial Narrow" w:hAnsi="Arial Narrow" w:cs="Arial"/>
                <w:sz w:val="20"/>
                <w:szCs w:val="20"/>
              </w:rPr>
            </w:pPr>
            <w:r w:rsidRPr="008A4540">
              <w:rPr>
                <w:rFonts w:ascii="Arial Narrow" w:hAnsi="Arial Narrow" w:cs="Arial"/>
                <w:sz w:val="20"/>
                <w:szCs w:val="20"/>
              </w:rPr>
              <w:t>ART. 240 Código de Procedimiento Civil</w:t>
            </w:r>
          </w:p>
        </w:tc>
      </w:tr>
      <w:tr w:rsidRPr="008A4540" w:rsidR="00661191" w:rsidTr="5FFAE9BA" w14:paraId="1DA4EFFF" w14:textId="77777777">
        <w:trPr>
          <w:trHeight w:val="74"/>
        </w:trPr>
        <w:tc>
          <w:tcPr>
            <w:tcW w:w="3150" w:type="dxa"/>
            <w:tcMar/>
          </w:tcPr>
          <w:p w:rsidRPr="008A4540" w:rsidR="00661191" w:rsidP="00007156" w:rsidRDefault="00661191" w14:paraId="7495ED62" w14:textId="77777777">
            <w:pPr>
              <w:rPr>
                <w:rFonts w:ascii="Arial Narrow" w:hAnsi="Arial Narrow"/>
                <w:sz w:val="20"/>
                <w:szCs w:val="20"/>
              </w:rPr>
            </w:pPr>
          </w:p>
        </w:tc>
        <w:tc>
          <w:tcPr>
            <w:tcW w:w="6172" w:type="dxa"/>
            <w:tcMar/>
          </w:tcPr>
          <w:p w:rsidRPr="008A4540" w:rsidR="00661191" w:rsidP="00007156" w:rsidRDefault="00661191" w14:paraId="36C0CDD3" w14:textId="7FA7BACD">
            <w:pPr>
              <w:jc w:val="both"/>
              <w:rPr>
                <w:rFonts w:ascii="Arial Narrow" w:hAnsi="Arial Narrow" w:cs="Arial"/>
                <w:sz w:val="20"/>
                <w:szCs w:val="20"/>
              </w:rPr>
            </w:pPr>
            <w:r w:rsidRPr="008A4540">
              <w:rPr>
                <w:rFonts w:ascii="Arial Narrow" w:hAnsi="Arial Narrow" w:cs="Arial"/>
                <w:sz w:val="20"/>
                <w:szCs w:val="20"/>
              </w:rPr>
              <w:t>Castiga a quien quebrantare lo ordenado cumplir por un tribunal.</w:t>
            </w:r>
          </w:p>
        </w:tc>
      </w:tr>
      <w:tr w:rsidRPr="008A4540" w:rsidR="00661191" w:rsidTr="5FFAE9BA" w14:paraId="294E8CE7" w14:textId="77777777">
        <w:trPr>
          <w:trHeight w:val="74"/>
        </w:trPr>
        <w:tc>
          <w:tcPr>
            <w:tcW w:w="3150" w:type="dxa"/>
            <w:tcMar/>
          </w:tcPr>
          <w:p w:rsidRPr="008A4540" w:rsidR="00661191" w:rsidP="00007156" w:rsidRDefault="00661191" w14:paraId="19F53606" w14:textId="77777777">
            <w:pPr>
              <w:rPr>
                <w:rFonts w:ascii="Arial Narrow" w:hAnsi="Arial Narrow"/>
                <w:sz w:val="20"/>
                <w:szCs w:val="20"/>
              </w:rPr>
            </w:pPr>
          </w:p>
        </w:tc>
        <w:tc>
          <w:tcPr>
            <w:tcW w:w="6172" w:type="dxa"/>
            <w:tcMar/>
          </w:tcPr>
          <w:p w:rsidRPr="008A4540" w:rsidR="00661191" w:rsidP="00007156" w:rsidRDefault="00661191" w14:paraId="6F263F12" w14:textId="77777777">
            <w:pPr>
              <w:jc w:val="both"/>
              <w:rPr>
                <w:rFonts w:ascii="Arial Narrow" w:hAnsi="Arial Narrow" w:cs="Arial"/>
                <w:sz w:val="20"/>
                <w:szCs w:val="20"/>
              </w:rPr>
            </w:pPr>
          </w:p>
        </w:tc>
      </w:tr>
      <w:tr w:rsidRPr="008A4540" w:rsidR="00661191" w:rsidTr="5FFAE9BA" w14:paraId="33FC4694" w14:textId="77777777">
        <w:trPr>
          <w:trHeight w:val="74"/>
        </w:trPr>
        <w:tc>
          <w:tcPr>
            <w:tcW w:w="3150" w:type="dxa"/>
            <w:tcMar/>
          </w:tcPr>
          <w:p w:rsidRPr="008A4540" w:rsidR="00661191" w:rsidP="00007156" w:rsidRDefault="00661191" w14:paraId="32C0340E" w14:textId="77777777">
            <w:pPr>
              <w:rPr>
                <w:rFonts w:ascii="Arial Narrow" w:hAnsi="Arial Narrow"/>
                <w:sz w:val="20"/>
                <w:szCs w:val="20"/>
              </w:rPr>
            </w:pPr>
            <w:r w:rsidRPr="008A4540">
              <w:rPr>
                <w:rFonts w:ascii="Arial Narrow" w:hAnsi="Arial Narrow" w:cs="Arial"/>
                <w:b/>
                <w:bCs/>
                <w:sz w:val="20"/>
                <w:szCs w:val="20"/>
              </w:rPr>
              <w:t>12150</w:t>
            </w:r>
          </w:p>
        </w:tc>
        <w:tc>
          <w:tcPr>
            <w:tcW w:w="6172" w:type="dxa"/>
            <w:tcMar/>
          </w:tcPr>
          <w:p w:rsidRPr="008A4540" w:rsidR="00661191" w:rsidP="00007156" w:rsidRDefault="00661191" w14:paraId="1299DE92" w14:textId="77777777">
            <w:pPr>
              <w:jc w:val="both"/>
              <w:rPr>
                <w:rFonts w:ascii="Arial Narrow" w:hAnsi="Arial Narrow" w:cs="Arial"/>
                <w:sz w:val="20"/>
                <w:szCs w:val="20"/>
              </w:rPr>
            </w:pPr>
            <w:r w:rsidRPr="008A4540">
              <w:rPr>
                <w:rFonts w:ascii="Arial Narrow" w:hAnsi="Arial Narrow" w:cs="Arial"/>
                <w:b/>
                <w:bCs/>
                <w:sz w:val="20"/>
                <w:szCs w:val="20"/>
              </w:rPr>
              <w:t>USO ILÍCITO DEL FUEGO.</w:t>
            </w:r>
          </w:p>
        </w:tc>
      </w:tr>
      <w:tr w:rsidRPr="008A4540" w:rsidR="00661191" w:rsidTr="5FFAE9BA" w14:paraId="659BF0F9" w14:textId="77777777">
        <w:trPr>
          <w:trHeight w:val="74"/>
        </w:trPr>
        <w:tc>
          <w:tcPr>
            <w:tcW w:w="3150" w:type="dxa"/>
            <w:tcMar/>
          </w:tcPr>
          <w:p w:rsidRPr="008A4540" w:rsidR="00661191" w:rsidP="00007156" w:rsidRDefault="00661191" w14:paraId="702C76CD" w14:textId="77777777">
            <w:pPr>
              <w:rPr>
                <w:rFonts w:ascii="Arial Narrow" w:hAnsi="Arial Narrow"/>
                <w:sz w:val="20"/>
                <w:szCs w:val="20"/>
              </w:rPr>
            </w:pPr>
          </w:p>
        </w:tc>
        <w:tc>
          <w:tcPr>
            <w:tcW w:w="6172" w:type="dxa"/>
            <w:tcMar/>
          </w:tcPr>
          <w:p w:rsidRPr="008A4540" w:rsidR="00661191" w:rsidP="00007156" w:rsidRDefault="00661191" w14:paraId="74D68AE9" w14:textId="77777777">
            <w:pPr>
              <w:jc w:val="both"/>
              <w:rPr>
                <w:rFonts w:ascii="Arial Narrow" w:hAnsi="Arial Narrow" w:cs="Arial"/>
                <w:sz w:val="20"/>
                <w:szCs w:val="20"/>
              </w:rPr>
            </w:pPr>
            <w:r w:rsidRPr="008A4540">
              <w:rPr>
                <w:rFonts w:ascii="Arial Narrow" w:hAnsi="Arial Narrow" w:cs="Arial"/>
                <w:sz w:val="20"/>
                <w:szCs w:val="20"/>
              </w:rPr>
              <w:t xml:space="preserve">ART. 18, 22, 22 BIS Y 22 ter C, Decreto </w:t>
            </w:r>
            <w:proofErr w:type="gramStart"/>
            <w:r w:rsidRPr="008A4540">
              <w:rPr>
                <w:rFonts w:ascii="Arial Narrow" w:hAnsi="Arial Narrow" w:cs="Arial"/>
                <w:sz w:val="20"/>
                <w:szCs w:val="20"/>
              </w:rPr>
              <w:t>4363  LEY</w:t>
            </w:r>
            <w:proofErr w:type="gramEnd"/>
            <w:r w:rsidRPr="008A4540">
              <w:rPr>
                <w:rFonts w:ascii="Arial Narrow" w:hAnsi="Arial Narrow" w:cs="Arial"/>
                <w:sz w:val="20"/>
                <w:szCs w:val="20"/>
              </w:rPr>
              <w:t xml:space="preserve"> DE BOSQUES</w:t>
            </w:r>
          </w:p>
        </w:tc>
      </w:tr>
      <w:tr w:rsidRPr="008A4540" w:rsidR="00661191" w:rsidTr="5FFAE9BA" w14:paraId="1D4D68D9" w14:textId="77777777">
        <w:trPr>
          <w:trHeight w:val="74"/>
        </w:trPr>
        <w:tc>
          <w:tcPr>
            <w:tcW w:w="3150" w:type="dxa"/>
            <w:tcMar/>
          </w:tcPr>
          <w:p w:rsidRPr="008A4540" w:rsidR="00661191" w:rsidP="00007156" w:rsidRDefault="00661191" w14:paraId="2A7862B1" w14:textId="77777777">
            <w:pPr>
              <w:rPr>
                <w:rFonts w:ascii="Arial Narrow" w:hAnsi="Arial Narrow"/>
                <w:sz w:val="20"/>
                <w:szCs w:val="20"/>
              </w:rPr>
            </w:pPr>
          </w:p>
        </w:tc>
        <w:tc>
          <w:tcPr>
            <w:tcW w:w="6172" w:type="dxa"/>
            <w:tcMar/>
          </w:tcPr>
          <w:p w:rsidRPr="008A4540" w:rsidR="00661191" w:rsidP="00007156" w:rsidRDefault="00661191" w14:paraId="676ED8CB" w14:textId="77777777">
            <w:pPr>
              <w:jc w:val="both"/>
              <w:rPr>
                <w:rFonts w:ascii="Arial Narrow" w:hAnsi="Arial Narrow" w:cs="Arial"/>
                <w:sz w:val="20"/>
                <w:szCs w:val="20"/>
              </w:rPr>
            </w:pPr>
            <w:r w:rsidRPr="008A4540">
              <w:rPr>
                <w:rFonts w:ascii="Arial Narrow" w:hAnsi="Arial Narrow" w:cs="Arial"/>
                <w:sz w:val="20"/>
                <w:szCs w:val="20"/>
              </w:rPr>
              <w:t>Castiga al que emplee el fuego en contravención a lo establecido en el artículo 17 del Decreto 4363 (Ley de Bosques) y su respectivo reglamento. Asimismo, sanciona al que rozare a fuego infringiendo lo dispuesto en el artículo precedente y en el reglamento que menciona dicha disposición y a consecuencia de ello destruyere bosques, mieses, pastos, montes, cierros, plantíos, ganados, construcciones u otros bienes pertenecientes a terceros.</w:t>
            </w:r>
          </w:p>
          <w:p w:rsidRPr="008A4540" w:rsidR="00661191" w:rsidP="00007156" w:rsidRDefault="00661191" w14:paraId="227FE24D" w14:textId="77777777">
            <w:pPr>
              <w:jc w:val="both"/>
              <w:rPr>
                <w:rFonts w:ascii="Arial Narrow" w:hAnsi="Arial Narrow" w:cs="Arial"/>
                <w:sz w:val="20"/>
                <w:szCs w:val="20"/>
              </w:rPr>
            </w:pPr>
          </w:p>
          <w:p w:rsidRPr="008A4540" w:rsidR="00661191" w:rsidP="00007156" w:rsidRDefault="00661191" w14:paraId="1F1975CC" w14:textId="77777777">
            <w:pPr>
              <w:jc w:val="both"/>
              <w:rPr>
                <w:rFonts w:ascii="Arial Narrow" w:hAnsi="Arial Narrow" w:cs="Arial"/>
                <w:sz w:val="20"/>
                <w:szCs w:val="20"/>
              </w:rPr>
            </w:pPr>
            <w:r w:rsidRPr="008A4540">
              <w:rPr>
                <w:rFonts w:ascii="Arial Narrow" w:hAnsi="Arial Narrow" w:cs="Arial"/>
                <w:sz w:val="20"/>
                <w:szCs w:val="20"/>
              </w:rPr>
              <w:t>Sanciona al que emplee el fuego, en contravención a las disposiciones del Decreto 4363 (Ley de Bosques) y sus reglamentos, y siempre que de ello no se haya seguido incendio.</w:t>
            </w:r>
          </w:p>
          <w:p w:rsidRPr="008A4540" w:rsidR="00661191" w:rsidP="00007156" w:rsidRDefault="00661191" w14:paraId="2EC8D413" w14:textId="77777777">
            <w:pPr>
              <w:jc w:val="both"/>
              <w:rPr>
                <w:rFonts w:ascii="Arial Narrow" w:hAnsi="Arial Narrow" w:cs="Arial"/>
                <w:sz w:val="20"/>
                <w:szCs w:val="20"/>
              </w:rPr>
            </w:pPr>
          </w:p>
          <w:p w:rsidRPr="008A4540" w:rsidR="00661191" w:rsidP="00007156" w:rsidRDefault="00661191" w14:paraId="697CA2E2" w14:textId="77777777">
            <w:pPr>
              <w:jc w:val="both"/>
              <w:rPr>
                <w:rFonts w:ascii="Arial Narrow" w:hAnsi="Arial Narrow" w:cs="Arial"/>
                <w:sz w:val="20"/>
                <w:szCs w:val="20"/>
              </w:rPr>
            </w:pPr>
            <w:r w:rsidRPr="008A4540">
              <w:rPr>
                <w:rFonts w:ascii="Arial Narrow" w:hAnsi="Arial Narrow" w:cs="Arial"/>
                <w:sz w:val="20"/>
                <w:szCs w:val="20"/>
              </w:rPr>
              <w:lastRenderedPageBreak/>
              <w:t>Castiga al que rozare a fuego infringiendo las disposiciones legales y reglamentarias y a consecuencia de ello destruyere bosques, mieses, pastos, montes, cierros, plantíos o formaciones xerofíticas de aquellas definidas en la Ley Nº 20.283, ganado, construcciones u otros bienes pertenecientes a terceros o afectare gravemente el patrimonio forestal del país.</w:t>
            </w:r>
          </w:p>
          <w:p w:rsidRPr="008A4540" w:rsidR="00661191" w:rsidP="00007156" w:rsidRDefault="00661191" w14:paraId="6D81AAF7" w14:textId="77777777">
            <w:pPr>
              <w:jc w:val="both"/>
              <w:rPr>
                <w:rFonts w:ascii="Arial Narrow" w:hAnsi="Arial Narrow" w:cs="Arial"/>
                <w:sz w:val="20"/>
                <w:szCs w:val="20"/>
              </w:rPr>
            </w:pPr>
          </w:p>
          <w:p w:rsidRPr="008A4540" w:rsidR="00661191" w:rsidP="00007156" w:rsidRDefault="00661191" w14:paraId="2288B108" w14:textId="77777777">
            <w:pPr>
              <w:jc w:val="both"/>
              <w:rPr>
                <w:rFonts w:ascii="Arial Narrow" w:hAnsi="Arial Narrow" w:cs="Arial"/>
                <w:sz w:val="20"/>
                <w:szCs w:val="20"/>
              </w:rPr>
            </w:pPr>
            <w:r w:rsidRPr="008A4540">
              <w:rPr>
                <w:rFonts w:ascii="Arial Narrow" w:hAnsi="Arial Narrow" w:cs="Arial"/>
                <w:sz w:val="20"/>
                <w:szCs w:val="20"/>
              </w:rPr>
              <w:t xml:space="preserve">Sanciona al que encienda fuego o lo utilice fuentes de calor en las Áreas Silvestres Protegidas en todos aquellos lugares no autorizados y señalizados por la autoridad a cuyo cargo se encuentre la administración de </w:t>
            </w:r>
            <w:proofErr w:type="gramStart"/>
            <w:r w:rsidRPr="008A4540">
              <w:rPr>
                <w:rFonts w:ascii="Arial Narrow" w:hAnsi="Arial Narrow" w:cs="Arial"/>
                <w:sz w:val="20"/>
                <w:szCs w:val="20"/>
              </w:rPr>
              <w:t>las mismas</w:t>
            </w:r>
            <w:proofErr w:type="gramEnd"/>
            <w:r w:rsidRPr="008A4540">
              <w:rPr>
                <w:rFonts w:ascii="Arial Narrow" w:hAnsi="Arial Narrow" w:cs="Arial"/>
                <w:sz w:val="20"/>
                <w:szCs w:val="20"/>
              </w:rPr>
              <w:t>.</w:t>
            </w:r>
          </w:p>
          <w:p w:rsidRPr="008A4540" w:rsidR="00661191" w:rsidP="00007156" w:rsidRDefault="00661191" w14:paraId="16ED0109" w14:textId="45803B08">
            <w:pPr>
              <w:jc w:val="both"/>
              <w:rPr>
                <w:rFonts w:ascii="Arial Narrow" w:hAnsi="Arial Narrow" w:cs="Arial"/>
                <w:sz w:val="20"/>
                <w:szCs w:val="20"/>
              </w:rPr>
            </w:pPr>
            <w:r w:rsidRPr="008A4540">
              <w:rPr>
                <w:rFonts w:ascii="Arial Narrow" w:hAnsi="Arial Narrow" w:cs="Arial"/>
                <w:sz w:val="20"/>
                <w:szCs w:val="20"/>
              </w:rPr>
              <w:t>Castiga al que por imprudencia o negligencia en el uso del fuego u otras fuentes de calor en zonas rurales o terrenos urbanos o semi urbanos destinados al uso público, provoque incendio que cause daño en los bienes a que alude el inciso segundo del artículo 22 del Decreto 4363 (Ley de Bosques).</w:t>
            </w:r>
          </w:p>
        </w:tc>
      </w:tr>
      <w:tr w:rsidRPr="008A4540" w:rsidR="00661191" w:rsidTr="5FFAE9BA" w14:paraId="4EB5B87B" w14:textId="77777777">
        <w:trPr>
          <w:trHeight w:val="74"/>
        </w:trPr>
        <w:tc>
          <w:tcPr>
            <w:tcW w:w="3150" w:type="dxa"/>
            <w:tcMar/>
          </w:tcPr>
          <w:p w:rsidRPr="008A4540" w:rsidR="00661191" w:rsidP="00007156" w:rsidRDefault="00661191" w14:paraId="53A50B7A" w14:textId="77777777">
            <w:pPr>
              <w:rPr>
                <w:rFonts w:ascii="Arial Narrow" w:hAnsi="Arial Narrow"/>
                <w:sz w:val="20"/>
                <w:szCs w:val="20"/>
              </w:rPr>
            </w:pPr>
          </w:p>
        </w:tc>
        <w:tc>
          <w:tcPr>
            <w:tcW w:w="6172" w:type="dxa"/>
            <w:tcMar/>
          </w:tcPr>
          <w:p w:rsidRPr="008A4540" w:rsidR="00661191" w:rsidP="00007156" w:rsidRDefault="00661191" w14:paraId="7DB61E4F" w14:textId="77777777">
            <w:pPr>
              <w:jc w:val="both"/>
              <w:rPr>
                <w:rFonts w:ascii="Arial Narrow" w:hAnsi="Arial Narrow" w:cs="Arial"/>
                <w:sz w:val="20"/>
                <w:szCs w:val="20"/>
              </w:rPr>
            </w:pPr>
          </w:p>
        </w:tc>
      </w:tr>
      <w:tr w:rsidRPr="008A4540" w:rsidR="00661191" w:rsidTr="5FFAE9BA" w14:paraId="5F48E1B1" w14:textId="77777777">
        <w:trPr>
          <w:trHeight w:val="74"/>
        </w:trPr>
        <w:tc>
          <w:tcPr>
            <w:tcW w:w="3150" w:type="dxa"/>
            <w:tcMar/>
          </w:tcPr>
          <w:p w:rsidRPr="008A4540" w:rsidR="00661191" w:rsidP="00007156" w:rsidRDefault="00661191" w14:paraId="3302D585" w14:textId="12DDA346">
            <w:pPr>
              <w:rPr>
                <w:rFonts w:ascii="Arial Narrow" w:hAnsi="Arial Narrow"/>
                <w:sz w:val="20"/>
                <w:szCs w:val="20"/>
              </w:rPr>
            </w:pPr>
            <w:r w:rsidRPr="008A4540">
              <w:rPr>
                <w:rFonts w:ascii="Arial Narrow" w:hAnsi="Arial Narrow" w:cs="Arial"/>
                <w:b/>
                <w:bCs/>
                <w:sz w:val="20"/>
                <w:szCs w:val="20"/>
              </w:rPr>
              <w:t>12152</w:t>
            </w:r>
          </w:p>
        </w:tc>
        <w:tc>
          <w:tcPr>
            <w:tcW w:w="6172" w:type="dxa"/>
            <w:tcMar/>
          </w:tcPr>
          <w:p w:rsidRPr="008A4540" w:rsidR="00661191" w:rsidP="00EE76CB" w:rsidRDefault="00661191" w14:paraId="0EC60F62" w14:textId="70D5E769">
            <w:pPr>
              <w:spacing w:line="240" w:lineRule="atLeast"/>
              <w:jc w:val="both"/>
              <w:rPr>
                <w:rFonts w:ascii="Arial Narrow" w:hAnsi="Arial Narrow" w:cs="Arial"/>
                <w:b/>
                <w:bCs/>
                <w:sz w:val="20"/>
                <w:szCs w:val="20"/>
              </w:rPr>
            </w:pPr>
            <w:r w:rsidRPr="008A4540">
              <w:rPr>
                <w:rFonts w:ascii="Arial Narrow" w:hAnsi="Arial Narrow" w:cs="Arial"/>
                <w:b/>
                <w:bCs/>
                <w:sz w:val="20"/>
                <w:szCs w:val="20"/>
              </w:rPr>
              <w:t xml:space="preserve">DELITOS DE LA LEY 17.322 SOBRE COTIZACIONES. </w:t>
            </w:r>
          </w:p>
        </w:tc>
      </w:tr>
      <w:tr w:rsidRPr="008A4540" w:rsidR="00661191" w:rsidTr="5FFAE9BA" w14:paraId="382DF7B9" w14:textId="77777777">
        <w:trPr>
          <w:trHeight w:val="74"/>
        </w:trPr>
        <w:tc>
          <w:tcPr>
            <w:tcW w:w="3150" w:type="dxa"/>
            <w:tcMar/>
          </w:tcPr>
          <w:p w:rsidRPr="008A4540" w:rsidR="00661191" w:rsidP="00007156" w:rsidRDefault="00661191" w14:paraId="7D8654F3" w14:textId="77777777">
            <w:pPr>
              <w:rPr>
                <w:rFonts w:ascii="Arial Narrow" w:hAnsi="Arial Narrow"/>
                <w:sz w:val="20"/>
                <w:szCs w:val="20"/>
              </w:rPr>
            </w:pPr>
          </w:p>
        </w:tc>
        <w:tc>
          <w:tcPr>
            <w:tcW w:w="6172" w:type="dxa"/>
            <w:tcMar/>
          </w:tcPr>
          <w:p w:rsidRPr="008A4540" w:rsidR="00661191" w:rsidP="0013325B" w:rsidRDefault="00661191" w14:paraId="5546088F" w14:textId="2BA01A7B">
            <w:pPr>
              <w:jc w:val="both"/>
              <w:rPr>
                <w:rFonts w:ascii="Arial Narrow" w:hAnsi="Arial Narrow" w:cs="Arial"/>
                <w:sz w:val="20"/>
                <w:szCs w:val="20"/>
              </w:rPr>
            </w:pPr>
            <w:r w:rsidRPr="008A4540">
              <w:rPr>
                <w:rFonts w:ascii="Arial Narrow" w:hAnsi="Arial Narrow" w:cs="Arial"/>
                <w:sz w:val="20"/>
                <w:szCs w:val="20"/>
              </w:rPr>
              <w:t>Sanciona al que en perjuicio del trabajador o de sus derechohabientes se apropiare o distrajere el dinero proveniente de las cotizaciones que se hubiere descontado de la remuneración del trabajador.</w:t>
            </w:r>
          </w:p>
          <w:p w:rsidRPr="008A4540" w:rsidR="00661191" w:rsidP="00A379CC" w:rsidRDefault="00661191" w14:paraId="2575EDBB" w14:textId="3952ADF4">
            <w:pPr>
              <w:jc w:val="both"/>
              <w:rPr>
                <w:rFonts w:ascii="Arial Narrow" w:hAnsi="Arial Narrow" w:cs="Arial"/>
                <w:sz w:val="20"/>
                <w:szCs w:val="20"/>
              </w:rPr>
            </w:pPr>
            <w:r w:rsidRPr="008A4540">
              <w:rPr>
                <w:rFonts w:ascii="Arial Narrow" w:hAnsi="Arial Narrow" w:cs="Arial"/>
                <w:sz w:val="20"/>
                <w:szCs w:val="20"/>
              </w:rPr>
              <w:t>Sanciona al empleador que, sin el consentimiento del trabajador, omita retener o enterar las cotizaciones previsionales de un trabajador o declare ante las instituciones de seguridad social pagarle una renta imponible o bruta menor a la real, disminuyendo el monto de las cotizaciones que debe descontar y enterar. La conducta será sancionada igualmente, si el consentimiento del trabajador ha sido obtenido por el empleador con abuso grave de su situación de necesidad, inexperiencia o incapacidad de discernimiento.</w:t>
            </w:r>
          </w:p>
        </w:tc>
      </w:tr>
      <w:tr w:rsidRPr="008A4540" w:rsidR="00661191" w:rsidTr="5FFAE9BA" w14:paraId="687EC1DC" w14:textId="77777777">
        <w:trPr>
          <w:trHeight w:val="74"/>
        </w:trPr>
        <w:tc>
          <w:tcPr>
            <w:tcW w:w="3150" w:type="dxa"/>
            <w:tcMar/>
          </w:tcPr>
          <w:p w:rsidRPr="008A4540" w:rsidR="00661191" w:rsidP="00007156" w:rsidRDefault="00661191" w14:paraId="11538AAB" w14:textId="77777777">
            <w:pPr>
              <w:rPr>
                <w:rFonts w:ascii="Arial Narrow" w:hAnsi="Arial Narrow"/>
                <w:sz w:val="20"/>
                <w:szCs w:val="20"/>
              </w:rPr>
            </w:pPr>
          </w:p>
        </w:tc>
        <w:tc>
          <w:tcPr>
            <w:tcW w:w="6172" w:type="dxa"/>
            <w:tcMar/>
          </w:tcPr>
          <w:p w:rsidRPr="008A4540" w:rsidR="00661191" w:rsidP="00007156" w:rsidRDefault="00661191" w14:paraId="4CFB8734" w14:textId="77777777">
            <w:pPr>
              <w:jc w:val="both"/>
              <w:rPr>
                <w:rFonts w:ascii="Arial Narrow" w:hAnsi="Arial Narrow" w:cs="Arial"/>
                <w:sz w:val="20"/>
                <w:szCs w:val="20"/>
              </w:rPr>
            </w:pPr>
          </w:p>
        </w:tc>
      </w:tr>
      <w:tr w:rsidRPr="008A4540" w:rsidR="00661191" w:rsidTr="5FFAE9BA" w14:paraId="6CEF3806" w14:textId="77777777">
        <w:trPr>
          <w:trHeight w:val="74"/>
        </w:trPr>
        <w:tc>
          <w:tcPr>
            <w:tcW w:w="3150" w:type="dxa"/>
            <w:tcMar/>
          </w:tcPr>
          <w:p w:rsidRPr="008A4540" w:rsidR="00661191" w:rsidP="00007156" w:rsidRDefault="00661191" w14:paraId="330403D7" w14:textId="77777777">
            <w:pPr>
              <w:rPr>
                <w:rFonts w:ascii="Arial Narrow" w:hAnsi="Arial Narrow"/>
                <w:sz w:val="20"/>
                <w:szCs w:val="20"/>
              </w:rPr>
            </w:pPr>
            <w:r w:rsidRPr="008A4540">
              <w:rPr>
                <w:rFonts w:ascii="Arial Narrow" w:hAnsi="Arial Narrow" w:cs="Arial"/>
                <w:b/>
                <w:bCs/>
                <w:sz w:val="20"/>
                <w:szCs w:val="20"/>
              </w:rPr>
              <w:t>12153</w:t>
            </w:r>
          </w:p>
        </w:tc>
        <w:tc>
          <w:tcPr>
            <w:tcW w:w="6172" w:type="dxa"/>
            <w:tcMar/>
          </w:tcPr>
          <w:p w:rsidRPr="008A4540" w:rsidR="00661191" w:rsidP="00007156" w:rsidRDefault="00661191" w14:paraId="3C142C2B" w14:textId="3C963FF1">
            <w:pPr>
              <w:jc w:val="both"/>
              <w:rPr>
                <w:rFonts w:ascii="Arial Narrow" w:hAnsi="Arial Narrow" w:cs="Arial"/>
                <w:sz w:val="20"/>
                <w:szCs w:val="20"/>
              </w:rPr>
            </w:pPr>
            <w:r w:rsidRPr="008A4540">
              <w:rPr>
                <w:rFonts w:ascii="Arial Narrow" w:hAnsi="Arial Narrow" w:cs="Arial"/>
                <w:b/>
                <w:bCs/>
                <w:sz w:val="20"/>
                <w:szCs w:val="20"/>
              </w:rPr>
              <w:t>INFRACCIONES A LA SEGURIDAD SOCIAL.</w:t>
            </w:r>
          </w:p>
        </w:tc>
      </w:tr>
      <w:tr w:rsidRPr="008A4540" w:rsidR="00661191" w:rsidTr="5FFAE9BA" w14:paraId="2D874723" w14:textId="77777777">
        <w:trPr>
          <w:trHeight w:val="74"/>
        </w:trPr>
        <w:tc>
          <w:tcPr>
            <w:tcW w:w="3150" w:type="dxa"/>
            <w:tcMar/>
          </w:tcPr>
          <w:p w:rsidRPr="008A4540" w:rsidR="00661191" w:rsidP="00007156" w:rsidRDefault="00661191" w14:paraId="3045262E" w14:textId="77777777">
            <w:pPr>
              <w:rPr>
                <w:rFonts w:ascii="Arial Narrow" w:hAnsi="Arial Narrow"/>
                <w:sz w:val="20"/>
                <w:szCs w:val="20"/>
              </w:rPr>
            </w:pPr>
          </w:p>
        </w:tc>
        <w:tc>
          <w:tcPr>
            <w:tcW w:w="6172" w:type="dxa"/>
            <w:tcMar/>
          </w:tcPr>
          <w:p w:rsidRPr="008A4540" w:rsidR="00661191" w:rsidP="00007156" w:rsidRDefault="00661191" w14:paraId="67D6910B" w14:textId="77777777">
            <w:pPr>
              <w:jc w:val="both"/>
              <w:rPr>
                <w:rFonts w:ascii="Arial Narrow" w:hAnsi="Arial Narrow" w:cs="Arial"/>
                <w:sz w:val="20"/>
                <w:szCs w:val="20"/>
              </w:rPr>
            </w:pPr>
            <w:r w:rsidRPr="008A4540">
              <w:rPr>
                <w:rFonts w:ascii="Arial Narrow" w:hAnsi="Arial Narrow" w:cs="Arial"/>
                <w:sz w:val="20"/>
                <w:szCs w:val="20"/>
              </w:rPr>
              <w:t>DL 3.500 y 869: Leyes 18.020, 18.469, 18.933, 19.728</w:t>
            </w:r>
          </w:p>
        </w:tc>
      </w:tr>
      <w:tr w:rsidRPr="008A4540" w:rsidR="00661191" w:rsidTr="5FFAE9BA" w14:paraId="5B014DED" w14:textId="77777777">
        <w:trPr>
          <w:trHeight w:val="74"/>
        </w:trPr>
        <w:tc>
          <w:tcPr>
            <w:tcW w:w="3150" w:type="dxa"/>
            <w:tcMar/>
          </w:tcPr>
          <w:p w:rsidRPr="008A4540" w:rsidR="00661191" w:rsidP="00007156" w:rsidRDefault="00661191" w14:paraId="39C0D205" w14:textId="77777777">
            <w:pPr>
              <w:rPr>
                <w:rFonts w:ascii="Arial Narrow" w:hAnsi="Arial Narrow"/>
                <w:sz w:val="20"/>
                <w:szCs w:val="20"/>
              </w:rPr>
            </w:pPr>
          </w:p>
        </w:tc>
        <w:tc>
          <w:tcPr>
            <w:tcW w:w="6172" w:type="dxa"/>
            <w:tcMar/>
          </w:tcPr>
          <w:p w:rsidRPr="008A4540" w:rsidR="00661191" w:rsidP="00B20B05" w:rsidRDefault="00661191" w14:paraId="22BFD22E" w14:textId="018BF94A">
            <w:pPr>
              <w:jc w:val="both"/>
              <w:rPr>
                <w:rFonts w:ascii="Arial Narrow" w:hAnsi="Arial Narrow" w:cs="Arial"/>
                <w:sz w:val="20"/>
                <w:szCs w:val="20"/>
              </w:rPr>
            </w:pPr>
            <w:r w:rsidRPr="008A4540">
              <w:rPr>
                <w:rFonts w:ascii="Arial Narrow" w:hAnsi="Arial Narrow" w:cs="Arial"/>
                <w:sz w:val="20"/>
                <w:szCs w:val="20"/>
              </w:rPr>
              <w:t xml:space="preserve">Percibir indebidamente el subsidio, ocultando datos, proporcionando antecedentes falsos, o recibiendo un subsidio doble sin tener derecho para hacerlo. </w:t>
            </w:r>
          </w:p>
          <w:p w:rsidRPr="008A4540" w:rsidR="00661191" w:rsidP="00B20B05" w:rsidRDefault="00661191" w14:paraId="33EEE52F" w14:textId="77777777">
            <w:pPr>
              <w:jc w:val="both"/>
              <w:rPr>
                <w:rFonts w:ascii="Arial Narrow" w:hAnsi="Arial Narrow" w:cs="Arial"/>
                <w:sz w:val="20"/>
                <w:szCs w:val="20"/>
              </w:rPr>
            </w:pPr>
          </w:p>
          <w:p w:rsidRPr="008A4540" w:rsidR="00661191" w:rsidP="00B20B05" w:rsidRDefault="00661191" w14:paraId="6EDB17EF" w14:textId="77777777">
            <w:pPr>
              <w:jc w:val="both"/>
              <w:rPr>
                <w:rFonts w:ascii="Arial Narrow" w:hAnsi="Arial Narrow" w:cs="Arial"/>
                <w:sz w:val="20"/>
                <w:szCs w:val="20"/>
              </w:rPr>
            </w:pPr>
            <w:r w:rsidRPr="008A4540">
              <w:rPr>
                <w:rFonts w:ascii="Arial Narrow" w:hAnsi="Arial Narrow" w:cs="Arial"/>
                <w:sz w:val="20"/>
                <w:szCs w:val="20"/>
              </w:rPr>
              <w:t xml:space="preserve">Sanciona a los directores, gerentes, apoderados, liquidadores u operadores de mesa de dinero de una Administradora de Fondos de Pensiones que, poseyendo información privilegiada de aquélla que trata el Título XXI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18.045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posición, recomendaren a otro la realización de las operaciones a que se refiere la letra a) del inciso primero del artículo 159. </w:t>
            </w:r>
          </w:p>
          <w:p w:rsidRPr="008A4540" w:rsidR="00661191" w:rsidP="00B20B05" w:rsidRDefault="00661191" w14:paraId="66322030" w14:textId="77777777">
            <w:pPr>
              <w:jc w:val="both"/>
              <w:rPr>
                <w:rFonts w:ascii="Arial Narrow" w:hAnsi="Arial Narrow" w:cs="Arial"/>
                <w:sz w:val="20"/>
                <w:szCs w:val="20"/>
              </w:rPr>
            </w:pPr>
          </w:p>
          <w:p w:rsidRPr="008A4540" w:rsidR="00661191" w:rsidP="00A379CC" w:rsidRDefault="00661191" w14:paraId="56DC42F3" w14:textId="3511E015">
            <w:pPr>
              <w:jc w:val="both"/>
              <w:rPr>
                <w:rFonts w:ascii="Arial Narrow" w:hAnsi="Arial Narrow" w:cs="Arial"/>
                <w:sz w:val="20"/>
                <w:szCs w:val="20"/>
              </w:rPr>
            </w:pPr>
            <w:r w:rsidRPr="008A4540">
              <w:rPr>
                <w:rFonts w:ascii="Arial Narrow" w:hAnsi="Arial Narrow" w:cs="Arial"/>
                <w:sz w:val="20"/>
                <w:szCs w:val="20"/>
              </w:rPr>
              <w:t>Está prohibido valerse, directa o indirectamente, en beneficio propio o de terceros, de la información a que tengan acceso en el desempeño de esta función, durante el lapso que dure la reserva establecida en el inciso primero del artículo 109 del DL 3.500.</w:t>
            </w:r>
          </w:p>
        </w:tc>
      </w:tr>
      <w:tr w:rsidRPr="008A4540" w:rsidR="00661191" w:rsidTr="5FFAE9BA" w14:paraId="561CB796" w14:textId="77777777">
        <w:trPr>
          <w:trHeight w:val="74"/>
        </w:trPr>
        <w:tc>
          <w:tcPr>
            <w:tcW w:w="3150" w:type="dxa"/>
            <w:tcMar/>
          </w:tcPr>
          <w:p w:rsidRPr="008A4540" w:rsidR="00661191" w:rsidP="00007156" w:rsidRDefault="00661191" w14:paraId="50141F49" w14:textId="77777777">
            <w:pPr>
              <w:rPr>
                <w:rFonts w:ascii="Arial Narrow" w:hAnsi="Arial Narrow"/>
                <w:sz w:val="20"/>
                <w:szCs w:val="20"/>
              </w:rPr>
            </w:pPr>
          </w:p>
        </w:tc>
        <w:tc>
          <w:tcPr>
            <w:tcW w:w="6172" w:type="dxa"/>
            <w:tcMar/>
          </w:tcPr>
          <w:p w:rsidRPr="008A4540" w:rsidR="00661191" w:rsidP="00007156" w:rsidRDefault="00661191" w14:paraId="2F010B56" w14:textId="77777777">
            <w:pPr>
              <w:jc w:val="both"/>
              <w:rPr>
                <w:rFonts w:ascii="Arial Narrow" w:hAnsi="Arial Narrow" w:cs="Arial"/>
                <w:sz w:val="20"/>
                <w:szCs w:val="20"/>
              </w:rPr>
            </w:pPr>
          </w:p>
        </w:tc>
      </w:tr>
      <w:tr w:rsidRPr="008A4540" w:rsidR="00661191" w:rsidTr="5FFAE9BA" w14:paraId="685AFCF8" w14:textId="77777777">
        <w:trPr>
          <w:trHeight w:val="74"/>
        </w:trPr>
        <w:tc>
          <w:tcPr>
            <w:tcW w:w="3150" w:type="dxa"/>
            <w:tcMar/>
          </w:tcPr>
          <w:p w:rsidRPr="008A4540" w:rsidR="00661191" w:rsidP="00007156" w:rsidRDefault="00661191" w14:paraId="5C175B48" w14:textId="77777777">
            <w:pPr>
              <w:rPr>
                <w:rFonts w:ascii="Arial Narrow" w:hAnsi="Arial Narrow" w:cs="Arial"/>
                <w:b/>
                <w:bCs/>
                <w:sz w:val="20"/>
                <w:szCs w:val="20"/>
              </w:rPr>
            </w:pPr>
            <w:r w:rsidRPr="008A4540">
              <w:rPr>
                <w:rFonts w:ascii="Arial Narrow" w:hAnsi="Arial Narrow" w:cs="Arial"/>
                <w:b/>
                <w:bCs/>
                <w:sz w:val="20"/>
                <w:szCs w:val="20"/>
              </w:rPr>
              <w:t>12155</w:t>
            </w:r>
          </w:p>
        </w:tc>
        <w:tc>
          <w:tcPr>
            <w:tcW w:w="6172" w:type="dxa"/>
            <w:tcMar/>
          </w:tcPr>
          <w:p w:rsidRPr="008A4540" w:rsidR="00661191" w:rsidP="00007156" w:rsidRDefault="00661191" w14:paraId="0715BF5D" w14:textId="77777777">
            <w:pPr>
              <w:jc w:val="both"/>
              <w:rPr>
                <w:rFonts w:ascii="Arial Narrow" w:hAnsi="Arial Narrow" w:cs="Arial"/>
                <w:b/>
                <w:bCs/>
                <w:sz w:val="20"/>
                <w:szCs w:val="20"/>
              </w:rPr>
            </w:pPr>
            <w:r w:rsidRPr="008A4540">
              <w:rPr>
                <w:rFonts w:ascii="Arial Narrow" w:hAnsi="Arial Narrow" w:cs="Arial"/>
                <w:b/>
                <w:bCs/>
                <w:sz w:val="20"/>
                <w:szCs w:val="20"/>
              </w:rPr>
              <w:t>INFRACCIÓN EN LA UTILIZACIÓN DE GAS COMO COMBUSTIBLE EN VEHÍCULOS.</w:t>
            </w:r>
          </w:p>
        </w:tc>
      </w:tr>
      <w:tr w:rsidRPr="008A4540" w:rsidR="00661191" w:rsidTr="5FFAE9BA" w14:paraId="6E210EA4" w14:textId="77777777">
        <w:trPr>
          <w:trHeight w:val="74"/>
        </w:trPr>
        <w:tc>
          <w:tcPr>
            <w:tcW w:w="3150" w:type="dxa"/>
            <w:tcMar/>
          </w:tcPr>
          <w:p w:rsidRPr="008A4540" w:rsidR="00661191" w:rsidP="00007156" w:rsidRDefault="00661191" w14:paraId="05A79A0D" w14:textId="77777777">
            <w:pPr>
              <w:rPr>
                <w:rFonts w:ascii="Arial Narrow" w:hAnsi="Arial Narrow"/>
                <w:sz w:val="20"/>
                <w:szCs w:val="20"/>
              </w:rPr>
            </w:pPr>
          </w:p>
        </w:tc>
        <w:tc>
          <w:tcPr>
            <w:tcW w:w="6172" w:type="dxa"/>
            <w:tcMar/>
          </w:tcPr>
          <w:p w:rsidRPr="008A4540" w:rsidR="00661191" w:rsidP="00007156" w:rsidRDefault="00661191" w14:paraId="311AD9C4" w14:textId="26BBCB10">
            <w:pPr>
              <w:jc w:val="both"/>
              <w:rPr>
                <w:rFonts w:ascii="Arial Narrow" w:hAnsi="Arial Narrow" w:cs="Arial"/>
                <w:sz w:val="20"/>
                <w:szCs w:val="20"/>
              </w:rPr>
            </w:pPr>
            <w:r w:rsidRPr="008A4540">
              <w:rPr>
                <w:rFonts w:ascii="Arial Narrow" w:hAnsi="Arial Narrow" w:cs="Arial"/>
                <w:sz w:val="20"/>
                <w:szCs w:val="20"/>
              </w:rPr>
              <w:t>Se refiere a quien adapte clandestinamente vehículos motorizados al uso de gas, esto es, sin autorización del Ministerio de Transportes y Telecomunicaciones.</w:t>
            </w:r>
          </w:p>
        </w:tc>
      </w:tr>
      <w:tr w:rsidRPr="008A4540" w:rsidR="00661191" w:rsidTr="5FFAE9BA" w14:paraId="077E6D2F" w14:textId="77777777">
        <w:trPr>
          <w:trHeight w:val="74"/>
        </w:trPr>
        <w:tc>
          <w:tcPr>
            <w:tcW w:w="3150" w:type="dxa"/>
            <w:tcMar/>
          </w:tcPr>
          <w:p w:rsidRPr="008A4540" w:rsidR="00661191" w:rsidP="00007156" w:rsidRDefault="00661191" w14:paraId="74E3D4B3" w14:textId="77777777">
            <w:pPr>
              <w:rPr>
                <w:rFonts w:ascii="Arial Narrow" w:hAnsi="Arial Narrow"/>
                <w:sz w:val="20"/>
                <w:szCs w:val="20"/>
              </w:rPr>
            </w:pPr>
          </w:p>
        </w:tc>
        <w:tc>
          <w:tcPr>
            <w:tcW w:w="6172" w:type="dxa"/>
            <w:tcMar/>
          </w:tcPr>
          <w:p w:rsidRPr="008A4540" w:rsidR="00661191" w:rsidP="00007156" w:rsidRDefault="00661191" w14:paraId="6363D20F" w14:textId="77777777">
            <w:pPr>
              <w:jc w:val="both"/>
              <w:rPr>
                <w:rFonts w:ascii="Arial Narrow" w:hAnsi="Arial Narrow" w:cs="Arial"/>
                <w:sz w:val="20"/>
                <w:szCs w:val="20"/>
              </w:rPr>
            </w:pPr>
          </w:p>
        </w:tc>
      </w:tr>
      <w:tr w:rsidRPr="008A4540" w:rsidR="00661191" w:rsidTr="5FFAE9BA" w14:paraId="01445B2F" w14:textId="77777777">
        <w:trPr>
          <w:trHeight w:val="74"/>
        </w:trPr>
        <w:tc>
          <w:tcPr>
            <w:tcW w:w="3150" w:type="dxa"/>
            <w:tcMar/>
          </w:tcPr>
          <w:p w:rsidRPr="008A4540" w:rsidR="00661191" w:rsidP="00007156" w:rsidRDefault="00661191" w14:paraId="053B8CA3" w14:textId="77777777">
            <w:pPr>
              <w:rPr>
                <w:rFonts w:ascii="Arial Narrow" w:hAnsi="Arial Narrow"/>
                <w:sz w:val="20"/>
                <w:szCs w:val="20"/>
              </w:rPr>
            </w:pPr>
            <w:r w:rsidRPr="008A4540">
              <w:rPr>
                <w:rFonts w:ascii="Arial Narrow" w:hAnsi="Arial Narrow" w:cs="Arial"/>
                <w:b/>
                <w:bCs/>
                <w:sz w:val="20"/>
                <w:szCs w:val="20"/>
              </w:rPr>
              <w:t>12156</w:t>
            </w:r>
          </w:p>
        </w:tc>
        <w:tc>
          <w:tcPr>
            <w:tcW w:w="6172" w:type="dxa"/>
            <w:tcMar/>
          </w:tcPr>
          <w:p w:rsidRPr="008A4540" w:rsidR="00661191" w:rsidP="00007156" w:rsidRDefault="00661191" w14:paraId="588F01C9" w14:textId="77777777">
            <w:pPr>
              <w:jc w:val="both"/>
              <w:rPr>
                <w:rFonts w:ascii="Arial Narrow" w:hAnsi="Arial Narrow" w:cs="Arial"/>
                <w:sz w:val="20"/>
                <w:szCs w:val="20"/>
              </w:rPr>
            </w:pPr>
            <w:r w:rsidRPr="008A4540">
              <w:rPr>
                <w:rFonts w:ascii="Arial Narrow" w:hAnsi="Arial Narrow" w:cs="Arial"/>
                <w:b/>
                <w:bCs/>
                <w:sz w:val="20"/>
                <w:szCs w:val="20"/>
              </w:rPr>
              <w:t>ACCESO, DIVULGACIÓN Y USO INDEBIDO DE INFORMACION GÉNETICA CON OCASIÓN DE TRATAMIENTO DE ADN.</w:t>
            </w:r>
          </w:p>
        </w:tc>
      </w:tr>
      <w:tr w:rsidRPr="008A4540" w:rsidR="00661191" w:rsidTr="5FFAE9BA" w14:paraId="3E1512C2" w14:textId="77777777">
        <w:trPr>
          <w:trHeight w:val="74"/>
        </w:trPr>
        <w:tc>
          <w:tcPr>
            <w:tcW w:w="3150" w:type="dxa"/>
            <w:tcMar/>
          </w:tcPr>
          <w:p w:rsidRPr="008A4540" w:rsidR="00661191" w:rsidP="00007156" w:rsidRDefault="00661191" w14:paraId="366AC16A" w14:textId="77777777">
            <w:pPr>
              <w:rPr>
                <w:rFonts w:ascii="Arial Narrow" w:hAnsi="Arial Narrow"/>
                <w:sz w:val="20"/>
                <w:szCs w:val="20"/>
              </w:rPr>
            </w:pPr>
          </w:p>
        </w:tc>
        <w:tc>
          <w:tcPr>
            <w:tcW w:w="6172" w:type="dxa"/>
            <w:tcMar/>
          </w:tcPr>
          <w:p w:rsidRPr="008A4540" w:rsidR="00661191" w:rsidP="00007156" w:rsidRDefault="00661191" w14:paraId="388AC0D9" w14:textId="77777777">
            <w:pPr>
              <w:jc w:val="both"/>
              <w:rPr>
                <w:rFonts w:ascii="Arial Narrow" w:hAnsi="Arial Narrow" w:cs="Arial"/>
                <w:sz w:val="20"/>
                <w:szCs w:val="20"/>
              </w:rPr>
            </w:pPr>
            <w:r w:rsidRPr="008A4540">
              <w:rPr>
                <w:rFonts w:ascii="Arial Narrow" w:hAnsi="Arial Narrow" w:cs="Arial"/>
                <w:sz w:val="20"/>
                <w:szCs w:val="20"/>
              </w:rPr>
              <w:t>ART. 19 Ley 19.970</w:t>
            </w:r>
          </w:p>
        </w:tc>
      </w:tr>
      <w:tr w:rsidRPr="008A4540" w:rsidR="00661191" w:rsidTr="5FFAE9BA" w14:paraId="7C83C985" w14:textId="77777777">
        <w:trPr>
          <w:trHeight w:val="74"/>
        </w:trPr>
        <w:tc>
          <w:tcPr>
            <w:tcW w:w="3150" w:type="dxa"/>
            <w:tcMar/>
          </w:tcPr>
          <w:p w:rsidRPr="008A4540" w:rsidR="00661191" w:rsidP="00007156" w:rsidRDefault="00661191" w14:paraId="497D72B8" w14:textId="77777777">
            <w:pPr>
              <w:rPr>
                <w:rFonts w:ascii="Arial Narrow" w:hAnsi="Arial Narrow"/>
                <w:sz w:val="20"/>
                <w:szCs w:val="20"/>
              </w:rPr>
            </w:pPr>
          </w:p>
        </w:tc>
        <w:tc>
          <w:tcPr>
            <w:tcW w:w="6172" w:type="dxa"/>
            <w:tcMar/>
          </w:tcPr>
          <w:p w:rsidRPr="008A4540" w:rsidR="00661191" w:rsidP="00007156" w:rsidRDefault="00661191" w14:paraId="57EB64B8" w14:textId="182F4E7D">
            <w:pPr>
              <w:tabs>
                <w:tab w:val="left" w:pos="1175"/>
              </w:tabs>
              <w:jc w:val="both"/>
              <w:rPr>
                <w:rFonts w:ascii="Arial Narrow" w:hAnsi="Arial Narrow" w:cs="Arial"/>
                <w:sz w:val="20"/>
                <w:szCs w:val="20"/>
              </w:rPr>
            </w:pPr>
            <w:r w:rsidRPr="008A4540">
              <w:rPr>
                <w:rFonts w:ascii="Arial Narrow" w:hAnsi="Arial Narrow" w:cs="Arial"/>
                <w:sz w:val="20"/>
                <w:szCs w:val="20"/>
              </w:rPr>
              <w:t xml:space="preserve">Se refiere a quienes que intervienen en los procesos de registro de ADN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permitan a otros el acceso a registros o exámenes o los divulguen o usen indebidamente.</w:t>
            </w:r>
          </w:p>
        </w:tc>
      </w:tr>
      <w:tr w:rsidRPr="008A4540" w:rsidR="00661191" w:rsidTr="5FFAE9BA" w14:paraId="1BFBEEDD" w14:textId="77777777">
        <w:trPr>
          <w:trHeight w:val="74"/>
        </w:trPr>
        <w:tc>
          <w:tcPr>
            <w:tcW w:w="3150" w:type="dxa"/>
            <w:tcMar/>
          </w:tcPr>
          <w:p w:rsidRPr="008A4540" w:rsidR="00661191" w:rsidP="00007156" w:rsidRDefault="00661191" w14:paraId="01A530D3" w14:textId="77777777">
            <w:pPr>
              <w:rPr>
                <w:rFonts w:ascii="Arial Narrow" w:hAnsi="Arial Narrow"/>
                <w:sz w:val="20"/>
                <w:szCs w:val="20"/>
              </w:rPr>
            </w:pPr>
          </w:p>
        </w:tc>
        <w:tc>
          <w:tcPr>
            <w:tcW w:w="6172" w:type="dxa"/>
            <w:tcMar/>
          </w:tcPr>
          <w:p w:rsidRPr="008A4540" w:rsidR="00661191" w:rsidP="00007156" w:rsidRDefault="00661191" w14:paraId="394EB82A" w14:textId="77777777">
            <w:pPr>
              <w:tabs>
                <w:tab w:val="left" w:pos="1175"/>
              </w:tabs>
              <w:jc w:val="both"/>
              <w:rPr>
                <w:rFonts w:ascii="Arial Narrow" w:hAnsi="Arial Narrow" w:cs="Arial"/>
                <w:sz w:val="20"/>
                <w:szCs w:val="20"/>
              </w:rPr>
            </w:pPr>
          </w:p>
        </w:tc>
      </w:tr>
      <w:tr w:rsidRPr="008A4540" w:rsidR="00661191" w:rsidTr="5FFAE9BA" w14:paraId="3CB2AEF2" w14:textId="77777777">
        <w:trPr>
          <w:trHeight w:val="74"/>
        </w:trPr>
        <w:tc>
          <w:tcPr>
            <w:tcW w:w="3150" w:type="dxa"/>
            <w:tcMar/>
          </w:tcPr>
          <w:p w:rsidRPr="008A4540" w:rsidR="00661191" w:rsidP="00007156" w:rsidRDefault="00661191" w14:paraId="66D6FBFC" w14:textId="77777777">
            <w:pPr>
              <w:rPr>
                <w:rFonts w:ascii="Arial Narrow" w:hAnsi="Arial Narrow" w:cs="Arial"/>
                <w:b/>
                <w:bCs/>
                <w:sz w:val="20"/>
                <w:szCs w:val="20"/>
              </w:rPr>
            </w:pPr>
            <w:r w:rsidRPr="008A4540">
              <w:rPr>
                <w:rFonts w:ascii="Arial Narrow" w:hAnsi="Arial Narrow" w:cs="Arial"/>
                <w:b/>
                <w:bCs/>
                <w:sz w:val="20"/>
                <w:szCs w:val="20"/>
              </w:rPr>
              <w:t>12157</w:t>
            </w:r>
          </w:p>
        </w:tc>
        <w:tc>
          <w:tcPr>
            <w:tcW w:w="6172" w:type="dxa"/>
            <w:tcMar/>
          </w:tcPr>
          <w:p w:rsidRPr="008A4540" w:rsidR="00661191" w:rsidP="00007156" w:rsidRDefault="00661191" w14:paraId="608DD85F" w14:textId="77777777">
            <w:pPr>
              <w:jc w:val="both"/>
              <w:rPr>
                <w:rFonts w:ascii="Arial Narrow" w:hAnsi="Arial Narrow" w:cs="Arial"/>
                <w:b/>
                <w:bCs/>
                <w:sz w:val="20"/>
                <w:szCs w:val="20"/>
              </w:rPr>
            </w:pPr>
            <w:r w:rsidRPr="008A4540">
              <w:rPr>
                <w:rFonts w:ascii="Arial Narrow" w:hAnsi="Arial Narrow" w:cs="Arial"/>
                <w:b/>
                <w:bCs/>
                <w:sz w:val="20"/>
                <w:szCs w:val="20"/>
              </w:rPr>
              <w:t>OBSTRUCCIÓN A LA JUSTICIA CON OCASIÓN DE TRATAMIENTO DE ADN.</w:t>
            </w:r>
          </w:p>
        </w:tc>
      </w:tr>
      <w:tr w:rsidRPr="008A4540" w:rsidR="00661191" w:rsidTr="5FFAE9BA" w14:paraId="2BBA9B90" w14:textId="77777777">
        <w:trPr>
          <w:trHeight w:val="74"/>
        </w:trPr>
        <w:tc>
          <w:tcPr>
            <w:tcW w:w="3150" w:type="dxa"/>
            <w:tcMar/>
          </w:tcPr>
          <w:p w:rsidRPr="008A4540" w:rsidR="00661191" w:rsidP="00007156" w:rsidRDefault="00661191" w14:paraId="2DEE4C1D" w14:textId="77777777">
            <w:pPr>
              <w:rPr>
                <w:rFonts w:ascii="Arial Narrow" w:hAnsi="Arial Narrow"/>
                <w:sz w:val="20"/>
                <w:szCs w:val="20"/>
              </w:rPr>
            </w:pPr>
          </w:p>
        </w:tc>
        <w:tc>
          <w:tcPr>
            <w:tcW w:w="6172" w:type="dxa"/>
            <w:tcMar/>
          </w:tcPr>
          <w:p w:rsidRPr="008A4540" w:rsidR="00661191" w:rsidP="00007156" w:rsidRDefault="00661191" w14:paraId="29EAB1FA" w14:textId="77777777">
            <w:pPr>
              <w:jc w:val="both"/>
              <w:rPr>
                <w:rFonts w:ascii="Arial Narrow" w:hAnsi="Arial Narrow" w:cs="Arial"/>
                <w:sz w:val="20"/>
                <w:szCs w:val="20"/>
              </w:rPr>
            </w:pPr>
            <w:r w:rsidRPr="008A4540">
              <w:rPr>
                <w:rFonts w:ascii="Arial Narrow" w:hAnsi="Arial Narrow" w:cs="Arial"/>
                <w:sz w:val="20"/>
                <w:szCs w:val="20"/>
              </w:rPr>
              <w:t>ART. 20 Ley 19.970</w:t>
            </w:r>
          </w:p>
        </w:tc>
      </w:tr>
      <w:tr w:rsidRPr="008A4540" w:rsidR="00661191" w:rsidTr="5FFAE9BA" w14:paraId="11267657" w14:textId="77777777">
        <w:trPr>
          <w:trHeight w:val="74"/>
        </w:trPr>
        <w:tc>
          <w:tcPr>
            <w:tcW w:w="3150" w:type="dxa"/>
            <w:tcMar/>
          </w:tcPr>
          <w:p w:rsidRPr="008A4540" w:rsidR="00661191" w:rsidP="00007156" w:rsidRDefault="00661191" w14:paraId="30EEB1B0" w14:textId="77777777">
            <w:pPr>
              <w:rPr>
                <w:rFonts w:ascii="Arial Narrow" w:hAnsi="Arial Narrow"/>
                <w:sz w:val="20"/>
                <w:szCs w:val="20"/>
              </w:rPr>
            </w:pPr>
          </w:p>
        </w:tc>
        <w:tc>
          <w:tcPr>
            <w:tcW w:w="6172" w:type="dxa"/>
            <w:tcMar/>
          </w:tcPr>
          <w:p w:rsidRPr="008A4540" w:rsidR="00661191" w:rsidP="00007156" w:rsidRDefault="00661191" w14:paraId="7DF09238" w14:textId="2B075DCB">
            <w:pPr>
              <w:jc w:val="both"/>
              <w:rPr>
                <w:rFonts w:ascii="Arial Narrow" w:hAnsi="Arial Narrow" w:cs="Arial"/>
                <w:sz w:val="20"/>
                <w:szCs w:val="20"/>
              </w:rPr>
            </w:pPr>
            <w:r w:rsidRPr="008A4540">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Pr="008A4540" w:rsidR="00661191" w:rsidTr="5FFAE9BA" w14:paraId="7ACD2ED7" w14:textId="77777777">
        <w:trPr>
          <w:trHeight w:val="74"/>
        </w:trPr>
        <w:tc>
          <w:tcPr>
            <w:tcW w:w="3150" w:type="dxa"/>
            <w:tcMar/>
          </w:tcPr>
          <w:p w:rsidRPr="008A4540" w:rsidR="00661191" w:rsidP="00007156" w:rsidRDefault="00661191" w14:paraId="70BF1605" w14:textId="77777777">
            <w:pPr>
              <w:rPr>
                <w:rFonts w:ascii="Arial Narrow" w:hAnsi="Arial Narrow"/>
                <w:sz w:val="20"/>
                <w:szCs w:val="20"/>
              </w:rPr>
            </w:pPr>
          </w:p>
        </w:tc>
        <w:tc>
          <w:tcPr>
            <w:tcW w:w="6172" w:type="dxa"/>
            <w:tcMar/>
          </w:tcPr>
          <w:p w:rsidRPr="008A4540" w:rsidR="00661191" w:rsidP="00007156" w:rsidRDefault="00661191" w14:paraId="6DBCB087" w14:textId="77777777">
            <w:pPr>
              <w:jc w:val="both"/>
              <w:rPr>
                <w:rFonts w:ascii="Arial Narrow" w:hAnsi="Arial Narrow" w:cs="Arial"/>
                <w:sz w:val="20"/>
                <w:szCs w:val="20"/>
              </w:rPr>
            </w:pPr>
          </w:p>
        </w:tc>
      </w:tr>
      <w:tr w:rsidRPr="008A4540" w:rsidR="00661191" w:rsidTr="5FFAE9BA" w14:paraId="24F5C351" w14:textId="77777777">
        <w:trPr>
          <w:trHeight w:val="74"/>
        </w:trPr>
        <w:tc>
          <w:tcPr>
            <w:tcW w:w="3150" w:type="dxa"/>
            <w:tcMar/>
          </w:tcPr>
          <w:p w:rsidRPr="008A4540" w:rsidR="00661191" w:rsidP="00007156" w:rsidRDefault="00661191" w14:paraId="0B96B529" w14:textId="77777777">
            <w:pPr>
              <w:rPr>
                <w:rFonts w:ascii="Arial Narrow" w:hAnsi="Arial Narrow"/>
                <w:sz w:val="20"/>
                <w:szCs w:val="20"/>
              </w:rPr>
            </w:pPr>
            <w:r w:rsidRPr="008A4540">
              <w:rPr>
                <w:rFonts w:ascii="Arial Narrow" w:hAnsi="Arial Narrow" w:cs="Arial"/>
                <w:b/>
                <w:bCs/>
                <w:sz w:val="20"/>
                <w:szCs w:val="20"/>
              </w:rPr>
              <w:t>12158</w:t>
            </w:r>
          </w:p>
        </w:tc>
        <w:tc>
          <w:tcPr>
            <w:tcW w:w="6172" w:type="dxa"/>
            <w:tcMar/>
          </w:tcPr>
          <w:p w:rsidRPr="008A4540" w:rsidR="00661191" w:rsidP="00007156" w:rsidRDefault="00661191" w14:paraId="2FB0994C" w14:textId="77777777">
            <w:pPr>
              <w:rPr>
                <w:rFonts w:ascii="Arial Narrow" w:hAnsi="Arial Narrow" w:cs="Arial"/>
                <w:sz w:val="20"/>
                <w:szCs w:val="20"/>
              </w:rPr>
            </w:pPr>
            <w:r w:rsidRPr="008A4540">
              <w:rPr>
                <w:rFonts w:ascii="Arial Narrow" w:hAnsi="Arial Narrow" w:cs="Arial"/>
                <w:b/>
                <w:bCs/>
                <w:sz w:val="20"/>
                <w:szCs w:val="20"/>
              </w:rPr>
              <w:t>DELITOS DE LA LEY DE SOCIEDADES ANÓNIMAS.</w:t>
            </w:r>
          </w:p>
        </w:tc>
      </w:tr>
      <w:tr w:rsidRPr="008A4540" w:rsidR="00661191" w:rsidTr="5FFAE9BA" w14:paraId="59F5E6E3" w14:textId="77777777">
        <w:trPr>
          <w:trHeight w:val="74"/>
        </w:trPr>
        <w:tc>
          <w:tcPr>
            <w:tcW w:w="3150" w:type="dxa"/>
            <w:tcMar/>
          </w:tcPr>
          <w:p w:rsidRPr="008A4540" w:rsidR="00661191" w:rsidP="00007156" w:rsidRDefault="00661191" w14:paraId="0352B194" w14:textId="77777777">
            <w:pPr>
              <w:rPr>
                <w:rFonts w:ascii="Arial Narrow" w:hAnsi="Arial Narrow"/>
                <w:sz w:val="20"/>
                <w:szCs w:val="20"/>
              </w:rPr>
            </w:pPr>
          </w:p>
        </w:tc>
        <w:tc>
          <w:tcPr>
            <w:tcW w:w="6172" w:type="dxa"/>
            <w:tcMar/>
          </w:tcPr>
          <w:p w:rsidRPr="008A4540" w:rsidR="00661191" w:rsidP="00007156" w:rsidRDefault="00661191" w14:paraId="16732241" w14:textId="77777777">
            <w:pPr>
              <w:jc w:val="both"/>
              <w:rPr>
                <w:rFonts w:ascii="Arial Narrow" w:hAnsi="Arial Narrow" w:cs="Arial"/>
                <w:sz w:val="20"/>
                <w:szCs w:val="20"/>
              </w:rPr>
            </w:pPr>
            <w:r w:rsidRPr="008A4540">
              <w:rPr>
                <w:rFonts w:ascii="Arial Narrow" w:hAnsi="Arial Narrow" w:cs="Arial"/>
                <w:sz w:val="20"/>
                <w:szCs w:val="20"/>
              </w:rPr>
              <w:t>ART. 134 Ley 18.046</w:t>
            </w:r>
          </w:p>
        </w:tc>
      </w:tr>
      <w:tr w:rsidRPr="008A4540" w:rsidR="00661191" w:rsidTr="5FFAE9BA" w14:paraId="1CB1A9A0" w14:textId="77777777">
        <w:trPr>
          <w:trHeight w:val="74"/>
        </w:trPr>
        <w:tc>
          <w:tcPr>
            <w:tcW w:w="3150" w:type="dxa"/>
            <w:tcMar/>
          </w:tcPr>
          <w:p w:rsidRPr="008A4540" w:rsidR="00661191" w:rsidP="00007156" w:rsidRDefault="00661191" w14:paraId="49A78A0D" w14:textId="77777777">
            <w:pPr>
              <w:rPr>
                <w:rFonts w:ascii="Arial Narrow" w:hAnsi="Arial Narrow"/>
                <w:sz w:val="20"/>
                <w:szCs w:val="20"/>
              </w:rPr>
            </w:pPr>
          </w:p>
        </w:tc>
        <w:tc>
          <w:tcPr>
            <w:tcW w:w="6172" w:type="dxa"/>
            <w:tcMar/>
          </w:tcPr>
          <w:p w:rsidRPr="008A4540" w:rsidR="00661191" w:rsidP="00072D57" w:rsidRDefault="00661191" w14:paraId="1CA262B6" w14:textId="6CD6A3B3">
            <w:pPr>
              <w:jc w:val="both"/>
              <w:rPr>
                <w:rFonts w:ascii="Arial Narrow" w:hAnsi="Arial Narrow" w:cs="Arial"/>
                <w:sz w:val="20"/>
                <w:szCs w:val="20"/>
              </w:rPr>
            </w:pPr>
            <w:r w:rsidRPr="008A4540">
              <w:rPr>
                <w:rFonts w:ascii="Arial Narrow" w:hAnsi="Arial Narrow" w:cs="Arial"/>
                <w:sz w:val="20"/>
                <w:szCs w:val="20"/>
              </w:rPr>
              <w:t xml:space="preserve">Sanciona a los directores, gerentes, administradores o ejecutivos principales de una sociedad anónima que en la memoria, balances u otros documentos destinados a los socios, a terceros o a la Administración, exigidos por ley o por la reglamentación aplicable, que deban reflejar la situación legal, económica y financiera de la sociedad, dieren o aprobaren dar información falsa sobre aspectos relevantes para conocer el patrimonio y la situación financiera o jurídica de la sociedad; A quienes lleven la contabilidad de la sociedad, o los peritos, auditores externos o inspectores de cuenta ajenos a la sociedad, que colaboraren al hecho descrito </w:t>
            </w:r>
            <w:proofErr w:type="spellStart"/>
            <w:r w:rsidRPr="008A4540">
              <w:rPr>
                <w:rFonts w:ascii="Arial Narrow" w:hAnsi="Arial Narrow" w:cs="Arial"/>
                <w:sz w:val="20"/>
                <w:szCs w:val="20"/>
              </w:rPr>
              <w:t>precdenetemente</w:t>
            </w:r>
            <w:proofErr w:type="spellEnd"/>
            <w:r w:rsidRPr="008A4540">
              <w:rPr>
                <w:rFonts w:ascii="Arial Narrow" w:hAnsi="Arial Narrow" w:cs="Arial"/>
                <w:sz w:val="20"/>
                <w:szCs w:val="20"/>
              </w:rPr>
              <w:t>.</w:t>
            </w:r>
          </w:p>
        </w:tc>
      </w:tr>
      <w:tr w:rsidRPr="008A4540" w:rsidR="00661191" w:rsidTr="5FFAE9BA" w14:paraId="6BA59316" w14:textId="77777777">
        <w:trPr>
          <w:trHeight w:val="74"/>
        </w:trPr>
        <w:tc>
          <w:tcPr>
            <w:tcW w:w="3150" w:type="dxa"/>
            <w:tcMar/>
          </w:tcPr>
          <w:p w:rsidRPr="008A4540" w:rsidR="00661191" w:rsidP="00007156" w:rsidRDefault="00661191" w14:paraId="0D5611F1" w14:textId="77777777">
            <w:pPr>
              <w:rPr>
                <w:rFonts w:ascii="Arial Narrow" w:hAnsi="Arial Narrow"/>
                <w:sz w:val="20"/>
                <w:szCs w:val="20"/>
              </w:rPr>
            </w:pPr>
          </w:p>
        </w:tc>
        <w:tc>
          <w:tcPr>
            <w:tcW w:w="6172" w:type="dxa"/>
            <w:tcMar/>
          </w:tcPr>
          <w:p w:rsidRPr="008A4540" w:rsidR="00661191" w:rsidP="00007156" w:rsidRDefault="00661191" w14:paraId="39FAF569" w14:textId="77777777">
            <w:pPr>
              <w:jc w:val="both"/>
              <w:rPr>
                <w:rFonts w:ascii="Arial Narrow" w:hAnsi="Arial Narrow" w:cs="Arial"/>
                <w:sz w:val="20"/>
                <w:szCs w:val="20"/>
              </w:rPr>
            </w:pPr>
          </w:p>
        </w:tc>
      </w:tr>
      <w:tr w:rsidRPr="008A4540" w:rsidR="00661191" w:rsidTr="5FFAE9BA" w14:paraId="30DFF92F" w14:textId="77777777">
        <w:trPr>
          <w:trHeight w:val="74"/>
        </w:trPr>
        <w:tc>
          <w:tcPr>
            <w:tcW w:w="3150" w:type="dxa"/>
            <w:tcMar/>
          </w:tcPr>
          <w:p w:rsidRPr="008A4540" w:rsidR="00661191" w:rsidP="00007156" w:rsidRDefault="00661191" w14:paraId="66C519DE" w14:textId="77777777">
            <w:pPr>
              <w:rPr>
                <w:rFonts w:ascii="Arial Narrow" w:hAnsi="Arial Narrow" w:cs="Arial"/>
                <w:b/>
                <w:bCs/>
                <w:sz w:val="20"/>
                <w:szCs w:val="20"/>
              </w:rPr>
            </w:pPr>
            <w:r w:rsidRPr="008A4540">
              <w:rPr>
                <w:rFonts w:ascii="Arial Narrow" w:hAnsi="Arial Narrow" w:cs="Arial"/>
                <w:b/>
                <w:bCs/>
                <w:sz w:val="20"/>
                <w:szCs w:val="20"/>
              </w:rPr>
              <w:t>12159</w:t>
            </w:r>
          </w:p>
        </w:tc>
        <w:tc>
          <w:tcPr>
            <w:tcW w:w="6172" w:type="dxa"/>
            <w:tcMar/>
          </w:tcPr>
          <w:p w:rsidRPr="008A4540" w:rsidR="00661191" w:rsidP="00007156" w:rsidRDefault="00661191" w14:paraId="327E4313" w14:textId="77777777">
            <w:pPr>
              <w:jc w:val="both"/>
              <w:rPr>
                <w:rFonts w:ascii="Arial Narrow" w:hAnsi="Arial Narrow" w:cs="Arial"/>
                <w:b/>
                <w:bCs/>
                <w:sz w:val="20"/>
                <w:szCs w:val="20"/>
              </w:rPr>
            </w:pPr>
            <w:r w:rsidRPr="008A4540">
              <w:rPr>
                <w:rFonts w:ascii="Arial Narrow" w:hAnsi="Arial Narrow" w:cs="Arial"/>
                <w:b/>
                <w:bCs/>
                <w:sz w:val="20"/>
                <w:szCs w:val="20"/>
              </w:rPr>
              <w:t>DELITOS CONTENIDOS EN LEYES DE PRENDA ESPECIALES LEY 20190 Y LEY 18690.</w:t>
            </w:r>
          </w:p>
        </w:tc>
      </w:tr>
      <w:tr w:rsidRPr="008A4540" w:rsidR="00661191" w:rsidTr="5FFAE9BA" w14:paraId="590DC844" w14:textId="77777777">
        <w:trPr>
          <w:trHeight w:val="74"/>
        </w:trPr>
        <w:tc>
          <w:tcPr>
            <w:tcW w:w="3150" w:type="dxa"/>
            <w:tcMar/>
          </w:tcPr>
          <w:p w:rsidRPr="008A4540" w:rsidR="00661191" w:rsidP="00007156" w:rsidRDefault="00661191" w14:paraId="1B674C47" w14:textId="77777777">
            <w:pPr>
              <w:rPr>
                <w:rFonts w:ascii="Arial Narrow" w:hAnsi="Arial Narrow"/>
                <w:sz w:val="20"/>
                <w:szCs w:val="20"/>
              </w:rPr>
            </w:pPr>
          </w:p>
        </w:tc>
        <w:tc>
          <w:tcPr>
            <w:tcW w:w="6172" w:type="dxa"/>
            <w:tcMar/>
          </w:tcPr>
          <w:p w:rsidRPr="008A4540" w:rsidR="00661191" w:rsidP="00007156" w:rsidRDefault="00661191" w14:paraId="68E29F7F" w14:textId="4A0899F2">
            <w:pPr>
              <w:jc w:val="both"/>
              <w:rPr>
                <w:rFonts w:ascii="Arial Narrow" w:hAnsi="Arial Narrow" w:cs="Arial"/>
                <w:sz w:val="20"/>
                <w:szCs w:val="20"/>
              </w:rPr>
            </w:pPr>
            <w:r w:rsidRPr="008A4540">
              <w:rPr>
                <w:rFonts w:ascii="Arial Narrow" w:hAnsi="Arial Narrow" w:cs="Arial"/>
                <w:sz w:val="20"/>
                <w:szCs w:val="20"/>
              </w:rPr>
              <w:t>Delitos previstos en la nueva Ley de prenda sin desplazamiento incorporada por la Ley 20.190 y en la Ley 18.690 sobre almacenes generales de depósito.</w:t>
            </w:r>
          </w:p>
        </w:tc>
      </w:tr>
      <w:tr w:rsidRPr="008A4540" w:rsidR="00661191" w:rsidTr="5FFAE9BA" w14:paraId="07A22D91" w14:textId="77777777">
        <w:trPr>
          <w:trHeight w:val="74"/>
        </w:trPr>
        <w:tc>
          <w:tcPr>
            <w:tcW w:w="3150" w:type="dxa"/>
            <w:tcMar/>
          </w:tcPr>
          <w:p w:rsidRPr="008A4540" w:rsidR="00661191" w:rsidP="00007156" w:rsidRDefault="00661191" w14:paraId="23A50B07" w14:textId="77777777">
            <w:pPr>
              <w:rPr>
                <w:rFonts w:ascii="Arial Narrow" w:hAnsi="Arial Narrow"/>
                <w:sz w:val="20"/>
                <w:szCs w:val="20"/>
              </w:rPr>
            </w:pPr>
          </w:p>
        </w:tc>
        <w:tc>
          <w:tcPr>
            <w:tcW w:w="6172" w:type="dxa"/>
            <w:tcMar/>
          </w:tcPr>
          <w:p w:rsidRPr="008A4540" w:rsidR="00661191" w:rsidP="00007156" w:rsidRDefault="00661191" w14:paraId="0DA4D593" w14:textId="77777777">
            <w:pPr>
              <w:jc w:val="both"/>
              <w:rPr>
                <w:rFonts w:ascii="Arial Narrow" w:hAnsi="Arial Narrow" w:cs="Arial"/>
                <w:sz w:val="20"/>
                <w:szCs w:val="20"/>
              </w:rPr>
            </w:pPr>
          </w:p>
        </w:tc>
      </w:tr>
      <w:tr w:rsidRPr="008A4540" w:rsidR="00661191" w:rsidTr="5FFAE9BA" w14:paraId="7FCA53FC" w14:textId="77777777">
        <w:trPr>
          <w:trHeight w:val="74"/>
        </w:trPr>
        <w:tc>
          <w:tcPr>
            <w:tcW w:w="3150" w:type="dxa"/>
            <w:tcMar/>
          </w:tcPr>
          <w:p w:rsidRPr="008A4540" w:rsidR="00661191" w:rsidP="00007156" w:rsidRDefault="00661191" w14:paraId="00C8BF95" w14:textId="77777777">
            <w:pPr>
              <w:rPr>
                <w:rFonts w:ascii="Arial Narrow" w:hAnsi="Arial Narrow" w:cs="Arial"/>
                <w:b/>
                <w:bCs/>
                <w:sz w:val="20"/>
                <w:szCs w:val="20"/>
              </w:rPr>
            </w:pPr>
            <w:r w:rsidRPr="008A4540">
              <w:rPr>
                <w:rFonts w:ascii="Arial Narrow" w:hAnsi="Arial Narrow" w:cs="Arial"/>
                <w:b/>
                <w:bCs/>
                <w:sz w:val="20"/>
                <w:szCs w:val="20"/>
              </w:rPr>
              <w:t>12160</w:t>
            </w:r>
          </w:p>
        </w:tc>
        <w:tc>
          <w:tcPr>
            <w:tcW w:w="6172" w:type="dxa"/>
            <w:tcMar/>
          </w:tcPr>
          <w:p w:rsidRPr="008A4540" w:rsidR="00661191" w:rsidP="00007156" w:rsidRDefault="00661191" w14:paraId="306A79AB" w14:textId="77777777">
            <w:pPr>
              <w:jc w:val="both"/>
              <w:rPr>
                <w:rFonts w:ascii="Arial Narrow" w:hAnsi="Arial Narrow" w:cs="Arial"/>
                <w:b/>
                <w:bCs/>
                <w:sz w:val="20"/>
                <w:szCs w:val="20"/>
              </w:rPr>
            </w:pPr>
            <w:r w:rsidRPr="008A4540">
              <w:rPr>
                <w:rFonts w:ascii="Arial Narrow" w:hAnsi="Arial Narrow" w:cs="Arial"/>
                <w:b/>
                <w:bCs/>
                <w:sz w:val="20"/>
                <w:szCs w:val="20"/>
              </w:rPr>
              <w:t>FRAUDULENTA ATRIBUCIÓN DE LA CALIDAD DE INDIGENA.</w:t>
            </w:r>
          </w:p>
        </w:tc>
      </w:tr>
      <w:tr w:rsidRPr="008A4540" w:rsidR="00661191" w:rsidTr="5FFAE9BA" w14:paraId="747CBB8F" w14:textId="77777777">
        <w:trPr>
          <w:trHeight w:val="74"/>
        </w:trPr>
        <w:tc>
          <w:tcPr>
            <w:tcW w:w="3150" w:type="dxa"/>
            <w:tcMar/>
          </w:tcPr>
          <w:p w:rsidRPr="008A4540" w:rsidR="00661191" w:rsidP="00007156" w:rsidRDefault="00661191" w14:paraId="1004DF1A" w14:textId="77777777">
            <w:pPr>
              <w:rPr>
                <w:rFonts w:ascii="Arial Narrow" w:hAnsi="Arial Narrow"/>
                <w:sz w:val="20"/>
                <w:szCs w:val="20"/>
              </w:rPr>
            </w:pPr>
          </w:p>
        </w:tc>
        <w:tc>
          <w:tcPr>
            <w:tcW w:w="6172" w:type="dxa"/>
            <w:tcMar/>
          </w:tcPr>
          <w:p w:rsidRPr="008A4540" w:rsidR="00661191" w:rsidP="00007156" w:rsidRDefault="00661191" w14:paraId="25EF9D92" w14:textId="77777777">
            <w:pPr>
              <w:jc w:val="both"/>
              <w:rPr>
                <w:rFonts w:ascii="Arial Narrow" w:hAnsi="Arial Narrow" w:cs="Arial"/>
                <w:sz w:val="20"/>
                <w:szCs w:val="20"/>
              </w:rPr>
            </w:pPr>
            <w:r w:rsidRPr="008A4540">
              <w:rPr>
                <w:rFonts w:ascii="Arial Narrow" w:hAnsi="Arial Narrow" w:cs="Arial"/>
                <w:sz w:val="20"/>
                <w:szCs w:val="20"/>
              </w:rPr>
              <w:t>ART. 5 Ley 19.253</w:t>
            </w:r>
          </w:p>
        </w:tc>
      </w:tr>
      <w:tr w:rsidRPr="008A4540" w:rsidR="00661191" w:rsidTr="5FFAE9BA" w14:paraId="002BA832" w14:textId="77777777">
        <w:trPr>
          <w:trHeight w:val="74"/>
        </w:trPr>
        <w:tc>
          <w:tcPr>
            <w:tcW w:w="3150" w:type="dxa"/>
            <w:tcMar/>
          </w:tcPr>
          <w:p w:rsidRPr="008A4540" w:rsidR="00661191" w:rsidP="00007156" w:rsidRDefault="00661191" w14:paraId="70344EC3" w14:textId="77777777">
            <w:pPr>
              <w:rPr>
                <w:rFonts w:ascii="Arial Narrow" w:hAnsi="Arial Narrow"/>
                <w:sz w:val="20"/>
                <w:szCs w:val="20"/>
              </w:rPr>
            </w:pPr>
          </w:p>
        </w:tc>
        <w:tc>
          <w:tcPr>
            <w:tcW w:w="6172" w:type="dxa"/>
            <w:tcMar/>
          </w:tcPr>
          <w:p w:rsidRPr="008A4540" w:rsidR="00661191" w:rsidP="00007156" w:rsidRDefault="00661191" w14:paraId="2603F06F" w14:textId="32EC7EEC">
            <w:pPr>
              <w:jc w:val="both"/>
              <w:rPr>
                <w:rFonts w:ascii="Arial Narrow" w:hAnsi="Arial Narrow" w:cs="Arial"/>
                <w:sz w:val="20"/>
                <w:szCs w:val="20"/>
              </w:rPr>
            </w:pPr>
            <w:r w:rsidRPr="008A4540">
              <w:rPr>
                <w:rFonts w:ascii="Arial Narrow" w:hAnsi="Arial Narrow" w:cs="Arial"/>
                <w:sz w:val="20"/>
                <w:szCs w:val="20"/>
              </w:rPr>
              <w:t>Sanciona a quien, atribuyéndose la calidad indígena sin serlo, obtenga algún beneficio económico que la Ley 19.253 consagra sólo para los indígenas.</w:t>
            </w:r>
          </w:p>
        </w:tc>
      </w:tr>
      <w:tr w:rsidRPr="008A4540" w:rsidR="00661191" w:rsidTr="5FFAE9BA" w14:paraId="30C74020" w14:textId="77777777">
        <w:trPr>
          <w:trHeight w:val="74"/>
        </w:trPr>
        <w:tc>
          <w:tcPr>
            <w:tcW w:w="3150" w:type="dxa"/>
            <w:tcMar/>
          </w:tcPr>
          <w:p w:rsidRPr="008A4540" w:rsidR="00661191" w:rsidP="00007156" w:rsidRDefault="00661191" w14:paraId="63A105DF" w14:textId="77777777">
            <w:pPr>
              <w:rPr>
                <w:rFonts w:ascii="Arial Narrow" w:hAnsi="Arial Narrow"/>
                <w:sz w:val="20"/>
                <w:szCs w:val="20"/>
              </w:rPr>
            </w:pPr>
          </w:p>
        </w:tc>
        <w:tc>
          <w:tcPr>
            <w:tcW w:w="6172" w:type="dxa"/>
            <w:tcMar/>
          </w:tcPr>
          <w:p w:rsidRPr="008A4540" w:rsidR="00661191" w:rsidP="00007156" w:rsidRDefault="00661191" w14:paraId="336B2716" w14:textId="77777777">
            <w:pPr>
              <w:jc w:val="both"/>
              <w:rPr>
                <w:rFonts w:ascii="Arial Narrow" w:hAnsi="Arial Narrow" w:cs="Arial"/>
                <w:sz w:val="20"/>
                <w:szCs w:val="20"/>
              </w:rPr>
            </w:pPr>
          </w:p>
        </w:tc>
      </w:tr>
      <w:tr w:rsidRPr="008A4540" w:rsidR="00661191" w:rsidTr="5FFAE9BA" w14:paraId="2559DC10" w14:textId="77777777">
        <w:trPr>
          <w:trHeight w:val="74"/>
        </w:trPr>
        <w:tc>
          <w:tcPr>
            <w:tcW w:w="3150" w:type="dxa"/>
            <w:tcMar/>
          </w:tcPr>
          <w:p w:rsidRPr="008A4540" w:rsidR="00661191" w:rsidP="00007156" w:rsidRDefault="00661191" w14:paraId="25E03FC9" w14:textId="77777777">
            <w:pPr>
              <w:rPr>
                <w:rFonts w:ascii="Arial Narrow" w:hAnsi="Arial Narrow"/>
                <w:sz w:val="20"/>
                <w:szCs w:val="20"/>
              </w:rPr>
            </w:pPr>
            <w:r w:rsidRPr="008A4540">
              <w:rPr>
                <w:rFonts w:ascii="Arial Narrow" w:hAnsi="Arial Narrow" w:cs="Arial"/>
                <w:b/>
                <w:bCs/>
                <w:sz w:val="20"/>
                <w:szCs w:val="20"/>
              </w:rPr>
              <w:t>12161</w:t>
            </w:r>
          </w:p>
        </w:tc>
        <w:tc>
          <w:tcPr>
            <w:tcW w:w="6172" w:type="dxa"/>
            <w:tcMar/>
          </w:tcPr>
          <w:p w:rsidRPr="008A4540" w:rsidR="00661191" w:rsidP="00007156" w:rsidRDefault="00661191" w14:paraId="26FBCFA6" w14:textId="77777777">
            <w:pPr>
              <w:jc w:val="both"/>
              <w:rPr>
                <w:rFonts w:ascii="Arial Narrow" w:hAnsi="Arial Narrow" w:cs="Arial"/>
                <w:sz w:val="20"/>
                <w:szCs w:val="20"/>
              </w:rPr>
            </w:pPr>
            <w:r w:rsidRPr="008A4540">
              <w:rPr>
                <w:rFonts w:ascii="Arial Narrow" w:hAnsi="Arial Narrow" w:cs="Arial"/>
                <w:b/>
                <w:bCs/>
                <w:sz w:val="20"/>
                <w:szCs w:val="20"/>
              </w:rPr>
              <w:t>INFRACCIÓN A LA LEY SOBRE GENOMA HUMANO.</w:t>
            </w:r>
          </w:p>
        </w:tc>
      </w:tr>
      <w:tr w:rsidRPr="008A4540" w:rsidR="00661191" w:rsidTr="5FFAE9BA" w14:paraId="13BB5718" w14:textId="77777777">
        <w:trPr>
          <w:trHeight w:val="74"/>
        </w:trPr>
        <w:tc>
          <w:tcPr>
            <w:tcW w:w="3150" w:type="dxa"/>
            <w:tcMar/>
          </w:tcPr>
          <w:p w:rsidRPr="008A4540" w:rsidR="00661191" w:rsidP="00007156" w:rsidRDefault="00661191" w14:paraId="035C139B" w14:textId="77777777">
            <w:pPr>
              <w:rPr>
                <w:rFonts w:ascii="Arial Narrow" w:hAnsi="Arial Narrow"/>
                <w:sz w:val="20"/>
                <w:szCs w:val="20"/>
              </w:rPr>
            </w:pPr>
          </w:p>
        </w:tc>
        <w:tc>
          <w:tcPr>
            <w:tcW w:w="6172" w:type="dxa"/>
            <w:tcMar/>
          </w:tcPr>
          <w:p w:rsidRPr="008A4540" w:rsidR="00661191" w:rsidP="00007156" w:rsidRDefault="00661191" w14:paraId="7E68C0DA" w14:textId="77777777">
            <w:pPr>
              <w:jc w:val="both"/>
              <w:rPr>
                <w:rFonts w:ascii="Arial Narrow" w:hAnsi="Arial Narrow" w:cs="Arial"/>
                <w:sz w:val="20"/>
                <w:szCs w:val="20"/>
              </w:rPr>
            </w:pPr>
            <w:r w:rsidRPr="008A4540">
              <w:rPr>
                <w:rFonts w:ascii="Arial Narrow" w:hAnsi="Arial Narrow" w:cs="Arial"/>
                <w:sz w:val="20"/>
                <w:szCs w:val="20"/>
              </w:rPr>
              <w:t>ART. 17 a 19 de la Ley 20.120</w:t>
            </w:r>
          </w:p>
        </w:tc>
      </w:tr>
      <w:tr w:rsidRPr="008A4540" w:rsidR="00661191" w:rsidTr="5FFAE9BA" w14:paraId="74071DA4" w14:textId="77777777">
        <w:trPr>
          <w:trHeight w:val="74"/>
        </w:trPr>
        <w:tc>
          <w:tcPr>
            <w:tcW w:w="3150" w:type="dxa"/>
            <w:tcMar/>
          </w:tcPr>
          <w:p w:rsidRPr="008A4540" w:rsidR="00661191" w:rsidP="00007156" w:rsidRDefault="00661191" w14:paraId="1508FCC7" w14:textId="77777777">
            <w:pPr>
              <w:rPr>
                <w:rFonts w:ascii="Arial Narrow" w:hAnsi="Arial Narrow"/>
                <w:sz w:val="20"/>
                <w:szCs w:val="20"/>
              </w:rPr>
            </w:pPr>
          </w:p>
        </w:tc>
        <w:tc>
          <w:tcPr>
            <w:tcW w:w="6172" w:type="dxa"/>
            <w:tcMar/>
          </w:tcPr>
          <w:p w:rsidRPr="008A4540" w:rsidR="00661191" w:rsidP="00007156" w:rsidRDefault="00661191" w14:paraId="14D61598" w14:textId="77777777">
            <w:pPr>
              <w:jc w:val="both"/>
              <w:rPr>
                <w:rFonts w:ascii="Arial Narrow" w:hAnsi="Arial Narrow" w:cs="Arial"/>
                <w:sz w:val="20"/>
                <w:szCs w:val="20"/>
              </w:rPr>
            </w:pPr>
            <w:r w:rsidRPr="008A4540">
              <w:rPr>
                <w:rFonts w:ascii="Arial Narrow" w:hAnsi="Arial Narrow" w:cs="Arial"/>
                <w:sz w:val="20"/>
                <w:szCs w:val="20"/>
              </w:rPr>
              <w:t>ART.17</w:t>
            </w:r>
          </w:p>
        </w:tc>
      </w:tr>
      <w:tr w:rsidRPr="008A4540" w:rsidR="00661191" w:rsidTr="5FFAE9BA" w14:paraId="61DC689C" w14:textId="77777777">
        <w:trPr>
          <w:trHeight w:val="74"/>
        </w:trPr>
        <w:tc>
          <w:tcPr>
            <w:tcW w:w="3150" w:type="dxa"/>
            <w:tcMar/>
          </w:tcPr>
          <w:p w:rsidRPr="008A4540" w:rsidR="00661191" w:rsidP="00007156" w:rsidRDefault="00661191" w14:paraId="500909F9" w14:textId="77777777">
            <w:pPr>
              <w:rPr>
                <w:rFonts w:ascii="Arial Narrow" w:hAnsi="Arial Narrow"/>
                <w:sz w:val="20"/>
                <w:szCs w:val="20"/>
              </w:rPr>
            </w:pPr>
          </w:p>
        </w:tc>
        <w:tc>
          <w:tcPr>
            <w:tcW w:w="6172" w:type="dxa"/>
            <w:tcMar/>
          </w:tcPr>
          <w:p w:rsidRPr="008A4540" w:rsidR="00661191" w:rsidP="00007156" w:rsidRDefault="00661191" w14:paraId="05D076CB" w14:textId="77777777">
            <w:pPr>
              <w:jc w:val="both"/>
              <w:rPr>
                <w:rFonts w:ascii="Arial Narrow" w:hAnsi="Arial Narrow" w:cs="Arial"/>
                <w:sz w:val="20"/>
                <w:szCs w:val="20"/>
              </w:rPr>
            </w:pPr>
            <w:r w:rsidRPr="008A4540">
              <w:rPr>
                <w:rFonts w:ascii="Arial Narrow" w:hAnsi="Arial Narrow" w:cs="Arial"/>
                <w:sz w:val="20"/>
                <w:szCs w:val="20"/>
              </w:rPr>
              <w:t>Clonar o iniciar un proceso de clonación de seres humanos y realizar cualquier procedimiento eugenésico.</w:t>
            </w:r>
          </w:p>
          <w:p w:rsidRPr="008A4540" w:rsidR="00661191" w:rsidP="00007156" w:rsidRDefault="00661191" w14:paraId="2969FB5A" w14:textId="77777777">
            <w:pPr>
              <w:jc w:val="both"/>
              <w:rPr>
                <w:rFonts w:ascii="Arial Narrow" w:hAnsi="Arial Narrow" w:cs="Arial"/>
                <w:sz w:val="20"/>
                <w:szCs w:val="20"/>
              </w:rPr>
            </w:pPr>
          </w:p>
        </w:tc>
      </w:tr>
      <w:tr w:rsidRPr="008A4540" w:rsidR="00661191" w:rsidTr="5FFAE9BA" w14:paraId="0AA8F103" w14:textId="77777777">
        <w:trPr>
          <w:trHeight w:val="74"/>
        </w:trPr>
        <w:tc>
          <w:tcPr>
            <w:tcW w:w="3150" w:type="dxa"/>
            <w:tcMar/>
          </w:tcPr>
          <w:p w:rsidRPr="008A4540" w:rsidR="00661191" w:rsidP="00007156" w:rsidRDefault="00661191" w14:paraId="5FA61C5C" w14:textId="77777777">
            <w:pPr>
              <w:rPr>
                <w:rFonts w:ascii="Arial Narrow" w:hAnsi="Arial Narrow"/>
                <w:sz w:val="20"/>
                <w:szCs w:val="20"/>
              </w:rPr>
            </w:pPr>
          </w:p>
        </w:tc>
        <w:tc>
          <w:tcPr>
            <w:tcW w:w="6172" w:type="dxa"/>
            <w:tcMar/>
          </w:tcPr>
          <w:p w:rsidRPr="008A4540" w:rsidR="00661191" w:rsidP="00007156" w:rsidRDefault="00661191" w14:paraId="029AE0A6" w14:textId="77777777">
            <w:pPr>
              <w:jc w:val="both"/>
              <w:rPr>
                <w:rFonts w:ascii="Arial Narrow" w:hAnsi="Arial Narrow" w:cs="Arial"/>
                <w:sz w:val="20"/>
                <w:szCs w:val="20"/>
              </w:rPr>
            </w:pPr>
            <w:r w:rsidRPr="008A4540">
              <w:rPr>
                <w:rFonts w:ascii="Arial Narrow" w:hAnsi="Arial Narrow" w:cs="Arial"/>
                <w:sz w:val="20"/>
                <w:szCs w:val="20"/>
              </w:rPr>
              <w:t>ART.18</w:t>
            </w:r>
          </w:p>
        </w:tc>
      </w:tr>
      <w:tr w:rsidRPr="008A4540" w:rsidR="00661191" w:rsidTr="5FFAE9BA" w14:paraId="26C2378C" w14:textId="77777777">
        <w:trPr>
          <w:trHeight w:val="74"/>
        </w:trPr>
        <w:tc>
          <w:tcPr>
            <w:tcW w:w="3150" w:type="dxa"/>
            <w:tcMar/>
          </w:tcPr>
          <w:p w:rsidRPr="008A4540" w:rsidR="00661191" w:rsidP="00007156" w:rsidRDefault="00661191" w14:paraId="0E32B61E" w14:textId="77777777">
            <w:pPr>
              <w:rPr>
                <w:rFonts w:ascii="Arial Narrow" w:hAnsi="Arial Narrow"/>
                <w:sz w:val="20"/>
                <w:szCs w:val="20"/>
              </w:rPr>
            </w:pPr>
          </w:p>
        </w:tc>
        <w:tc>
          <w:tcPr>
            <w:tcW w:w="6172" w:type="dxa"/>
            <w:tcMar/>
          </w:tcPr>
          <w:p w:rsidRPr="008A4540" w:rsidR="00661191" w:rsidP="00007156" w:rsidRDefault="00661191" w14:paraId="4A8165F2" w14:textId="77777777">
            <w:pPr>
              <w:jc w:val="both"/>
              <w:rPr>
                <w:rFonts w:ascii="Arial Narrow" w:hAnsi="Arial Narrow" w:cs="Arial"/>
                <w:sz w:val="20"/>
                <w:szCs w:val="20"/>
              </w:rPr>
            </w:pPr>
            <w:r w:rsidRPr="008A4540">
              <w:rPr>
                <w:rFonts w:ascii="Arial Narrow" w:hAnsi="Arial Narrow" w:cs="Arial"/>
                <w:sz w:val="20"/>
                <w:szCs w:val="20"/>
              </w:rPr>
              <w:t>Violar la reserva de la información sobre el genoma humano.</w:t>
            </w:r>
          </w:p>
          <w:p w:rsidRPr="008A4540" w:rsidR="00661191" w:rsidP="00007156" w:rsidRDefault="00661191" w14:paraId="6130C353" w14:textId="77777777">
            <w:pPr>
              <w:jc w:val="both"/>
              <w:rPr>
                <w:rFonts w:ascii="Arial Narrow" w:hAnsi="Arial Narrow" w:cs="Arial"/>
                <w:sz w:val="20"/>
                <w:szCs w:val="20"/>
              </w:rPr>
            </w:pPr>
          </w:p>
        </w:tc>
      </w:tr>
      <w:tr w:rsidRPr="008A4540" w:rsidR="00661191" w:rsidTr="5FFAE9BA" w14:paraId="3BD29D98" w14:textId="77777777">
        <w:trPr>
          <w:trHeight w:val="74"/>
        </w:trPr>
        <w:tc>
          <w:tcPr>
            <w:tcW w:w="3150" w:type="dxa"/>
            <w:tcMar/>
          </w:tcPr>
          <w:p w:rsidRPr="008A4540" w:rsidR="00661191" w:rsidP="00007156" w:rsidRDefault="00661191" w14:paraId="03D9BB06" w14:textId="77777777">
            <w:pPr>
              <w:rPr>
                <w:rFonts w:ascii="Arial Narrow" w:hAnsi="Arial Narrow"/>
                <w:sz w:val="20"/>
                <w:szCs w:val="20"/>
              </w:rPr>
            </w:pPr>
          </w:p>
        </w:tc>
        <w:tc>
          <w:tcPr>
            <w:tcW w:w="6172" w:type="dxa"/>
            <w:tcMar/>
          </w:tcPr>
          <w:p w:rsidRPr="008A4540" w:rsidR="00661191" w:rsidP="00007156" w:rsidRDefault="00661191" w14:paraId="52E87B64" w14:textId="77777777">
            <w:pPr>
              <w:jc w:val="both"/>
              <w:rPr>
                <w:rFonts w:ascii="Arial Narrow" w:hAnsi="Arial Narrow" w:cs="Arial"/>
                <w:sz w:val="20"/>
                <w:szCs w:val="20"/>
              </w:rPr>
            </w:pPr>
            <w:r w:rsidRPr="008A4540">
              <w:rPr>
                <w:rFonts w:ascii="Arial Narrow" w:hAnsi="Arial Narrow" w:cs="Arial"/>
                <w:sz w:val="20"/>
                <w:szCs w:val="20"/>
              </w:rPr>
              <w:t>ART.19</w:t>
            </w:r>
          </w:p>
        </w:tc>
      </w:tr>
      <w:tr w:rsidRPr="008A4540" w:rsidR="00661191" w:rsidTr="5FFAE9BA" w14:paraId="5E799618" w14:textId="77777777">
        <w:trPr>
          <w:trHeight w:val="74"/>
        </w:trPr>
        <w:tc>
          <w:tcPr>
            <w:tcW w:w="3150" w:type="dxa"/>
            <w:tcMar/>
          </w:tcPr>
          <w:p w:rsidRPr="008A4540" w:rsidR="00661191" w:rsidP="00007156" w:rsidRDefault="00661191" w14:paraId="19F4AA23" w14:textId="77777777">
            <w:pPr>
              <w:rPr>
                <w:rFonts w:ascii="Arial Narrow" w:hAnsi="Arial Narrow"/>
                <w:sz w:val="20"/>
                <w:szCs w:val="20"/>
              </w:rPr>
            </w:pPr>
          </w:p>
        </w:tc>
        <w:tc>
          <w:tcPr>
            <w:tcW w:w="6172" w:type="dxa"/>
            <w:tcMar/>
          </w:tcPr>
          <w:p w:rsidRPr="008A4540" w:rsidR="00661191" w:rsidP="00007156" w:rsidRDefault="00661191" w14:paraId="5A2FB2FE" w14:textId="77777777">
            <w:pPr>
              <w:jc w:val="both"/>
              <w:rPr>
                <w:rFonts w:ascii="Arial Narrow" w:hAnsi="Arial Narrow" w:cs="Arial"/>
                <w:sz w:val="20"/>
                <w:szCs w:val="20"/>
              </w:rPr>
            </w:pPr>
            <w:r w:rsidRPr="008A4540">
              <w:rPr>
                <w:rFonts w:ascii="Arial Narrow" w:hAnsi="Arial Narrow" w:cs="Arial"/>
                <w:sz w:val="20"/>
                <w:szCs w:val="20"/>
              </w:rPr>
              <w:t>Falsificar el acta de consentimiento de investigación científica en ser humano.</w:t>
            </w:r>
          </w:p>
          <w:p w:rsidRPr="008A4540" w:rsidR="00661191" w:rsidP="00007156" w:rsidRDefault="00661191" w14:paraId="72F28F8A" w14:textId="77777777">
            <w:pPr>
              <w:jc w:val="both"/>
              <w:rPr>
                <w:rFonts w:ascii="Arial Narrow" w:hAnsi="Arial Narrow" w:cs="Arial"/>
                <w:sz w:val="20"/>
                <w:szCs w:val="20"/>
              </w:rPr>
            </w:pPr>
          </w:p>
        </w:tc>
      </w:tr>
      <w:tr w:rsidRPr="008A4540" w:rsidR="00661191" w:rsidTr="5FFAE9BA" w14:paraId="3858BEC3" w14:textId="77777777">
        <w:trPr>
          <w:trHeight w:val="74"/>
        </w:trPr>
        <w:tc>
          <w:tcPr>
            <w:tcW w:w="3150" w:type="dxa"/>
            <w:tcMar/>
          </w:tcPr>
          <w:p w:rsidRPr="008A4540" w:rsidR="00661191" w:rsidP="00007156" w:rsidRDefault="00661191" w14:paraId="79800562" w14:textId="77777777">
            <w:pPr>
              <w:rPr>
                <w:rFonts w:ascii="Arial Narrow" w:hAnsi="Arial Narrow"/>
                <w:sz w:val="20"/>
                <w:szCs w:val="20"/>
              </w:rPr>
            </w:pPr>
          </w:p>
        </w:tc>
        <w:tc>
          <w:tcPr>
            <w:tcW w:w="6172" w:type="dxa"/>
            <w:tcMar/>
          </w:tcPr>
          <w:p w:rsidRPr="008A4540" w:rsidR="00661191" w:rsidP="00007156" w:rsidRDefault="00661191" w14:paraId="3609FDC2" w14:textId="2BDB2472">
            <w:pPr>
              <w:jc w:val="both"/>
              <w:rPr>
                <w:rFonts w:ascii="Arial Narrow" w:hAnsi="Arial Narrow" w:cs="Arial"/>
                <w:sz w:val="20"/>
                <w:szCs w:val="20"/>
              </w:rPr>
            </w:pPr>
            <w:r w:rsidRPr="008A4540">
              <w:rPr>
                <w:rFonts w:ascii="Arial Narrow" w:hAnsi="Arial Narrow" w:cs="Arial"/>
                <w:sz w:val="20"/>
                <w:szCs w:val="20"/>
              </w:rPr>
              <w:t xml:space="preserve">Usar un acta de consentimiento de investigación científica en ser </w:t>
            </w:r>
            <w:proofErr w:type="gramStart"/>
            <w:r w:rsidRPr="008A4540">
              <w:rPr>
                <w:rFonts w:ascii="Arial Narrow" w:hAnsi="Arial Narrow" w:cs="Arial"/>
                <w:sz w:val="20"/>
                <w:szCs w:val="20"/>
              </w:rPr>
              <w:t>humano falsa</w:t>
            </w:r>
            <w:proofErr w:type="gramEnd"/>
            <w:r w:rsidRPr="008A4540">
              <w:rPr>
                <w:rFonts w:ascii="Arial Narrow" w:hAnsi="Arial Narrow" w:cs="Arial"/>
                <w:sz w:val="20"/>
                <w:szCs w:val="20"/>
              </w:rPr>
              <w:t>.</w:t>
            </w:r>
          </w:p>
        </w:tc>
      </w:tr>
      <w:tr w:rsidRPr="008A4540" w:rsidR="00661191" w:rsidTr="5FFAE9BA" w14:paraId="521819D6" w14:textId="77777777">
        <w:trPr>
          <w:trHeight w:val="74"/>
        </w:trPr>
        <w:tc>
          <w:tcPr>
            <w:tcW w:w="3150" w:type="dxa"/>
            <w:tcMar/>
          </w:tcPr>
          <w:p w:rsidRPr="008A4540" w:rsidR="00661191" w:rsidP="00007156" w:rsidRDefault="00661191" w14:paraId="3E23534B" w14:textId="77777777">
            <w:pPr>
              <w:rPr>
                <w:rFonts w:ascii="Arial Narrow" w:hAnsi="Arial Narrow"/>
                <w:sz w:val="20"/>
                <w:szCs w:val="20"/>
              </w:rPr>
            </w:pPr>
          </w:p>
        </w:tc>
        <w:tc>
          <w:tcPr>
            <w:tcW w:w="6172" w:type="dxa"/>
            <w:tcMar/>
          </w:tcPr>
          <w:p w:rsidRPr="008A4540" w:rsidR="00661191" w:rsidP="00007156" w:rsidRDefault="00661191" w14:paraId="6C3F43C7" w14:textId="77777777">
            <w:pPr>
              <w:jc w:val="both"/>
              <w:rPr>
                <w:rFonts w:ascii="Arial Narrow" w:hAnsi="Arial Narrow" w:cs="Arial"/>
                <w:sz w:val="20"/>
                <w:szCs w:val="20"/>
              </w:rPr>
            </w:pPr>
          </w:p>
        </w:tc>
      </w:tr>
      <w:tr w:rsidRPr="008A4540" w:rsidR="00661191" w:rsidTr="5FFAE9BA" w14:paraId="13996127" w14:textId="77777777">
        <w:trPr>
          <w:trHeight w:val="74"/>
        </w:trPr>
        <w:tc>
          <w:tcPr>
            <w:tcW w:w="3150" w:type="dxa"/>
            <w:tcMar/>
          </w:tcPr>
          <w:p w:rsidRPr="008A4540" w:rsidR="00661191" w:rsidP="00007156" w:rsidRDefault="00661191" w14:paraId="3F9B1D06" w14:textId="77777777">
            <w:pPr>
              <w:rPr>
                <w:rFonts w:ascii="Arial Narrow" w:hAnsi="Arial Narrow"/>
                <w:sz w:val="20"/>
                <w:szCs w:val="20"/>
              </w:rPr>
            </w:pPr>
            <w:r w:rsidRPr="008A4540">
              <w:rPr>
                <w:rFonts w:ascii="Arial Narrow" w:hAnsi="Arial Narrow" w:cs="Arial"/>
                <w:b/>
                <w:sz w:val="20"/>
                <w:szCs w:val="20"/>
              </w:rPr>
              <w:t>12163</w:t>
            </w:r>
          </w:p>
        </w:tc>
        <w:tc>
          <w:tcPr>
            <w:tcW w:w="6172" w:type="dxa"/>
            <w:tcMar/>
          </w:tcPr>
          <w:p w:rsidRPr="008A4540" w:rsidR="00661191" w:rsidP="00007156" w:rsidRDefault="00661191" w14:paraId="3CB55562" w14:textId="77777777">
            <w:pPr>
              <w:jc w:val="both"/>
              <w:rPr>
                <w:rFonts w:ascii="Arial Narrow" w:hAnsi="Arial Narrow" w:cs="Arial"/>
                <w:b/>
                <w:bCs/>
                <w:sz w:val="20"/>
                <w:szCs w:val="20"/>
              </w:rPr>
            </w:pPr>
            <w:r w:rsidRPr="008A4540">
              <w:rPr>
                <w:rFonts w:ascii="Arial Narrow" w:hAnsi="Arial Narrow" w:cs="Arial"/>
                <w:b/>
                <w:bCs/>
                <w:sz w:val="20"/>
                <w:szCs w:val="20"/>
              </w:rPr>
              <w:t>DELITOS RELATIVOS AL PAGO DE PENSIONES ALIMENTICIAS.</w:t>
            </w:r>
          </w:p>
        </w:tc>
      </w:tr>
      <w:tr w:rsidRPr="008A4540" w:rsidR="00661191" w:rsidTr="5FFAE9BA" w14:paraId="0180BEBE" w14:textId="77777777">
        <w:trPr>
          <w:trHeight w:val="74"/>
        </w:trPr>
        <w:tc>
          <w:tcPr>
            <w:tcW w:w="3150" w:type="dxa"/>
            <w:tcMar/>
          </w:tcPr>
          <w:p w:rsidRPr="008A4540" w:rsidR="00661191" w:rsidP="00007156" w:rsidRDefault="00661191" w14:paraId="7E30D2C1" w14:textId="77777777">
            <w:pPr>
              <w:rPr>
                <w:rFonts w:ascii="Arial Narrow" w:hAnsi="Arial Narrow"/>
                <w:sz w:val="20"/>
                <w:szCs w:val="20"/>
              </w:rPr>
            </w:pPr>
          </w:p>
        </w:tc>
        <w:tc>
          <w:tcPr>
            <w:tcW w:w="6172" w:type="dxa"/>
            <w:tcMar/>
          </w:tcPr>
          <w:p w:rsidRPr="008A4540" w:rsidR="00661191" w:rsidP="00007156" w:rsidRDefault="00661191" w14:paraId="32124228" w14:textId="77777777">
            <w:pPr>
              <w:jc w:val="both"/>
              <w:rPr>
                <w:rFonts w:ascii="Arial Narrow" w:hAnsi="Arial Narrow" w:cs="Arial"/>
                <w:sz w:val="20"/>
                <w:szCs w:val="20"/>
              </w:rPr>
            </w:pPr>
            <w:r w:rsidRPr="008A4540">
              <w:rPr>
                <w:rFonts w:ascii="Arial Narrow" w:hAnsi="Arial Narrow" w:cs="Arial"/>
                <w:sz w:val="20"/>
                <w:szCs w:val="20"/>
              </w:rPr>
              <w:t>ARTS. 5 y 18 Ley 14.908</w:t>
            </w:r>
          </w:p>
        </w:tc>
      </w:tr>
      <w:tr w:rsidRPr="008A4540" w:rsidR="00661191" w:rsidTr="5FFAE9BA" w14:paraId="4B9FA8CB" w14:textId="77777777">
        <w:trPr>
          <w:trHeight w:val="74"/>
        </w:trPr>
        <w:tc>
          <w:tcPr>
            <w:tcW w:w="3150" w:type="dxa"/>
            <w:tcMar/>
          </w:tcPr>
          <w:p w:rsidRPr="008A4540" w:rsidR="00661191" w:rsidP="00007156" w:rsidRDefault="00661191" w14:paraId="43223A11" w14:textId="77777777">
            <w:pPr>
              <w:rPr>
                <w:rFonts w:ascii="Arial Narrow" w:hAnsi="Arial Narrow"/>
                <w:sz w:val="20"/>
                <w:szCs w:val="20"/>
              </w:rPr>
            </w:pPr>
          </w:p>
        </w:tc>
        <w:tc>
          <w:tcPr>
            <w:tcW w:w="6172" w:type="dxa"/>
            <w:tcMar/>
          </w:tcPr>
          <w:p w:rsidRPr="008A4540" w:rsidR="00661191" w:rsidP="00007156" w:rsidRDefault="00661191" w14:paraId="567882C6" w14:textId="77777777">
            <w:pPr>
              <w:jc w:val="both"/>
              <w:rPr>
                <w:rFonts w:ascii="Arial Narrow" w:hAnsi="Arial Narrow" w:cs="Arial"/>
                <w:sz w:val="20"/>
                <w:szCs w:val="20"/>
              </w:rPr>
            </w:pPr>
            <w:r w:rsidRPr="008A4540">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p w:rsidRPr="008A4540" w:rsidR="00661191" w:rsidP="00007156" w:rsidRDefault="00661191" w14:paraId="7A3E85CB" w14:textId="01A3F9FE">
            <w:pPr>
              <w:jc w:val="both"/>
              <w:rPr>
                <w:rFonts w:ascii="Arial Narrow" w:hAnsi="Arial Narrow" w:cs="Arial"/>
                <w:sz w:val="20"/>
                <w:szCs w:val="20"/>
              </w:rPr>
            </w:pPr>
          </w:p>
        </w:tc>
      </w:tr>
      <w:tr w:rsidRPr="008A4540" w:rsidR="00661191" w:rsidTr="5FFAE9BA" w14:paraId="218F5196" w14:textId="77777777">
        <w:trPr>
          <w:trHeight w:val="74"/>
        </w:trPr>
        <w:tc>
          <w:tcPr>
            <w:tcW w:w="3150" w:type="dxa"/>
            <w:tcMar/>
          </w:tcPr>
          <w:p w:rsidRPr="008A4540" w:rsidR="00661191" w:rsidP="00007156" w:rsidRDefault="00661191" w14:paraId="471B4AE3" w14:textId="77777777">
            <w:pPr>
              <w:rPr>
                <w:rFonts w:ascii="Arial Narrow" w:hAnsi="Arial Narrow" w:cs="Arial"/>
                <w:b/>
                <w:sz w:val="20"/>
                <w:szCs w:val="20"/>
              </w:rPr>
            </w:pPr>
            <w:r w:rsidRPr="008A4540">
              <w:rPr>
                <w:rFonts w:ascii="Arial Narrow" w:hAnsi="Arial Narrow" w:cs="Arial"/>
                <w:b/>
                <w:sz w:val="20"/>
                <w:szCs w:val="20"/>
              </w:rPr>
              <w:t>12170</w:t>
            </w:r>
          </w:p>
        </w:tc>
        <w:tc>
          <w:tcPr>
            <w:tcW w:w="6172" w:type="dxa"/>
            <w:tcMar/>
          </w:tcPr>
          <w:p w:rsidRPr="008A4540" w:rsidR="00661191" w:rsidP="00007156" w:rsidRDefault="00661191" w14:paraId="7D14C9D1" w14:textId="77777777">
            <w:pPr>
              <w:jc w:val="both"/>
              <w:rPr>
                <w:rFonts w:ascii="Arial Narrow" w:hAnsi="Arial Narrow" w:cs="Arial"/>
                <w:b/>
                <w:sz w:val="20"/>
                <w:szCs w:val="20"/>
              </w:rPr>
            </w:pPr>
            <w:r w:rsidRPr="008A4540">
              <w:rPr>
                <w:rFonts w:ascii="Arial Narrow" w:hAnsi="Arial Narrow" w:cs="Arial"/>
                <w:b/>
                <w:sz w:val="20"/>
                <w:szCs w:val="20"/>
              </w:rPr>
              <w:t>DELITOS DE LA LEY DE BOSQUE NATIVO.</w:t>
            </w:r>
          </w:p>
        </w:tc>
      </w:tr>
      <w:tr w:rsidRPr="008A4540" w:rsidR="00661191" w:rsidTr="5FFAE9BA" w14:paraId="5075F221" w14:textId="77777777">
        <w:trPr>
          <w:trHeight w:val="74"/>
        </w:trPr>
        <w:tc>
          <w:tcPr>
            <w:tcW w:w="3150" w:type="dxa"/>
            <w:tcMar/>
          </w:tcPr>
          <w:p w:rsidRPr="008A4540" w:rsidR="00661191" w:rsidP="00007156" w:rsidRDefault="00661191" w14:paraId="1239A84F" w14:textId="77777777">
            <w:pPr>
              <w:rPr>
                <w:rFonts w:ascii="Arial Narrow" w:hAnsi="Arial Narrow"/>
                <w:sz w:val="20"/>
                <w:szCs w:val="20"/>
              </w:rPr>
            </w:pPr>
          </w:p>
        </w:tc>
        <w:tc>
          <w:tcPr>
            <w:tcW w:w="6172" w:type="dxa"/>
            <w:tcMar/>
          </w:tcPr>
          <w:p w:rsidRPr="008A4540" w:rsidR="00661191" w:rsidP="00007156" w:rsidRDefault="00661191" w14:paraId="48FA96BF" w14:textId="77777777">
            <w:pPr>
              <w:jc w:val="both"/>
              <w:rPr>
                <w:rFonts w:ascii="Arial Narrow" w:hAnsi="Arial Narrow" w:cs="Arial"/>
                <w:sz w:val="20"/>
                <w:szCs w:val="20"/>
              </w:rPr>
            </w:pPr>
            <w:r w:rsidRPr="008A4540">
              <w:rPr>
                <w:rFonts w:ascii="Arial Narrow" w:hAnsi="Arial Narrow" w:cs="Arial"/>
                <w:sz w:val="20"/>
                <w:szCs w:val="20"/>
              </w:rPr>
              <w:t>LEY 20.283</w:t>
            </w:r>
          </w:p>
        </w:tc>
      </w:tr>
      <w:tr w:rsidRPr="008A4540" w:rsidR="00661191" w:rsidTr="5FFAE9BA" w14:paraId="78A245F4" w14:textId="77777777">
        <w:trPr>
          <w:trHeight w:val="74"/>
        </w:trPr>
        <w:tc>
          <w:tcPr>
            <w:tcW w:w="3150" w:type="dxa"/>
            <w:tcMar/>
          </w:tcPr>
          <w:p w:rsidRPr="008A4540" w:rsidR="00661191" w:rsidP="00007156" w:rsidRDefault="00661191" w14:paraId="57D6C689" w14:textId="77777777">
            <w:pPr>
              <w:rPr>
                <w:rFonts w:ascii="Arial Narrow" w:hAnsi="Arial Narrow"/>
                <w:sz w:val="20"/>
                <w:szCs w:val="20"/>
              </w:rPr>
            </w:pPr>
          </w:p>
        </w:tc>
        <w:tc>
          <w:tcPr>
            <w:tcW w:w="6172" w:type="dxa"/>
            <w:tcMar/>
          </w:tcPr>
          <w:p w:rsidRPr="008A4540" w:rsidR="00661191" w:rsidP="00007156" w:rsidRDefault="00661191" w14:paraId="2E2911F2" w14:textId="09DAA045">
            <w:pPr>
              <w:jc w:val="both"/>
              <w:rPr>
                <w:rFonts w:ascii="Arial Narrow" w:hAnsi="Arial Narrow" w:cs="Arial"/>
                <w:sz w:val="20"/>
                <w:szCs w:val="20"/>
              </w:rPr>
            </w:pPr>
            <w:r w:rsidRPr="008A4540">
              <w:rPr>
                <w:rFonts w:ascii="Arial Narrow" w:hAnsi="Arial Narrow" w:cs="Arial"/>
                <w:sz w:val="20"/>
                <w:szCs w:val="20"/>
              </w:rPr>
              <w:t>Cualquier delito que se origine en la infracción de esta Ley.</w:t>
            </w:r>
          </w:p>
        </w:tc>
      </w:tr>
      <w:tr w:rsidRPr="008A4540" w:rsidR="00661191" w:rsidTr="5FFAE9BA" w14:paraId="4DC1244B" w14:textId="77777777">
        <w:trPr>
          <w:trHeight w:val="74"/>
        </w:trPr>
        <w:tc>
          <w:tcPr>
            <w:tcW w:w="3150" w:type="dxa"/>
            <w:tcMar/>
          </w:tcPr>
          <w:p w:rsidRPr="008A4540" w:rsidR="00661191" w:rsidP="00007156" w:rsidRDefault="00661191" w14:paraId="39D66B6C" w14:textId="77777777">
            <w:pPr>
              <w:rPr>
                <w:rFonts w:ascii="Arial Narrow" w:hAnsi="Arial Narrow"/>
                <w:sz w:val="20"/>
                <w:szCs w:val="20"/>
              </w:rPr>
            </w:pPr>
          </w:p>
        </w:tc>
        <w:tc>
          <w:tcPr>
            <w:tcW w:w="6172" w:type="dxa"/>
            <w:tcMar/>
          </w:tcPr>
          <w:p w:rsidRPr="008A4540" w:rsidR="00661191" w:rsidP="00007156" w:rsidRDefault="00661191" w14:paraId="71E3DDCE" w14:textId="77777777">
            <w:pPr>
              <w:jc w:val="both"/>
              <w:rPr>
                <w:rFonts w:ascii="Arial Narrow" w:hAnsi="Arial Narrow" w:cs="Arial"/>
                <w:sz w:val="20"/>
                <w:szCs w:val="20"/>
              </w:rPr>
            </w:pPr>
          </w:p>
        </w:tc>
      </w:tr>
      <w:tr w:rsidRPr="008A4540" w:rsidR="00661191" w:rsidTr="5FFAE9BA" w14:paraId="51C42C22" w14:textId="77777777">
        <w:trPr>
          <w:trHeight w:val="74"/>
        </w:trPr>
        <w:tc>
          <w:tcPr>
            <w:tcW w:w="3150" w:type="dxa"/>
            <w:tcMar/>
          </w:tcPr>
          <w:p w:rsidRPr="008A4540" w:rsidR="00661191" w:rsidP="00007156" w:rsidRDefault="00661191" w14:paraId="0462A811" w14:textId="77777777">
            <w:pPr>
              <w:jc w:val="both"/>
              <w:rPr>
                <w:rFonts w:ascii="Arial Narrow" w:hAnsi="Arial Narrow" w:cs="Arial"/>
                <w:b/>
                <w:sz w:val="20"/>
                <w:szCs w:val="20"/>
              </w:rPr>
            </w:pPr>
            <w:r w:rsidRPr="008A4540">
              <w:rPr>
                <w:rFonts w:ascii="Arial Narrow" w:hAnsi="Arial Narrow" w:cs="Arial"/>
                <w:b/>
                <w:sz w:val="20"/>
                <w:szCs w:val="20"/>
              </w:rPr>
              <w:t>12171</w:t>
            </w:r>
          </w:p>
        </w:tc>
        <w:tc>
          <w:tcPr>
            <w:tcW w:w="6172" w:type="dxa"/>
            <w:tcMar/>
          </w:tcPr>
          <w:p w:rsidRPr="008A4540" w:rsidR="00661191" w:rsidP="00007156" w:rsidRDefault="00661191" w14:paraId="57D6428E" w14:textId="77777777">
            <w:pPr>
              <w:jc w:val="both"/>
              <w:rPr>
                <w:rFonts w:ascii="Arial Narrow" w:hAnsi="Arial Narrow" w:cs="Arial"/>
                <w:b/>
                <w:sz w:val="20"/>
                <w:szCs w:val="20"/>
              </w:rPr>
            </w:pPr>
            <w:r w:rsidRPr="008A4540">
              <w:rPr>
                <w:rFonts w:ascii="Arial Narrow" w:hAnsi="Arial Narrow" w:cs="Arial"/>
                <w:b/>
                <w:sz w:val="20"/>
                <w:szCs w:val="20"/>
              </w:rPr>
              <w:t>FABRICACIÓN, ACOPIO O COMERCIALIZACIÓN DE HILO CURADO.</w:t>
            </w:r>
          </w:p>
        </w:tc>
      </w:tr>
      <w:tr w:rsidRPr="008A4540" w:rsidR="00661191" w:rsidTr="5FFAE9BA" w14:paraId="3ABFC9F2" w14:textId="77777777">
        <w:trPr>
          <w:trHeight w:val="74"/>
        </w:trPr>
        <w:tc>
          <w:tcPr>
            <w:tcW w:w="3150" w:type="dxa"/>
            <w:tcMar/>
          </w:tcPr>
          <w:p w:rsidRPr="008A4540" w:rsidR="00661191" w:rsidP="00007156" w:rsidRDefault="00661191" w14:paraId="6DDDF96D" w14:textId="77777777">
            <w:pPr>
              <w:rPr>
                <w:rFonts w:ascii="Arial Narrow" w:hAnsi="Arial Narrow"/>
                <w:sz w:val="20"/>
                <w:szCs w:val="20"/>
              </w:rPr>
            </w:pPr>
          </w:p>
        </w:tc>
        <w:tc>
          <w:tcPr>
            <w:tcW w:w="6172" w:type="dxa"/>
            <w:tcMar/>
          </w:tcPr>
          <w:p w:rsidRPr="008A4540" w:rsidR="00661191" w:rsidP="00007156" w:rsidRDefault="00661191" w14:paraId="77B6CC12" w14:textId="77777777">
            <w:pPr>
              <w:jc w:val="both"/>
              <w:rPr>
                <w:rFonts w:ascii="Arial Narrow" w:hAnsi="Arial Narrow" w:cs="Arial"/>
                <w:sz w:val="20"/>
                <w:szCs w:val="20"/>
              </w:rPr>
            </w:pPr>
            <w:r w:rsidRPr="008A4540">
              <w:rPr>
                <w:rFonts w:ascii="Arial Narrow" w:hAnsi="Arial Narrow" w:cs="Arial"/>
                <w:sz w:val="20"/>
                <w:szCs w:val="20"/>
              </w:rPr>
              <w:t>ART. 4º INC. 1° LEY 20.700</w:t>
            </w:r>
          </w:p>
        </w:tc>
      </w:tr>
      <w:tr w:rsidRPr="008A4540" w:rsidR="00661191" w:rsidTr="5FFAE9BA" w14:paraId="24F1027B" w14:textId="77777777">
        <w:trPr>
          <w:trHeight w:val="74"/>
        </w:trPr>
        <w:tc>
          <w:tcPr>
            <w:tcW w:w="3150" w:type="dxa"/>
            <w:tcMar/>
          </w:tcPr>
          <w:p w:rsidRPr="008A4540" w:rsidR="00661191" w:rsidP="00007156" w:rsidRDefault="00661191" w14:paraId="6AB3290B" w14:textId="77777777">
            <w:pPr>
              <w:rPr>
                <w:rFonts w:ascii="Arial Narrow" w:hAnsi="Arial Narrow"/>
                <w:sz w:val="20"/>
                <w:szCs w:val="20"/>
              </w:rPr>
            </w:pPr>
          </w:p>
        </w:tc>
        <w:tc>
          <w:tcPr>
            <w:tcW w:w="6172" w:type="dxa"/>
            <w:tcMar/>
          </w:tcPr>
          <w:p w:rsidRPr="008A4540" w:rsidR="00661191" w:rsidP="00007156" w:rsidRDefault="00661191" w14:paraId="3F3D123A" w14:textId="059A1FDA">
            <w:pPr>
              <w:jc w:val="both"/>
              <w:rPr>
                <w:rFonts w:ascii="Arial Narrow" w:hAnsi="Arial Narrow" w:cs="Arial"/>
                <w:sz w:val="20"/>
                <w:szCs w:val="20"/>
              </w:rPr>
            </w:pPr>
            <w:r w:rsidRPr="008A4540">
              <w:rPr>
                <w:rFonts w:ascii="Arial Narrow" w:hAnsi="Arial Narrow" w:cs="Arial"/>
                <w:sz w:val="20"/>
                <w:szCs w:val="20"/>
              </w:rPr>
              <w:t>Castiga al que fabrique, acopie o comercialice hilo curado.</w:t>
            </w:r>
          </w:p>
        </w:tc>
      </w:tr>
      <w:tr w:rsidRPr="008A4540" w:rsidR="00661191" w:rsidTr="5FFAE9BA" w14:paraId="37C2CC68" w14:textId="77777777">
        <w:trPr>
          <w:trHeight w:val="74"/>
        </w:trPr>
        <w:tc>
          <w:tcPr>
            <w:tcW w:w="3150" w:type="dxa"/>
            <w:tcMar/>
          </w:tcPr>
          <w:p w:rsidRPr="008A4540" w:rsidR="00661191" w:rsidP="00007156" w:rsidRDefault="00661191" w14:paraId="0044449E" w14:textId="77777777">
            <w:pPr>
              <w:rPr>
                <w:rFonts w:ascii="Arial Narrow" w:hAnsi="Arial Narrow"/>
                <w:sz w:val="20"/>
                <w:szCs w:val="20"/>
              </w:rPr>
            </w:pPr>
          </w:p>
        </w:tc>
        <w:tc>
          <w:tcPr>
            <w:tcW w:w="6172" w:type="dxa"/>
            <w:tcMar/>
          </w:tcPr>
          <w:p w:rsidRPr="008A4540" w:rsidR="00661191" w:rsidP="00007156" w:rsidRDefault="00661191" w14:paraId="5609244F" w14:textId="77777777">
            <w:pPr>
              <w:jc w:val="both"/>
              <w:rPr>
                <w:rFonts w:ascii="Arial Narrow" w:hAnsi="Arial Narrow" w:cs="Arial"/>
                <w:sz w:val="20"/>
                <w:szCs w:val="20"/>
              </w:rPr>
            </w:pPr>
          </w:p>
        </w:tc>
      </w:tr>
      <w:tr w:rsidRPr="008A4540" w:rsidR="00661191" w:rsidTr="5FFAE9BA" w14:paraId="63EE9A45" w14:textId="77777777">
        <w:trPr>
          <w:trHeight w:val="74"/>
        </w:trPr>
        <w:tc>
          <w:tcPr>
            <w:tcW w:w="3150" w:type="dxa"/>
            <w:tcMar/>
          </w:tcPr>
          <w:p w:rsidRPr="008A4540" w:rsidR="00661191" w:rsidP="00007156" w:rsidRDefault="00661191" w14:paraId="4CF8E021" w14:textId="77777777">
            <w:pPr>
              <w:jc w:val="both"/>
              <w:rPr>
                <w:rFonts w:ascii="Arial Narrow" w:hAnsi="Arial Narrow"/>
                <w:sz w:val="20"/>
                <w:szCs w:val="20"/>
              </w:rPr>
            </w:pPr>
            <w:r w:rsidRPr="008A4540">
              <w:rPr>
                <w:rFonts w:ascii="Arial Narrow" w:hAnsi="Arial Narrow" w:cs="Arial"/>
                <w:b/>
                <w:sz w:val="20"/>
                <w:szCs w:val="20"/>
              </w:rPr>
              <w:t>12172</w:t>
            </w:r>
          </w:p>
        </w:tc>
        <w:tc>
          <w:tcPr>
            <w:tcW w:w="6172" w:type="dxa"/>
            <w:tcMar/>
          </w:tcPr>
          <w:p w:rsidRPr="008A4540" w:rsidR="00661191" w:rsidP="00007156" w:rsidRDefault="00661191" w14:paraId="02BB3BB7" w14:textId="77777777">
            <w:pPr>
              <w:jc w:val="both"/>
              <w:rPr>
                <w:rFonts w:ascii="Arial Narrow" w:hAnsi="Arial Narrow" w:cs="Arial"/>
                <w:sz w:val="20"/>
                <w:szCs w:val="20"/>
              </w:rPr>
            </w:pPr>
            <w:r w:rsidRPr="008A4540">
              <w:rPr>
                <w:rFonts w:ascii="Arial Narrow" w:hAnsi="Arial Narrow" w:cs="Arial"/>
                <w:b/>
                <w:sz w:val="20"/>
                <w:szCs w:val="20"/>
              </w:rPr>
              <w:t>USO, FACILITACIÓN O TRANSPORTE DE HILO CURADO.</w:t>
            </w:r>
          </w:p>
        </w:tc>
      </w:tr>
      <w:tr w:rsidRPr="008A4540" w:rsidR="00661191" w:rsidTr="5FFAE9BA" w14:paraId="6EEA354C" w14:textId="77777777">
        <w:trPr>
          <w:trHeight w:val="74"/>
        </w:trPr>
        <w:tc>
          <w:tcPr>
            <w:tcW w:w="3150" w:type="dxa"/>
            <w:tcMar/>
          </w:tcPr>
          <w:p w:rsidRPr="008A4540" w:rsidR="00661191" w:rsidP="00007156" w:rsidRDefault="00661191" w14:paraId="53A12B26" w14:textId="77777777">
            <w:pPr>
              <w:rPr>
                <w:rFonts w:ascii="Arial Narrow" w:hAnsi="Arial Narrow"/>
                <w:sz w:val="20"/>
                <w:szCs w:val="20"/>
              </w:rPr>
            </w:pPr>
          </w:p>
        </w:tc>
        <w:tc>
          <w:tcPr>
            <w:tcW w:w="6172" w:type="dxa"/>
            <w:tcMar/>
          </w:tcPr>
          <w:p w:rsidRPr="008A4540" w:rsidR="00661191" w:rsidP="00007156" w:rsidRDefault="00661191" w14:paraId="690138BA" w14:textId="77777777">
            <w:pPr>
              <w:jc w:val="both"/>
              <w:rPr>
                <w:rFonts w:ascii="Arial Narrow" w:hAnsi="Arial Narrow" w:cs="Arial"/>
                <w:sz w:val="20"/>
                <w:szCs w:val="20"/>
              </w:rPr>
            </w:pPr>
            <w:r w:rsidRPr="008A4540">
              <w:rPr>
                <w:rFonts w:ascii="Arial Narrow" w:hAnsi="Arial Narrow" w:cs="Arial"/>
                <w:sz w:val="20"/>
                <w:szCs w:val="20"/>
              </w:rPr>
              <w:t>ART. 4º INC. 2° LEY 20.700</w:t>
            </w:r>
          </w:p>
        </w:tc>
      </w:tr>
      <w:tr w:rsidRPr="008A4540" w:rsidR="00661191" w:rsidTr="5FFAE9BA" w14:paraId="6947280F" w14:textId="77777777">
        <w:trPr>
          <w:trHeight w:val="74"/>
        </w:trPr>
        <w:tc>
          <w:tcPr>
            <w:tcW w:w="3150" w:type="dxa"/>
            <w:tcMar/>
          </w:tcPr>
          <w:p w:rsidRPr="008A4540" w:rsidR="00661191" w:rsidP="00007156" w:rsidRDefault="00661191" w14:paraId="2A0B9CDF" w14:textId="77777777">
            <w:pPr>
              <w:rPr>
                <w:rFonts w:ascii="Arial Narrow" w:hAnsi="Arial Narrow"/>
                <w:sz w:val="20"/>
                <w:szCs w:val="20"/>
              </w:rPr>
            </w:pPr>
          </w:p>
        </w:tc>
        <w:tc>
          <w:tcPr>
            <w:tcW w:w="6172" w:type="dxa"/>
            <w:tcMar/>
          </w:tcPr>
          <w:p w:rsidRPr="008A4540" w:rsidR="00661191" w:rsidP="00007156" w:rsidRDefault="00661191" w14:paraId="4FB18BA5" w14:textId="4728949D">
            <w:pPr>
              <w:jc w:val="both"/>
              <w:rPr>
                <w:rFonts w:ascii="Arial Narrow" w:hAnsi="Arial Narrow" w:cs="Arial"/>
                <w:sz w:val="20"/>
                <w:szCs w:val="20"/>
              </w:rPr>
            </w:pPr>
            <w:r w:rsidRPr="008A4540">
              <w:rPr>
                <w:rFonts w:ascii="Arial Narrow" w:hAnsi="Arial Narrow" w:cs="Arial"/>
                <w:sz w:val="20"/>
                <w:szCs w:val="20"/>
              </w:rPr>
              <w:t xml:space="preserve">Castiga a quien utilice, transporte o facilite el uso de hilo curado y a quien a sabiendas, infrinja lo dispuesto en los artículos </w:t>
            </w:r>
            <w:proofErr w:type="gramStart"/>
            <w:r w:rsidRPr="008A4540">
              <w:rPr>
                <w:rFonts w:ascii="Arial Narrow" w:hAnsi="Arial Narrow" w:cs="Arial"/>
                <w:sz w:val="20"/>
                <w:szCs w:val="20"/>
              </w:rPr>
              <w:t>2º  y</w:t>
            </w:r>
            <w:proofErr w:type="gramEnd"/>
            <w:r w:rsidRPr="008A4540">
              <w:rPr>
                <w:rFonts w:ascii="Arial Narrow" w:hAnsi="Arial Narrow" w:cs="Arial"/>
                <w:sz w:val="20"/>
                <w:szCs w:val="20"/>
              </w:rPr>
              <w:t xml:space="preserve"> 3º de la Ley 20700, respecto al uso y fabricación de hilo de competencia y la actividad del </w:t>
            </w:r>
            <w:proofErr w:type="spellStart"/>
            <w:r w:rsidRPr="008A4540">
              <w:rPr>
                <w:rFonts w:ascii="Arial Narrow" w:hAnsi="Arial Narrow" w:cs="Arial"/>
                <w:sz w:val="20"/>
                <w:szCs w:val="20"/>
              </w:rPr>
              <w:t>volantinismo</w:t>
            </w:r>
            <w:proofErr w:type="spellEnd"/>
            <w:r w:rsidRPr="008A4540">
              <w:rPr>
                <w:rFonts w:ascii="Arial Narrow" w:hAnsi="Arial Narrow" w:cs="Arial"/>
                <w:sz w:val="20"/>
                <w:szCs w:val="20"/>
              </w:rPr>
              <w:t>.</w:t>
            </w:r>
          </w:p>
        </w:tc>
      </w:tr>
      <w:tr w:rsidRPr="008A4540" w:rsidR="00661191" w:rsidTr="5FFAE9BA" w14:paraId="27B5C1DF" w14:textId="77777777">
        <w:trPr>
          <w:trHeight w:val="74"/>
        </w:trPr>
        <w:tc>
          <w:tcPr>
            <w:tcW w:w="3150" w:type="dxa"/>
            <w:tcMar/>
          </w:tcPr>
          <w:p w:rsidRPr="008A4540" w:rsidR="00661191" w:rsidP="00007156" w:rsidRDefault="00661191" w14:paraId="7ADEC61C" w14:textId="77777777">
            <w:pPr>
              <w:rPr>
                <w:rFonts w:ascii="Arial Narrow" w:hAnsi="Arial Narrow"/>
                <w:sz w:val="20"/>
                <w:szCs w:val="20"/>
              </w:rPr>
            </w:pPr>
          </w:p>
        </w:tc>
        <w:tc>
          <w:tcPr>
            <w:tcW w:w="6172" w:type="dxa"/>
            <w:tcMar/>
          </w:tcPr>
          <w:p w:rsidRPr="008A4540" w:rsidR="00661191" w:rsidP="00007156" w:rsidRDefault="00661191" w14:paraId="4F6318A8" w14:textId="77777777">
            <w:pPr>
              <w:jc w:val="both"/>
              <w:rPr>
                <w:rFonts w:ascii="Arial Narrow" w:hAnsi="Arial Narrow" w:cs="Arial"/>
                <w:sz w:val="20"/>
                <w:szCs w:val="20"/>
              </w:rPr>
            </w:pPr>
          </w:p>
        </w:tc>
      </w:tr>
      <w:tr w:rsidRPr="008A4540" w:rsidR="00661191" w:rsidTr="5FFAE9BA" w14:paraId="6EBDD317" w14:textId="77777777">
        <w:trPr>
          <w:trHeight w:val="74"/>
        </w:trPr>
        <w:tc>
          <w:tcPr>
            <w:tcW w:w="3150" w:type="dxa"/>
            <w:tcMar/>
          </w:tcPr>
          <w:p w:rsidRPr="008A4540" w:rsidR="00661191" w:rsidP="00007156" w:rsidRDefault="00661191" w14:paraId="69D8AF99" w14:textId="77777777">
            <w:pPr>
              <w:jc w:val="both"/>
              <w:rPr>
                <w:rFonts w:ascii="Arial Narrow" w:hAnsi="Arial Narrow" w:cs="Arial"/>
                <w:b/>
                <w:sz w:val="20"/>
                <w:szCs w:val="20"/>
              </w:rPr>
            </w:pPr>
            <w:r w:rsidRPr="008A4540">
              <w:rPr>
                <w:rFonts w:ascii="Arial Narrow" w:hAnsi="Arial Narrow" w:cs="Arial"/>
                <w:b/>
                <w:sz w:val="20"/>
                <w:szCs w:val="20"/>
              </w:rPr>
              <w:t>12173</w:t>
            </w:r>
          </w:p>
        </w:tc>
        <w:tc>
          <w:tcPr>
            <w:tcW w:w="6172" w:type="dxa"/>
            <w:tcMar/>
          </w:tcPr>
          <w:p w:rsidRPr="008A4540" w:rsidR="00661191" w:rsidP="00007156" w:rsidRDefault="00661191" w14:paraId="38D56CDB" w14:textId="0F36F70D">
            <w:pPr>
              <w:jc w:val="both"/>
              <w:rPr>
                <w:rFonts w:ascii="Arial Narrow" w:hAnsi="Arial Narrow" w:cs="Arial"/>
                <w:b/>
                <w:sz w:val="20"/>
                <w:szCs w:val="20"/>
              </w:rPr>
            </w:pPr>
            <w:r w:rsidRPr="008A4540">
              <w:rPr>
                <w:rFonts w:ascii="Arial Narrow" w:hAnsi="Arial Narrow" w:cs="Arial"/>
                <w:b/>
                <w:sz w:val="20"/>
                <w:szCs w:val="20"/>
              </w:rPr>
              <w:t>ASOCIACION ILICITA.</w:t>
            </w:r>
          </w:p>
        </w:tc>
      </w:tr>
      <w:tr w:rsidRPr="008A4540" w:rsidR="00661191" w:rsidTr="5FFAE9BA" w14:paraId="5FF66983" w14:textId="77777777">
        <w:trPr>
          <w:trHeight w:val="74"/>
        </w:trPr>
        <w:tc>
          <w:tcPr>
            <w:tcW w:w="3150" w:type="dxa"/>
            <w:tcMar/>
          </w:tcPr>
          <w:p w:rsidRPr="008A4540" w:rsidR="00661191" w:rsidP="00007156" w:rsidRDefault="00661191" w14:paraId="035808C7" w14:textId="77777777">
            <w:pPr>
              <w:rPr>
                <w:rFonts w:ascii="Arial Narrow" w:hAnsi="Arial Narrow"/>
                <w:sz w:val="20"/>
                <w:szCs w:val="20"/>
              </w:rPr>
            </w:pPr>
          </w:p>
        </w:tc>
        <w:tc>
          <w:tcPr>
            <w:tcW w:w="6172" w:type="dxa"/>
            <w:tcMar/>
          </w:tcPr>
          <w:p w:rsidRPr="008A4540" w:rsidR="00661191" w:rsidP="00007156" w:rsidRDefault="00661191" w14:paraId="635571AA" w14:textId="777AC3C5">
            <w:pPr>
              <w:jc w:val="both"/>
              <w:rPr>
                <w:rFonts w:ascii="Arial Narrow" w:hAnsi="Arial Narrow" w:cs="Arial"/>
                <w:sz w:val="20"/>
                <w:szCs w:val="20"/>
              </w:rPr>
            </w:pPr>
            <w:r w:rsidRPr="008A4540">
              <w:rPr>
                <w:rFonts w:ascii="Arial Narrow" w:hAnsi="Arial Narrow" w:cs="Arial"/>
                <w:sz w:val="20"/>
                <w:szCs w:val="20"/>
              </w:rPr>
              <w:t xml:space="preserve">ART. 28 </w:t>
            </w:r>
            <w:r w:rsidR="0057039A">
              <w:rPr>
                <w:rFonts w:ascii="Arial Narrow" w:hAnsi="Arial Narrow" w:cs="Arial"/>
                <w:sz w:val="20"/>
                <w:szCs w:val="20"/>
              </w:rPr>
              <w:t>LEY 19.913</w:t>
            </w:r>
          </w:p>
        </w:tc>
      </w:tr>
      <w:tr w:rsidRPr="008A4540" w:rsidR="00661191" w:rsidTr="5FFAE9BA" w14:paraId="65BAD784" w14:textId="77777777">
        <w:trPr>
          <w:trHeight w:val="74"/>
        </w:trPr>
        <w:tc>
          <w:tcPr>
            <w:tcW w:w="3150" w:type="dxa"/>
            <w:tcMar/>
          </w:tcPr>
          <w:p w:rsidRPr="008A4540" w:rsidR="00661191" w:rsidP="00007156" w:rsidRDefault="00661191" w14:paraId="0B3AAFDE" w14:textId="77777777">
            <w:pPr>
              <w:rPr>
                <w:rFonts w:ascii="Arial Narrow" w:hAnsi="Arial Narrow"/>
                <w:sz w:val="20"/>
                <w:szCs w:val="20"/>
              </w:rPr>
            </w:pPr>
          </w:p>
        </w:tc>
        <w:tc>
          <w:tcPr>
            <w:tcW w:w="6172" w:type="dxa"/>
            <w:tcMar/>
          </w:tcPr>
          <w:p w:rsidRPr="008A4540" w:rsidR="00661191" w:rsidP="00007156" w:rsidRDefault="00661191" w14:paraId="0408EEB9" w14:textId="02DB3D84">
            <w:pPr>
              <w:jc w:val="both"/>
              <w:rPr>
                <w:rFonts w:ascii="Arial Narrow" w:hAnsi="Arial Narrow" w:cs="Arial"/>
                <w:sz w:val="20"/>
                <w:szCs w:val="20"/>
              </w:rPr>
            </w:pPr>
            <w:r w:rsidRPr="008A4540">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perpetración de hechos constitutivos de alguno de los delitos contemplados en la Ley Nº 19.366, que sanciona el tráfico ilícito de estupefacientes y sustancias psicotrópicas; en la Ley Nº 18.314, que determina las conductas terroristas y fija su penalidad; en el artículo 10 de la Ley Nº 17.798, sobre control de armas; en el Título XI de la Ley Nº18.045, sobre mercado de valores; en el Título XVII del decreto con fuerza de Ley Nº 3, de 1997, del Ministerio de Hacienda, Ley General de Bancos; en los Párrafos 4, 5, 6, 9 y 9 bis del Título V del Libro II del Código Penal y, en los artículos 141, 142, 366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y 411 quinquies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Pr="008A4540" w:rsidR="00661191" w:rsidTr="5FFAE9BA" w14:paraId="0F31DEA3" w14:textId="77777777">
        <w:trPr>
          <w:trHeight w:val="74"/>
        </w:trPr>
        <w:tc>
          <w:tcPr>
            <w:tcW w:w="3150" w:type="dxa"/>
            <w:tcMar/>
          </w:tcPr>
          <w:p w:rsidRPr="008A4540" w:rsidR="00661191" w:rsidP="00007156" w:rsidRDefault="00661191" w14:paraId="68029984" w14:textId="77777777">
            <w:pPr>
              <w:rPr>
                <w:rFonts w:ascii="Arial Narrow" w:hAnsi="Arial Narrow"/>
                <w:sz w:val="20"/>
                <w:szCs w:val="20"/>
              </w:rPr>
            </w:pPr>
          </w:p>
        </w:tc>
        <w:tc>
          <w:tcPr>
            <w:tcW w:w="6172" w:type="dxa"/>
            <w:tcMar/>
          </w:tcPr>
          <w:p w:rsidRPr="008A4540" w:rsidR="00661191" w:rsidP="00007156" w:rsidRDefault="00661191" w14:paraId="46C85A02" w14:textId="77777777">
            <w:pPr>
              <w:jc w:val="both"/>
              <w:rPr>
                <w:rFonts w:ascii="Arial Narrow" w:hAnsi="Arial Narrow" w:cs="Arial"/>
                <w:sz w:val="20"/>
                <w:szCs w:val="20"/>
              </w:rPr>
            </w:pPr>
          </w:p>
        </w:tc>
      </w:tr>
      <w:tr w:rsidRPr="008A4540" w:rsidR="00661191" w:rsidTr="5FFAE9BA" w14:paraId="72BEB2CE" w14:textId="77777777">
        <w:trPr>
          <w:trHeight w:val="74"/>
        </w:trPr>
        <w:tc>
          <w:tcPr>
            <w:tcW w:w="3150" w:type="dxa"/>
            <w:tcMar/>
          </w:tcPr>
          <w:p w:rsidRPr="008A4540" w:rsidR="00661191" w:rsidP="00007156" w:rsidRDefault="00661191" w14:paraId="4BEAD884" w14:textId="77777777">
            <w:pPr>
              <w:jc w:val="both"/>
              <w:rPr>
                <w:rFonts w:ascii="Arial Narrow" w:hAnsi="Arial Narrow" w:cs="Arial"/>
                <w:b/>
                <w:sz w:val="20"/>
                <w:szCs w:val="20"/>
              </w:rPr>
            </w:pPr>
            <w:r w:rsidRPr="008A4540">
              <w:rPr>
                <w:rFonts w:ascii="Arial Narrow" w:hAnsi="Arial Narrow" w:cs="Arial"/>
                <w:b/>
                <w:sz w:val="20"/>
                <w:szCs w:val="20"/>
              </w:rPr>
              <w:t>12174</w:t>
            </w:r>
          </w:p>
        </w:tc>
        <w:tc>
          <w:tcPr>
            <w:tcW w:w="6172" w:type="dxa"/>
            <w:tcMar/>
          </w:tcPr>
          <w:p w:rsidRPr="008A4540" w:rsidR="00661191" w:rsidP="00007156" w:rsidRDefault="00661191" w14:paraId="0B811992" w14:textId="77777777">
            <w:pPr>
              <w:jc w:val="both"/>
              <w:rPr>
                <w:rFonts w:ascii="Arial Narrow" w:hAnsi="Arial Narrow" w:cs="Arial"/>
                <w:b/>
                <w:sz w:val="20"/>
                <w:szCs w:val="20"/>
              </w:rPr>
            </w:pPr>
            <w:r w:rsidRPr="008A4540">
              <w:rPr>
                <w:rFonts w:ascii="Arial Narrow" w:hAnsi="Arial Narrow" w:cs="Arial"/>
                <w:b/>
                <w:sz w:val="20"/>
                <w:szCs w:val="20"/>
              </w:rPr>
              <w:t>LAVADO DE DINERO PERSONA JURÍDICA.</w:t>
            </w:r>
          </w:p>
        </w:tc>
      </w:tr>
      <w:tr w:rsidRPr="008A4540" w:rsidR="00661191" w:rsidTr="5FFAE9BA" w14:paraId="091E4411" w14:textId="77777777">
        <w:trPr>
          <w:trHeight w:val="74"/>
        </w:trPr>
        <w:tc>
          <w:tcPr>
            <w:tcW w:w="3150" w:type="dxa"/>
            <w:tcMar/>
          </w:tcPr>
          <w:p w:rsidRPr="008A4540" w:rsidR="00661191" w:rsidP="00007156" w:rsidRDefault="00661191" w14:paraId="18DE6E97" w14:textId="77777777">
            <w:pPr>
              <w:rPr>
                <w:rFonts w:ascii="Arial Narrow" w:hAnsi="Arial Narrow"/>
                <w:sz w:val="20"/>
                <w:szCs w:val="20"/>
              </w:rPr>
            </w:pPr>
          </w:p>
        </w:tc>
        <w:tc>
          <w:tcPr>
            <w:tcW w:w="6172" w:type="dxa"/>
            <w:tcMar/>
          </w:tcPr>
          <w:p w:rsidRPr="008A4540" w:rsidR="00661191" w:rsidP="0083343E" w:rsidRDefault="00661191" w14:paraId="2845641C" w14:textId="6DD26AE3">
            <w:pPr>
              <w:jc w:val="both"/>
              <w:rPr>
                <w:rFonts w:ascii="Arial Narrow" w:hAnsi="Arial Narrow" w:cs="Arial"/>
                <w:sz w:val="20"/>
                <w:szCs w:val="20"/>
              </w:rPr>
            </w:pPr>
            <w:r w:rsidRPr="008A4540">
              <w:rPr>
                <w:rFonts w:ascii="Arial Narrow" w:hAnsi="Arial Narrow" w:cs="Arial"/>
                <w:sz w:val="20"/>
                <w:szCs w:val="20"/>
              </w:rPr>
              <w:t xml:space="preserve">ART. </w:t>
            </w:r>
            <w:proofErr w:type="gramStart"/>
            <w:r w:rsidRPr="008A4540">
              <w:rPr>
                <w:rFonts w:ascii="Arial Narrow" w:hAnsi="Arial Narrow" w:cs="Arial"/>
                <w:sz w:val="20"/>
                <w:szCs w:val="20"/>
              </w:rPr>
              <w:t>27  LEY</w:t>
            </w:r>
            <w:proofErr w:type="gramEnd"/>
            <w:r w:rsidRPr="008A4540">
              <w:rPr>
                <w:rFonts w:ascii="Arial Narrow" w:hAnsi="Arial Narrow" w:cs="Arial"/>
                <w:sz w:val="20"/>
                <w:szCs w:val="20"/>
              </w:rPr>
              <w:t xml:space="preserve"> 19.913</w:t>
            </w:r>
          </w:p>
        </w:tc>
      </w:tr>
      <w:tr w:rsidRPr="008A4540" w:rsidR="00661191" w:rsidTr="5FFAE9BA" w14:paraId="6C481996" w14:textId="77777777">
        <w:trPr>
          <w:trHeight w:val="74"/>
        </w:trPr>
        <w:tc>
          <w:tcPr>
            <w:tcW w:w="3150" w:type="dxa"/>
            <w:tcMar/>
          </w:tcPr>
          <w:p w:rsidRPr="008A4540" w:rsidR="00661191" w:rsidP="00007156" w:rsidRDefault="00661191" w14:paraId="6925F4FF" w14:textId="77777777">
            <w:pPr>
              <w:rPr>
                <w:rFonts w:ascii="Arial Narrow" w:hAnsi="Arial Narrow"/>
                <w:sz w:val="20"/>
                <w:szCs w:val="20"/>
              </w:rPr>
            </w:pPr>
          </w:p>
        </w:tc>
        <w:tc>
          <w:tcPr>
            <w:tcW w:w="6172" w:type="dxa"/>
            <w:tcMar/>
          </w:tcPr>
          <w:p w:rsidRPr="008A4540" w:rsidR="00661191" w:rsidP="00B77F6F" w:rsidRDefault="00661191" w14:paraId="18B9BBEC" w14:textId="34FABD86">
            <w:pPr>
              <w:jc w:val="both"/>
              <w:rPr>
                <w:rFonts w:ascii="Arial Narrow" w:hAnsi="Arial Narrow" w:cs="Arial"/>
                <w:sz w:val="20"/>
                <w:szCs w:val="20"/>
              </w:rPr>
            </w:pPr>
            <w:r w:rsidRPr="008A4540">
              <w:rPr>
                <w:rFonts w:ascii="Arial Narrow" w:hAnsi="Arial Narrow" w:cs="Arial"/>
                <w:sz w:val="20"/>
                <w:szCs w:val="20"/>
              </w:rPr>
              <w:t>Sanciona a la persona jurídica que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Ley 20.393), oculte o disimule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p w:rsidRPr="008A4540" w:rsidR="00661191" w:rsidP="00B77F6F" w:rsidRDefault="00661191" w14:paraId="286AFE6A" w14:textId="77777777">
            <w:pPr>
              <w:jc w:val="both"/>
              <w:rPr>
                <w:rFonts w:ascii="Arial Narrow" w:hAnsi="Arial Narrow" w:cs="Arial"/>
                <w:sz w:val="20"/>
                <w:szCs w:val="20"/>
              </w:rPr>
            </w:pPr>
            <w:r w:rsidRPr="008A4540">
              <w:rPr>
                <w:rFonts w:ascii="Arial Narrow" w:hAnsi="Arial Narrow" w:cs="Arial"/>
                <w:sz w:val="20"/>
                <w:szCs w:val="20"/>
              </w:rPr>
              <w:t>Si los bienes provienen de un hecho realizado en el extranjero, que sea punible en su lugar de comisión y en Chile constituya alguno de los delitos señalados precedente.</w:t>
            </w:r>
          </w:p>
          <w:p w:rsidRPr="008A4540" w:rsidR="00661191" w:rsidP="00B77F6F" w:rsidRDefault="00661191" w14:paraId="2BAEEC65" w14:textId="77777777">
            <w:pPr>
              <w:jc w:val="both"/>
              <w:rPr>
                <w:rFonts w:ascii="Arial Narrow" w:hAnsi="Arial Narrow" w:cs="Arial"/>
                <w:sz w:val="20"/>
                <w:szCs w:val="20"/>
              </w:rPr>
            </w:pPr>
            <w:r w:rsidRPr="008A4540">
              <w:rPr>
                <w:rFonts w:ascii="Arial Narrow" w:hAnsi="Arial Narrow" w:cs="Arial"/>
                <w:sz w:val="20"/>
                <w:szCs w:val="20"/>
              </w:rPr>
              <w:t>Se entiende por bienes los objetos de cualquier clase apreciables en dinero, corporales o incorporales, muebles o inmuebles, tangibles o intangibles, como asimismo los documentos o instrumentos legales que acreditan la propiedad u otros derechos sobre los mismos.</w:t>
            </w:r>
          </w:p>
          <w:p w:rsidRPr="008A4540" w:rsidR="00661191" w:rsidP="00B77F6F" w:rsidRDefault="00661191" w14:paraId="70AFA7E5" w14:textId="77777777">
            <w:pPr>
              <w:jc w:val="both"/>
              <w:rPr>
                <w:rFonts w:ascii="Arial Narrow" w:hAnsi="Arial Narrow" w:cs="Arial"/>
                <w:sz w:val="20"/>
                <w:szCs w:val="20"/>
              </w:rPr>
            </w:pPr>
            <w:r w:rsidRPr="008A4540">
              <w:rPr>
                <w:rFonts w:ascii="Arial Narrow" w:hAnsi="Arial Narrow" w:cs="Arial"/>
                <w:sz w:val="20"/>
                <w:szCs w:val="20"/>
              </w:rPr>
              <w:t xml:space="preserve">Hechos constitutivos: </w:t>
            </w:r>
          </w:p>
          <w:p w:rsidRPr="008A4540" w:rsidR="00661191" w:rsidP="008B2E46" w:rsidRDefault="00661191" w14:paraId="370F9807" w14:textId="4F256BBB">
            <w:pPr>
              <w:jc w:val="both"/>
              <w:rPr>
                <w:rFonts w:ascii="Arial Narrow" w:hAnsi="Arial Narrow" w:cs="Arial"/>
                <w:sz w:val="20"/>
                <w:szCs w:val="20"/>
              </w:rPr>
            </w:pPr>
            <w:r w:rsidRPr="008A4540">
              <w:rPr>
                <w:rFonts w:ascii="Arial Narrow" w:hAnsi="Arial Narrow" w:cs="Arial"/>
                <w:sz w:val="20"/>
                <w:szCs w:val="20"/>
              </w:rPr>
              <w:t xml:space="preserve">Delitos contemplados en la ley Nº 20.000, que Sanciona el tráfico ilícito de estupefacientes y sustancias psicotrópicas; en la ley Nº 18.314, que Determina conductas terroristas y fija su penalidad; en el artículo 10 de la ley Nº 17.798, sobre Control de Armas; en el Título XI de la ley Nº 18.045, sobre Mercado de Valores; en el inciso primero del artículo 39 y en el Título XVII del decreto con fuerza de ley Nº 3, de 1997, del Ministerio de Hacienda, Ley General de Bancos; en los artículos 168, en relación con el artículo 178 números 2 y 3; 168 bis y 169, todos del decreto con fuerza de ley Nº 30, de 2004, del Ministerio de Hacienda, que aprueba el texto refundido, coordinado y sistematizado del decreto con fuerza de ley Nº 213, de 1953, del Ministerio de Hacienda, sobre Ordenanza de Aduanas; en el inciso segundo del artículo 81 de la ley Nº 17.336, sobre Propiedad Intelectual; en los artículos 59 y 64 de la ley Nº 18.840, orgánica constitucional del Banco Central de Chile; en el Título I de la ley 21.459, que Establece normas sobre delitos informáticos, deroga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19.223 y modifica otros cuerpos legales con el objeto de adecuarlos al Convenio de Budapest; en el párrafo tercero del número 4º del artículo 97 del Código Tributario y en los números 8 y 9 del mismo artículo respecto de los delitos contemplados en los Párrafos 4 bis y IV ter del Título IX del Libro II del Código Penal; en los Párrafos 4, 5, 6, 9 y 9 bis del Título V y 10 del Título VI, todos del Libro II del Código Penal; en los artículos 141, 142, 367, 367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w:t>
            </w:r>
            <w:proofErr w:type="spellStart"/>
            <w:r w:rsidRPr="008A4540">
              <w:rPr>
                <w:rFonts w:ascii="Arial Narrow" w:hAnsi="Arial Narrow" w:cs="Arial"/>
                <w:sz w:val="20"/>
                <w:szCs w:val="20"/>
              </w:rPr>
              <w:t>septies</w:t>
            </w:r>
            <w:proofErr w:type="spellEnd"/>
            <w:r w:rsidRPr="008A4540">
              <w:rPr>
                <w:rFonts w:ascii="Arial Narrow" w:hAnsi="Arial Narrow" w:cs="Arial"/>
                <w:sz w:val="20"/>
                <w:szCs w:val="20"/>
              </w:rPr>
              <w:t xml:space="preserve">,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411 quinquies, y en los artículos 467 número 1 del inciso primero e inciso final, 468 y 470, numerales 1°, 8° y 11, en relación con el referido número 1 del inciso primero y con su inciso final del artículo 467, todos del Código Penal; en las letras f) y h) del artículo 7 de la ley Nº 20.009; en los artículos 305, 306, 307, 308 y 310, en relación con los números 2 y 5 del artículo 305, todos del Código Penal; en los artículos 139, 139 bis y 139 ter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18.892, General de Pesca y Acuicultura; en los artículos 30 y 31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19.473; en el artículo 21 del decreto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4.363, de 1931, del Ministerio de Tierras y Colonización, que aprueba texto definitivo de la Ley de Bosques; en el artículo 11 de la ley Nº 20.962, que aplica Convención sobre el Comercio Internacional de Especies Amenazadas de Flora y Fauna Silvestre; o bien, a sabiendas de dicho origen, oculte o disimule estos bienes.</w:t>
            </w:r>
          </w:p>
        </w:tc>
      </w:tr>
      <w:tr w:rsidRPr="008A4540" w:rsidR="00661191" w:rsidTr="5FFAE9BA" w14:paraId="288CCAEB" w14:textId="77777777">
        <w:trPr>
          <w:trHeight w:val="74"/>
        </w:trPr>
        <w:tc>
          <w:tcPr>
            <w:tcW w:w="3150" w:type="dxa"/>
            <w:tcMar/>
          </w:tcPr>
          <w:p w:rsidRPr="008A4540" w:rsidR="00661191" w:rsidP="00007156" w:rsidRDefault="00661191" w14:paraId="21AC98F8" w14:textId="77777777">
            <w:pPr>
              <w:rPr>
                <w:rFonts w:ascii="Arial Narrow" w:hAnsi="Arial Narrow"/>
                <w:sz w:val="20"/>
                <w:szCs w:val="20"/>
              </w:rPr>
            </w:pPr>
          </w:p>
        </w:tc>
        <w:tc>
          <w:tcPr>
            <w:tcW w:w="6172" w:type="dxa"/>
            <w:tcMar/>
          </w:tcPr>
          <w:p w:rsidRPr="008A4540" w:rsidR="00661191" w:rsidP="00007156" w:rsidRDefault="00661191" w14:paraId="75751AA9" w14:textId="77777777">
            <w:pPr>
              <w:jc w:val="both"/>
              <w:rPr>
                <w:rFonts w:ascii="Arial Narrow" w:hAnsi="Arial Narrow" w:cs="Arial"/>
                <w:sz w:val="20"/>
                <w:szCs w:val="20"/>
              </w:rPr>
            </w:pPr>
          </w:p>
        </w:tc>
      </w:tr>
      <w:tr w:rsidRPr="008A4540" w:rsidR="00661191" w:rsidTr="5FFAE9BA" w14:paraId="1B0A1648" w14:textId="77777777">
        <w:trPr>
          <w:trHeight w:val="74"/>
        </w:trPr>
        <w:tc>
          <w:tcPr>
            <w:tcW w:w="3150" w:type="dxa"/>
            <w:tcMar/>
          </w:tcPr>
          <w:p w:rsidRPr="008A4540" w:rsidR="00661191" w:rsidP="00007156" w:rsidRDefault="00661191" w14:paraId="250A6F8D" w14:textId="77777777">
            <w:pPr>
              <w:jc w:val="both"/>
              <w:rPr>
                <w:rFonts w:ascii="Arial Narrow" w:hAnsi="Arial Narrow" w:cs="Arial"/>
                <w:b/>
                <w:sz w:val="20"/>
                <w:szCs w:val="20"/>
              </w:rPr>
            </w:pPr>
            <w:r w:rsidRPr="008A4540">
              <w:rPr>
                <w:rFonts w:ascii="Arial Narrow" w:hAnsi="Arial Narrow" w:cs="Arial"/>
                <w:b/>
                <w:sz w:val="20"/>
                <w:szCs w:val="20"/>
              </w:rPr>
              <w:lastRenderedPageBreak/>
              <w:t>12175</w:t>
            </w:r>
          </w:p>
        </w:tc>
        <w:tc>
          <w:tcPr>
            <w:tcW w:w="6172" w:type="dxa"/>
            <w:tcMar/>
          </w:tcPr>
          <w:p w:rsidRPr="008A4540" w:rsidR="00661191" w:rsidP="00007156" w:rsidRDefault="00661191" w14:paraId="1C6648F8" w14:textId="77777777">
            <w:pPr>
              <w:jc w:val="both"/>
              <w:rPr>
                <w:rFonts w:ascii="Arial Narrow" w:hAnsi="Arial Narrow" w:cs="Arial"/>
                <w:b/>
                <w:sz w:val="20"/>
                <w:szCs w:val="20"/>
              </w:rPr>
            </w:pPr>
            <w:r w:rsidRPr="008A4540">
              <w:rPr>
                <w:rFonts w:ascii="Arial Narrow" w:hAnsi="Arial Narrow" w:cs="Arial"/>
                <w:b/>
                <w:sz w:val="20"/>
                <w:szCs w:val="20"/>
              </w:rPr>
              <w:t>INFRACCIÓN AL DEBER DE INFORMACIÓN DE LA LEY 19.913.</w:t>
            </w:r>
          </w:p>
        </w:tc>
      </w:tr>
      <w:tr w:rsidRPr="008A4540" w:rsidR="00661191" w:rsidTr="5FFAE9BA" w14:paraId="2D1C342E" w14:textId="77777777">
        <w:trPr>
          <w:trHeight w:val="74"/>
        </w:trPr>
        <w:tc>
          <w:tcPr>
            <w:tcW w:w="3150" w:type="dxa"/>
            <w:tcMar/>
          </w:tcPr>
          <w:p w:rsidRPr="008A4540" w:rsidR="00661191" w:rsidP="00007156" w:rsidRDefault="00661191" w14:paraId="6D0586DE" w14:textId="77777777">
            <w:pPr>
              <w:rPr>
                <w:rFonts w:ascii="Arial Narrow" w:hAnsi="Arial Narrow"/>
                <w:sz w:val="20"/>
                <w:szCs w:val="20"/>
              </w:rPr>
            </w:pPr>
          </w:p>
        </w:tc>
        <w:tc>
          <w:tcPr>
            <w:tcW w:w="6172" w:type="dxa"/>
            <w:tcMar/>
          </w:tcPr>
          <w:p w:rsidRPr="008A4540" w:rsidR="00661191" w:rsidP="00007156" w:rsidRDefault="00661191" w14:paraId="008944AC" w14:textId="3C516739">
            <w:pPr>
              <w:jc w:val="both"/>
              <w:rPr>
                <w:rFonts w:ascii="Arial Narrow" w:hAnsi="Arial Narrow" w:cs="Arial"/>
                <w:sz w:val="20"/>
                <w:szCs w:val="20"/>
              </w:rPr>
            </w:pPr>
            <w:r w:rsidRPr="008A4540">
              <w:rPr>
                <w:rFonts w:ascii="Arial Narrow" w:hAnsi="Arial Narrow" w:cs="Arial"/>
                <w:sz w:val="20"/>
                <w:szCs w:val="20"/>
              </w:rPr>
              <w:t xml:space="preserve">Sanciona a quienes, estando obligados a informar o a mantener reserva de ella, informen al afectado o a terceras personas, la circunstancia de haberse requerido o remitido información a la Unidad de Análisis Financiero, como asimismo, </w:t>
            </w:r>
            <w:proofErr w:type="gramStart"/>
            <w:r w:rsidRPr="008A4540">
              <w:rPr>
                <w:rFonts w:ascii="Arial Narrow" w:hAnsi="Arial Narrow" w:cs="Arial"/>
                <w:sz w:val="20"/>
                <w:szCs w:val="20"/>
              </w:rPr>
              <w:t>proporcionarles</w:t>
            </w:r>
            <w:proofErr w:type="gramEnd"/>
            <w:r w:rsidRPr="008A4540">
              <w:rPr>
                <w:rFonts w:ascii="Arial Narrow" w:hAnsi="Arial Narrow" w:cs="Arial"/>
                <w:sz w:val="20"/>
                <w:szCs w:val="20"/>
              </w:rPr>
              <w:t xml:space="preserve"> cualquier otro antecedente al respecto, y a aquellos que maliciosamente destruyan, alteren u oculten los antecedentes o documentos que deban entregar, o entreguen antecedentes o documentos falsos.</w:t>
            </w:r>
          </w:p>
        </w:tc>
      </w:tr>
      <w:tr w:rsidRPr="008A4540" w:rsidR="00661191" w:rsidTr="5FFAE9BA" w14:paraId="4A2974F7" w14:textId="77777777">
        <w:trPr>
          <w:trHeight w:val="74"/>
        </w:trPr>
        <w:tc>
          <w:tcPr>
            <w:tcW w:w="3150" w:type="dxa"/>
            <w:tcMar/>
          </w:tcPr>
          <w:p w:rsidRPr="008A4540" w:rsidR="00661191" w:rsidP="00007156" w:rsidRDefault="00661191" w14:paraId="13968B37" w14:textId="77777777">
            <w:pPr>
              <w:rPr>
                <w:rFonts w:ascii="Arial Narrow" w:hAnsi="Arial Narrow"/>
                <w:sz w:val="20"/>
                <w:szCs w:val="20"/>
              </w:rPr>
            </w:pPr>
          </w:p>
        </w:tc>
        <w:tc>
          <w:tcPr>
            <w:tcW w:w="6172" w:type="dxa"/>
            <w:tcMar/>
          </w:tcPr>
          <w:p w:rsidRPr="008A4540" w:rsidR="00661191" w:rsidP="00007156" w:rsidRDefault="00661191" w14:paraId="11677CBF" w14:textId="77777777">
            <w:pPr>
              <w:jc w:val="both"/>
              <w:rPr>
                <w:rFonts w:ascii="Arial Narrow" w:hAnsi="Arial Narrow" w:cs="Arial"/>
                <w:sz w:val="20"/>
                <w:szCs w:val="20"/>
              </w:rPr>
            </w:pPr>
          </w:p>
        </w:tc>
      </w:tr>
      <w:tr w:rsidRPr="008A4540" w:rsidR="00661191" w:rsidTr="5FFAE9BA" w14:paraId="38DB8E62" w14:textId="77777777">
        <w:trPr>
          <w:trHeight w:val="74"/>
        </w:trPr>
        <w:tc>
          <w:tcPr>
            <w:tcW w:w="3150" w:type="dxa"/>
            <w:tcMar/>
          </w:tcPr>
          <w:p w:rsidRPr="008A4540" w:rsidR="00661191" w:rsidP="00007156" w:rsidRDefault="00661191" w14:paraId="2E0A9D4F" w14:textId="77777777">
            <w:pPr>
              <w:jc w:val="both"/>
              <w:rPr>
                <w:rFonts w:ascii="Arial Narrow" w:hAnsi="Arial Narrow" w:cs="Arial"/>
                <w:b/>
                <w:sz w:val="20"/>
                <w:szCs w:val="20"/>
              </w:rPr>
            </w:pPr>
            <w:r w:rsidRPr="008A4540">
              <w:rPr>
                <w:rFonts w:ascii="Arial Narrow" w:hAnsi="Arial Narrow" w:cs="Arial"/>
                <w:b/>
                <w:sz w:val="20"/>
                <w:szCs w:val="20"/>
              </w:rPr>
              <w:t>12180</w:t>
            </w:r>
          </w:p>
        </w:tc>
        <w:tc>
          <w:tcPr>
            <w:tcW w:w="6172" w:type="dxa"/>
            <w:tcMar/>
          </w:tcPr>
          <w:p w:rsidRPr="008A4540" w:rsidR="00661191" w:rsidP="00007156" w:rsidRDefault="00661191" w14:paraId="6841A172" w14:textId="77777777">
            <w:pPr>
              <w:jc w:val="both"/>
              <w:rPr>
                <w:rFonts w:ascii="Arial Narrow" w:hAnsi="Arial Narrow" w:cs="Arial"/>
                <w:b/>
                <w:sz w:val="20"/>
                <w:szCs w:val="20"/>
              </w:rPr>
            </w:pPr>
            <w:r w:rsidRPr="008A4540">
              <w:rPr>
                <w:rFonts w:ascii="Arial Narrow" w:hAnsi="Arial Narrow" w:cs="Arial"/>
                <w:b/>
                <w:sz w:val="20"/>
                <w:szCs w:val="20"/>
              </w:rPr>
              <w:t>REVELACIÓN DE INFORMACIÓN OBTENIDA EN APLICACIÓN MONITOREO TELEMÁTICO.</w:t>
            </w:r>
          </w:p>
        </w:tc>
      </w:tr>
      <w:tr w:rsidRPr="008A4540" w:rsidR="00661191" w:rsidTr="5FFAE9BA" w14:paraId="7A080A2C" w14:textId="77777777">
        <w:trPr>
          <w:trHeight w:val="74"/>
        </w:trPr>
        <w:tc>
          <w:tcPr>
            <w:tcW w:w="3150" w:type="dxa"/>
            <w:tcMar/>
          </w:tcPr>
          <w:p w:rsidRPr="008A4540" w:rsidR="00661191" w:rsidP="00007156" w:rsidRDefault="00661191" w14:paraId="59F2206A" w14:textId="77777777">
            <w:pPr>
              <w:rPr>
                <w:rFonts w:ascii="Arial Narrow" w:hAnsi="Arial Narrow"/>
                <w:sz w:val="20"/>
                <w:szCs w:val="20"/>
              </w:rPr>
            </w:pPr>
          </w:p>
        </w:tc>
        <w:tc>
          <w:tcPr>
            <w:tcW w:w="6172" w:type="dxa"/>
            <w:tcMar/>
          </w:tcPr>
          <w:p w:rsidRPr="008A4540" w:rsidR="00661191" w:rsidP="00007156" w:rsidRDefault="00661191" w14:paraId="38D2620B" w14:textId="2454DC2D">
            <w:pPr>
              <w:jc w:val="both"/>
              <w:rPr>
                <w:rFonts w:ascii="Arial Narrow" w:hAnsi="Arial Narrow" w:cs="Arial"/>
                <w:sz w:val="20"/>
                <w:szCs w:val="20"/>
              </w:rPr>
            </w:pPr>
            <w:r w:rsidRPr="008A4540">
              <w:rPr>
                <w:rFonts w:ascii="Arial Narrow" w:hAnsi="Arial Narrow" w:cs="Arial"/>
                <w:sz w:val="20"/>
                <w:szCs w:val="20"/>
              </w:rPr>
              <w:t xml:space="preserve">ART 23 </w:t>
            </w:r>
            <w:r w:rsidRPr="008A4540" w:rsidR="00AC2CF6">
              <w:rPr>
                <w:rFonts w:ascii="Arial Narrow" w:hAnsi="Arial Narrow" w:cs="Arial"/>
                <w:sz w:val="20"/>
                <w:szCs w:val="20"/>
              </w:rPr>
              <w:t>QUINQUIES</w:t>
            </w:r>
            <w:r w:rsidRPr="008A4540">
              <w:rPr>
                <w:rFonts w:ascii="Arial Narrow" w:hAnsi="Arial Narrow" w:cs="Arial"/>
                <w:sz w:val="20"/>
                <w:szCs w:val="20"/>
              </w:rPr>
              <w:t>, INC 3, LEY 18.216</w:t>
            </w:r>
          </w:p>
        </w:tc>
      </w:tr>
      <w:tr w:rsidRPr="008A4540" w:rsidR="00661191" w:rsidTr="5FFAE9BA" w14:paraId="3E0D162E" w14:textId="77777777">
        <w:trPr>
          <w:trHeight w:val="74"/>
        </w:trPr>
        <w:tc>
          <w:tcPr>
            <w:tcW w:w="3150" w:type="dxa"/>
            <w:tcMar/>
          </w:tcPr>
          <w:p w:rsidRPr="008A4540" w:rsidR="00661191" w:rsidP="00007156" w:rsidRDefault="00661191" w14:paraId="217B3372" w14:textId="77777777">
            <w:pPr>
              <w:rPr>
                <w:rFonts w:ascii="Arial Narrow" w:hAnsi="Arial Narrow"/>
                <w:sz w:val="20"/>
                <w:szCs w:val="20"/>
              </w:rPr>
            </w:pPr>
          </w:p>
        </w:tc>
        <w:tc>
          <w:tcPr>
            <w:tcW w:w="6172" w:type="dxa"/>
            <w:tcMar/>
          </w:tcPr>
          <w:p w:rsidRPr="008A4540" w:rsidR="00661191" w:rsidP="00007156" w:rsidRDefault="00661191" w14:paraId="2E9C5246" w14:textId="33790FCF">
            <w:pPr>
              <w:jc w:val="both"/>
              <w:rPr>
                <w:rFonts w:ascii="Arial Narrow" w:hAnsi="Arial Narrow" w:cs="Arial"/>
                <w:sz w:val="20"/>
                <w:szCs w:val="20"/>
              </w:rPr>
            </w:pPr>
            <w:r w:rsidRPr="008A4540">
              <w:rPr>
                <w:rFonts w:ascii="Arial Narrow" w:hAnsi="Arial Narrow" w:cs="Arial"/>
                <w:sz w:val="20"/>
                <w:szCs w:val="20"/>
              </w:rPr>
              <w:t xml:space="preserve">Sanciona a quien revelare indebidamente la información obtenida en la aplicación del sistema de monitoreo telemático, conocida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w:t>
            </w:r>
          </w:p>
        </w:tc>
      </w:tr>
      <w:tr w:rsidRPr="008A4540" w:rsidR="00661191" w:rsidTr="5FFAE9BA" w14:paraId="40B10936" w14:textId="77777777">
        <w:trPr>
          <w:trHeight w:val="74"/>
        </w:trPr>
        <w:tc>
          <w:tcPr>
            <w:tcW w:w="3150" w:type="dxa"/>
            <w:tcMar/>
          </w:tcPr>
          <w:p w:rsidRPr="008A4540" w:rsidR="00661191" w:rsidP="00007156" w:rsidRDefault="00661191" w14:paraId="76BDD9F9" w14:textId="77777777">
            <w:pPr>
              <w:rPr>
                <w:rFonts w:ascii="Arial Narrow" w:hAnsi="Arial Narrow"/>
                <w:sz w:val="20"/>
                <w:szCs w:val="20"/>
              </w:rPr>
            </w:pPr>
          </w:p>
        </w:tc>
        <w:tc>
          <w:tcPr>
            <w:tcW w:w="6172" w:type="dxa"/>
            <w:tcMar/>
          </w:tcPr>
          <w:p w:rsidRPr="008A4540" w:rsidR="00661191" w:rsidP="00007156" w:rsidRDefault="00661191" w14:paraId="6C602D26" w14:textId="77777777">
            <w:pPr>
              <w:jc w:val="both"/>
              <w:rPr>
                <w:rFonts w:ascii="Arial Narrow" w:hAnsi="Arial Narrow" w:cs="Arial"/>
                <w:sz w:val="20"/>
                <w:szCs w:val="20"/>
              </w:rPr>
            </w:pPr>
          </w:p>
        </w:tc>
      </w:tr>
      <w:tr w:rsidRPr="008A4540" w:rsidR="00661191" w:rsidTr="5FFAE9BA" w14:paraId="0E2D6BF1" w14:textId="77777777">
        <w:trPr>
          <w:trHeight w:val="74"/>
        </w:trPr>
        <w:tc>
          <w:tcPr>
            <w:tcW w:w="3150" w:type="dxa"/>
            <w:tcMar/>
          </w:tcPr>
          <w:p w:rsidRPr="008A4540" w:rsidR="00661191" w:rsidP="00007156" w:rsidRDefault="00661191" w14:paraId="1718B8E2" w14:textId="77777777">
            <w:pPr>
              <w:jc w:val="both"/>
              <w:rPr>
                <w:rFonts w:ascii="Arial Narrow" w:hAnsi="Arial Narrow" w:cs="Arial"/>
                <w:b/>
                <w:sz w:val="20"/>
                <w:szCs w:val="20"/>
              </w:rPr>
            </w:pPr>
            <w:r w:rsidRPr="008A4540">
              <w:rPr>
                <w:rFonts w:ascii="Arial Narrow" w:hAnsi="Arial Narrow" w:cs="Arial"/>
                <w:b/>
                <w:sz w:val="20"/>
                <w:szCs w:val="20"/>
              </w:rPr>
              <w:t>12181</w:t>
            </w:r>
          </w:p>
        </w:tc>
        <w:tc>
          <w:tcPr>
            <w:tcW w:w="6172" w:type="dxa"/>
            <w:tcMar/>
          </w:tcPr>
          <w:p w:rsidRPr="008A4540" w:rsidR="00661191" w:rsidP="00007156" w:rsidRDefault="00661191" w14:paraId="2A79653C" w14:textId="77777777">
            <w:pPr>
              <w:jc w:val="both"/>
              <w:rPr>
                <w:rFonts w:ascii="Arial Narrow" w:hAnsi="Arial Narrow" w:cs="Arial"/>
                <w:b/>
                <w:sz w:val="20"/>
                <w:szCs w:val="20"/>
              </w:rPr>
            </w:pPr>
            <w:r w:rsidRPr="008A4540">
              <w:rPr>
                <w:rFonts w:ascii="Arial Narrow" w:hAnsi="Arial Narrow" w:cs="Arial"/>
                <w:b/>
                <w:sz w:val="20"/>
                <w:szCs w:val="20"/>
              </w:rPr>
              <w:t>INUTILIZACIÓN DE DISPOSITIVO PARA MONITOREO TELEMÁTICO.</w:t>
            </w:r>
          </w:p>
        </w:tc>
      </w:tr>
      <w:tr w:rsidRPr="008A4540" w:rsidR="00661191" w:rsidTr="5FFAE9BA" w14:paraId="02FD4147" w14:textId="77777777">
        <w:trPr>
          <w:trHeight w:val="74"/>
        </w:trPr>
        <w:tc>
          <w:tcPr>
            <w:tcW w:w="3150" w:type="dxa"/>
            <w:tcMar/>
          </w:tcPr>
          <w:p w:rsidRPr="008A4540" w:rsidR="00661191" w:rsidP="00007156" w:rsidRDefault="00661191" w14:paraId="7F92B86A" w14:textId="77777777">
            <w:pPr>
              <w:rPr>
                <w:rFonts w:ascii="Arial Narrow" w:hAnsi="Arial Narrow"/>
                <w:sz w:val="20"/>
                <w:szCs w:val="20"/>
              </w:rPr>
            </w:pPr>
          </w:p>
        </w:tc>
        <w:tc>
          <w:tcPr>
            <w:tcW w:w="6172" w:type="dxa"/>
            <w:tcMar/>
          </w:tcPr>
          <w:p w:rsidRPr="008A4540" w:rsidR="00661191" w:rsidP="00007156" w:rsidRDefault="00661191" w14:paraId="3AB9BFBB" w14:textId="27765DA6">
            <w:pPr>
              <w:jc w:val="both"/>
              <w:rPr>
                <w:rFonts w:ascii="Arial Narrow" w:hAnsi="Arial Narrow" w:cs="Arial"/>
                <w:sz w:val="20"/>
                <w:szCs w:val="20"/>
              </w:rPr>
            </w:pPr>
            <w:r w:rsidRPr="008A4540">
              <w:rPr>
                <w:rFonts w:ascii="Arial Narrow" w:hAnsi="Arial Narrow" w:cs="Arial"/>
                <w:sz w:val="20"/>
                <w:szCs w:val="20"/>
              </w:rPr>
              <w:t xml:space="preserve">ART 23 </w:t>
            </w:r>
            <w:r w:rsidRPr="008A4540" w:rsidR="00AC2CF6">
              <w:rPr>
                <w:rFonts w:ascii="Arial Narrow" w:hAnsi="Arial Narrow" w:cs="Arial"/>
                <w:sz w:val="20"/>
                <w:szCs w:val="20"/>
              </w:rPr>
              <w:t>SEXIES</w:t>
            </w:r>
            <w:r w:rsidRPr="008A4540">
              <w:rPr>
                <w:rFonts w:ascii="Arial Narrow" w:hAnsi="Arial Narrow" w:cs="Arial"/>
                <w:sz w:val="20"/>
                <w:szCs w:val="20"/>
              </w:rPr>
              <w:t>, INC 1, LEY 18.216</w:t>
            </w:r>
          </w:p>
        </w:tc>
      </w:tr>
      <w:tr w:rsidRPr="008A4540" w:rsidR="00661191" w:rsidTr="5FFAE9BA" w14:paraId="41972143" w14:textId="77777777">
        <w:trPr>
          <w:trHeight w:val="74"/>
        </w:trPr>
        <w:tc>
          <w:tcPr>
            <w:tcW w:w="3150" w:type="dxa"/>
            <w:tcMar/>
          </w:tcPr>
          <w:p w:rsidRPr="008A4540" w:rsidR="00661191" w:rsidP="00007156" w:rsidRDefault="00661191" w14:paraId="48BDFA30" w14:textId="77777777">
            <w:pPr>
              <w:rPr>
                <w:rFonts w:ascii="Arial Narrow" w:hAnsi="Arial Narrow"/>
                <w:sz w:val="20"/>
                <w:szCs w:val="20"/>
              </w:rPr>
            </w:pPr>
          </w:p>
        </w:tc>
        <w:tc>
          <w:tcPr>
            <w:tcW w:w="6172" w:type="dxa"/>
            <w:tcMar/>
          </w:tcPr>
          <w:p w:rsidRPr="008A4540" w:rsidR="00661191" w:rsidP="00007156" w:rsidRDefault="00661191" w14:paraId="50860C6A" w14:textId="62BB2093">
            <w:pPr>
              <w:jc w:val="both"/>
              <w:rPr>
                <w:rFonts w:ascii="Arial Narrow" w:hAnsi="Arial Narrow" w:cs="Arial"/>
                <w:sz w:val="20"/>
                <w:szCs w:val="20"/>
              </w:rPr>
            </w:pPr>
            <w:r w:rsidRPr="008A4540">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Pr="008A4540" w:rsidR="00661191" w:rsidTr="5FFAE9BA" w14:paraId="648CFAA3" w14:textId="77777777">
        <w:trPr>
          <w:trHeight w:val="74"/>
        </w:trPr>
        <w:tc>
          <w:tcPr>
            <w:tcW w:w="3150" w:type="dxa"/>
            <w:tcMar/>
          </w:tcPr>
          <w:p w:rsidRPr="008A4540" w:rsidR="00661191" w:rsidP="00007156" w:rsidRDefault="00661191" w14:paraId="21C438AE" w14:textId="77777777">
            <w:pPr>
              <w:rPr>
                <w:rFonts w:ascii="Arial Narrow" w:hAnsi="Arial Narrow"/>
                <w:sz w:val="20"/>
                <w:szCs w:val="20"/>
              </w:rPr>
            </w:pPr>
          </w:p>
        </w:tc>
        <w:tc>
          <w:tcPr>
            <w:tcW w:w="6172" w:type="dxa"/>
            <w:tcMar/>
          </w:tcPr>
          <w:p w:rsidRPr="008A4540" w:rsidR="00661191" w:rsidP="00007156" w:rsidRDefault="00661191" w14:paraId="7FBF2F78" w14:textId="77777777">
            <w:pPr>
              <w:jc w:val="both"/>
              <w:rPr>
                <w:rFonts w:ascii="Arial Narrow" w:hAnsi="Arial Narrow" w:cs="Arial"/>
                <w:sz w:val="20"/>
                <w:szCs w:val="20"/>
              </w:rPr>
            </w:pPr>
          </w:p>
        </w:tc>
      </w:tr>
      <w:tr w:rsidRPr="008A4540" w:rsidR="00661191" w:rsidTr="5FFAE9BA" w14:paraId="6EFA8577" w14:textId="77777777">
        <w:trPr>
          <w:trHeight w:val="74"/>
        </w:trPr>
        <w:tc>
          <w:tcPr>
            <w:tcW w:w="3150" w:type="dxa"/>
            <w:tcMar/>
          </w:tcPr>
          <w:p w:rsidRPr="008A4540" w:rsidR="00661191" w:rsidP="00007156" w:rsidRDefault="00661191" w14:paraId="5DE3F09D" w14:textId="77777777">
            <w:pPr>
              <w:jc w:val="both"/>
              <w:rPr>
                <w:rFonts w:ascii="Arial Narrow" w:hAnsi="Arial Narrow" w:cs="Arial"/>
                <w:b/>
                <w:sz w:val="20"/>
                <w:szCs w:val="20"/>
              </w:rPr>
            </w:pPr>
            <w:r w:rsidRPr="008A4540">
              <w:rPr>
                <w:rFonts w:ascii="Arial Narrow" w:hAnsi="Arial Narrow" w:cs="Arial"/>
                <w:b/>
                <w:sz w:val="20"/>
                <w:szCs w:val="20"/>
              </w:rPr>
              <w:t>12182</w:t>
            </w:r>
          </w:p>
        </w:tc>
        <w:tc>
          <w:tcPr>
            <w:tcW w:w="6172" w:type="dxa"/>
            <w:tcMar/>
          </w:tcPr>
          <w:p w:rsidRPr="008A4540" w:rsidR="00661191" w:rsidP="00007156" w:rsidRDefault="00661191" w14:paraId="0C9298BF" w14:textId="77777777">
            <w:pPr>
              <w:jc w:val="both"/>
              <w:rPr>
                <w:rFonts w:ascii="Arial Narrow" w:hAnsi="Arial Narrow" w:cs="Arial"/>
                <w:b/>
                <w:sz w:val="20"/>
                <w:szCs w:val="20"/>
              </w:rPr>
            </w:pPr>
            <w:r w:rsidRPr="008A4540">
              <w:rPr>
                <w:rFonts w:ascii="Arial Narrow" w:hAnsi="Arial Narrow" w:cs="Arial"/>
                <w:b/>
                <w:sz w:val="20"/>
                <w:szCs w:val="20"/>
              </w:rPr>
              <w:t>DAÑOS A MONUMENTOS NACIONALES.</w:t>
            </w:r>
          </w:p>
        </w:tc>
      </w:tr>
      <w:tr w:rsidRPr="008A4540" w:rsidR="00661191" w:rsidTr="5FFAE9BA" w14:paraId="2044CB10" w14:textId="77777777">
        <w:trPr>
          <w:trHeight w:val="74"/>
        </w:trPr>
        <w:tc>
          <w:tcPr>
            <w:tcW w:w="3150" w:type="dxa"/>
            <w:tcMar/>
          </w:tcPr>
          <w:p w:rsidRPr="008A4540" w:rsidR="00661191" w:rsidP="00007156" w:rsidRDefault="00661191" w14:paraId="1BDF1B45" w14:textId="77777777">
            <w:pPr>
              <w:rPr>
                <w:rFonts w:ascii="Arial Narrow" w:hAnsi="Arial Narrow"/>
                <w:sz w:val="20"/>
                <w:szCs w:val="20"/>
              </w:rPr>
            </w:pPr>
          </w:p>
        </w:tc>
        <w:tc>
          <w:tcPr>
            <w:tcW w:w="6172" w:type="dxa"/>
            <w:tcMar/>
          </w:tcPr>
          <w:p w:rsidRPr="008A4540" w:rsidR="00661191" w:rsidP="00007156" w:rsidRDefault="00661191" w14:paraId="5925F56A" w14:textId="77777777">
            <w:pPr>
              <w:jc w:val="both"/>
              <w:rPr>
                <w:rFonts w:ascii="Arial Narrow" w:hAnsi="Arial Narrow" w:cs="Arial"/>
                <w:sz w:val="20"/>
                <w:szCs w:val="20"/>
              </w:rPr>
            </w:pPr>
            <w:r w:rsidRPr="008A4540">
              <w:rPr>
                <w:rFonts w:ascii="Arial Narrow" w:hAnsi="Arial Narrow" w:cs="Arial"/>
                <w:sz w:val="20"/>
                <w:szCs w:val="20"/>
              </w:rPr>
              <w:t>ART.38 LEY 17.288</w:t>
            </w:r>
          </w:p>
        </w:tc>
      </w:tr>
      <w:tr w:rsidRPr="008A4540" w:rsidR="00661191" w:rsidTr="5FFAE9BA" w14:paraId="0D3BA7E3" w14:textId="77777777">
        <w:trPr>
          <w:trHeight w:val="74"/>
        </w:trPr>
        <w:tc>
          <w:tcPr>
            <w:tcW w:w="3150" w:type="dxa"/>
            <w:tcMar/>
          </w:tcPr>
          <w:p w:rsidRPr="008A4540" w:rsidR="00661191" w:rsidP="00007156" w:rsidRDefault="00661191" w14:paraId="0A2ED957" w14:textId="77777777">
            <w:pPr>
              <w:rPr>
                <w:rFonts w:ascii="Arial Narrow" w:hAnsi="Arial Narrow"/>
                <w:sz w:val="20"/>
                <w:szCs w:val="20"/>
              </w:rPr>
            </w:pPr>
          </w:p>
        </w:tc>
        <w:tc>
          <w:tcPr>
            <w:tcW w:w="6172" w:type="dxa"/>
            <w:tcMar/>
          </w:tcPr>
          <w:p w:rsidRPr="008A4540" w:rsidR="00661191" w:rsidP="00007156" w:rsidRDefault="00661191" w14:paraId="435ACB72" w14:textId="0F783CB9">
            <w:pPr>
              <w:jc w:val="both"/>
              <w:rPr>
                <w:rFonts w:ascii="Arial Narrow" w:hAnsi="Arial Narrow" w:cs="Arial"/>
                <w:sz w:val="20"/>
                <w:szCs w:val="20"/>
              </w:rPr>
            </w:pPr>
            <w:r w:rsidRPr="008A4540">
              <w:rPr>
                <w:rFonts w:ascii="Arial Narrow" w:hAnsi="Arial Narrow" w:cs="Arial"/>
                <w:sz w:val="20"/>
                <w:szCs w:val="20"/>
              </w:rPr>
              <w:t>Causar daño o afectar de cualquier modo la integridad de un monumento nacional.</w:t>
            </w:r>
          </w:p>
        </w:tc>
      </w:tr>
      <w:tr w:rsidRPr="008A4540" w:rsidR="00661191" w:rsidTr="5FFAE9BA" w14:paraId="1599D66F" w14:textId="77777777">
        <w:trPr>
          <w:trHeight w:val="74"/>
        </w:trPr>
        <w:tc>
          <w:tcPr>
            <w:tcW w:w="3150" w:type="dxa"/>
            <w:tcMar/>
          </w:tcPr>
          <w:p w:rsidRPr="008A4540" w:rsidR="00661191" w:rsidP="00007156" w:rsidRDefault="00661191" w14:paraId="6787C963" w14:textId="77777777">
            <w:pPr>
              <w:rPr>
                <w:rFonts w:ascii="Arial Narrow" w:hAnsi="Arial Narrow"/>
                <w:sz w:val="20"/>
                <w:szCs w:val="20"/>
              </w:rPr>
            </w:pPr>
          </w:p>
        </w:tc>
        <w:tc>
          <w:tcPr>
            <w:tcW w:w="6172" w:type="dxa"/>
            <w:tcMar/>
          </w:tcPr>
          <w:p w:rsidRPr="008A4540" w:rsidR="00661191" w:rsidP="00007156" w:rsidRDefault="00661191" w14:paraId="5F45D8C5" w14:textId="77777777">
            <w:pPr>
              <w:jc w:val="both"/>
              <w:rPr>
                <w:rFonts w:ascii="Arial Narrow" w:hAnsi="Arial Narrow" w:cs="Arial"/>
                <w:sz w:val="20"/>
                <w:szCs w:val="20"/>
              </w:rPr>
            </w:pPr>
          </w:p>
        </w:tc>
      </w:tr>
      <w:tr w:rsidRPr="008A4540" w:rsidR="00661191" w:rsidTr="5FFAE9BA" w14:paraId="4BB6C9A2" w14:textId="77777777">
        <w:trPr>
          <w:trHeight w:val="74"/>
        </w:trPr>
        <w:tc>
          <w:tcPr>
            <w:tcW w:w="3150" w:type="dxa"/>
            <w:tcMar/>
          </w:tcPr>
          <w:p w:rsidRPr="008A4540" w:rsidR="00661191" w:rsidP="00007156" w:rsidRDefault="00661191" w14:paraId="44A47047" w14:textId="77777777">
            <w:pPr>
              <w:jc w:val="both"/>
              <w:rPr>
                <w:rFonts w:ascii="Arial Narrow" w:hAnsi="Arial Narrow" w:cs="Arial"/>
                <w:b/>
                <w:sz w:val="20"/>
                <w:szCs w:val="20"/>
              </w:rPr>
            </w:pPr>
            <w:r w:rsidRPr="008A4540">
              <w:rPr>
                <w:rFonts w:ascii="Arial Narrow" w:hAnsi="Arial Narrow" w:cs="Arial"/>
                <w:b/>
                <w:sz w:val="20"/>
                <w:szCs w:val="20"/>
              </w:rPr>
              <w:t>12183</w:t>
            </w:r>
          </w:p>
        </w:tc>
        <w:tc>
          <w:tcPr>
            <w:tcW w:w="6172" w:type="dxa"/>
            <w:tcMar/>
          </w:tcPr>
          <w:p w:rsidRPr="008A4540" w:rsidR="00661191" w:rsidP="00007156" w:rsidRDefault="00661191" w14:paraId="73743233" w14:textId="77777777">
            <w:pPr>
              <w:jc w:val="both"/>
              <w:rPr>
                <w:rFonts w:ascii="Arial Narrow" w:hAnsi="Arial Narrow" w:cs="Arial"/>
                <w:b/>
                <w:sz w:val="20"/>
                <w:szCs w:val="20"/>
              </w:rPr>
            </w:pPr>
            <w:r w:rsidRPr="008A4540">
              <w:rPr>
                <w:rFonts w:ascii="Arial Narrow" w:hAnsi="Arial Narrow" w:cs="Arial"/>
                <w:b/>
                <w:sz w:val="20"/>
                <w:szCs w:val="20"/>
              </w:rPr>
              <w:t>APROPIACION DE MONUMENTOS NACIONALES.</w:t>
            </w:r>
          </w:p>
        </w:tc>
      </w:tr>
      <w:tr w:rsidRPr="008A4540" w:rsidR="00661191" w:rsidTr="5FFAE9BA" w14:paraId="5863795B" w14:textId="77777777">
        <w:trPr>
          <w:trHeight w:val="74"/>
        </w:trPr>
        <w:tc>
          <w:tcPr>
            <w:tcW w:w="3150" w:type="dxa"/>
            <w:tcMar/>
          </w:tcPr>
          <w:p w:rsidRPr="008A4540" w:rsidR="00661191" w:rsidP="00007156" w:rsidRDefault="00661191" w14:paraId="3E62367A" w14:textId="77777777">
            <w:pPr>
              <w:rPr>
                <w:rFonts w:ascii="Arial Narrow" w:hAnsi="Arial Narrow"/>
                <w:sz w:val="20"/>
                <w:szCs w:val="20"/>
              </w:rPr>
            </w:pPr>
          </w:p>
        </w:tc>
        <w:tc>
          <w:tcPr>
            <w:tcW w:w="6172" w:type="dxa"/>
            <w:tcMar/>
          </w:tcPr>
          <w:p w:rsidRPr="008A4540" w:rsidR="00661191" w:rsidP="00007156" w:rsidRDefault="00661191" w14:paraId="58D0AC01" w14:textId="77777777">
            <w:pPr>
              <w:jc w:val="both"/>
              <w:rPr>
                <w:rFonts w:ascii="Arial Narrow" w:hAnsi="Arial Narrow" w:cs="Arial"/>
                <w:sz w:val="20"/>
                <w:szCs w:val="20"/>
              </w:rPr>
            </w:pPr>
            <w:r w:rsidRPr="008A4540">
              <w:rPr>
                <w:rFonts w:ascii="Arial Narrow" w:hAnsi="Arial Narrow" w:cs="Arial"/>
                <w:sz w:val="20"/>
                <w:szCs w:val="20"/>
              </w:rPr>
              <w:t>ART. 38 BIS LEY 17.288</w:t>
            </w:r>
          </w:p>
        </w:tc>
      </w:tr>
      <w:tr w:rsidRPr="008A4540" w:rsidR="00661191" w:rsidTr="5FFAE9BA" w14:paraId="55288913" w14:textId="77777777">
        <w:trPr>
          <w:trHeight w:val="74"/>
        </w:trPr>
        <w:tc>
          <w:tcPr>
            <w:tcW w:w="3150" w:type="dxa"/>
            <w:tcMar/>
          </w:tcPr>
          <w:p w:rsidRPr="008A4540" w:rsidR="00661191" w:rsidP="00007156" w:rsidRDefault="00661191" w14:paraId="7B336D79" w14:textId="77777777">
            <w:pPr>
              <w:rPr>
                <w:rFonts w:ascii="Arial Narrow" w:hAnsi="Arial Narrow"/>
                <w:sz w:val="20"/>
                <w:szCs w:val="20"/>
              </w:rPr>
            </w:pPr>
          </w:p>
        </w:tc>
        <w:tc>
          <w:tcPr>
            <w:tcW w:w="6172" w:type="dxa"/>
            <w:tcMar/>
          </w:tcPr>
          <w:p w:rsidRPr="008A4540" w:rsidR="00661191" w:rsidP="00007156" w:rsidRDefault="00661191" w14:paraId="1AAF60FD" w14:textId="49C42422">
            <w:pPr>
              <w:jc w:val="both"/>
              <w:rPr>
                <w:rFonts w:ascii="Arial Narrow" w:hAnsi="Arial Narrow" w:cs="Arial"/>
                <w:sz w:val="20"/>
                <w:szCs w:val="20"/>
              </w:rPr>
            </w:pPr>
            <w:r w:rsidRPr="008A4540">
              <w:rPr>
                <w:rFonts w:ascii="Arial Narrow" w:hAnsi="Arial Narrow" w:cs="Arial"/>
                <w:sz w:val="20"/>
                <w:szCs w:val="20"/>
              </w:rPr>
              <w:t>Apropiarse de un monumento nacional en forma de usurpación, robo, hurto o receptación.</w:t>
            </w:r>
          </w:p>
        </w:tc>
      </w:tr>
      <w:tr w:rsidRPr="008A4540" w:rsidR="00661191" w:rsidTr="5FFAE9BA" w14:paraId="4FD7CF65" w14:textId="77777777">
        <w:trPr>
          <w:trHeight w:val="74"/>
        </w:trPr>
        <w:tc>
          <w:tcPr>
            <w:tcW w:w="3150" w:type="dxa"/>
            <w:tcMar/>
          </w:tcPr>
          <w:p w:rsidRPr="008A4540" w:rsidR="00661191" w:rsidP="00007156" w:rsidRDefault="00661191" w14:paraId="336D12CF" w14:textId="77777777">
            <w:pPr>
              <w:rPr>
                <w:rFonts w:ascii="Arial Narrow" w:hAnsi="Arial Narrow"/>
                <w:sz w:val="20"/>
                <w:szCs w:val="20"/>
              </w:rPr>
            </w:pPr>
          </w:p>
        </w:tc>
        <w:tc>
          <w:tcPr>
            <w:tcW w:w="6172" w:type="dxa"/>
            <w:tcMar/>
          </w:tcPr>
          <w:p w:rsidRPr="008A4540" w:rsidR="00661191" w:rsidP="00007156" w:rsidRDefault="00661191" w14:paraId="7A775A80" w14:textId="77777777">
            <w:pPr>
              <w:jc w:val="both"/>
              <w:rPr>
                <w:rFonts w:ascii="Arial Narrow" w:hAnsi="Arial Narrow" w:cs="Arial"/>
                <w:sz w:val="20"/>
                <w:szCs w:val="20"/>
              </w:rPr>
            </w:pPr>
          </w:p>
        </w:tc>
      </w:tr>
      <w:tr w:rsidRPr="008A4540" w:rsidR="00661191" w:rsidTr="5FFAE9BA" w14:paraId="2106E62B" w14:textId="77777777">
        <w:trPr>
          <w:trHeight w:val="74"/>
        </w:trPr>
        <w:tc>
          <w:tcPr>
            <w:tcW w:w="3150" w:type="dxa"/>
            <w:tcMar/>
          </w:tcPr>
          <w:p w:rsidRPr="008A4540" w:rsidR="00661191" w:rsidP="00007156" w:rsidRDefault="00661191" w14:paraId="0F1F7C77" w14:textId="77777777">
            <w:pPr>
              <w:jc w:val="both"/>
              <w:rPr>
                <w:rFonts w:ascii="Arial Narrow" w:hAnsi="Arial Narrow" w:cs="Arial"/>
                <w:b/>
                <w:sz w:val="20"/>
                <w:szCs w:val="20"/>
              </w:rPr>
            </w:pPr>
            <w:r w:rsidRPr="008A4540">
              <w:rPr>
                <w:rFonts w:ascii="Arial Narrow" w:hAnsi="Arial Narrow" w:cs="Arial"/>
                <w:b/>
                <w:sz w:val="20"/>
                <w:szCs w:val="20"/>
              </w:rPr>
              <w:t>12186</w:t>
            </w:r>
          </w:p>
        </w:tc>
        <w:tc>
          <w:tcPr>
            <w:tcW w:w="6172" w:type="dxa"/>
            <w:tcMar/>
          </w:tcPr>
          <w:p w:rsidRPr="008A4540" w:rsidR="00661191" w:rsidP="00007156" w:rsidRDefault="00661191" w14:paraId="45F69D8C" w14:textId="77777777">
            <w:pPr>
              <w:jc w:val="both"/>
              <w:rPr>
                <w:rFonts w:ascii="Arial Narrow" w:hAnsi="Arial Narrow" w:cs="Arial"/>
                <w:b/>
                <w:sz w:val="20"/>
                <w:szCs w:val="20"/>
              </w:rPr>
            </w:pPr>
            <w:r w:rsidRPr="008A4540">
              <w:rPr>
                <w:rFonts w:ascii="Arial Narrow" w:hAnsi="Arial Narrow" w:cs="Arial"/>
                <w:b/>
                <w:sz w:val="20"/>
                <w:szCs w:val="20"/>
              </w:rPr>
              <w:t xml:space="preserve">COMERCIALIZACIÓN O DISTRIBUCIÓN DE SEÑAL PROTEGIDA DE TELEVISIÓN.  </w:t>
            </w:r>
          </w:p>
        </w:tc>
      </w:tr>
      <w:tr w:rsidRPr="008A4540" w:rsidR="00661191" w:rsidTr="5FFAE9BA" w14:paraId="6BBBCF02" w14:textId="77777777">
        <w:trPr>
          <w:trHeight w:val="74"/>
        </w:trPr>
        <w:tc>
          <w:tcPr>
            <w:tcW w:w="3150" w:type="dxa"/>
            <w:tcMar/>
          </w:tcPr>
          <w:p w:rsidRPr="008A4540" w:rsidR="00661191" w:rsidP="00007156" w:rsidRDefault="00661191" w14:paraId="20B8BF16" w14:textId="77777777">
            <w:pPr>
              <w:rPr>
                <w:rFonts w:ascii="Arial Narrow" w:hAnsi="Arial Narrow"/>
                <w:sz w:val="20"/>
                <w:szCs w:val="20"/>
              </w:rPr>
            </w:pPr>
          </w:p>
        </w:tc>
        <w:tc>
          <w:tcPr>
            <w:tcW w:w="6172" w:type="dxa"/>
            <w:tcMar/>
          </w:tcPr>
          <w:p w:rsidRPr="008A4540" w:rsidR="00661191" w:rsidP="00007156" w:rsidRDefault="00661191" w14:paraId="6A87830F" w14:textId="77777777">
            <w:pPr>
              <w:jc w:val="both"/>
              <w:rPr>
                <w:rFonts w:ascii="Arial Narrow" w:hAnsi="Arial Narrow" w:cs="Arial"/>
                <w:sz w:val="20"/>
                <w:szCs w:val="20"/>
              </w:rPr>
            </w:pPr>
            <w:r w:rsidRPr="008A4540">
              <w:rPr>
                <w:rFonts w:ascii="Arial Narrow" w:hAnsi="Arial Narrow" w:cs="Arial"/>
                <w:sz w:val="20"/>
                <w:szCs w:val="20"/>
              </w:rPr>
              <w:t xml:space="preserve">ART 36 B, LETRA E,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18.168</w:t>
            </w:r>
          </w:p>
        </w:tc>
      </w:tr>
      <w:tr w:rsidRPr="008A4540" w:rsidR="00661191" w:rsidTr="5FFAE9BA" w14:paraId="5455EE66" w14:textId="77777777">
        <w:trPr>
          <w:trHeight w:val="74"/>
        </w:trPr>
        <w:tc>
          <w:tcPr>
            <w:tcW w:w="3150" w:type="dxa"/>
            <w:tcMar/>
          </w:tcPr>
          <w:p w:rsidRPr="008A4540" w:rsidR="00661191" w:rsidP="00007156" w:rsidRDefault="00661191" w14:paraId="1F016389" w14:textId="77777777">
            <w:pPr>
              <w:rPr>
                <w:rFonts w:ascii="Arial Narrow" w:hAnsi="Arial Narrow"/>
                <w:sz w:val="20"/>
                <w:szCs w:val="20"/>
              </w:rPr>
            </w:pPr>
          </w:p>
        </w:tc>
        <w:tc>
          <w:tcPr>
            <w:tcW w:w="6172" w:type="dxa"/>
            <w:tcMar/>
          </w:tcPr>
          <w:p w:rsidRPr="008A4540" w:rsidR="00661191" w:rsidP="00007156" w:rsidRDefault="00661191" w14:paraId="1FC7F02F" w14:textId="253C28F0">
            <w:pPr>
              <w:jc w:val="both"/>
              <w:rPr>
                <w:rFonts w:ascii="Arial Narrow" w:hAnsi="Arial Narrow" w:cs="Arial"/>
                <w:sz w:val="20"/>
                <w:szCs w:val="20"/>
              </w:rPr>
            </w:pPr>
            <w:r w:rsidRPr="008A4540">
              <w:rPr>
                <w:rFonts w:ascii="Arial Narrow" w:hAnsi="Arial Narrow" w:cs="Arial"/>
                <w:sz w:val="20"/>
                <w:szCs w:val="20"/>
              </w:rPr>
              <w:t>Sanciona la comercialización y distribución de señal protegida de televisión y/o dispositivos destinados a su decodificación.</w:t>
            </w:r>
          </w:p>
        </w:tc>
      </w:tr>
      <w:tr w:rsidRPr="008A4540" w:rsidR="00661191" w:rsidTr="5FFAE9BA" w14:paraId="7C44D624" w14:textId="77777777">
        <w:trPr>
          <w:trHeight w:val="74"/>
        </w:trPr>
        <w:tc>
          <w:tcPr>
            <w:tcW w:w="3150" w:type="dxa"/>
            <w:tcMar/>
          </w:tcPr>
          <w:p w:rsidRPr="008A4540" w:rsidR="00661191" w:rsidP="00007156" w:rsidRDefault="00661191" w14:paraId="0058D76B" w14:textId="77777777">
            <w:pPr>
              <w:rPr>
                <w:rFonts w:ascii="Arial Narrow" w:hAnsi="Arial Narrow"/>
                <w:sz w:val="20"/>
                <w:szCs w:val="20"/>
              </w:rPr>
            </w:pPr>
          </w:p>
        </w:tc>
        <w:tc>
          <w:tcPr>
            <w:tcW w:w="6172" w:type="dxa"/>
            <w:tcMar/>
          </w:tcPr>
          <w:p w:rsidRPr="008A4540" w:rsidR="00661191" w:rsidP="00007156" w:rsidRDefault="00661191" w14:paraId="6B4CCC41" w14:textId="77777777">
            <w:pPr>
              <w:jc w:val="both"/>
              <w:rPr>
                <w:rFonts w:ascii="Arial Narrow" w:hAnsi="Arial Narrow" w:cs="Arial"/>
                <w:sz w:val="20"/>
                <w:szCs w:val="20"/>
              </w:rPr>
            </w:pPr>
          </w:p>
        </w:tc>
      </w:tr>
      <w:tr w:rsidRPr="008A4540" w:rsidR="00661191" w:rsidTr="5FFAE9BA" w14:paraId="15F31D17" w14:textId="77777777">
        <w:trPr>
          <w:trHeight w:val="74"/>
        </w:trPr>
        <w:tc>
          <w:tcPr>
            <w:tcW w:w="3150" w:type="dxa"/>
            <w:tcMar/>
          </w:tcPr>
          <w:p w:rsidRPr="008A4540" w:rsidR="00661191" w:rsidP="00007156" w:rsidRDefault="00661191" w14:paraId="04FB748D" w14:textId="36CB2A3D">
            <w:pPr>
              <w:jc w:val="both"/>
              <w:rPr>
                <w:rFonts w:ascii="Arial Narrow" w:hAnsi="Arial Narrow"/>
                <w:sz w:val="20"/>
                <w:szCs w:val="20"/>
              </w:rPr>
            </w:pPr>
            <w:r w:rsidRPr="008A4540">
              <w:rPr>
                <w:rFonts w:ascii="Arial Narrow" w:hAnsi="Arial Narrow" w:cs="Arial"/>
                <w:b/>
                <w:sz w:val="20"/>
                <w:szCs w:val="20"/>
              </w:rPr>
              <w:t>12188</w:t>
            </w:r>
          </w:p>
        </w:tc>
        <w:tc>
          <w:tcPr>
            <w:tcW w:w="6172" w:type="dxa"/>
            <w:tcMar/>
          </w:tcPr>
          <w:p w:rsidRPr="008A4540" w:rsidR="00661191" w:rsidP="00007156" w:rsidRDefault="00661191" w14:paraId="3DB2F879" w14:textId="3D8B3B37">
            <w:pPr>
              <w:jc w:val="both"/>
              <w:rPr>
                <w:rFonts w:ascii="Arial Narrow" w:hAnsi="Arial Narrow" w:cs="Arial"/>
                <w:b/>
                <w:sz w:val="20"/>
                <w:szCs w:val="20"/>
              </w:rPr>
            </w:pPr>
            <w:r w:rsidRPr="008A4540">
              <w:rPr>
                <w:rFonts w:ascii="Arial Narrow" w:hAnsi="Arial Narrow" w:cs="Arial"/>
                <w:b/>
                <w:sz w:val="20"/>
                <w:szCs w:val="20"/>
              </w:rPr>
              <w:t xml:space="preserve">OBTENCIÓN SIMULADA O ENGAÑOSA DE BENEFICIOS PARA CUIDADORES DE NIÑOS O NIÑAS DURANTE LA PANDEMIA DEL COVID-19. </w:t>
            </w:r>
          </w:p>
        </w:tc>
      </w:tr>
      <w:tr w:rsidRPr="008A4540" w:rsidR="00661191" w:rsidTr="5FFAE9BA" w14:paraId="257ED7BB" w14:textId="77777777">
        <w:trPr>
          <w:trHeight w:val="74"/>
        </w:trPr>
        <w:tc>
          <w:tcPr>
            <w:tcW w:w="3150" w:type="dxa"/>
            <w:tcMar/>
          </w:tcPr>
          <w:p w:rsidRPr="008A4540" w:rsidR="00661191" w:rsidP="00007156" w:rsidRDefault="00661191" w14:paraId="2AAFBABF" w14:textId="77777777">
            <w:pPr>
              <w:jc w:val="both"/>
              <w:rPr>
                <w:rFonts w:ascii="Arial Narrow" w:hAnsi="Arial Narrow" w:cs="Arial"/>
                <w:b/>
                <w:sz w:val="20"/>
                <w:szCs w:val="20"/>
              </w:rPr>
            </w:pPr>
          </w:p>
        </w:tc>
        <w:tc>
          <w:tcPr>
            <w:tcW w:w="6172" w:type="dxa"/>
            <w:tcMar/>
          </w:tcPr>
          <w:p w:rsidRPr="008A4540" w:rsidR="00661191" w:rsidP="00007156" w:rsidRDefault="00661191" w14:paraId="329BFE7D" w14:textId="057E17AF">
            <w:pPr>
              <w:jc w:val="both"/>
              <w:rPr>
                <w:rFonts w:ascii="Arial Narrow" w:hAnsi="Arial Narrow" w:cs="Arial"/>
                <w:sz w:val="20"/>
                <w:szCs w:val="20"/>
              </w:rPr>
            </w:pPr>
            <w:r w:rsidRPr="008A4540">
              <w:rPr>
                <w:rFonts w:ascii="Arial Narrow" w:hAnsi="Arial Narrow" w:cs="Arial"/>
                <w:sz w:val="20"/>
                <w:szCs w:val="20"/>
              </w:rPr>
              <w:t>ART. 16 LEY 21.247</w:t>
            </w:r>
          </w:p>
        </w:tc>
      </w:tr>
      <w:tr w:rsidRPr="008A4540" w:rsidR="00661191" w:rsidTr="5FFAE9BA" w14:paraId="1794839C" w14:textId="77777777">
        <w:trPr>
          <w:trHeight w:val="74"/>
        </w:trPr>
        <w:tc>
          <w:tcPr>
            <w:tcW w:w="3150" w:type="dxa"/>
            <w:tcMar/>
          </w:tcPr>
          <w:p w:rsidRPr="008A4540" w:rsidR="00661191" w:rsidP="00007156" w:rsidRDefault="00661191" w14:paraId="041F8144" w14:textId="77777777">
            <w:pPr>
              <w:jc w:val="both"/>
              <w:rPr>
                <w:rFonts w:ascii="Arial Narrow" w:hAnsi="Arial Narrow" w:cs="Arial"/>
                <w:b/>
                <w:sz w:val="20"/>
                <w:szCs w:val="20"/>
              </w:rPr>
            </w:pPr>
          </w:p>
        </w:tc>
        <w:tc>
          <w:tcPr>
            <w:tcW w:w="6172" w:type="dxa"/>
            <w:tcMar/>
          </w:tcPr>
          <w:p w:rsidRPr="008A4540" w:rsidR="00661191" w:rsidP="00007156" w:rsidRDefault="00661191" w14:paraId="47AECA52" w14:textId="08314AC7">
            <w:pPr>
              <w:jc w:val="both"/>
              <w:rPr>
                <w:rFonts w:ascii="Arial Narrow" w:hAnsi="Arial Narrow" w:cs="Arial"/>
                <w:sz w:val="20"/>
                <w:szCs w:val="20"/>
              </w:rPr>
            </w:pPr>
            <w:r w:rsidRPr="008A4540">
              <w:rPr>
                <w:rFonts w:ascii="Arial Narrow" w:hAnsi="Arial Narrow" w:cs="Arial"/>
                <w:sz w:val="20"/>
                <w:szCs w:val="20"/>
              </w:rPr>
              <w:t xml:space="preserve">Sanciona a los trabajadores al cuidado personal de niños o niñas, que obtuvieren mediante simulación o engaño complementos y/o prestaciones a los beneficios otorgados por la ley y quienes de igual forma, obtuvieren un beneficio mayor al que les corresponda, </w:t>
            </w:r>
            <w:proofErr w:type="gramStart"/>
            <w:r w:rsidRPr="008A4540">
              <w:rPr>
                <w:rFonts w:ascii="Arial Narrow" w:hAnsi="Arial Narrow" w:cs="Arial"/>
                <w:sz w:val="20"/>
                <w:szCs w:val="20"/>
              </w:rPr>
              <w:t>y  a</w:t>
            </w:r>
            <w:proofErr w:type="gramEnd"/>
            <w:r w:rsidRPr="008A4540">
              <w:rPr>
                <w:rFonts w:ascii="Arial Narrow" w:hAnsi="Arial Narrow" w:cs="Arial"/>
                <w:sz w:val="20"/>
                <w:szCs w:val="20"/>
              </w:rPr>
              <w:t xml:space="preserve"> quienes faciliten los medios para la comisión de tales delitos.</w:t>
            </w:r>
          </w:p>
        </w:tc>
      </w:tr>
      <w:tr w:rsidRPr="008A4540" w:rsidR="00661191" w:rsidTr="5FFAE9BA" w14:paraId="4D3495B0" w14:textId="77777777">
        <w:trPr>
          <w:trHeight w:val="74"/>
        </w:trPr>
        <w:tc>
          <w:tcPr>
            <w:tcW w:w="3150" w:type="dxa"/>
            <w:tcMar/>
          </w:tcPr>
          <w:p w:rsidRPr="008A4540" w:rsidR="00661191" w:rsidP="00007156" w:rsidRDefault="00661191" w14:paraId="55A2D895" w14:textId="77777777">
            <w:pPr>
              <w:jc w:val="both"/>
              <w:rPr>
                <w:rFonts w:ascii="Arial Narrow" w:hAnsi="Arial Narrow" w:cs="Arial"/>
                <w:b/>
                <w:sz w:val="20"/>
                <w:szCs w:val="20"/>
              </w:rPr>
            </w:pPr>
          </w:p>
        </w:tc>
        <w:tc>
          <w:tcPr>
            <w:tcW w:w="6172" w:type="dxa"/>
            <w:tcMar/>
          </w:tcPr>
          <w:p w:rsidRPr="008A4540" w:rsidR="00661191" w:rsidP="00007156" w:rsidRDefault="00661191" w14:paraId="635BA0CC" w14:textId="77777777">
            <w:pPr>
              <w:jc w:val="both"/>
              <w:rPr>
                <w:rFonts w:ascii="Arial Narrow" w:hAnsi="Arial Narrow" w:cs="Arial"/>
                <w:sz w:val="20"/>
                <w:szCs w:val="20"/>
              </w:rPr>
            </w:pPr>
          </w:p>
        </w:tc>
      </w:tr>
      <w:tr w:rsidRPr="008A4540" w:rsidR="00661191" w:rsidTr="5FFAE9BA" w14:paraId="4F9389C8" w14:textId="77777777">
        <w:trPr>
          <w:trHeight w:val="74"/>
        </w:trPr>
        <w:tc>
          <w:tcPr>
            <w:tcW w:w="3150" w:type="dxa"/>
            <w:tcMar/>
          </w:tcPr>
          <w:p w:rsidRPr="008A4540" w:rsidR="00661191" w:rsidP="00007156" w:rsidRDefault="00661191" w14:paraId="755F6A22" w14:textId="0493120A">
            <w:pPr>
              <w:jc w:val="both"/>
              <w:rPr>
                <w:rFonts w:ascii="Arial Narrow" w:hAnsi="Arial Narrow"/>
                <w:sz w:val="20"/>
                <w:szCs w:val="20"/>
              </w:rPr>
            </w:pPr>
            <w:r w:rsidRPr="008A4540">
              <w:rPr>
                <w:rFonts w:ascii="Arial Narrow" w:hAnsi="Arial Narrow" w:cs="Arial"/>
                <w:b/>
                <w:sz w:val="20"/>
                <w:szCs w:val="20"/>
              </w:rPr>
              <w:t>12189</w:t>
            </w:r>
          </w:p>
        </w:tc>
        <w:tc>
          <w:tcPr>
            <w:tcW w:w="6172" w:type="dxa"/>
            <w:tcMar/>
          </w:tcPr>
          <w:p w:rsidRPr="008A4540" w:rsidR="00661191" w:rsidP="00007156" w:rsidRDefault="00661191" w14:paraId="68779B73" w14:textId="216B9309">
            <w:pPr>
              <w:jc w:val="both"/>
              <w:rPr>
                <w:rFonts w:ascii="Arial Narrow" w:hAnsi="Arial Narrow" w:cs="Arial"/>
                <w:b/>
                <w:sz w:val="20"/>
                <w:szCs w:val="20"/>
              </w:rPr>
            </w:pPr>
            <w:r w:rsidRPr="008A4540">
              <w:rPr>
                <w:rFonts w:ascii="Arial Narrow" w:hAnsi="Arial Narrow" w:cs="Arial"/>
                <w:b/>
                <w:sz w:val="20"/>
                <w:szCs w:val="20"/>
              </w:rPr>
              <w:t xml:space="preserve">USO MALICIOSO DE RECETAS MÉDICAS DIGITALES. </w:t>
            </w:r>
          </w:p>
        </w:tc>
      </w:tr>
      <w:tr w:rsidRPr="00833792" w:rsidR="00661191" w:rsidTr="5FFAE9BA" w14:paraId="44BF0742" w14:textId="77777777">
        <w:trPr>
          <w:trHeight w:val="74"/>
        </w:trPr>
        <w:tc>
          <w:tcPr>
            <w:tcW w:w="3150" w:type="dxa"/>
            <w:tcMar/>
          </w:tcPr>
          <w:p w:rsidRPr="008A4540" w:rsidR="00661191" w:rsidP="00007156" w:rsidRDefault="00661191" w14:paraId="6A1992EC" w14:textId="77777777">
            <w:pPr>
              <w:jc w:val="both"/>
              <w:rPr>
                <w:rFonts w:ascii="Arial Narrow" w:hAnsi="Arial Narrow" w:cs="Arial"/>
                <w:b/>
                <w:sz w:val="20"/>
                <w:szCs w:val="20"/>
              </w:rPr>
            </w:pPr>
          </w:p>
        </w:tc>
        <w:tc>
          <w:tcPr>
            <w:tcW w:w="6172" w:type="dxa"/>
            <w:tcMar/>
          </w:tcPr>
          <w:p w:rsidRPr="008A4540" w:rsidR="00661191" w:rsidP="00007156" w:rsidRDefault="00661191" w14:paraId="72265CB2" w14:textId="02A74352">
            <w:pPr>
              <w:jc w:val="both"/>
              <w:rPr>
                <w:rFonts w:ascii="Arial Narrow" w:hAnsi="Arial Narrow" w:cs="Arial"/>
                <w:sz w:val="20"/>
                <w:szCs w:val="20"/>
                <w:lang w:val="en-US"/>
              </w:rPr>
            </w:pPr>
            <w:r w:rsidRPr="008A4540">
              <w:rPr>
                <w:rFonts w:ascii="Arial Narrow" w:hAnsi="Arial Narrow" w:cs="Arial"/>
                <w:sz w:val="20"/>
                <w:szCs w:val="20"/>
                <w:lang w:val="en-US"/>
              </w:rPr>
              <w:t>ART. 1º INC. FINAL, LEY 21.267</w:t>
            </w:r>
          </w:p>
        </w:tc>
      </w:tr>
      <w:tr w:rsidRPr="008A4540" w:rsidR="00661191" w:rsidTr="5FFAE9BA" w14:paraId="6878F9F7" w14:textId="77777777">
        <w:trPr>
          <w:trHeight w:val="74"/>
        </w:trPr>
        <w:tc>
          <w:tcPr>
            <w:tcW w:w="3150" w:type="dxa"/>
            <w:tcMar/>
          </w:tcPr>
          <w:p w:rsidRPr="008A4540" w:rsidR="00661191" w:rsidP="00007156" w:rsidRDefault="00661191" w14:paraId="0E39C4E0" w14:textId="77777777">
            <w:pPr>
              <w:jc w:val="both"/>
              <w:rPr>
                <w:rFonts w:ascii="Arial Narrow" w:hAnsi="Arial Narrow" w:cs="Arial"/>
                <w:b/>
                <w:sz w:val="20"/>
                <w:szCs w:val="20"/>
                <w:lang w:val="en-US"/>
              </w:rPr>
            </w:pPr>
          </w:p>
        </w:tc>
        <w:tc>
          <w:tcPr>
            <w:tcW w:w="6172" w:type="dxa"/>
            <w:tcMar/>
          </w:tcPr>
          <w:p w:rsidRPr="008A4540" w:rsidR="00661191" w:rsidP="00007156" w:rsidRDefault="00661191" w14:paraId="5942886F" w14:textId="7C940F8A">
            <w:pPr>
              <w:jc w:val="both"/>
              <w:rPr>
                <w:rFonts w:ascii="Arial Narrow" w:hAnsi="Arial Narrow" w:cs="Arial"/>
                <w:sz w:val="20"/>
                <w:szCs w:val="20"/>
                <w:highlight w:val="yellow"/>
              </w:rPr>
            </w:pPr>
            <w:r w:rsidRPr="008A4540">
              <w:rPr>
                <w:rFonts w:ascii="Arial Narrow" w:hAnsi="Arial Narrow" w:cs="Arial"/>
                <w:sz w:val="20"/>
                <w:szCs w:val="20"/>
              </w:rPr>
              <w:t>Sanciona el uso malicioso de recetas presentadas en forma digital y la adquisición maliciosa de medicamentos con recetas digitales.</w:t>
            </w:r>
          </w:p>
        </w:tc>
      </w:tr>
      <w:tr w:rsidRPr="008A4540" w:rsidR="00661191" w:rsidTr="5FFAE9BA" w14:paraId="3CC1ABB2" w14:textId="77777777">
        <w:trPr>
          <w:trHeight w:val="74"/>
        </w:trPr>
        <w:tc>
          <w:tcPr>
            <w:tcW w:w="3150" w:type="dxa"/>
            <w:tcMar/>
          </w:tcPr>
          <w:p w:rsidRPr="008A4540" w:rsidR="00661191" w:rsidP="00007156" w:rsidRDefault="00661191" w14:paraId="258970F1" w14:textId="77777777">
            <w:pPr>
              <w:jc w:val="both"/>
              <w:rPr>
                <w:rFonts w:ascii="Arial Narrow" w:hAnsi="Arial Narrow" w:cs="Arial"/>
                <w:b/>
                <w:sz w:val="20"/>
                <w:szCs w:val="20"/>
              </w:rPr>
            </w:pPr>
          </w:p>
        </w:tc>
        <w:tc>
          <w:tcPr>
            <w:tcW w:w="6172" w:type="dxa"/>
            <w:tcMar/>
          </w:tcPr>
          <w:p w:rsidRPr="008A4540" w:rsidR="00661191" w:rsidP="00007156" w:rsidRDefault="00661191" w14:paraId="24BE8A05" w14:textId="77777777">
            <w:pPr>
              <w:jc w:val="both"/>
              <w:rPr>
                <w:rFonts w:ascii="Arial Narrow" w:hAnsi="Arial Narrow" w:cs="Arial"/>
                <w:sz w:val="20"/>
                <w:szCs w:val="20"/>
              </w:rPr>
            </w:pPr>
          </w:p>
        </w:tc>
      </w:tr>
      <w:tr w:rsidRPr="008A4540" w:rsidR="00661191" w:rsidTr="5FFAE9BA" w14:paraId="343BE15B" w14:textId="77777777">
        <w:trPr>
          <w:trHeight w:val="74"/>
        </w:trPr>
        <w:tc>
          <w:tcPr>
            <w:tcW w:w="3150" w:type="dxa"/>
            <w:tcMar/>
          </w:tcPr>
          <w:p w:rsidRPr="008A4540" w:rsidR="00661191" w:rsidP="00007156" w:rsidRDefault="00661191" w14:paraId="1E7D6638" w14:textId="06858196">
            <w:pPr>
              <w:jc w:val="both"/>
              <w:rPr>
                <w:rFonts w:ascii="Arial Narrow" w:hAnsi="Arial Narrow" w:cs="Arial"/>
                <w:b/>
                <w:sz w:val="20"/>
                <w:szCs w:val="20"/>
              </w:rPr>
            </w:pPr>
            <w:r w:rsidRPr="008A4540">
              <w:rPr>
                <w:rFonts w:ascii="Arial Narrow" w:hAnsi="Arial Narrow" w:cs="Arial"/>
                <w:b/>
                <w:sz w:val="20"/>
                <w:szCs w:val="20"/>
              </w:rPr>
              <w:t>12190</w:t>
            </w:r>
          </w:p>
        </w:tc>
        <w:tc>
          <w:tcPr>
            <w:tcW w:w="6172" w:type="dxa"/>
            <w:tcMar/>
          </w:tcPr>
          <w:p w:rsidRPr="008A4540" w:rsidR="00661191" w:rsidP="00007156" w:rsidRDefault="00661191" w14:paraId="68A7DDEB" w14:textId="3984FA27">
            <w:pPr>
              <w:jc w:val="both"/>
              <w:rPr>
                <w:rFonts w:ascii="Arial Narrow" w:hAnsi="Arial Narrow" w:cs="Arial"/>
                <w:b/>
                <w:sz w:val="20"/>
                <w:szCs w:val="20"/>
              </w:rPr>
            </w:pPr>
            <w:r w:rsidRPr="008A4540">
              <w:rPr>
                <w:rFonts w:ascii="Arial Narrow" w:hAnsi="Arial Narrow" w:cs="Arial"/>
                <w:b/>
                <w:sz w:val="20"/>
                <w:szCs w:val="20"/>
              </w:rPr>
              <w:t>ACUERDOS ABUSIVOS DEL DIRECTORIO DE S.A.</w:t>
            </w:r>
          </w:p>
          <w:p w:rsidRPr="008A4540" w:rsidR="00661191" w:rsidP="00007156" w:rsidRDefault="00661191" w14:paraId="4BC734A8" w14:textId="0AF97231">
            <w:pPr>
              <w:jc w:val="both"/>
              <w:rPr>
                <w:rFonts w:ascii="Arial Narrow" w:hAnsi="Arial Narrow" w:cs="Arial"/>
                <w:sz w:val="20"/>
                <w:szCs w:val="20"/>
              </w:rPr>
            </w:pPr>
            <w:r w:rsidRPr="008A4540">
              <w:rPr>
                <w:rFonts w:ascii="Arial Narrow" w:hAnsi="Arial Narrow" w:cs="Arial"/>
                <w:sz w:val="20"/>
                <w:szCs w:val="20"/>
              </w:rPr>
              <w:t>ART. 134 BIS LEY 18.046</w:t>
            </w:r>
          </w:p>
        </w:tc>
      </w:tr>
      <w:tr w:rsidRPr="008A4540" w:rsidR="00661191" w:rsidTr="5FFAE9BA" w14:paraId="28978FCD" w14:textId="77777777">
        <w:trPr>
          <w:trHeight w:val="74"/>
        </w:trPr>
        <w:tc>
          <w:tcPr>
            <w:tcW w:w="3150" w:type="dxa"/>
            <w:tcMar/>
          </w:tcPr>
          <w:p w:rsidRPr="008A4540" w:rsidR="00661191" w:rsidP="00007156" w:rsidRDefault="00661191" w14:paraId="7FC6DF65" w14:textId="77777777">
            <w:pPr>
              <w:jc w:val="both"/>
              <w:rPr>
                <w:rFonts w:ascii="Arial Narrow" w:hAnsi="Arial Narrow" w:cs="Arial"/>
                <w:b/>
                <w:sz w:val="20"/>
                <w:szCs w:val="20"/>
              </w:rPr>
            </w:pPr>
          </w:p>
        </w:tc>
        <w:tc>
          <w:tcPr>
            <w:tcW w:w="6172" w:type="dxa"/>
            <w:tcMar/>
          </w:tcPr>
          <w:p w:rsidRPr="008A4540" w:rsidR="00661191" w:rsidP="00007156" w:rsidRDefault="00661191" w14:paraId="0B75284C" w14:textId="541524C1">
            <w:pPr>
              <w:jc w:val="both"/>
              <w:rPr>
                <w:rFonts w:ascii="Arial Narrow" w:hAnsi="Arial Narrow" w:cs="Arial"/>
                <w:sz w:val="20"/>
                <w:szCs w:val="20"/>
              </w:rPr>
            </w:pPr>
            <w:r w:rsidRPr="008A4540">
              <w:rPr>
                <w:rFonts w:ascii="Arial Narrow" w:hAnsi="Arial Narrow" w:cs="Arial"/>
                <w:sz w:val="20"/>
                <w:szCs w:val="20"/>
              </w:rPr>
              <w:t>Sanciona al que prevaliéndose de su posición mayoritaria en el directorio de una sociedad anónima adoptaren un acuerdo abusivo, para beneficiarse o beneficiar económicamente a otro, en perjuicio de los demás socios y sin que el acuerdo reporte un beneficio a la sociedad.</w:t>
            </w:r>
          </w:p>
        </w:tc>
      </w:tr>
      <w:tr w:rsidRPr="008A4540" w:rsidR="00661191" w:rsidTr="5FFAE9BA" w14:paraId="381CBBB2" w14:textId="77777777">
        <w:trPr>
          <w:trHeight w:val="74"/>
        </w:trPr>
        <w:tc>
          <w:tcPr>
            <w:tcW w:w="3150" w:type="dxa"/>
            <w:tcMar/>
          </w:tcPr>
          <w:p w:rsidRPr="008A4540" w:rsidR="00661191" w:rsidP="00007156" w:rsidRDefault="00661191" w14:paraId="27D52733" w14:textId="77777777">
            <w:pPr>
              <w:jc w:val="both"/>
              <w:rPr>
                <w:rFonts w:ascii="Arial Narrow" w:hAnsi="Arial Narrow" w:cs="Arial"/>
                <w:b/>
                <w:sz w:val="20"/>
                <w:szCs w:val="20"/>
              </w:rPr>
            </w:pPr>
          </w:p>
        </w:tc>
        <w:tc>
          <w:tcPr>
            <w:tcW w:w="6172" w:type="dxa"/>
            <w:tcMar/>
          </w:tcPr>
          <w:p w:rsidRPr="008A4540" w:rsidR="00661191" w:rsidP="00007156" w:rsidRDefault="00661191" w14:paraId="374DA0C0" w14:textId="77777777">
            <w:pPr>
              <w:jc w:val="both"/>
              <w:rPr>
                <w:rFonts w:ascii="Arial Narrow" w:hAnsi="Arial Narrow" w:cs="Arial"/>
                <w:sz w:val="20"/>
                <w:szCs w:val="20"/>
              </w:rPr>
            </w:pPr>
          </w:p>
        </w:tc>
      </w:tr>
      <w:tr w:rsidRPr="008A4540" w:rsidR="00661191" w:rsidTr="5FFAE9BA" w14:paraId="66842099" w14:textId="77777777">
        <w:trPr>
          <w:trHeight w:val="74"/>
        </w:trPr>
        <w:tc>
          <w:tcPr>
            <w:tcW w:w="3150" w:type="dxa"/>
            <w:tcMar/>
          </w:tcPr>
          <w:p w:rsidRPr="008A4540" w:rsidR="00661191" w:rsidP="00007156" w:rsidRDefault="00661191" w14:paraId="6B66FCE6" w14:textId="49621343">
            <w:pPr>
              <w:jc w:val="both"/>
              <w:rPr>
                <w:rFonts w:ascii="Arial Narrow" w:hAnsi="Arial Narrow" w:cs="Arial"/>
                <w:b/>
                <w:sz w:val="20"/>
                <w:szCs w:val="20"/>
              </w:rPr>
            </w:pPr>
            <w:r w:rsidRPr="008A4540">
              <w:rPr>
                <w:rFonts w:ascii="Arial Narrow" w:hAnsi="Arial Narrow" w:cs="Arial"/>
                <w:b/>
                <w:sz w:val="20"/>
                <w:szCs w:val="20"/>
              </w:rPr>
              <w:t>12200</w:t>
            </w:r>
          </w:p>
        </w:tc>
        <w:tc>
          <w:tcPr>
            <w:tcW w:w="6172" w:type="dxa"/>
            <w:tcMar/>
          </w:tcPr>
          <w:p w:rsidRPr="008A4540" w:rsidR="00661191" w:rsidP="00007156" w:rsidRDefault="00661191" w14:paraId="690100AF" w14:textId="28E8057D">
            <w:pPr>
              <w:jc w:val="both"/>
              <w:rPr>
                <w:rFonts w:ascii="Arial Narrow" w:hAnsi="Arial Narrow" w:cs="Arial"/>
                <w:b/>
                <w:sz w:val="20"/>
                <w:szCs w:val="20"/>
              </w:rPr>
            </w:pPr>
            <w:r w:rsidRPr="008A4540">
              <w:rPr>
                <w:rFonts w:ascii="Arial Narrow" w:hAnsi="Arial Narrow" w:cs="Arial"/>
                <w:b/>
                <w:sz w:val="20"/>
                <w:szCs w:val="20"/>
              </w:rPr>
              <w:t>DELITOS DE LA LEY 18.450 SOBRE RIEGO O DRENAJE.</w:t>
            </w:r>
          </w:p>
        </w:tc>
      </w:tr>
      <w:tr w:rsidRPr="008A4540" w:rsidR="00661191" w:rsidTr="5FFAE9BA" w14:paraId="4788A0AA" w14:textId="77777777">
        <w:trPr>
          <w:trHeight w:val="74"/>
        </w:trPr>
        <w:tc>
          <w:tcPr>
            <w:tcW w:w="3150" w:type="dxa"/>
            <w:tcMar/>
          </w:tcPr>
          <w:p w:rsidRPr="008A4540" w:rsidR="00661191" w:rsidP="00007156" w:rsidRDefault="00661191" w14:paraId="365FA702" w14:textId="77777777">
            <w:pPr>
              <w:jc w:val="both"/>
              <w:rPr>
                <w:rFonts w:ascii="Arial Narrow" w:hAnsi="Arial Narrow" w:cs="Arial"/>
                <w:b/>
                <w:sz w:val="20"/>
                <w:szCs w:val="20"/>
              </w:rPr>
            </w:pPr>
          </w:p>
        </w:tc>
        <w:tc>
          <w:tcPr>
            <w:tcW w:w="6172" w:type="dxa"/>
            <w:tcMar/>
          </w:tcPr>
          <w:p w:rsidRPr="008A4540" w:rsidR="00661191" w:rsidP="00007156" w:rsidRDefault="00661191" w14:paraId="0E96BACA" w14:textId="7C5453AB">
            <w:pPr>
              <w:jc w:val="both"/>
              <w:rPr>
                <w:rFonts w:ascii="Arial Narrow" w:hAnsi="Arial Narrow" w:cs="Arial"/>
                <w:sz w:val="20"/>
                <w:szCs w:val="20"/>
              </w:rPr>
            </w:pPr>
            <w:r w:rsidRPr="008A4540">
              <w:rPr>
                <w:rFonts w:ascii="Arial Narrow" w:hAnsi="Arial Narrow" w:cs="Arial"/>
                <w:sz w:val="20"/>
                <w:szCs w:val="20"/>
              </w:rPr>
              <w:t>Sanciona al que, con el propósito de acogerse a la bonificación fijada en la Ley Nº18.450, que aprueba normas para el fomento de la Inversión Privada en Obras de Riego y Drenaje, proporcione antecedentes falsos o adulterados.</w:t>
            </w:r>
          </w:p>
        </w:tc>
      </w:tr>
      <w:tr w:rsidRPr="008A4540" w:rsidR="00287A21" w:rsidTr="5FFAE9BA" w14:paraId="55E246F2" w14:textId="77777777">
        <w:trPr>
          <w:trHeight w:val="74"/>
        </w:trPr>
        <w:tc>
          <w:tcPr>
            <w:tcW w:w="3150" w:type="dxa"/>
            <w:tcMar/>
          </w:tcPr>
          <w:p w:rsidRPr="008A4540" w:rsidR="00287A21" w:rsidP="00007156" w:rsidRDefault="00287A21" w14:paraId="31CAC4F4" w14:textId="77777777">
            <w:pPr>
              <w:jc w:val="both"/>
              <w:rPr>
                <w:rFonts w:ascii="Arial Narrow" w:hAnsi="Arial Narrow" w:cs="Arial"/>
                <w:b/>
                <w:sz w:val="20"/>
                <w:szCs w:val="20"/>
              </w:rPr>
            </w:pPr>
          </w:p>
        </w:tc>
        <w:tc>
          <w:tcPr>
            <w:tcW w:w="6172" w:type="dxa"/>
            <w:tcMar/>
          </w:tcPr>
          <w:p w:rsidRPr="008A4540" w:rsidR="00287A21" w:rsidP="00007156" w:rsidRDefault="00287A21" w14:paraId="4AF28B99" w14:textId="77777777">
            <w:pPr>
              <w:jc w:val="both"/>
              <w:rPr>
                <w:rFonts w:ascii="Arial Narrow" w:hAnsi="Arial Narrow" w:cs="Arial"/>
                <w:sz w:val="20"/>
                <w:szCs w:val="20"/>
              </w:rPr>
            </w:pPr>
          </w:p>
        </w:tc>
      </w:tr>
      <w:tr w:rsidRPr="008A4540" w:rsidR="00287A21" w:rsidTr="5FFAE9BA" w14:paraId="7CB72D20" w14:textId="77777777">
        <w:trPr>
          <w:trHeight w:val="74"/>
        </w:trPr>
        <w:tc>
          <w:tcPr>
            <w:tcW w:w="3150" w:type="dxa"/>
            <w:tcMar/>
          </w:tcPr>
          <w:p w:rsidRPr="008A4540" w:rsidR="00287A21" w:rsidP="00007156" w:rsidRDefault="00287A21" w14:paraId="64C88E00" w14:textId="2CA969D9">
            <w:pPr>
              <w:jc w:val="both"/>
              <w:rPr>
                <w:rFonts w:ascii="Arial Narrow" w:hAnsi="Arial Narrow" w:cs="Arial"/>
                <w:b/>
                <w:sz w:val="20"/>
                <w:szCs w:val="20"/>
              </w:rPr>
            </w:pPr>
            <w:r w:rsidRPr="00287A21">
              <w:rPr>
                <w:rFonts w:ascii="Arial Narrow" w:hAnsi="Arial Narrow" w:cs="Arial"/>
                <w:b/>
                <w:sz w:val="20"/>
                <w:szCs w:val="20"/>
              </w:rPr>
              <w:lastRenderedPageBreak/>
              <w:t>12201</w:t>
            </w:r>
          </w:p>
        </w:tc>
        <w:tc>
          <w:tcPr>
            <w:tcW w:w="6172" w:type="dxa"/>
            <w:tcMar/>
          </w:tcPr>
          <w:p w:rsidR="00287A21" w:rsidP="00007156" w:rsidRDefault="00287A21" w14:paraId="15C01F52" w14:textId="77777777">
            <w:pPr>
              <w:jc w:val="both"/>
              <w:rPr>
                <w:rFonts w:ascii="Arial Narrow" w:hAnsi="Arial Narrow" w:cs="Arial"/>
                <w:b/>
                <w:bCs/>
                <w:sz w:val="20"/>
                <w:szCs w:val="20"/>
              </w:rPr>
            </w:pPr>
            <w:r w:rsidRPr="00287A21">
              <w:rPr>
                <w:rFonts w:ascii="Arial Narrow" w:hAnsi="Arial Narrow" w:cs="Arial"/>
                <w:b/>
                <w:bCs/>
                <w:sz w:val="20"/>
                <w:szCs w:val="20"/>
              </w:rPr>
              <w:t>USO MALICIOSO DE TARJETA, CLAVE O DISPOSITIVO FINANCIERO</w:t>
            </w:r>
          </w:p>
          <w:p w:rsidRPr="00287A21" w:rsidR="00287A21" w:rsidP="00007156" w:rsidRDefault="00287A21" w14:paraId="7CFC78E7" w14:textId="2D5C5C0D">
            <w:pPr>
              <w:jc w:val="both"/>
              <w:rPr>
                <w:rFonts w:ascii="Arial Narrow" w:hAnsi="Arial Narrow" w:cs="Arial"/>
                <w:sz w:val="20"/>
                <w:szCs w:val="20"/>
              </w:rPr>
            </w:pPr>
            <w:r w:rsidRPr="00287A21">
              <w:rPr>
                <w:rFonts w:ascii="Arial Narrow" w:hAnsi="Arial Narrow" w:cs="Arial"/>
                <w:sz w:val="20"/>
                <w:szCs w:val="20"/>
              </w:rPr>
              <w:t>ART. 7, LETRA A, LEY 20.009</w:t>
            </w:r>
          </w:p>
        </w:tc>
      </w:tr>
      <w:tr w:rsidRPr="008A4540" w:rsidR="00287A21" w:rsidTr="5FFAE9BA" w14:paraId="5A1A33A2" w14:textId="77777777">
        <w:trPr>
          <w:trHeight w:val="74"/>
        </w:trPr>
        <w:tc>
          <w:tcPr>
            <w:tcW w:w="3150" w:type="dxa"/>
            <w:tcMar/>
          </w:tcPr>
          <w:p w:rsidRPr="008A4540" w:rsidR="00287A21" w:rsidP="00007156" w:rsidRDefault="00287A21" w14:paraId="1A4B2488" w14:textId="77777777">
            <w:pPr>
              <w:jc w:val="both"/>
              <w:rPr>
                <w:rFonts w:ascii="Arial Narrow" w:hAnsi="Arial Narrow" w:cs="Arial"/>
                <w:b/>
                <w:sz w:val="20"/>
                <w:szCs w:val="20"/>
              </w:rPr>
            </w:pPr>
          </w:p>
        </w:tc>
        <w:tc>
          <w:tcPr>
            <w:tcW w:w="6172" w:type="dxa"/>
            <w:tcMar/>
          </w:tcPr>
          <w:p w:rsidRPr="00287A21" w:rsidR="00287A21" w:rsidP="00287A21" w:rsidRDefault="00287A21" w14:paraId="5B122CEB" w14:textId="77777777">
            <w:pPr>
              <w:jc w:val="both"/>
              <w:rPr>
                <w:rFonts w:ascii="Arial Narrow" w:hAnsi="Arial Narrow" w:cs="Arial"/>
                <w:sz w:val="20"/>
                <w:szCs w:val="20"/>
              </w:rPr>
            </w:pPr>
            <w:r w:rsidRPr="00287A21">
              <w:rPr>
                <w:rFonts w:ascii="Arial Narrow" w:hAnsi="Arial Narrow" w:cs="Arial"/>
                <w:sz w:val="20"/>
                <w:szCs w:val="20"/>
              </w:rPr>
              <w:t>Se sanciona al que use maliciosamente una tarjeta de pago o clave y demás credenciales de seguridad o autenticación, bloqueadas para realizar pagos, transacciones electrónicas, giros en cajeros automáticos, o cualquier otra operación que corresponda exclusivamente al titular o usuario de ellas.</w:t>
            </w:r>
          </w:p>
          <w:p w:rsidRPr="008A4540" w:rsidR="00287A21" w:rsidP="00287A21" w:rsidRDefault="00287A21" w14:paraId="4FC52B47" w14:textId="63521FA4">
            <w:pPr>
              <w:jc w:val="both"/>
              <w:rPr>
                <w:rFonts w:ascii="Arial Narrow" w:hAnsi="Arial Narrow" w:cs="Arial"/>
                <w:sz w:val="20"/>
                <w:szCs w:val="20"/>
              </w:rPr>
            </w:pPr>
            <w:r w:rsidRPr="00287A21">
              <w:rPr>
                <w:rFonts w:ascii="Arial Narrow" w:hAnsi="Arial Narrow" w:cs="Arial"/>
                <w:sz w:val="20"/>
                <w:szCs w:val="20"/>
              </w:rPr>
              <w:t>Asimismo, se sanciona al que obtenga maliciosamente, para sí o para un tercero, la cancelación indebida de los cargos o la restitución indebida de fondos a que se refiere el artículo 5 de la Ley 20.099, sea proporcionando datos o antecedentes falsos en la declaración jurada, desconociendo falsamente una o más operaciones con medios de pago de su titularidad, simulando la existencia de operaciones no autorizadas, provocándolas intencionalmente, o presentándolas ante el emisor como ocurridas por causas o en circunstancias distintas a las verdaderas.</w:t>
            </w:r>
          </w:p>
        </w:tc>
      </w:tr>
      <w:tr w:rsidRPr="008A4540" w:rsidR="00287A21" w:rsidTr="5FFAE9BA" w14:paraId="73CC1EDC" w14:textId="77777777">
        <w:trPr>
          <w:trHeight w:val="74"/>
        </w:trPr>
        <w:tc>
          <w:tcPr>
            <w:tcW w:w="3150" w:type="dxa"/>
            <w:tcMar/>
          </w:tcPr>
          <w:p w:rsidRPr="008A4540" w:rsidR="00287A21" w:rsidP="00007156" w:rsidRDefault="00287A21" w14:paraId="0391AC6D" w14:textId="77777777">
            <w:pPr>
              <w:jc w:val="both"/>
              <w:rPr>
                <w:rFonts w:ascii="Arial Narrow" w:hAnsi="Arial Narrow" w:cs="Arial"/>
                <w:b/>
                <w:sz w:val="20"/>
                <w:szCs w:val="20"/>
              </w:rPr>
            </w:pPr>
          </w:p>
        </w:tc>
        <w:tc>
          <w:tcPr>
            <w:tcW w:w="6172" w:type="dxa"/>
            <w:tcMar/>
          </w:tcPr>
          <w:p w:rsidRPr="008A4540" w:rsidR="00287A21" w:rsidP="00007156" w:rsidRDefault="00287A21" w14:paraId="069095B6" w14:textId="77777777">
            <w:pPr>
              <w:jc w:val="both"/>
              <w:rPr>
                <w:rFonts w:ascii="Arial Narrow" w:hAnsi="Arial Narrow" w:cs="Arial"/>
                <w:sz w:val="20"/>
                <w:szCs w:val="20"/>
              </w:rPr>
            </w:pPr>
          </w:p>
        </w:tc>
      </w:tr>
      <w:tr w:rsidRPr="008A4540" w:rsidR="00287A21" w:rsidTr="5FFAE9BA" w14:paraId="52F6FFFD" w14:textId="77777777">
        <w:trPr>
          <w:trHeight w:val="74"/>
        </w:trPr>
        <w:tc>
          <w:tcPr>
            <w:tcW w:w="3150" w:type="dxa"/>
            <w:tcMar/>
          </w:tcPr>
          <w:p w:rsidRPr="008A4540" w:rsidR="00287A21" w:rsidP="00007156" w:rsidRDefault="00287A21" w14:paraId="72043ECB" w14:textId="3C4BA79F">
            <w:pPr>
              <w:jc w:val="both"/>
              <w:rPr>
                <w:rFonts w:ascii="Arial Narrow" w:hAnsi="Arial Narrow" w:cs="Arial"/>
                <w:b/>
                <w:sz w:val="20"/>
                <w:szCs w:val="20"/>
              </w:rPr>
            </w:pPr>
            <w:r w:rsidRPr="00287A21">
              <w:rPr>
                <w:rFonts w:ascii="Arial Narrow" w:hAnsi="Arial Narrow" w:cs="Arial"/>
                <w:b/>
                <w:sz w:val="20"/>
                <w:szCs w:val="20"/>
              </w:rPr>
              <w:t>12202</w:t>
            </w:r>
          </w:p>
        </w:tc>
        <w:tc>
          <w:tcPr>
            <w:tcW w:w="6172" w:type="dxa"/>
            <w:tcMar/>
          </w:tcPr>
          <w:p w:rsidRPr="00287A21" w:rsidR="00287A21" w:rsidP="00287A21" w:rsidRDefault="00287A21" w14:paraId="631FA143" w14:textId="77777777">
            <w:pPr>
              <w:jc w:val="both"/>
              <w:rPr>
                <w:rFonts w:ascii="Arial Narrow" w:hAnsi="Arial Narrow" w:cs="Arial"/>
                <w:b/>
                <w:bCs/>
                <w:sz w:val="20"/>
                <w:szCs w:val="20"/>
              </w:rPr>
            </w:pPr>
            <w:r w:rsidRPr="00287A21">
              <w:rPr>
                <w:rFonts w:ascii="Arial Narrow" w:hAnsi="Arial Narrow" w:cs="Arial"/>
                <w:b/>
                <w:bCs/>
                <w:sz w:val="20"/>
                <w:szCs w:val="20"/>
              </w:rPr>
              <w:t>OBTENCIÓN MALICIOSA O RESTITUCIÓN DE LOS FONDOS DE OPERACIONES RECLAMADAS</w:t>
            </w:r>
          </w:p>
          <w:p w:rsidRPr="008A4540" w:rsidR="00287A21" w:rsidP="00287A21" w:rsidRDefault="00287A21" w14:paraId="27E9E4B0" w14:textId="18C74138">
            <w:pPr>
              <w:jc w:val="both"/>
              <w:rPr>
                <w:rFonts w:ascii="Arial Narrow" w:hAnsi="Arial Narrow" w:cs="Arial"/>
                <w:sz w:val="20"/>
                <w:szCs w:val="20"/>
              </w:rPr>
            </w:pPr>
            <w:r w:rsidRPr="00287A21">
              <w:rPr>
                <w:rFonts w:ascii="Arial Narrow" w:hAnsi="Arial Narrow" w:cs="Arial"/>
                <w:sz w:val="20"/>
                <w:szCs w:val="20"/>
              </w:rPr>
              <w:t>ART. 7, LETRA B, LEY 20.009</w:t>
            </w:r>
          </w:p>
        </w:tc>
      </w:tr>
      <w:tr w:rsidRPr="008A4540" w:rsidR="00287A21" w:rsidTr="5FFAE9BA" w14:paraId="2F4B5F0E" w14:textId="77777777">
        <w:trPr>
          <w:trHeight w:val="74"/>
        </w:trPr>
        <w:tc>
          <w:tcPr>
            <w:tcW w:w="3150" w:type="dxa"/>
            <w:tcMar/>
          </w:tcPr>
          <w:p w:rsidRPr="008A4540" w:rsidR="00287A21" w:rsidP="00007156" w:rsidRDefault="00287A21" w14:paraId="06FAED67" w14:textId="77777777">
            <w:pPr>
              <w:jc w:val="both"/>
              <w:rPr>
                <w:rFonts w:ascii="Arial Narrow" w:hAnsi="Arial Narrow" w:cs="Arial"/>
                <w:b/>
                <w:sz w:val="20"/>
                <w:szCs w:val="20"/>
              </w:rPr>
            </w:pPr>
          </w:p>
        </w:tc>
        <w:tc>
          <w:tcPr>
            <w:tcW w:w="6172" w:type="dxa"/>
            <w:tcMar/>
          </w:tcPr>
          <w:p w:rsidRPr="008A4540" w:rsidR="00287A21" w:rsidP="00007156" w:rsidRDefault="00287A21" w14:paraId="63723440" w14:textId="1FD9FEA9">
            <w:pPr>
              <w:jc w:val="both"/>
              <w:rPr>
                <w:rFonts w:ascii="Arial Narrow" w:hAnsi="Arial Narrow" w:cs="Arial"/>
                <w:sz w:val="20"/>
                <w:szCs w:val="20"/>
              </w:rPr>
            </w:pPr>
            <w:r w:rsidRPr="00287A21">
              <w:rPr>
                <w:rFonts w:ascii="Arial Narrow" w:hAnsi="Arial Narrow" w:cs="Arial"/>
                <w:sz w:val="20"/>
                <w:szCs w:val="20"/>
              </w:rPr>
              <w:t>Se sanciona al que use maliciosamente una tarjeta de pago o clave y demás credenciales de seguridad o autenticación, bloqueadas para realizar pagos, transacciones electrónicas, giros en cajeros automáticos, o cualquier otra operación que corresponda exclusivamente al titular o usuario de ellas.</w:t>
            </w:r>
          </w:p>
        </w:tc>
      </w:tr>
      <w:tr w:rsidRPr="008A4540" w:rsidR="00661191" w:rsidTr="5FFAE9BA" w14:paraId="6DB6ABFC" w14:textId="77777777">
        <w:trPr>
          <w:trHeight w:val="74"/>
        </w:trPr>
        <w:tc>
          <w:tcPr>
            <w:tcW w:w="3150" w:type="dxa"/>
            <w:tcMar/>
          </w:tcPr>
          <w:p w:rsidRPr="008A4540" w:rsidR="00661191" w:rsidP="00007156" w:rsidRDefault="00661191" w14:paraId="11C8405B" w14:textId="77777777">
            <w:pPr>
              <w:jc w:val="both"/>
              <w:rPr>
                <w:rFonts w:ascii="Arial Narrow" w:hAnsi="Arial Narrow" w:cs="Arial"/>
                <w:b/>
                <w:sz w:val="20"/>
                <w:szCs w:val="20"/>
              </w:rPr>
            </w:pPr>
          </w:p>
        </w:tc>
        <w:tc>
          <w:tcPr>
            <w:tcW w:w="6172" w:type="dxa"/>
            <w:tcMar/>
          </w:tcPr>
          <w:p w:rsidRPr="008A4540" w:rsidR="00661191" w:rsidP="00007156" w:rsidRDefault="00661191" w14:paraId="4A59AFB6" w14:textId="77777777">
            <w:pPr>
              <w:jc w:val="both"/>
              <w:rPr>
                <w:rFonts w:ascii="Arial Narrow" w:hAnsi="Arial Narrow" w:cs="Arial"/>
                <w:sz w:val="20"/>
                <w:szCs w:val="20"/>
              </w:rPr>
            </w:pPr>
          </w:p>
        </w:tc>
      </w:tr>
      <w:tr w:rsidRPr="008A4540" w:rsidR="007D0BCA" w:rsidTr="5FFAE9BA" w14:paraId="076E1A69" w14:textId="77777777">
        <w:trPr>
          <w:trHeight w:val="74"/>
        </w:trPr>
        <w:tc>
          <w:tcPr>
            <w:tcW w:w="3150" w:type="dxa"/>
            <w:tcMar/>
          </w:tcPr>
          <w:p w:rsidRPr="008A4540" w:rsidR="007D0BCA" w:rsidP="00007156" w:rsidRDefault="007D0BCA" w14:paraId="775CFF87" w14:textId="7D3BDB5B">
            <w:pPr>
              <w:jc w:val="both"/>
              <w:rPr>
                <w:rFonts w:ascii="Arial Narrow" w:hAnsi="Arial Narrow" w:cs="Arial"/>
                <w:b/>
                <w:sz w:val="20"/>
                <w:szCs w:val="20"/>
              </w:rPr>
            </w:pPr>
            <w:r w:rsidRPr="007D0BCA">
              <w:rPr>
                <w:rFonts w:ascii="Arial Narrow" w:hAnsi="Arial Narrow" w:cs="Arial"/>
                <w:b/>
                <w:sz w:val="20"/>
                <w:szCs w:val="20"/>
              </w:rPr>
              <w:t>12203</w:t>
            </w:r>
          </w:p>
        </w:tc>
        <w:tc>
          <w:tcPr>
            <w:tcW w:w="6172" w:type="dxa"/>
            <w:tcMar/>
          </w:tcPr>
          <w:p w:rsidR="007D0BCA" w:rsidP="00007156" w:rsidRDefault="007D0BCA" w14:paraId="184E9D82" w14:textId="77777777">
            <w:pPr>
              <w:jc w:val="both"/>
              <w:rPr>
                <w:rFonts w:ascii="Arial Narrow" w:hAnsi="Arial Narrow" w:cs="Arial"/>
                <w:b/>
                <w:bCs/>
                <w:sz w:val="20"/>
                <w:szCs w:val="20"/>
              </w:rPr>
            </w:pPr>
            <w:r w:rsidRPr="007D0BCA">
              <w:rPr>
                <w:rFonts w:ascii="Arial Narrow" w:hAnsi="Arial Narrow" w:cs="Arial"/>
                <w:b/>
                <w:bCs/>
                <w:sz w:val="20"/>
                <w:szCs w:val="20"/>
              </w:rPr>
              <w:t>EMPLEO DE VIOLENCIA INNECESARIA</w:t>
            </w:r>
          </w:p>
          <w:p w:rsidRPr="007D0BCA" w:rsidR="007D0BCA" w:rsidP="00007156" w:rsidRDefault="007D0BCA" w14:paraId="45C3E67D" w14:textId="2CA5329F">
            <w:pPr>
              <w:jc w:val="both"/>
              <w:rPr>
                <w:rFonts w:ascii="Arial Narrow" w:hAnsi="Arial Narrow" w:cs="Arial"/>
                <w:sz w:val="20"/>
                <w:szCs w:val="20"/>
              </w:rPr>
            </w:pPr>
            <w:r w:rsidRPr="007D0BCA">
              <w:rPr>
                <w:rFonts w:ascii="Arial Narrow" w:hAnsi="Arial Narrow" w:cs="Arial"/>
                <w:sz w:val="20"/>
                <w:szCs w:val="20"/>
              </w:rPr>
              <w:t>ART. 330. CÓDIGO DE JUSTICIA MILITAR.</w:t>
            </w:r>
          </w:p>
        </w:tc>
      </w:tr>
      <w:tr w:rsidRPr="008A4540" w:rsidR="007D0BCA" w:rsidTr="5FFAE9BA" w14:paraId="301F1EA2" w14:textId="77777777">
        <w:trPr>
          <w:trHeight w:val="74"/>
        </w:trPr>
        <w:tc>
          <w:tcPr>
            <w:tcW w:w="3150" w:type="dxa"/>
            <w:tcMar/>
          </w:tcPr>
          <w:p w:rsidRPr="008A4540" w:rsidR="007D0BCA" w:rsidP="00007156" w:rsidRDefault="007D0BCA" w14:paraId="18FCA2AC" w14:textId="77777777">
            <w:pPr>
              <w:jc w:val="both"/>
              <w:rPr>
                <w:rFonts w:ascii="Arial Narrow" w:hAnsi="Arial Narrow" w:cs="Arial"/>
                <w:b/>
                <w:sz w:val="20"/>
                <w:szCs w:val="20"/>
              </w:rPr>
            </w:pPr>
          </w:p>
        </w:tc>
        <w:tc>
          <w:tcPr>
            <w:tcW w:w="6172" w:type="dxa"/>
            <w:tcMar/>
          </w:tcPr>
          <w:p w:rsidRPr="008A4540" w:rsidR="007D0BCA" w:rsidP="00007156" w:rsidRDefault="007D0BCA" w14:paraId="2EF96186" w14:textId="430A324F">
            <w:pPr>
              <w:jc w:val="both"/>
              <w:rPr>
                <w:rFonts w:ascii="Arial Narrow" w:hAnsi="Arial Narrow" w:cs="Arial"/>
                <w:sz w:val="20"/>
                <w:szCs w:val="20"/>
              </w:rPr>
            </w:pPr>
            <w:r w:rsidRPr="007D0BCA">
              <w:rPr>
                <w:rFonts w:ascii="Arial Narrow" w:hAnsi="Arial Narrow" w:cs="Arial"/>
                <w:sz w:val="20"/>
                <w:szCs w:val="20"/>
              </w:rPr>
              <w:t>El militar que, con motivo de ejecutar alguna orden superior o en el ejercicio de funciones militares, empleare o hiciere emplear, sin motivo racional, violencias innecesarias para la ejecución de los actos que debe practicar</w:t>
            </w:r>
            <w:r>
              <w:rPr>
                <w:rFonts w:ascii="Arial Narrow" w:hAnsi="Arial Narrow" w:cs="Arial"/>
                <w:sz w:val="20"/>
                <w:szCs w:val="20"/>
              </w:rPr>
              <w:t>.</w:t>
            </w:r>
          </w:p>
        </w:tc>
      </w:tr>
      <w:tr w:rsidRPr="008A4540" w:rsidR="007D0BCA" w:rsidTr="5FFAE9BA" w14:paraId="04221A53" w14:textId="77777777">
        <w:trPr>
          <w:trHeight w:val="74"/>
        </w:trPr>
        <w:tc>
          <w:tcPr>
            <w:tcW w:w="3150" w:type="dxa"/>
            <w:tcMar/>
          </w:tcPr>
          <w:p w:rsidRPr="008A4540" w:rsidR="007D0BCA" w:rsidP="00007156" w:rsidRDefault="007D0BCA" w14:paraId="34E6F53C" w14:textId="77777777">
            <w:pPr>
              <w:jc w:val="both"/>
              <w:rPr>
                <w:rFonts w:ascii="Arial Narrow" w:hAnsi="Arial Narrow" w:cs="Arial"/>
                <w:b/>
                <w:sz w:val="20"/>
                <w:szCs w:val="20"/>
              </w:rPr>
            </w:pPr>
          </w:p>
        </w:tc>
        <w:tc>
          <w:tcPr>
            <w:tcW w:w="6172" w:type="dxa"/>
            <w:tcMar/>
          </w:tcPr>
          <w:p w:rsidRPr="008A4540" w:rsidR="007D0BCA" w:rsidP="00007156" w:rsidRDefault="007D0BCA" w14:paraId="1B5AC41C" w14:textId="77777777">
            <w:pPr>
              <w:jc w:val="both"/>
              <w:rPr>
                <w:rFonts w:ascii="Arial Narrow" w:hAnsi="Arial Narrow" w:cs="Arial"/>
                <w:sz w:val="20"/>
                <w:szCs w:val="20"/>
              </w:rPr>
            </w:pPr>
          </w:p>
        </w:tc>
      </w:tr>
      <w:tr w:rsidRPr="008A4540" w:rsidR="00661191" w:rsidTr="5FFAE9BA" w14:paraId="51D76C06" w14:textId="77777777">
        <w:trPr>
          <w:trHeight w:val="74"/>
        </w:trPr>
        <w:tc>
          <w:tcPr>
            <w:tcW w:w="3150" w:type="dxa"/>
            <w:tcMar/>
          </w:tcPr>
          <w:p w:rsidRPr="008A4540" w:rsidR="00661191" w:rsidP="00007156" w:rsidRDefault="00661191" w14:paraId="7FA7A926" w14:textId="77777777">
            <w:pPr>
              <w:jc w:val="both"/>
              <w:rPr>
                <w:rFonts w:ascii="Arial Narrow" w:hAnsi="Arial Narrow"/>
                <w:sz w:val="20"/>
                <w:szCs w:val="20"/>
              </w:rPr>
            </w:pPr>
            <w:r w:rsidRPr="008A4540">
              <w:rPr>
                <w:rFonts w:ascii="Arial Narrow" w:hAnsi="Arial Narrow" w:cs="Arial"/>
                <w:b/>
                <w:sz w:val="20"/>
                <w:szCs w:val="20"/>
              </w:rPr>
              <w:t>12999</w:t>
            </w:r>
          </w:p>
        </w:tc>
        <w:tc>
          <w:tcPr>
            <w:tcW w:w="6172" w:type="dxa"/>
            <w:tcMar/>
          </w:tcPr>
          <w:p w:rsidRPr="008A4540" w:rsidR="00661191" w:rsidP="00007156" w:rsidRDefault="00661191" w14:paraId="5E111ECC" w14:textId="77777777">
            <w:pPr>
              <w:jc w:val="both"/>
              <w:rPr>
                <w:rFonts w:ascii="Arial Narrow" w:hAnsi="Arial Narrow" w:cs="Arial"/>
                <w:sz w:val="20"/>
                <w:szCs w:val="20"/>
              </w:rPr>
            </w:pPr>
            <w:r w:rsidRPr="008A4540">
              <w:rPr>
                <w:rFonts w:ascii="Arial Narrow" w:hAnsi="Arial Narrow" w:cs="Arial"/>
                <w:b/>
                <w:sz w:val="20"/>
                <w:szCs w:val="20"/>
              </w:rPr>
              <w:t>DELITOS CONTEMPLADOS EN OTROS TEXTOS LEGALES.</w:t>
            </w:r>
          </w:p>
        </w:tc>
      </w:tr>
      <w:tr w:rsidRPr="008A4540" w:rsidR="00661191" w:rsidTr="5FFAE9BA" w14:paraId="159BBF7F" w14:textId="77777777">
        <w:trPr>
          <w:trHeight w:val="74"/>
        </w:trPr>
        <w:tc>
          <w:tcPr>
            <w:tcW w:w="3150" w:type="dxa"/>
            <w:tcMar/>
          </w:tcPr>
          <w:p w:rsidRPr="008A4540" w:rsidR="00661191" w:rsidP="00007156" w:rsidRDefault="00661191" w14:paraId="5057FBF1" w14:textId="77777777">
            <w:pPr>
              <w:rPr>
                <w:rFonts w:ascii="Arial Narrow" w:hAnsi="Arial Narrow"/>
                <w:sz w:val="20"/>
                <w:szCs w:val="20"/>
              </w:rPr>
            </w:pPr>
          </w:p>
        </w:tc>
        <w:tc>
          <w:tcPr>
            <w:tcW w:w="6172" w:type="dxa"/>
            <w:tcMar/>
          </w:tcPr>
          <w:p w:rsidRPr="008A4540" w:rsidR="00661191" w:rsidP="00007156" w:rsidRDefault="00661191" w14:paraId="126DB3E9" w14:textId="153FD8A0">
            <w:pPr>
              <w:jc w:val="both"/>
              <w:rPr>
                <w:rFonts w:ascii="Arial Narrow" w:hAnsi="Arial Narrow" w:cs="Arial"/>
                <w:sz w:val="20"/>
                <w:szCs w:val="20"/>
              </w:rPr>
            </w:pPr>
            <w:r w:rsidRPr="008A4540">
              <w:rPr>
                <w:rFonts w:ascii="Arial Narrow" w:hAnsi="Arial Narrow" w:cs="Arial"/>
                <w:sz w:val="20"/>
                <w:szCs w:val="20"/>
              </w:rPr>
              <w:t>Otros delitos de Leyes no codificadas</w:t>
            </w:r>
          </w:p>
        </w:tc>
      </w:tr>
      <w:tr w:rsidRPr="008A4540" w:rsidR="00661191" w:rsidTr="5FFAE9BA" w14:paraId="423B5E5C" w14:textId="77777777">
        <w:trPr>
          <w:trHeight w:val="74"/>
        </w:trPr>
        <w:tc>
          <w:tcPr>
            <w:tcW w:w="3150" w:type="dxa"/>
            <w:tcMar/>
          </w:tcPr>
          <w:p w:rsidRPr="008A4540" w:rsidR="00661191" w:rsidP="00007156" w:rsidRDefault="00661191" w14:paraId="434F0F2D" w14:textId="77777777">
            <w:pPr>
              <w:rPr>
                <w:rFonts w:ascii="Arial Narrow" w:hAnsi="Arial Narrow"/>
                <w:sz w:val="20"/>
                <w:szCs w:val="20"/>
              </w:rPr>
            </w:pPr>
          </w:p>
        </w:tc>
        <w:tc>
          <w:tcPr>
            <w:tcW w:w="6172" w:type="dxa"/>
            <w:tcMar/>
          </w:tcPr>
          <w:p w:rsidRPr="008A4540" w:rsidR="00661191" w:rsidP="00007156" w:rsidRDefault="00661191" w14:paraId="4B060D5C" w14:textId="77777777">
            <w:pPr>
              <w:jc w:val="both"/>
              <w:rPr>
                <w:rFonts w:ascii="Arial Narrow" w:hAnsi="Arial Narrow" w:cs="Arial"/>
                <w:sz w:val="20"/>
                <w:szCs w:val="20"/>
              </w:rPr>
            </w:pPr>
          </w:p>
        </w:tc>
      </w:tr>
      <w:tr w:rsidRPr="008A4540" w:rsidR="00661191" w:rsidTr="5FFAE9BA" w14:paraId="70B2F494" w14:textId="77777777">
        <w:trPr>
          <w:trHeight w:val="74"/>
        </w:trPr>
        <w:tc>
          <w:tcPr>
            <w:tcW w:w="3150" w:type="dxa"/>
            <w:tcMar/>
          </w:tcPr>
          <w:p w:rsidRPr="008A4540" w:rsidR="00661191" w:rsidP="00007156" w:rsidRDefault="00661191" w14:paraId="130E3A6A" w14:textId="77777777">
            <w:pPr>
              <w:jc w:val="both"/>
              <w:rPr>
                <w:rFonts w:ascii="Arial Narrow" w:hAnsi="Arial Narrow" w:cs="Arial"/>
                <w:b/>
                <w:sz w:val="20"/>
                <w:szCs w:val="20"/>
              </w:rPr>
            </w:pPr>
            <w:r w:rsidRPr="008A4540">
              <w:rPr>
                <w:rFonts w:ascii="Arial Narrow" w:hAnsi="Arial Narrow" w:cs="Arial"/>
                <w:b/>
                <w:sz w:val="20"/>
                <w:szCs w:val="20"/>
              </w:rPr>
              <w:t>13049</w:t>
            </w:r>
          </w:p>
        </w:tc>
        <w:tc>
          <w:tcPr>
            <w:tcW w:w="6172" w:type="dxa"/>
            <w:tcMar/>
          </w:tcPr>
          <w:p w:rsidRPr="008A4540" w:rsidR="00661191" w:rsidP="00007156" w:rsidRDefault="00661191" w14:paraId="23E3AEBB" w14:textId="77777777">
            <w:pPr>
              <w:jc w:val="both"/>
              <w:rPr>
                <w:rFonts w:ascii="Arial Narrow" w:hAnsi="Arial Narrow" w:cs="Arial"/>
                <w:b/>
                <w:sz w:val="20"/>
                <w:szCs w:val="20"/>
              </w:rPr>
            </w:pPr>
            <w:r w:rsidRPr="008A4540">
              <w:rPr>
                <w:rFonts w:ascii="Arial Narrow" w:hAnsi="Arial Narrow" w:cs="Arial"/>
                <w:b/>
                <w:sz w:val="20"/>
                <w:szCs w:val="20"/>
              </w:rPr>
              <w:t>OBSTRUCCIÓN A LA INVESTIGACIÓN DE DELITO O INFRACCIÓN DE LA LEY DE VIOLENCIA EN LOS ESTADIOS.</w:t>
            </w:r>
          </w:p>
        </w:tc>
      </w:tr>
      <w:tr w:rsidRPr="008A4540" w:rsidR="00661191" w:rsidTr="5FFAE9BA" w14:paraId="77D56E82" w14:textId="77777777">
        <w:trPr>
          <w:trHeight w:val="74"/>
        </w:trPr>
        <w:tc>
          <w:tcPr>
            <w:tcW w:w="3150" w:type="dxa"/>
            <w:tcMar/>
          </w:tcPr>
          <w:p w:rsidRPr="008A4540" w:rsidR="00661191" w:rsidP="00007156" w:rsidRDefault="00661191" w14:paraId="1C5DB7E5" w14:textId="77777777">
            <w:pPr>
              <w:rPr>
                <w:rFonts w:ascii="Arial Narrow" w:hAnsi="Arial Narrow"/>
                <w:sz w:val="20"/>
                <w:szCs w:val="20"/>
              </w:rPr>
            </w:pPr>
          </w:p>
        </w:tc>
        <w:tc>
          <w:tcPr>
            <w:tcW w:w="6172" w:type="dxa"/>
            <w:tcMar/>
          </w:tcPr>
          <w:p w:rsidRPr="008A4540" w:rsidR="00661191" w:rsidP="00007156" w:rsidRDefault="00661191" w14:paraId="526495D8" w14:textId="77777777">
            <w:pPr>
              <w:jc w:val="both"/>
              <w:rPr>
                <w:rFonts w:ascii="Arial Narrow" w:hAnsi="Arial Narrow" w:cs="Arial"/>
                <w:sz w:val="20"/>
                <w:szCs w:val="20"/>
              </w:rPr>
            </w:pPr>
            <w:r w:rsidRPr="008A4540">
              <w:rPr>
                <w:rFonts w:ascii="Arial Narrow" w:hAnsi="Arial Narrow" w:cs="Arial"/>
                <w:sz w:val="20"/>
                <w:szCs w:val="20"/>
              </w:rPr>
              <w:t>ART. 3 BIS, INC 3° LEY 19.327</w:t>
            </w:r>
          </w:p>
        </w:tc>
      </w:tr>
      <w:tr w:rsidRPr="008A4540" w:rsidR="00661191" w:rsidTr="5FFAE9BA" w14:paraId="47E58083" w14:textId="77777777">
        <w:trPr>
          <w:trHeight w:val="74"/>
        </w:trPr>
        <w:tc>
          <w:tcPr>
            <w:tcW w:w="3150" w:type="dxa"/>
            <w:tcMar/>
          </w:tcPr>
          <w:p w:rsidRPr="008A4540" w:rsidR="00661191" w:rsidP="00007156" w:rsidRDefault="00661191" w14:paraId="51FD78C5" w14:textId="77777777">
            <w:pPr>
              <w:rPr>
                <w:rFonts w:ascii="Arial Narrow" w:hAnsi="Arial Narrow"/>
                <w:sz w:val="20"/>
                <w:szCs w:val="20"/>
              </w:rPr>
            </w:pPr>
          </w:p>
        </w:tc>
        <w:tc>
          <w:tcPr>
            <w:tcW w:w="6172" w:type="dxa"/>
            <w:tcMar/>
          </w:tcPr>
          <w:p w:rsidRPr="008A4540" w:rsidR="00661191" w:rsidP="00007156" w:rsidRDefault="00661191" w14:paraId="509A3B65" w14:textId="7A9FC463">
            <w:pPr>
              <w:jc w:val="both"/>
              <w:rPr>
                <w:rFonts w:ascii="Arial Narrow" w:hAnsi="Arial Narrow" w:cs="Arial"/>
                <w:sz w:val="20"/>
                <w:szCs w:val="20"/>
              </w:rPr>
            </w:pPr>
            <w:r w:rsidRPr="008A4540">
              <w:rPr>
                <w:rFonts w:ascii="Arial Narrow" w:hAnsi="Arial Narrow" w:cs="Arial"/>
                <w:sz w:val="20"/>
                <w:szCs w:val="20"/>
              </w:rPr>
              <w:t>Negativa injustificada de toda persona natural o jurídica a entregar información o antecedes que permitan identificar a los responsables de una infracción o delito que se haya producido con motivo u ocasión de la realización de un espectáculo de fútbol profesional o hecho o actividad conexa al mismo.</w:t>
            </w:r>
          </w:p>
        </w:tc>
      </w:tr>
      <w:tr w:rsidRPr="008A4540" w:rsidR="00661191" w:rsidTr="5FFAE9BA" w14:paraId="2AF5CF51" w14:textId="77777777">
        <w:trPr>
          <w:trHeight w:val="74"/>
        </w:trPr>
        <w:tc>
          <w:tcPr>
            <w:tcW w:w="3150" w:type="dxa"/>
            <w:tcMar/>
          </w:tcPr>
          <w:p w:rsidRPr="008A4540" w:rsidR="00661191" w:rsidP="00007156" w:rsidRDefault="00661191" w14:paraId="4064049A" w14:textId="77777777">
            <w:pPr>
              <w:rPr>
                <w:rFonts w:ascii="Arial Narrow" w:hAnsi="Arial Narrow"/>
                <w:sz w:val="20"/>
                <w:szCs w:val="20"/>
              </w:rPr>
            </w:pPr>
          </w:p>
        </w:tc>
        <w:tc>
          <w:tcPr>
            <w:tcW w:w="6172" w:type="dxa"/>
            <w:tcMar/>
          </w:tcPr>
          <w:p w:rsidRPr="008A4540" w:rsidR="00661191" w:rsidP="00007156" w:rsidRDefault="00661191" w14:paraId="58114E4D" w14:textId="77777777">
            <w:pPr>
              <w:jc w:val="both"/>
              <w:rPr>
                <w:rFonts w:ascii="Arial Narrow" w:hAnsi="Arial Narrow" w:cs="Arial"/>
                <w:sz w:val="20"/>
                <w:szCs w:val="20"/>
              </w:rPr>
            </w:pPr>
          </w:p>
        </w:tc>
      </w:tr>
      <w:tr w:rsidRPr="008A4540" w:rsidR="00661191" w:rsidTr="5FFAE9BA" w14:paraId="163A4E09" w14:textId="77777777">
        <w:trPr>
          <w:trHeight w:val="74"/>
        </w:trPr>
        <w:tc>
          <w:tcPr>
            <w:tcW w:w="3150" w:type="dxa"/>
            <w:tcMar/>
          </w:tcPr>
          <w:p w:rsidRPr="008A4540" w:rsidR="00661191" w:rsidP="00007156" w:rsidRDefault="00661191" w14:paraId="4A7FEDDE" w14:textId="77777777">
            <w:pPr>
              <w:jc w:val="both"/>
              <w:rPr>
                <w:rFonts w:ascii="Arial Narrow" w:hAnsi="Arial Narrow" w:cs="Arial"/>
                <w:b/>
                <w:sz w:val="20"/>
                <w:szCs w:val="20"/>
              </w:rPr>
            </w:pPr>
            <w:r w:rsidRPr="008A4540">
              <w:rPr>
                <w:rFonts w:ascii="Arial Narrow" w:hAnsi="Arial Narrow" w:cs="Arial"/>
                <w:b/>
                <w:sz w:val="20"/>
                <w:szCs w:val="20"/>
              </w:rPr>
              <w:t>13050</w:t>
            </w:r>
          </w:p>
        </w:tc>
        <w:tc>
          <w:tcPr>
            <w:tcW w:w="6172" w:type="dxa"/>
            <w:tcMar/>
          </w:tcPr>
          <w:p w:rsidRPr="008A4540" w:rsidR="00661191" w:rsidP="00007156" w:rsidRDefault="00661191" w14:paraId="28D5340B" w14:textId="77777777">
            <w:pPr>
              <w:jc w:val="both"/>
              <w:rPr>
                <w:rFonts w:ascii="Arial Narrow" w:hAnsi="Arial Narrow" w:cs="Arial"/>
                <w:b/>
                <w:sz w:val="20"/>
                <w:szCs w:val="20"/>
              </w:rPr>
            </w:pPr>
            <w:r w:rsidRPr="008A4540">
              <w:rPr>
                <w:rFonts w:ascii="Arial Narrow" w:hAnsi="Arial Narrow" w:cs="Arial"/>
                <w:b/>
                <w:sz w:val="20"/>
                <w:szCs w:val="20"/>
              </w:rPr>
              <w:t>LESIONES A LAS PERSONAS O DAÑO A LA PROPIEDAD CON MOTIVO U OCASIÓN DE UN ESPECTÁCULO DE FÚTBOL PROFESIONAL.</w:t>
            </w:r>
          </w:p>
        </w:tc>
      </w:tr>
      <w:tr w:rsidRPr="008A4540" w:rsidR="00661191" w:rsidTr="5FFAE9BA" w14:paraId="74F333C6" w14:textId="77777777">
        <w:trPr>
          <w:trHeight w:val="74"/>
        </w:trPr>
        <w:tc>
          <w:tcPr>
            <w:tcW w:w="3150" w:type="dxa"/>
            <w:tcMar/>
          </w:tcPr>
          <w:p w:rsidRPr="008A4540" w:rsidR="00661191" w:rsidP="00007156" w:rsidRDefault="00661191" w14:paraId="55D0600C" w14:textId="77777777">
            <w:pPr>
              <w:rPr>
                <w:rFonts w:ascii="Arial Narrow" w:hAnsi="Arial Narrow"/>
                <w:sz w:val="20"/>
                <w:szCs w:val="20"/>
              </w:rPr>
            </w:pPr>
          </w:p>
        </w:tc>
        <w:tc>
          <w:tcPr>
            <w:tcW w:w="6172" w:type="dxa"/>
            <w:tcMar/>
          </w:tcPr>
          <w:p w:rsidRPr="008A4540" w:rsidR="00661191" w:rsidP="00007156" w:rsidRDefault="00661191" w14:paraId="36018FB7" w14:textId="77777777">
            <w:pPr>
              <w:jc w:val="both"/>
              <w:rPr>
                <w:rFonts w:ascii="Arial Narrow" w:hAnsi="Arial Narrow" w:cs="Arial"/>
                <w:sz w:val="20"/>
                <w:szCs w:val="20"/>
              </w:rPr>
            </w:pPr>
            <w:r w:rsidRPr="008A4540">
              <w:rPr>
                <w:rFonts w:ascii="Arial Narrow" w:hAnsi="Arial Narrow" w:cs="Arial"/>
                <w:sz w:val="20"/>
                <w:szCs w:val="20"/>
              </w:rPr>
              <w:t>ART. 12, INC 1° LEY 19.327</w:t>
            </w:r>
          </w:p>
        </w:tc>
      </w:tr>
      <w:tr w:rsidRPr="008A4540" w:rsidR="00661191" w:rsidTr="5FFAE9BA" w14:paraId="0FB7D757" w14:textId="77777777">
        <w:trPr>
          <w:trHeight w:val="74"/>
        </w:trPr>
        <w:tc>
          <w:tcPr>
            <w:tcW w:w="3150" w:type="dxa"/>
            <w:tcMar/>
          </w:tcPr>
          <w:p w:rsidRPr="008A4540" w:rsidR="00661191" w:rsidP="00007156" w:rsidRDefault="00661191" w14:paraId="31161A08" w14:textId="77777777">
            <w:pPr>
              <w:rPr>
                <w:rFonts w:ascii="Arial Narrow" w:hAnsi="Arial Narrow"/>
                <w:sz w:val="20"/>
                <w:szCs w:val="20"/>
              </w:rPr>
            </w:pPr>
          </w:p>
        </w:tc>
        <w:tc>
          <w:tcPr>
            <w:tcW w:w="6172" w:type="dxa"/>
            <w:tcMar/>
          </w:tcPr>
          <w:p w:rsidRPr="008A4540" w:rsidR="00661191" w:rsidP="00007156" w:rsidRDefault="00661191" w14:paraId="463C3B32" w14:textId="331F2D1E">
            <w:pPr>
              <w:jc w:val="both"/>
              <w:rPr>
                <w:rFonts w:ascii="Arial Narrow" w:hAnsi="Arial Narrow" w:cs="Arial"/>
                <w:sz w:val="20"/>
                <w:szCs w:val="20"/>
              </w:rPr>
            </w:pPr>
            <w:r w:rsidRPr="008A4540">
              <w:rPr>
                <w:rFonts w:ascii="Arial Narrow" w:hAnsi="Arial Narrow" w:cs="Arial"/>
                <w:sz w:val="20"/>
                <w:szCs w:val="20"/>
              </w:rPr>
              <w:t xml:space="preserve">Causar, con motivo u ocasión de un espectáculo de fútbol profesional, dentro del recinto deportivo o en sus inmediaciones, o en el desarrollo de hechos o circunstancias conexas, </w:t>
            </w:r>
            <w:proofErr w:type="gramStart"/>
            <w:r w:rsidRPr="008A4540">
              <w:rPr>
                <w:rFonts w:ascii="Arial Narrow" w:hAnsi="Arial Narrow" w:cs="Arial"/>
                <w:sz w:val="20"/>
                <w:szCs w:val="20"/>
              </w:rPr>
              <w:t>de acuerdo a</w:t>
            </w:r>
            <w:proofErr w:type="gramEnd"/>
            <w:r w:rsidRPr="008A4540">
              <w:rPr>
                <w:rFonts w:ascii="Arial Narrow" w:hAnsi="Arial Narrow" w:cs="Arial"/>
                <w:sz w:val="20"/>
                <w:szCs w:val="20"/>
              </w:rPr>
              <w:t xml:space="preserve"> lo previsto en el inciso segundo del artículo 1º, lesiones a las personas o daños a la propiedad.</w:t>
            </w:r>
          </w:p>
        </w:tc>
      </w:tr>
      <w:tr w:rsidRPr="008A4540" w:rsidR="00661191" w:rsidTr="5FFAE9BA" w14:paraId="4A1E99E3" w14:textId="77777777">
        <w:trPr>
          <w:trHeight w:val="74"/>
        </w:trPr>
        <w:tc>
          <w:tcPr>
            <w:tcW w:w="3150" w:type="dxa"/>
            <w:tcMar/>
          </w:tcPr>
          <w:p w:rsidRPr="008A4540" w:rsidR="00661191" w:rsidP="00007156" w:rsidRDefault="00661191" w14:paraId="2105246A" w14:textId="77777777">
            <w:pPr>
              <w:rPr>
                <w:rFonts w:ascii="Arial Narrow" w:hAnsi="Arial Narrow"/>
                <w:sz w:val="20"/>
                <w:szCs w:val="20"/>
              </w:rPr>
            </w:pPr>
          </w:p>
        </w:tc>
        <w:tc>
          <w:tcPr>
            <w:tcW w:w="6172" w:type="dxa"/>
            <w:tcMar/>
          </w:tcPr>
          <w:p w:rsidRPr="008A4540" w:rsidR="00661191" w:rsidP="00007156" w:rsidRDefault="00661191" w14:paraId="5D52BCB7" w14:textId="77777777">
            <w:pPr>
              <w:jc w:val="both"/>
              <w:rPr>
                <w:rFonts w:ascii="Arial Narrow" w:hAnsi="Arial Narrow" w:cs="Arial"/>
                <w:sz w:val="20"/>
                <w:szCs w:val="20"/>
              </w:rPr>
            </w:pPr>
          </w:p>
        </w:tc>
      </w:tr>
      <w:tr w:rsidRPr="008A4540" w:rsidR="00661191" w:rsidTr="5FFAE9BA" w14:paraId="190C32D3" w14:textId="77777777">
        <w:trPr>
          <w:trHeight w:val="74"/>
        </w:trPr>
        <w:tc>
          <w:tcPr>
            <w:tcW w:w="3150" w:type="dxa"/>
            <w:tcMar/>
          </w:tcPr>
          <w:p w:rsidRPr="008A4540" w:rsidR="00661191" w:rsidP="00007156" w:rsidRDefault="00661191" w14:paraId="1ACCE6D8" w14:textId="77777777">
            <w:pPr>
              <w:jc w:val="both"/>
              <w:rPr>
                <w:rFonts w:ascii="Arial Narrow" w:hAnsi="Arial Narrow" w:cs="Arial"/>
                <w:b/>
                <w:sz w:val="20"/>
                <w:szCs w:val="20"/>
              </w:rPr>
            </w:pPr>
            <w:r w:rsidRPr="008A4540">
              <w:rPr>
                <w:rFonts w:ascii="Arial Narrow" w:hAnsi="Arial Narrow" w:cs="Arial"/>
                <w:b/>
                <w:sz w:val="20"/>
                <w:szCs w:val="20"/>
              </w:rPr>
              <w:t>13051</w:t>
            </w:r>
          </w:p>
        </w:tc>
        <w:tc>
          <w:tcPr>
            <w:tcW w:w="6172" w:type="dxa"/>
            <w:tcMar/>
          </w:tcPr>
          <w:p w:rsidRPr="008A4540" w:rsidR="00661191" w:rsidP="00007156" w:rsidRDefault="00661191" w14:paraId="41C0B5D3" w14:textId="77777777">
            <w:pPr>
              <w:jc w:val="both"/>
              <w:rPr>
                <w:rFonts w:ascii="Arial Narrow" w:hAnsi="Arial Narrow" w:cs="Arial"/>
                <w:b/>
                <w:sz w:val="20"/>
                <w:szCs w:val="20"/>
              </w:rPr>
            </w:pPr>
            <w:r w:rsidRPr="008A4540">
              <w:rPr>
                <w:rFonts w:ascii="Arial Narrow" w:hAnsi="Arial Narrow" w:cs="Arial"/>
                <w:b/>
                <w:sz w:val="20"/>
                <w:szCs w:val="20"/>
              </w:rPr>
              <w:t>OTROS DELITOS DE LA LEY 19.327 SOBRE VIOLENCIA EN LOS ESTADIOS.</w:t>
            </w:r>
          </w:p>
        </w:tc>
      </w:tr>
      <w:tr w:rsidRPr="008A4540" w:rsidR="00661191" w:rsidTr="5FFAE9BA" w14:paraId="6F4610B9" w14:textId="77777777">
        <w:trPr>
          <w:trHeight w:val="74"/>
        </w:trPr>
        <w:tc>
          <w:tcPr>
            <w:tcW w:w="3150" w:type="dxa"/>
            <w:tcMar/>
          </w:tcPr>
          <w:p w:rsidRPr="008A4540" w:rsidR="00661191" w:rsidP="00007156" w:rsidRDefault="00661191" w14:paraId="040693F6" w14:textId="77777777">
            <w:pPr>
              <w:rPr>
                <w:rFonts w:ascii="Arial Narrow" w:hAnsi="Arial Narrow"/>
                <w:sz w:val="20"/>
                <w:szCs w:val="20"/>
              </w:rPr>
            </w:pPr>
          </w:p>
        </w:tc>
        <w:tc>
          <w:tcPr>
            <w:tcW w:w="6172" w:type="dxa"/>
            <w:tcMar/>
          </w:tcPr>
          <w:p w:rsidRPr="008A4540" w:rsidR="00661191" w:rsidP="00007156" w:rsidRDefault="00661191" w14:paraId="05A6E905" w14:textId="13027867">
            <w:pPr>
              <w:jc w:val="both"/>
              <w:rPr>
                <w:rFonts w:ascii="Arial Narrow" w:hAnsi="Arial Narrow" w:cs="Arial"/>
                <w:sz w:val="20"/>
                <w:szCs w:val="20"/>
              </w:rPr>
            </w:pPr>
            <w:r w:rsidRPr="008A4540">
              <w:rPr>
                <w:rFonts w:ascii="Arial Narrow" w:hAnsi="Arial Narrow" w:cs="Arial"/>
                <w:sz w:val="20"/>
                <w:szCs w:val="20"/>
              </w:rPr>
              <w:t>Se refiere a cometer cualquiera de las figuras de los Arts. 12 inciso segundo, 14, 16 letra b) párrafo segundo, 16 letra b) párrafo séptimo y 17 de la Ley 19.327.</w:t>
            </w:r>
          </w:p>
        </w:tc>
      </w:tr>
      <w:tr w:rsidRPr="008A4540" w:rsidR="00661191" w:rsidTr="5FFAE9BA" w14:paraId="2B7BC1DB" w14:textId="77777777">
        <w:trPr>
          <w:trHeight w:val="74"/>
        </w:trPr>
        <w:tc>
          <w:tcPr>
            <w:tcW w:w="3150" w:type="dxa"/>
            <w:tcMar/>
          </w:tcPr>
          <w:p w:rsidRPr="008A4540" w:rsidR="00661191" w:rsidP="00007156" w:rsidRDefault="00661191" w14:paraId="30DDB9EA" w14:textId="77777777">
            <w:pPr>
              <w:rPr>
                <w:rFonts w:ascii="Arial Narrow" w:hAnsi="Arial Narrow"/>
                <w:sz w:val="20"/>
                <w:szCs w:val="20"/>
              </w:rPr>
            </w:pPr>
          </w:p>
        </w:tc>
        <w:tc>
          <w:tcPr>
            <w:tcW w:w="6172" w:type="dxa"/>
            <w:tcMar/>
          </w:tcPr>
          <w:p w:rsidRPr="008A4540" w:rsidR="00661191" w:rsidP="00007156" w:rsidRDefault="00661191" w14:paraId="45320878" w14:textId="77777777">
            <w:pPr>
              <w:jc w:val="both"/>
              <w:rPr>
                <w:rFonts w:ascii="Arial Narrow" w:hAnsi="Arial Narrow" w:cs="Arial"/>
                <w:sz w:val="20"/>
                <w:szCs w:val="20"/>
              </w:rPr>
            </w:pPr>
          </w:p>
        </w:tc>
      </w:tr>
      <w:tr w:rsidRPr="008A4540" w:rsidR="00661191" w:rsidTr="5FFAE9BA" w14:paraId="023E8889" w14:textId="77777777">
        <w:trPr>
          <w:trHeight w:val="74"/>
        </w:trPr>
        <w:tc>
          <w:tcPr>
            <w:tcW w:w="3150" w:type="dxa"/>
            <w:tcMar/>
          </w:tcPr>
          <w:p w:rsidRPr="008A4540" w:rsidR="00661191" w:rsidP="00007156" w:rsidRDefault="00661191" w14:paraId="6DFC73FA" w14:textId="77777777">
            <w:pPr>
              <w:jc w:val="both"/>
              <w:rPr>
                <w:rFonts w:ascii="Arial Narrow" w:hAnsi="Arial Narrow" w:cs="Arial"/>
                <w:b/>
                <w:sz w:val="20"/>
                <w:szCs w:val="20"/>
              </w:rPr>
            </w:pPr>
            <w:r w:rsidRPr="008A4540">
              <w:rPr>
                <w:rFonts w:ascii="Arial Narrow" w:hAnsi="Arial Narrow" w:cs="Arial"/>
                <w:b/>
                <w:sz w:val="20"/>
                <w:szCs w:val="20"/>
              </w:rPr>
              <w:t>15002</w:t>
            </w:r>
          </w:p>
        </w:tc>
        <w:tc>
          <w:tcPr>
            <w:tcW w:w="6172" w:type="dxa"/>
            <w:tcMar/>
          </w:tcPr>
          <w:p w:rsidRPr="008A4540" w:rsidR="00661191" w:rsidP="00007156" w:rsidRDefault="00661191" w14:paraId="08FA37E2" w14:textId="77777777">
            <w:pPr>
              <w:jc w:val="both"/>
              <w:rPr>
                <w:rFonts w:ascii="Arial Narrow" w:hAnsi="Arial Narrow" w:cs="Arial"/>
                <w:b/>
                <w:sz w:val="20"/>
                <w:szCs w:val="20"/>
              </w:rPr>
            </w:pPr>
            <w:r w:rsidRPr="008A4540">
              <w:rPr>
                <w:rFonts w:ascii="Arial Narrow" w:hAnsi="Arial Narrow" w:cs="Arial"/>
                <w:b/>
                <w:sz w:val="20"/>
                <w:szCs w:val="20"/>
              </w:rPr>
              <w:t>CRIMENES Y SIMPLES DELITOS SEGURIDAD INTERIOR DEL ESTADO.</w:t>
            </w:r>
          </w:p>
        </w:tc>
      </w:tr>
      <w:tr w:rsidRPr="008A4540" w:rsidR="00661191" w:rsidTr="5FFAE9BA" w14:paraId="5B1CC68B" w14:textId="77777777">
        <w:trPr>
          <w:trHeight w:val="74"/>
        </w:trPr>
        <w:tc>
          <w:tcPr>
            <w:tcW w:w="3150" w:type="dxa"/>
            <w:tcMar/>
          </w:tcPr>
          <w:p w:rsidRPr="008A4540" w:rsidR="00661191" w:rsidP="00007156" w:rsidRDefault="00661191" w14:paraId="3408A26C" w14:textId="77777777">
            <w:pPr>
              <w:rPr>
                <w:rFonts w:ascii="Arial Narrow" w:hAnsi="Arial Narrow"/>
                <w:sz w:val="20"/>
                <w:szCs w:val="20"/>
              </w:rPr>
            </w:pPr>
          </w:p>
        </w:tc>
        <w:tc>
          <w:tcPr>
            <w:tcW w:w="6172" w:type="dxa"/>
            <w:tcMar/>
          </w:tcPr>
          <w:p w:rsidRPr="008A4540" w:rsidR="00661191" w:rsidP="00007156" w:rsidRDefault="00661191" w14:paraId="4A4BDAFC" w14:textId="0C558C7E">
            <w:pPr>
              <w:jc w:val="both"/>
              <w:rPr>
                <w:rFonts w:ascii="Arial Narrow" w:hAnsi="Arial Narrow" w:cs="Arial"/>
                <w:sz w:val="20"/>
                <w:szCs w:val="20"/>
              </w:rPr>
            </w:pPr>
            <w:r w:rsidRPr="008A4540">
              <w:rPr>
                <w:rFonts w:ascii="Arial Narrow" w:hAnsi="Arial Narrow" w:cs="Arial"/>
                <w:sz w:val="20"/>
                <w:szCs w:val="20"/>
              </w:rPr>
              <w:t>ART. 121 y ss. del Código Penal; 4 y ss. LEY 12.927 de Seguridad Interior del Estado (Excluye arts. 6 al12)</w:t>
            </w:r>
          </w:p>
        </w:tc>
      </w:tr>
      <w:tr w:rsidRPr="008A4540" w:rsidR="00661191" w:rsidTr="5FFAE9BA" w14:paraId="5294E0EE" w14:textId="77777777">
        <w:trPr>
          <w:trHeight w:val="74"/>
        </w:trPr>
        <w:tc>
          <w:tcPr>
            <w:tcW w:w="3150" w:type="dxa"/>
            <w:tcMar/>
          </w:tcPr>
          <w:p w:rsidRPr="008A4540" w:rsidR="00661191" w:rsidP="00007156" w:rsidRDefault="00661191" w14:paraId="79F9A9E5" w14:textId="77777777">
            <w:pPr>
              <w:rPr>
                <w:rFonts w:ascii="Arial Narrow" w:hAnsi="Arial Narrow"/>
                <w:sz w:val="20"/>
                <w:szCs w:val="20"/>
              </w:rPr>
            </w:pPr>
          </w:p>
        </w:tc>
        <w:tc>
          <w:tcPr>
            <w:tcW w:w="6172" w:type="dxa"/>
            <w:tcMar/>
          </w:tcPr>
          <w:p w:rsidRPr="008A4540" w:rsidR="00661191" w:rsidP="00007156" w:rsidRDefault="00661191" w14:paraId="79F7A981" w14:textId="77777777">
            <w:pPr>
              <w:jc w:val="both"/>
              <w:rPr>
                <w:rFonts w:ascii="Arial Narrow" w:hAnsi="Arial Narrow" w:cs="Arial"/>
                <w:sz w:val="20"/>
                <w:szCs w:val="20"/>
              </w:rPr>
            </w:pPr>
            <w:r w:rsidRPr="008A4540">
              <w:rPr>
                <w:rFonts w:ascii="Arial Narrow" w:hAnsi="Arial Narrow" w:cs="Arial"/>
                <w:sz w:val="20"/>
                <w:szCs w:val="20"/>
              </w:rPr>
              <w:t xml:space="preserve">Cometen este delito los que se alzaren a mano armada contra el gobierno legalmente constituido con el objeto de promover la guerra civil, de cambiar la constitución del estado o su </w:t>
            </w:r>
            <w:r w:rsidRPr="008A4540">
              <w:rPr>
                <w:rFonts w:ascii="Arial Narrow" w:hAnsi="Arial Narrow" w:cs="Arial"/>
                <w:sz w:val="20"/>
                <w:szCs w:val="20"/>
              </w:rPr>
              <w:lastRenderedPageBreak/>
              <w:t>forma de gobierno, de privar de sus funciones o impedir que entren en el ejercicio de ellas al presidente de la república o al que haga sus veces, a los miembros del congreso nacional o de los tribunales superiores de justicia.</w:t>
            </w:r>
          </w:p>
          <w:p w:rsidRPr="008A4540" w:rsidR="00661191" w:rsidP="00007156" w:rsidRDefault="00661191" w14:paraId="2D2EA8AF" w14:textId="77777777">
            <w:pPr>
              <w:jc w:val="both"/>
              <w:rPr>
                <w:rFonts w:ascii="Arial Narrow" w:hAnsi="Arial Narrow" w:cs="Arial"/>
                <w:sz w:val="20"/>
                <w:szCs w:val="20"/>
              </w:rPr>
            </w:pPr>
          </w:p>
          <w:p w:rsidRPr="008A4540" w:rsidR="00661191" w:rsidP="00007156" w:rsidRDefault="00661191" w14:paraId="06C51A76" w14:textId="45C8B55E">
            <w:pPr>
              <w:jc w:val="both"/>
              <w:rPr>
                <w:rFonts w:ascii="Arial Narrow" w:hAnsi="Arial Narrow" w:cs="Arial"/>
                <w:sz w:val="20"/>
                <w:szCs w:val="20"/>
              </w:rPr>
            </w:pPr>
            <w:r w:rsidRPr="008A4540">
              <w:rPr>
                <w:rFonts w:ascii="Arial Narrow" w:hAnsi="Arial Narrow" w:cs="Arial"/>
                <w:sz w:val="20"/>
                <w:szCs w:val="20"/>
              </w:rPr>
              <w:t>Cualquier otra figura delictiva que contemple esta Ley de seguridad interior del estado y no se le otorgue competencia para conocerlos a los juzgados criminales.</w:t>
            </w:r>
          </w:p>
        </w:tc>
      </w:tr>
      <w:tr w:rsidRPr="008A4540" w:rsidR="00661191" w:rsidTr="5FFAE9BA" w14:paraId="314BC0F1" w14:textId="77777777">
        <w:trPr>
          <w:trHeight w:val="74"/>
        </w:trPr>
        <w:tc>
          <w:tcPr>
            <w:tcW w:w="3150" w:type="dxa"/>
            <w:tcMar/>
          </w:tcPr>
          <w:p w:rsidRPr="008A4540" w:rsidR="00661191" w:rsidP="00007156" w:rsidRDefault="00661191" w14:paraId="3E034217" w14:textId="77777777">
            <w:pPr>
              <w:rPr>
                <w:rFonts w:ascii="Arial Narrow" w:hAnsi="Arial Narrow"/>
                <w:sz w:val="20"/>
                <w:szCs w:val="20"/>
              </w:rPr>
            </w:pPr>
          </w:p>
        </w:tc>
        <w:tc>
          <w:tcPr>
            <w:tcW w:w="6172" w:type="dxa"/>
            <w:tcMar/>
          </w:tcPr>
          <w:p w:rsidRPr="008A4540" w:rsidR="00661191" w:rsidP="00007156" w:rsidRDefault="00661191" w14:paraId="1E0B4466" w14:textId="77777777">
            <w:pPr>
              <w:jc w:val="both"/>
              <w:rPr>
                <w:rFonts w:ascii="Arial Narrow" w:hAnsi="Arial Narrow" w:cs="Arial"/>
                <w:sz w:val="20"/>
                <w:szCs w:val="20"/>
              </w:rPr>
            </w:pPr>
          </w:p>
        </w:tc>
      </w:tr>
      <w:tr w:rsidRPr="008A4540" w:rsidR="00661191" w:rsidTr="5FFAE9BA" w14:paraId="0796C363" w14:textId="77777777">
        <w:trPr>
          <w:trHeight w:val="74"/>
        </w:trPr>
        <w:tc>
          <w:tcPr>
            <w:tcW w:w="3150" w:type="dxa"/>
            <w:tcMar/>
          </w:tcPr>
          <w:p w:rsidRPr="008A4540" w:rsidR="00661191" w:rsidP="00007156" w:rsidRDefault="00661191" w14:paraId="3485EFEA" w14:textId="77777777">
            <w:pPr>
              <w:rPr>
                <w:rFonts w:ascii="Arial Narrow" w:hAnsi="Arial Narrow"/>
                <w:sz w:val="20"/>
                <w:szCs w:val="20"/>
              </w:rPr>
            </w:pPr>
            <w:r w:rsidRPr="008A4540">
              <w:rPr>
                <w:rFonts w:ascii="Arial Narrow" w:hAnsi="Arial Narrow" w:cs="Arial"/>
                <w:b/>
                <w:bCs/>
                <w:sz w:val="20"/>
                <w:szCs w:val="20"/>
              </w:rPr>
              <w:t>15003</w:t>
            </w:r>
          </w:p>
        </w:tc>
        <w:tc>
          <w:tcPr>
            <w:tcW w:w="6172" w:type="dxa"/>
            <w:tcMar/>
          </w:tcPr>
          <w:p w:rsidRPr="008A4540" w:rsidR="00661191" w:rsidP="00007156" w:rsidRDefault="00661191" w14:paraId="1151BB9A" w14:textId="77777777">
            <w:pPr>
              <w:jc w:val="both"/>
              <w:rPr>
                <w:rFonts w:ascii="Arial Narrow" w:hAnsi="Arial Narrow" w:cs="Arial"/>
                <w:sz w:val="20"/>
                <w:szCs w:val="20"/>
              </w:rPr>
            </w:pPr>
            <w:r w:rsidRPr="008A4540">
              <w:rPr>
                <w:rFonts w:ascii="Arial Narrow" w:hAnsi="Arial Narrow" w:cs="Arial"/>
                <w:b/>
                <w:sz w:val="20"/>
                <w:szCs w:val="20"/>
              </w:rPr>
              <w:t>CRIMENES Y SIMPLES DELITOS CONTRA LA SOBERANIA NACIONAL Y SEGURIDAD EXTERIOR DEL ESTADO.</w:t>
            </w:r>
          </w:p>
        </w:tc>
      </w:tr>
      <w:tr w:rsidRPr="008A4540" w:rsidR="00661191" w:rsidTr="5FFAE9BA" w14:paraId="60395EC9" w14:textId="77777777">
        <w:trPr>
          <w:trHeight w:val="74"/>
        </w:trPr>
        <w:tc>
          <w:tcPr>
            <w:tcW w:w="3150" w:type="dxa"/>
            <w:tcMar/>
          </w:tcPr>
          <w:p w:rsidRPr="008A4540" w:rsidR="00661191" w:rsidP="00007156" w:rsidRDefault="00661191" w14:paraId="3DD26889" w14:textId="77777777">
            <w:pPr>
              <w:rPr>
                <w:rFonts w:ascii="Arial Narrow" w:hAnsi="Arial Narrow"/>
                <w:sz w:val="20"/>
                <w:szCs w:val="20"/>
              </w:rPr>
            </w:pPr>
          </w:p>
        </w:tc>
        <w:tc>
          <w:tcPr>
            <w:tcW w:w="6172" w:type="dxa"/>
            <w:tcMar/>
          </w:tcPr>
          <w:p w:rsidRPr="008A4540" w:rsidR="00661191" w:rsidP="00007156" w:rsidRDefault="00661191" w14:paraId="4C0112C1" w14:textId="6F0F6E9F">
            <w:pPr>
              <w:jc w:val="both"/>
              <w:rPr>
                <w:rFonts w:ascii="Arial Narrow" w:hAnsi="Arial Narrow" w:cs="Arial"/>
                <w:sz w:val="20"/>
                <w:szCs w:val="20"/>
              </w:rPr>
            </w:pPr>
            <w:r w:rsidRPr="008A4540">
              <w:rPr>
                <w:rFonts w:ascii="Arial Narrow" w:hAnsi="Arial Narrow" w:cs="Arial"/>
                <w:sz w:val="20"/>
                <w:szCs w:val="20"/>
              </w:rPr>
              <w:t>ART. 106 y ss. del Código Penal; 1 LEY 12.927 (Excluye art. 6 – 12)</w:t>
            </w:r>
          </w:p>
        </w:tc>
      </w:tr>
      <w:tr w:rsidRPr="008A4540" w:rsidR="00661191" w:rsidTr="5FFAE9BA" w14:paraId="280F64F3" w14:textId="77777777">
        <w:trPr>
          <w:trHeight w:val="74"/>
        </w:trPr>
        <w:tc>
          <w:tcPr>
            <w:tcW w:w="3150" w:type="dxa"/>
            <w:tcMar/>
          </w:tcPr>
          <w:p w:rsidRPr="008A4540" w:rsidR="00661191" w:rsidP="00007156" w:rsidRDefault="00661191" w14:paraId="13F63BB5" w14:textId="77777777">
            <w:pPr>
              <w:rPr>
                <w:rFonts w:ascii="Arial Narrow" w:hAnsi="Arial Narrow"/>
                <w:sz w:val="20"/>
                <w:szCs w:val="20"/>
              </w:rPr>
            </w:pPr>
          </w:p>
        </w:tc>
        <w:tc>
          <w:tcPr>
            <w:tcW w:w="6172" w:type="dxa"/>
            <w:tcMar/>
          </w:tcPr>
          <w:p w:rsidRPr="008A4540" w:rsidR="00661191" w:rsidP="00007156" w:rsidRDefault="00661191" w14:paraId="685D5DCD" w14:textId="77777777">
            <w:pPr>
              <w:jc w:val="both"/>
              <w:rPr>
                <w:rFonts w:ascii="Arial Narrow" w:hAnsi="Arial Narrow" w:cs="Arial"/>
                <w:sz w:val="20"/>
                <w:szCs w:val="20"/>
              </w:rPr>
            </w:pPr>
            <w:r w:rsidRPr="008A4540">
              <w:rPr>
                <w:rFonts w:ascii="Arial Narrow" w:hAnsi="Arial Narrow" w:cs="Arial"/>
                <w:sz w:val="20"/>
                <w:szCs w:val="20"/>
              </w:rPr>
              <w:t>Toda persona que dentro del territorio de la república conspirare contra su seguridad exterior para inducir a una potencia extranjera a hacer la guerra a Chile.</w:t>
            </w:r>
          </w:p>
          <w:p w:rsidRPr="008A4540" w:rsidR="00661191" w:rsidP="00007156" w:rsidRDefault="00661191" w14:paraId="60E47383" w14:textId="77777777">
            <w:pPr>
              <w:jc w:val="both"/>
              <w:rPr>
                <w:rFonts w:ascii="Arial Narrow" w:hAnsi="Arial Narrow" w:cs="Arial"/>
                <w:sz w:val="20"/>
                <w:szCs w:val="20"/>
              </w:rPr>
            </w:pPr>
          </w:p>
          <w:p w:rsidRPr="008A4540" w:rsidR="00661191" w:rsidP="00007156" w:rsidRDefault="00661191" w14:paraId="373053F7" w14:textId="77777777">
            <w:pPr>
              <w:jc w:val="both"/>
              <w:rPr>
                <w:rFonts w:ascii="Arial Narrow" w:hAnsi="Arial Narrow" w:cs="Arial"/>
                <w:sz w:val="20"/>
                <w:szCs w:val="20"/>
              </w:rPr>
            </w:pPr>
            <w:r w:rsidRPr="008A4540">
              <w:rPr>
                <w:rFonts w:ascii="Arial Narrow" w:hAnsi="Arial Narrow" w:cs="Arial"/>
                <w:sz w:val="20"/>
                <w:szCs w:val="20"/>
              </w:rPr>
              <w:t>Chileno que milite contra su patria bajo bandera enemiga.</w:t>
            </w:r>
          </w:p>
          <w:p w:rsidRPr="008A4540" w:rsidR="00661191" w:rsidP="00007156" w:rsidRDefault="00661191" w14:paraId="5411E95F" w14:textId="77777777">
            <w:pPr>
              <w:jc w:val="both"/>
              <w:rPr>
                <w:rFonts w:ascii="Arial Narrow" w:hAnsi="Arial Narrow" w:cs="Arial"/>
                <w:sz w:val="20"/>
                <w:szCs w:val="20"/>
              </w:rPr>
            </w:pPr>
            <w:r w:rsidRPr="008A4540">
              <w:rPr>
                <w:rFonts w:ascii="Arial Narrow" w:hAnsi="Arial Narrow" w:cs="Arial"/>
                <w:sz w:val="20"/>
                <w:szCs w:val="20"/>
              </w:rPr>
              <w:t>Los que ofendieren gravemente el sentimiento patrio o el de independencia política de la nación.</w:t>
            </w:r>
          </w:p>
          <w:p w:rsidRPr="008A4540" w:rsidR="00661191" w:rsidP="00007156" w:rsidRDefault="00661191" w14:paraId="4E32B5A8" w14:textId="77777777">
            <w:pPr>
              <w:jc w:val="both"/>
              <w:rPr>
                <w:rFonts w:ascii="Arial Narrow" w:hAnsi="Arial Narrow" w:cs="Arial"/>
                <w:sz w:val="20"/>
                <w:szCs w:val="20"/>
              </w:rPr>
            </w:pPr>
          </w:p>
          <w:p w:rsidRPr="008A4540" w:rsidR="00661191" w:rsidP="00007156" w:rsidRDefault="00661191" w14:paraId="11BBCA19" w14:textId="77777777">
            <w:pPr>
              <w:jc w:val="both"/>
              <w:rPr>
                <w:rFonts w:ascii="Arial Narrow" w:hAnsi="Arial Narrow" w:cs="Arial"/>
                <w:sz w:val="20"/>
                <w:szCs w:val="20"/>
              </w:rPr>
            </w:pPr>
            <w:r w:rsidRPr="008A4540">
              <w:rPr>
                <w:rFonts w:ascii="Arial Narrow" w:hAnsi="Arial Narrow" w:cs="Arial"/>
                <w:sz w:val="20"/>
                <w:szCs w:val="20"/>
              </w:rPr>
              <w:t>Cualquier otra figura delictiva que contemple esta Ley, de competencia de los Juzgados de Garantía.</w:t>
            </w:r>
          </w:p>
          <w:p w:rsidRPr="008A4540" w:rsidR="00661191" w:rsidP="00007156" w:rsidRDefault="00661191" w14:paraId="7D39A8D8" w14:textId="4235A6C2">
            <w:pPr>
              <w:jc w:val="both"/>
              <w:rPr>
                <w:rFonts w:ascii="Arial Narrow" w:hAnsi="Arial Narrow" w:cs="Arial"/>
                <w:sz w:val="20"/>
                <w:szCs w:val="20"/>
              </w:rPr>
            </w:pPr>
          </w:p>
        </w:tc>
      </w:tr>
      <w:tr w:rsidRPr="008A4540" w:rsidR="00661191" w:rsidTr="5FFAE9BA" w14:paraId="79BE53E7" w14:textId="77777777">
        <w:trPr>
          <w:trHeight w:val="74"/>
        </w:trPr>
        <w:tc>
          <w:tcPr>
            <w:tcW w:w="3150" w:type="dxa"/>
            <w:tcMar/>
          </w:tcPr>
          <w:p w:rsidRPr="008A4540" w:rsidR="00661191" w:rsidP="00007156" w:rsidRDefault="00661191" w14:paraId="6810ABE0" w14:textId="6DB02D29">
            <w:pPr>
              <w:rPr>
                <w:rFonts w:ascii="Arial Narrow" w:hAnsi="Arial Narrow"/>
                <w:sz w:val="20"/>
                <w:szCs w:val="20"/>
              </w:rPr>
            </w:pPr>
            <w:r w:rsidRPr="008A4540">
              <w:rPr>
                <w:rFonts w:ascii="Arial Narrow" w:hAnsi="Arial Narrow" w:cs="Arial"/>
                <w:b/>
                <w:bCs/>
                <w:sz w:val="20"/>
                <w:szCs w:val="20"/>
              </w:rPr>
              <w:t>15007</w:t>
            </w:r>
          </w:p>
        </w:tc>
        <w:tc>
          <w:tcPr>
            <w:tcW w:w="6172" w:type="dxa"/>
            <w:tcMar/>
          </w:tcPr>
          <w:p w:rsidRPr="008A4540" w:rsidR="00661191" w:rsidP="00007156" w:rsidRDefault="00661191" w14:paraId="629E9B72" w14:textId="3F0C2068">
            <w:pPr>
              <w:jc w:val="both"/>
              <w:rPr>
                <w:rFonts w:ascii="Arial Narrow" w:hAnsi="Arial Narrow" w:cs="Arial"/>
                <w:sz w:val="20"/>
                <w:szCs w:val="20"/>
              </w:rPr>
            </w:pPr>
            <w:r w:rsidRPr="008A4540">
              <w:rPr>
                <w:rFonts w:ascii="Arial Narrow" w:hAnsi="Arial Narrow" w:cs="Arial"/>
                <w:b/>
                <w:sz w:val="20"/>
                <w:szCs w:val="20"/>
              </w:rPr>
              <w:t>DELITOS DE LA LEY DE SEGURIDAD INTERIOR DEL ESTADO CONTRA EL ORDEN PÚBLICO Y LA NORMALIDAD DE LAS ACTIVIDADES NACIONALES</w:t>
            </w:r>
          </w:p>
        </w:tc>
      </w:tr>
      <w:tr w:rsidRPr="008A4540" w:rsidR="00661191" w:rsidTr="5FFAE9BA" w14:paraId="6C43A556" w14:textId="77777777">
        <w:trPr>
          <w:trHeight w:val="74"/>
        </w:trPr>
        <w:tc>
          <w:tcPr>
            <w:tcW w:w="3150" w:type="dxa"/>
            <w:tcMar/>
          </w:tcPr>
          <w:p w:rsidRPr="008A4540" w:rsidR="00661191" w:rsidP="00007156" w:rsidRDefault="00661191" w14:paraId="15A5CFEA" w14:textId="77777777">
            <w:pPr>
              <w:rPr>
                <w:rFonts w:ascii="Arial Narrow" w:hAnsi="Arial Narrow"/>
                <w:sz w:val="20"/>
                <w:szCs w:val="20"/>
              </w:rPr>
            </w:pPr>
          </w:p>
        </w:tc>
        <w:tc>
          <w:tcPr>
            <w:tcW w:w="6172" w:type="dxa"/>
            <w:tcMar/>
          </w:tcPr>
          <w:p w:rsidRPr="008A4540" w:rsidR="00661191" w:rsidP="00007156" w:rsidRDefault="00661191" w14:paraId="1525F563" w14:textId="5D197570">
            <w:pPr>
              <w:jc w:val="both"/>
              <w:rPr>
                <w:rFonts w:ascii="Arial Narrow" w:hAnsi="Arial Narrow" w:cs="Arial"/>
                <w:sz w:val="20"/>
                <w:szCs w:val="20"/>
              </w:rPr>
            </w:pPr>
            <w:r w:rsidRPr="008A4540">
              <w:rPr>
                <w:rFonts w:ascii="Arial Narrow" w:hAnsi="Arial Narrow" w:cs="Arial"/>
                <w:sz w:val="20"/>
                <w:szCs w:val="20"/>
              </w:rPr>
              <w:t xml:space="preserve">LEY 12.927 </w:t>
            </w:r>
            <w:r w:rsidRPr="008A4540" w:rsidR="00A24014">
              <w:rPr>
                <w:rFonts w:ascii="Arial Narrow" w:hAnsi="Arial Narrow" w:cs="Arial"/>
                <w:sz w:val="20"/>
                <w:szCs w:val="20"/>
              </w:rPr>
              <w:t>ART</w:t>
            </w:r>
            <w:r w:rsidRPr="008A4540">
              <w:rPr>
                <w:rFonts w:ascii="Arial Narrow" w:hAnsi="Arial Narrow" w:cs="Arial"/>
                <w:sz w:val="20"/>
                <w:szCs w:val="20"/>
              </w:rPr>
              <w:t>. 6 – 12</w:t>
            </w:r>
          </w:p>
        </w:tc>
      </w:tr>
      <w:tr w:rsidRPr="008A4540" w:rsidR="00661191" w:rsidTr="5FFAE9BA" w14:paraId="5D0E275A" w14:textId="77777777">
        <w:trPr>
          <w:trHeight w:val="74"/>
        </w:trPr>
        <w:tc>
          <w:tcPr>
            <w:tcW w:w="3150" w:type="dxa"/>
            <w:tcMar/>
          </w:tcPr>
          <w:p w:rsidRPr="008A4540" w:rsidR="00661191" w:rsidP="00007156" w:rsidRDefault="00661191" w14:paraId="13BE638B" w14:textId="77777777">
            <w:pPr>
              <w:rPr>
                <w:rFonts w:ascii="Arial Narrow" w:hAnsi="Arial Narrow"/>
                <w:sz w:val="20"/>
                <w:szCs w:val="20"/>
              </w:rPr>
            </w:pPr>
          </w:p>
        </w:tc>
        <w:tc>
          <w:tcPr>
            <w:tcW w:w="6172" w:type="dxa"/>
            <w:tcMar/>
          </w:tcPr>
          <w:p w:rsidRPr="008A4540" w:rsidR="00661191" w:rsidP="00007156" w:rsidRDefault="00661191" w14:paraId="09FD7F6D" w14:textId="00B67233">
            <w:pPr>
              <w:jc w:val="both"/>
              <w:rPr>
                <w:rFonts w:ascii="Arial Narrow" w:hAnsi="Arial Narrow" w:cs="Arial"/>
                <w:sz w:val="20"/>
                <w:szCs w:val="20"/>
              </w:rPr>
            </w:pPr>
            <w:r w:rsidRPr="008A4540">
              <w:rPr>
                <w:rFonts w:ascii="Arial Narrow" w:hAnsi="Arial Narrow" w:cs="Arial"/>
                <w:sz w:val="20"/>
                <w:szCs w:val="20"/>
              </w:rPr>
              <w:t>Sanciona a toda persona que provoque desórdenes y/o altere el normal funcionamiento de las actividades nacionales.</w:t>
            </w:r>
          </w:p>
        </w:tc>
      </w:tr>
      <w:tr w:rsidRPr="008A4540" w:rsidR="00661191" w:rsidTr="5FFAE9BA" w14:paraId="775A4FDA" w14:textId="77777777">
        <w:trPr>
          <w:trHeight w:val="74"/>
        </w:trPr>
        <w:tc>
          <w:tcPr>
            <w:tcW w:w="3150" w:type="dxa"/>
            <w:tcMar/>
          </w:tcPr>
          <w:p w:rsidRPr="008A4540" w:rsidR="00661191" w:rsidP="00007156" w:rsidRDefault="00661191" w14:paraId="7EE90614" w14:textId="77777777">
            <w:pPr>
              <w:rPr>
                <w:rFonts w:ascii="Arial Narrow" w:hAnsi="Arial Narrow" w:cs="Arial"/>
                <w:b/>
                <w:bCs/>
                <w:sz w:val="20"/>
                <w:szCs w:val="20"/>
              </w:rPr>
            </w:pPr>
          </w:p>
        </w:tc>
        <w:tc>
          <w:tcPr>
            <w:tcW w:w="6172" w:type="dxa"/>
            <w:tcMar/>
          </w:tcPr>
          <w:p w:rsidRPr="008A4540" w:rsidR="00661191" w:rsidP="00007156" w:rsidRDefault="00661191" w14:paraId="4C9B27FF" w14:textId="77777777">
            <w:pPr>
              <w:jc w:val="both"/>
              <w:rPr>
                <w:rFonts w:ascii="Arial Narrow" w:hAnsi="Arial Narrow" w:cs="Arial"/>
                <w:b/>
                <w:bCs/>
                <w:sz w:val="20"/>
                <w:szCs w:val="20"/>
              </w:rPr>
            </w:pPr>
          </w:p>
        </w:tc>
      </w:tr>
      <w:tr w:rsidRPr="008A4540" w:rsidR="00661191" w:rsidTr="5FFAE9BA" w14:paraId="0A996873" w14:textId="77777777">
        <w:trPr>
          <w:trHeight w:val="74"/>
        </w:trPr>
        <w:tc>
          <w:tcPr>
            <w:tcW w:w="3150" w:type="dxa"/>
            <w:tcMar/>
          </w:tcPr>
          <w:p w:rsidRPr="008A4540" w:rsidR="00661191" w:rsidP="00007156" w:rsidRDefault="00661191" w14:paraId="71A08921" w14:textId="77777777">
            <w:pPr>
              <w:rPr>
                <w:rFonts w:ascii="Arial Narrow" w:hAnsi="Arial Narrow" w:cs="Arial"/>
                <w:b/>
                <w:bCs/>
                <w:sz w:val="20"/>
                <w:szCs w:val="20"/>
              </w:rPr>
            </w:pPr>
            <w:r w:rsidRPr="008A4540">
              <w:rPr>
                <w:rFonts w:ascii="Arial Narrow" w:hAnsi="Arial Narrow" w:cs="Arial"/>
                <w:b/>
                <w:bCs/>
                <w:sz w:val="20"/>
                <w:szCs w:val="20"/>
              </w:rPr>
              <w:t>16400</w:t>
            </w:r>
          </w:p>
        </w:tc>
        <w:tc>
          <w:tcPr>
            <w:tcW w:w="6172" w:type="dxa"/>
            <w:tcMar/>
          </w:tcPr>
          <w:p w:rsidRPr="008A4540" w:rsidR="00661191" w:rsidP="00007156" w:rsidRDefault="00661191" w14:paraId="36B9A270" w14:textId="77777777">
            <w:pPr>
              <w:jc w:val="both"/>
              <w:rPr>
                <w:rFonts w:ascii="Arial Narrow" w:hAnsi="Arial Narrow" w:cs="Arial"/>
                <w:b/>
                <w:bCs/>
                <w:sz w:val="20"/>
                <w:szCs w:val="20"/>
              </w:rPr>
            </w:pPr>
            <w:r w:rsidRPr="008A4540">
              <w:rPr>
                <w:rFonts w:ascii="Arial Narrow" w:hAnsi="Arial Narrow" w:cs="Arial"/>
                <w:b/>
                <w:bCs/>
                <w:sz w:val="20"/>
                <w:szCs w:val="20"/>
              </w:rPr>
              <w:t>DIFUSIÓN INDEBIDA DE ENTREVISTA VIDEOGRABADA.</w:t>
            </w:r>
          </w:p>
        </w:tc>
      </w:tr>
      <w:tr w:rsidRPr="008A4540" w:rsidR="00661191" w:rsidTr="5FFAE9BA" w14:paraId="77D72BE4" w14:textId="77777777">
        <w:trPr>
          <w:trHeight w:val="74"/>
        </w:trPr>
        <w:tc>
          <w:tcPr>
            <w:tcW w:w="3150" w:type="dxa"/>
            <w:tcMar/>
          </w:tcPr>
          <w:p w:rsidRPr="008A4540" w:rsidR="00661191" w:rsidP="00007156" w:rsidRDefault="00661191" w14:paraId="3A48BB60" w14:textId="77777777">
            <w:pPr>
              <w:rPr>
                <w:rFonts w:ascii="Arial Narrow" w:hAnsi="Arial Narrow"/>
                <w:sz w:val="20"/>
                <w:szCs w:val="20"/>
              </w:rPr>
            </w:pPr>
          </w:p>
        </w:tc>
        <w:tc>
          <w:tcPr>
            <w:tcW w:w="6172" w:type="dxa"/>
            <w:tcMar/>
          </w:tcPr>
          <w:p w:rsidRPr="008A4540" w:rsidR="00661191" w:rsidP="00007156" w:rsidRDefault="00661191" w14:paraId="1349232D" w14:textId="77777777">
            <w:pPr>
              <w:jc w:val="both"/>
              <w:rPr>
                <w:rFonts w:ascii="Arial Narrow" w:hAnsi="Arial Narrow" w:cs="Arial"/>
                <w:sz w:val="20"/>
                <w:szCs w:val="20"/>
              </w:rPr>
            </w:pPr>
            <w:r w:rsidRPr="008A4540">
              <w:rPr>
                <w:rFonts w:ascii="Arial Narrow" w:hAnsi="Arial Narrow" w:cs="Arial"/>
                <w:sz w:val="20"/>
                <w:szCs w:val="20"/>
              </w:rPr>
              <w:t xml:space="preserve">ART. 23 LEY 21.057  </w:t>
            </w:r>
          </w:p>
        </w:tc>
      </w:tr>
      <w:tr w:rsidRPr="008A4540" w:rsidR="00661191" w:rsidTr="5FFAE9BA" w14:paraId="52526FFA" w14:textId="77777777">
        <w:trPr>
          <w:trHeight w:val="74"/>
        </w:trPr>
        <w:tc>
          <w:tcPr>
            <w:tcW w:w="3150" w:type="dxa"/>
            <w:tcMar/>
          </w:tcPr>
          <w:p w:rsidRPr="008A4540" w:rsidR="00661191" w:rsidP="00007156" w:rsidRDefault="00661191" w14:paraId="14BBD306" w14:textId="77777777">
            <w:pPr>
              <w:rPr>
                <w:rFonts w:ascii="Arial Narrow" w:hAnsi="Arial Narrow"/>
                <w:sz w:val="20"/>
                <w:szCs w:val="20"/>
              </w:rPr>
            </w:pPr>
          </w:p>
        </w:tc>
        <w:tc>
          <w:tcPr>
            <w:tcW w:w="6172" w:type="dxa"/>
            <w:tcMar/>
          </w:tcPr>
          <w:p w:rsidRPr="008A4540" w:rsidR="00661191" w:rsidP="00007156" w:rsidRDefault="00661191" w14:paraId="566A97E7" w14:textId="7EED05F6">
            <w:pPr>
              <w:jc w:val="both"/>
              <w:rPr>
                <w:rFonts w:ascii="Arial Narrow" w:hAnsi="Arial Narrow" w:cs="Arial"/>
                <w:sz w:val="20"/>
                <w:szCs w:val="20"/>
              </w:rPr>
            </w:pPr>
            <w:r w:rsidRPr="008A4540">
              <w:rPr>
                <w:rFonts w:ascii="Arial Narrow" w:hAnsi="Arial Narrow" w:cs="Arial"/>
                <w:sz w:val="20"/>
                <w:szCs w:val="20"/>
              </w:rPr>
              <w:t>Sanciona al que fuera de los casos permitidos por la Ley fotografíe, filme, transmita, comparta, difunda, transfiera, exhiba, o de cualquier otra forma copie o reproduzca el contenido de la entrevista investigativa video grabada realizada a niños, niñas y adolescentes que hayan sido víctimas de los delitos sexuales referidos en la Ley o su declaración judicial o su registro, sea total o parcialmente, o maliciosamente difunda imágenes o datos que identifiquen al declarante o su familia.</w:t>
            </w:r>
          </w:p>
        </w:tc>
      </w:tr>
      <w:tr w:rsidRPr="008A4540" w:rsidR="00661191" w:rsidTr="5FFAE9BA" w14:paraId="3C69ACC3" w14:textId="77777777">
        <w:trPr>
          <w:trHeight w:val="74"/>
        </w:trPr>
        <w:tc>
          <w:tcPr>
            <w:tcW w:w="3150" w:type="dxa"/>
            <w:tcMar/>
          </w:tcPr>
          <w:p w:rsidRPr="008A4540" w:rsidR="00661191" w:rsidP="00007156" w:rsidRDefault="00661191" w14:paraId="6BE207CC" w14:textId="77777777">
            <w:pPr>
              <w:rPr>
                <w:rFonts w:ascii="Arial Narrow" w:hAnsi="Arial Narrow"/>
                <w:sz w:val="20"/>
                <w:szCs w:val="20"/>
              </w:rPr>
            </w:pPr>
          </w:p>
        </w:tc>
        <w:tc>
          <w:tcPr>
            <w:tcW w:w="6172" w:type="dxa"/>
            <w:tcMar/>
          </w:tcPr>
          <w:p w:rsidRPr="008A4540" w:rsidR="00661191" w:rsidP="00007156" w:rsidRDefault="00661191" w14:paraId="5952112C" w14:textId="77777777">
            <w:pPr>
              <w:jc w:val="both"/>
              <w:rPr>
                <w:rFonts w:ascii="Arial Narrow" w:hAnsi="Arial Narrow" w:cs="Arial"/>
                <w:sz w:val="20"/>
                <w:szCs w:val="20"/>
              </w:rPr>
            </w:pPr>
          </w:p>
        </w:tc>
      </w:tr>
      <w:tr w:rsidRPr="008A4540" w:rsidR="00661191" w:rsidTr="5FFAE9BA" w14:paraId="16989879" w14:textId="77777777">
        <w:trPr>
          <w:trHeight w:val="74"/>
        </w:trPr>
        <w:tc>
          <w:tcPr>
            <w:tcW w:w="3150" w:type="dxa"/>
            <w:tcMar/>
          </w:tcPr>
          <w:p w:rsidRPr="008A4540" w:rsidR="00661191" w:rsidP="00007156" w:rsidRDefault="00661191" w14:paraId="3F9EBBB6" w14:textId="77777777">
            <w:pPr>
              <w:rPr>
                <w:rFonts w:ascii="Arial Narrow" w:hAnsi="Arial Narrow" w:cs="Arial"/>
                <w:b/>
                <w:bCs/>
                <w:sz w:val="20"/>
                <w:szCs w:val="20"/>
              </w:rPr>
            </w:pPr>
            <w:r w:rsidRPr="008A4540">
              <w:rPr>
                <w:rFonts w:ascii="Arial Narrow" w:hAnsi="Arial Narrow" w:cs="Arial"/>
                <w:b/>
                <w:bCs/>
                <w:sz w:val="20"/>
                <w:szCs w:val="20"/>
              </w:rPr>
              <w:t>16401</w:t>
            </w:r>
          </w:p>
        </w:tc>
        <w:tc>
          <w:tcPr>
            <w:tcW w:w="6172" w:type="dxa"/>
            <w:tcMar/>
          </w:tcPr>
          <w:p w:rsidRPr="008A4540" w:rsidR="00661191" w:rsidP="00007156" w:rsidRDefault="00661191" w14:paraId="4794128D" w14:textId="77777777">
            <w:pPr>
              <w:jc w:val="both"/>
              <w:rPr>
                <w:rFonts w:ascii="Arial Narrow" w:hAnsi="Arial Narrow" w:cs="Arial"/>
                <w:b/>
                <w:bCs/>
                <w:sz w:val="20"/>
                <w:szCs w:val="20"/>
              </w:rPr>
            </w:pPr>
            <w:r w:rsidRPr="008A4540">
              <w:rPr>
                <w:rFonts w:ascii="Arial Narrow" w:hAnsi="Arial Narrow" w:cs="Arial"/>
                <w:b/>
                <w:bCs/>
                <w:sz w:val="20"/>
                <w:szCs w:val="20"/>
              </w:rPr>
              <w:t>PELEAS DE ANIMALES COMO ESPECTÁCULO.</w:t>
            </w:r>
          </w:p>
        </w:tc>
      </w:tr>
      <w:tr w:rsidRPr="008A4540" w:rsidR="00661191" w:rsidTr="5FFAE9BA" w14:paraId="3181796E" w14:textId="77777777">
        <w:trPr>
          <w:trHeight w:val="74"/>
        </w:trPr>
        <w:tc>
          <w:tcPr>
            <w:tcW w:w="3150" w:type="dxa"/>
            <w:tcMar/>
          </w:tcPr>
          <w:p w:rsidRPr="008A4540" w:rsidR="00661191" w:rsidP="00007156" w:rsidRDefault="00661191" w14:paraId="771E06FC" w14:textId="77777777">
            <w:pPr>
              <w:rPr>
                <w:rFonts w:ascii="Arial Narrow" w:hAnsi="Arial Narrow"/>
                <w:sz w:val="20"/>
                <w:szCs w:val="20"/>
              </w:rPr>
            </w:pPr>
          </w:p>
        </w:tc>
        <w:tc>
          <w:tcPr>
            <w:tcW w:w="6172" w:type="dxa"/>
            <w:tcMar/>
          </w:tcPr>
          <w:p w:rsidRPr="008A4540" w:rsidR="00661191" w:rsidP="00007156" w:rsidRDefault="00661191" w14:paraId="55FEF81E" w14:textId="5592EA5E">
            <w:pPr>
              <w:jc w:val="both"/>
              <w:rPr>
                <w:rFonts w:ascii="Arial Narrow" w:hAnsi="Arial Narrow" w:cs="Arial"/>
                <w:sz w:val="20"/>
                <w:szCs w:val="20"/>
              </w:rPr>
            </w:pPr>
            <w:r w:rsidRPr="008A4540">
              <w:rPr>
                <w:rFonts w:ascii="Arial Narrow" w:hAnsi="Arial Narrow" w:cs="Arial"/>
                <w:sz w:val="20"/>
                <w:szCs w:val="20"/>
              </w:rPr>
              <w:t>ART.11 LEY 21.020</w:t>
            </w:r>
          </w:p>
        </w:tc>
      </w:tr>
      <w:tr w:rsidRPr="008A4540" w:rsidR="00661191" w:rsidTr="5FFAE9BA" w14:paraId="4E5EFACD" w14:textId="77777777">
        <w:trPr>
          <w:trHeight w:val="74"/>
        </w:trPr>
        <w:tc>
          <w:tcPr>
            <w:tcW w:w="3150" w:type="dxa"/>
            <w:tcMar/>
          </w:tcPr>
          <w:p w:rsidRPr="008A4540" w:rsidR="00661191" w:rsidP="00007156" w:rsidRDefault="00661191" w14:paraId="4F1C4554" w14:textId="77777777">
            <w:pPr>
              <w:rPr>
                <w:rFonts w:ascii="Arial Narrow" w:hAnsi="Arial Narrow"/>
                <w:sz w:val="20"/>
                <w:szCs w:val="20"/>
              </w:rPr>
            </w:pPr>
          </w:p>
        </w:tc>
        <w:tc>
          <w:tcPr>
            <w:tcW w:w="6172" w:type="dxa"/>
            <w:tcMar/>
          </w:tcPr>
          <w:p w:rsidRPr="008A4540" w:rsidR="00661191" w:rsidP="00007156" w:rsidRDefault="00661191" w14:paraId="34236ED0" w14:textId="3D157E45">
            <w:pPr>
              <w:jc w:val="both"/>
              <w:rPr>
                <w:rFonts w:ascii="Arial Narrow" w:hAnsi="Arial Narrow" w:cs="Arial"/>
                <w:sz w:val="20"/>
                <w:szCs w:val="20"/>
              </w:rPr>
            </w:pPr>
            <w:r w:rsidRPr="008A4540">
              <w:rPr>
                <w:rFonts w:ascii="Arial Narrow" w:hAnsi="Arial Narrow" w:cs="Arial"/>
                <w:sz w:val="20"/>
                <w:szCs w:val="20"/>
              </w:rPr>
              <w:t>Sanciona la organización de espectáculos de peleas de animales como delito de maltrato y crueldad animal del artículo 291 bis CP.</w:t>
            </w:r>
          </w:p>
        </w:tc>
      </w:tr>
      <w:tr w:rsidRPr="008A4540" w:rsidR="00661191" w:rsidTr="5FFAE9BA" w14:paraId="546E6B5C" w14:textId="77777777">
        <w:trPr>
          <w:trHeight w:val="74"/>
        </w:trPr>
        <w:tc>
          <w:tcPr>
            <w:tcW w:w="3150" w:type="dxa"/>
            <w:tcMar/>
          </w:tcPr>
          <w:p w:rsidRPr="008A4540" w:rsidR="00661191" w:rsidP="00007156" w:rsidRDefault="00661191" w14:paraId="4E3258BE" w14:textId="77777777">
            <w:pPr>
              <w:rPr>
                <w:rFonts w:ascii="Arial Narrow" w:hAnsi="Arial Narrow"/>
                <w:sz w:val="20"/>
                <w:szCs w:val="20"/>
              </w:rPr>
            </w:pPr>
          </w:p>
        </w:tc>
        <w:tc>
          <w:tcPr>
            <w:tcW w:w="6172" w:type="dxa"/>
            <w:tcMar/>
          </w:tcPr>
          <w:p w:rsidRPr="008A4540" w:rsidR="00661191" w:rsidP="00007156" w:rsidRDefault="00661191" w14:paraId="7C834EAE" w14:textId="77777777">
            <w:pPr>
              <w:jc w:val="both"/>
              <w:rPr>
                <w:rFonts w:ascii="Arial Narrow" w:hAnsi="Arial Narrow" w:cs="Arial"/>
                <w:sz w:val="20"/>
                <w:szCs w:val="20"/>
              </w:rPr>
            </w:pPr>
          </w:p>
        </w:tc>
      </w:tr>
      <w:tr w:rsidRPr="008A4540" w:rsidR="00661191" w:rsidTr="5FFAE9BA" w14:paraId="01F31AFE" w14:textId="77777777">
        <w:trPr>
          <w:trHeight w:val="74"/>
        </w:trPr>
        <w:tc>
          <w:tcPr>
            <w:tcW w:w="3150" w:type="dxa"/>
            <w:tcMar/>
          </w:tcPr>
          <w:p w:rsidRPr="008A4540" w:rsidR="00661191" w:rsidP="00007156" w:rsidRDefault="00661191" w14:paraId="2CC87120" w14:textId="77777777">
            <w:pPr>
              <w:rPr>
                <w:rFonts w:ascii="Arial Narrow" w:hAnsi="Arial Narrow" w:cs="Arial"/>
                <w:b/>
                <w:bCs/>
                <w:sz w:val="20"/>
                <w:szCs w:val="20"/>
              </w:rPr>
            </w:pPr>
            <w:r w:rsidRPr="008A4540">
              <w:rPr>
                <w:rFonts w:ascii="Arial Narrow" w:hAnsi="Arial Narrow" w:cs="Arial"/>
                <w:b/>
                <w:bCs/>
                <w:sz w:val="20"/>
                <w:szCs w:val="20"/>
              </w:rPr>
              <w:t>16402</w:t>
            </w:r>
          </w:p>
        </w:tc>
        <w:tc>
          <w:tcPr>
            <w:tcW w:w="6172" w:type="dxa"/>
            <w:tcMar/>
          </w:tcPr>
          <w:p w:rsidRPr="008A4540" w:rsidR="00661191" w:rsidP="00007156" w:rsidRDefault="00661191" w14:paraId="20A8AC9F" w14:textId="77777777">
            <w:pPr>
              <w:jc w:val="both"/>
              <w:rPr>
                <w:rFonts w:ascii="Arial Narrow" w:hAnsi="Arial Narrow" w:cs="Arial"/>
                <w:b/>
                <w:bCs/>
                <w:sz w:val="20"/>
                <w:szCs w:val="20"/>
              </w:rPr>
            </w:pPr>
            <w:r w:rsidRPr="008A4540">
              <w:rPr>
                <w:rFonts w:ascii="Arial Narrow" w:hAnsi="Arial Narrow" w:cs="Arial"/>
                <w:b/>
                <w:bCs/>
                <w:sz w:val="20"/>
                <w:szCs w:val="20"/>
              </w:rPr>
              <w:t>DELITOS DEL DL 3538 DE 1979 QUE REGULA MERCADO FINANCIERO.</w:t>
            </w:r>
          </w:p>
        </w:tc>
      </w:tr>
      <w:tr w:rsidRPr="008A4540" w:rsidR="00661191" w:rsidTr="5FFAE9BA" w14:paraId="74C4A6C4" w14:textId="77777777">
        <w:trPr>
          <w:trHeight w:val="74"/>
        </w:trPr>
        <w:tc>
          <w:tcPr>
            <w:tcW w:w="3150" w:type="dxa"/>
            <w:tcMar/>
          </w:tcPr>
          <w:p w:rsidRPr="008A4540" w:rsidR="00661191" w:rsidP="00007156" w:rsidRDefault="00661191" w14:paraId="665F43D5" w14:textId="77777777">
            <w:pPr>
              <w:rPr>
                <w:rFonts w:ascii="Arial Narrow" w:hAnsi="Arial Narrow"/>
                <w:sz w:val="20"/>
                <w:szCs w:val="20"/>
              </w:rPr>
            </w:pPr>
          </w:p>
        </w:tc>
        <w:tc>
          <w:tcPr>
            <w:tcW w:w="6172" w:type="dxa"/>
            <w:tcMar/>
          </w:tcPr>
          <w:p w:rsidRPr="008A4540" w:rsidR="00661191" w:rsidP="00007156" w:rsidRDefault="00661191" w14:paraId="573A5B12" w14:textId="0E0D0714">
            <w:pPr>
              <w:jc w:val="both"/>
              <w:rPr>
                <w:rFonts w:ascii="Arial Narrow" w:hAnsi="Arial Narrow" w:cs="Arial"/>
                <w:sz w:val="20"/>
                <w:szCs w:val="20"/>
              </w:rPr>
            </w:pPr>
            <w:r w:rsidRPr="008A4540">
              <w:rPr>
                <w:rFonts w:ascii="Arial Narrow" w:hAnsi="Arial Narrow" w:cs="Arial"/>
                <w:sz w:val="20"/>
                <w:szCs w:val="20"/>
              </w:rPr>
              <w:t>Sanciona las infracciones al DL 3538 de 1979, modificada por la Ley 21.000 que regula el Mercado Financiero y crea la Comisión Mercado Financiero.</w:t>
            </w:r>
          </w:p>
        </w:tc>
      </w:tr>
      <w:tr w:rsidRPr="008A4540" w:rsidR="00661191" w:rsidTr="5FFAE9BA" w14:paraId="4E9FD351" w14:textId="77777777">
        <w:trPr>
          <w:trHeight w:val="74"/>
        </w:trPr>
        <w:tc>
          <w:tcPr>
            <w:tcW w:w="3150" w:type="dxa"/>
            <w:tcMar/>
          </w:tcPr>
          <w:p w:rsidRPr="008A4540" w:rsidR="00661191" w:rsidP="00007156" w:rsidRDefault="00661191" w14:paraId="5F0BEDA5" w14:textId="77777777">
            <w:pPr>
              <w:rPr>
                <w:rFonts w:ascii="Arial Narrow" w:hAnsi="Arial Narrow"/>
                <w:sz w:val="20"/>
                <w:szCs w:val="20"/>
              </w:rPr>
            </w:pPr>
          </w:p>
        </w:tc>
        <w:tc>
          <w:tcPr>
            <w:tcW w:w="6172" w:type="dxa"/>
            <w:tcMar/>
          </w:tcPr>
          <w:p w:rsidRPr="008A4540" w:rsidR="00661191" w:rsidP="00007156" w:rsidRDefault="00661191" w14:paraId="67A8B7CB" w14:textId="77777777">
            <w:pPr>
              <w:jc w:val="both"/>
              <w:rPr>
                <w:rFonts w:ascii="Arial Narrow" w:hAnsi="Arial Narrow" w:cs="Arial"/>
                <w:sz w:val="20"/>
                <w:szCs w:val="20"/>
              </w:rPr>
            </w:pPr>
          </w:p>
        </w:tc>
      </w:tr>
      <w:tr w:rsidRPr="008A4540" w:rsidR="00661191" w:rsidTr="5FFAE9BA" w14:paraId="3D49B673" w14:textId="77777777">
        <w:trPr>
          <w:trHeight w:val="74"/>
        </w:trPr>
        <w:tc>
          <w:tcPr>
            <w:tcW w:w="3150" w:type="dxa"/>
            <w:tcMar/>
          </w:tcPr>
          <w:p w:rsidRPr="008A4540" w:rsidR="00661191" w:rsidP="00007156" w:rsidRDefault="00661191" w14:paraId="069364ED" w14:textId="730F3164">
            <w:pPr>
              <w:rPr>
                <w:rFonts w:ascii="Arial Narrow" w:hAnsi="Arial Narrow"/>
                <w:color w:val="000000"/>
                <w:sz w:val="20"/>
                <w:szCs w:val="20"/>
              </w:rPr>
            </w:pPr>
            <w:r w:rsidRPr="008A4540">
              <w:rPr>
                <w:rFonts w:ascii="Arial Narrow" w:hAnsi="Arial Narrow" w:cs="Arial"/>
                <w:b/>
                <w:bCs/>
                <w:sz w:val="20"/>
                <w:szCs w:val="20"/>
              </w:rPr>
              <w:t>16403</w:t>
            </w:r>
          </w:p>
        </w:tc>
        <w:tc>
          <w:tcPr>
            <w:tcW w:w="6172" w:type="dxa"/>
            <w:tcMar/>
          </w:tcPr>
          <w:p w:rsidRPr="008A4540" w:rsidR="00661191" w:rsidP="00007156" w:rsidRDefault="00661191" w14:paraId="5F939F0E" w14:textId="520FA310">
            <w:pPr>
              <w:jc w:val="both"/>
              <w:rPr>
                <w:rFonts w:ascii="Arial Narrow" w:hAnsi="Arial Narrow"/>
                <w:color w:val="000000"/>
                <w:sz w:val="20"/>
                <w:szCs w:val="20"/>
              </w:rPr>
            </w:pPr>
            <w:r w:rsidRPr="008A4540">
              <w:rPr>
                <w:rFonts w:ascii="Arial Narrow" w:hAnsi="Arial Narrow" w:cs="Arial"/>
                <w:b/>
                <w:bCs/>
                <w:sz w:val="20"/>
                <w:szCs w:val="20"/>
              </w:rPr>
              <w:t>ASOCIACIÓN ILÍCITA PARA EJERCER EL COMERCIO ILEGAL</w:t>
            </w:r>
            <w:r w:rsidR="0083662E">
              <w:rPr>
                <w:rFonts w:ascii="Arial Narrow" w:hAnsi="Arial Narrow" w:cs="Arial"/>
                <w:b/>
                <w:bCs/>
                <w:sz w:val="20"/>
                <w:szCs w:val="20"/>
              </w:rPr>
              <w:t>.</w:t>
            </w:r>
          </w:p>
        </w:tc>
      </w:tr>
      <w:tr w:rsidRPr="008A4540" w:rsidR="00661191" w:rsidTr="5FFAE9BA" w14:paraId="0B1541C3" w14:textId="77777777">
        <w:trPr>
          <w:trHeight w:val="74"/>
        </w:trPr>
        <w:tc>
          <w:tcPr>
            <w:tcW w:w="3150" w:type="dxa"/>
            <w:tcMar/>
          </w:tcPr>
          <w:p w:rsidRPr="008A4540" w:rsidR="00661191" w:rsidP="00007156" w:rsidRDefault="00661191" w14:paraId="442C22A6" w14:textId="77777777">
            <w:pPr>
              <w:rPr>
                <w:rFonts w:ascii="Arial Narrow" w:hAnsi="Arial Narrow"/>
                <w:sz w:val="20"/>
                <w:szCs w:val="20"/>
              </w:rPr>
            </w:pPr>
          </w:p>
        </w:tc>
        <w:tc>
          <w:tcPr>
            <w:tcW w:w="6172" w:type="dxa"/>
            <w:tcMar/>
          </w:tcPr>
          <w:p w:rsidRPr="008A4540" w:rsidR="00661191" w:rsidP="00007156" w:rsidRDefault="00661191" w14:paraId="6C3A13C4" w14:textId="1BB466A5">
            <w:pPr>
              <w:jc w:val="both"/>
              <w:rPr>
                <w:rFonts w:ascii="Arial Narrow" w:hAnsi="Arial Narrow"/>
                <w:color w:val="000000"/>
                <w:sz w:val="20"/>
                <w:szCs w:val="20"/>
              </w:rPr>
            </w:pPr>
            <w:r w:rsidRPr="008A4540">
              <w:rPr>
                <w:rFonts w:ascii="Arial Narrow" w:hAnsi="Arial Narrow" w:cs="Arial"/>
                <w:sz w:val="20"/>
                <w:szCs w:val="20"/>
              </w:rPr>
              <w:t>ART. 2 LEY 21.426</w:t>
            </w:r>
          </w:p>
        </w:tc>
      </w:tr>
      <w:tr w:rsidRPr="008A4540" w:rsidR="00661191" w:rsidTr="5FFAE9BA" w14:paraId="361BD8F4" w14:textId="77777777">
        <w:trPr>
          <w:trHeight w:val="74"/>
        </w:trPr>
        <w:tc>
          <w:tcPr>
            <w:tcW w:w="3150" w:type="dxa"/>
            <w:tcMar/>
          </w:tcPr>
          <w:p w:rsidRPr="008A4540" w:rsidR="00661191" w:rsidP="00007156" w:rsidRDefault="00661191" w14:paraId="49889D8C" w14:textId="77777777">
            <w:pPr>
              <w:rPr>
                <w:rFonts w:ascii="Arial Narrow" w:hAnsi="Arial Narrow"/>
                <w:sz w:val="20"/>
                <w:szCs w:val="20"/>
              </w:rPr>
            </w:pPr>
          </w:p>
        </w:tc>
        <w:tc>
          <w:tcPr>
            <w:tcW w:w="6172" w:type="dxa"/>
            <w:tcMar/>
          </w:tcPr>
          <w:p w:rsidRPr="008A4540" w:rsidR="00661191" w:rsidP="00007156" w:rsidRDefault="00661191" w14:paraId="1910D72F" w14:textId="1FDADA05">
            <w:pPr>
              <w:jc w:val="both"/>
              <w:rPr>
                <w:rFonts w:ascii="Arial Narrow" w:hAnsi="Arial Narrow"/>
                <w:color w:val="000000"/>
                <w:sz w:val="20"/>
                <w:szCs w:val="20"/>
              </w:rPr>
            </w:pPr>
            <w:r w:rsidRPr="008A4540">
              <w:rPr>
                <w:rFonts w:ascii="Arial Narrow" w:hAnsi="Arial Narrow" w:cs="Arial"/>
                <w:sz w:val="20"/>
                <w:szCs w:val="20"/>
              </w:rPr>
              <w:t xml:space="preserve">Sanciona a los que se asociaren para cometer alguno de los delitos establecidos en los artículos 79 bis y 81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17.336 (falsificación, adulteración o copia, distribución,  etc. de obras protegidas por ley de propiedad intelectual) ; 11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19.227 (uso malicioso de beneficios del fondo nacional de fomento del libro y la lectura); 456 bis A del Código Penal (receptación); 28 de la Ley de Propiedad Industrial, cuyo texto refundido, coordinado y sistematizado fue fijado por el decreto con fuerza de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de 2006, del Ministerio de Economía, Fomento y Reconstrucción, y 97 números 8° y 9° del Código Tributario</w:t>
            </w:r>
            <w:r w:rsidRPr="008A4540">
              <w:rPr>
                <w:rFonts w:ascii="Arial Narrow" w:hAnsi="Arial Narrow"/>
                <w:color w:val="000000"/>
                <w:sz w:val="20"/>
                <w:szCs w:val="20"/>
              </w:rPr>
              <w:t>.</w:t>
            </w:r>
          </w:p>
        </w:tc>
      </w:tr>
      <w:tr w:rsidRPr="008A4540" w:rsidR="00661191" w:rsidTr="5FFAE9BA" w14:paraId="508BDFC0" w14:textId="77777777">
        <w:trPr>
          <w:trHeight w:val="74"/>
        </w:trPr>
        <w:tc>
          <w:tcPr>
            <w:tcW w:w="3150" w:type="dxa"/>
            <w:tcMar/>
          </w:tcPr>
          <w:p w:rsidRPr="008A4540" w:rsidR="00661191" w:rsidP="00007156" w:rsidRDefault="00661191" w14:paraId="778321BB" w14:textId="77777777">
            <w:pPr>
              <w:rPr>
                <w:rFonts w:ascii="Arial Narrow" w:hAnsi="Arial Narrow"/>
                <w:sz w:val="20"/>
                <w:szCs w:val="20"/>
              </w:rPr>
            </w:pPr>
          </w:p>
        </w:tc>
        <w:tc>
          <w:tcPr>
            <w:tcW w:w="6172" w:type="dxa"/>
            <w:tcMar/>
          </w:tcPr>
          <w:p w:rsidRPr="008A4540" w:rsidR="00661191" w:rsidP="00007156" w:rsidRDefault="00661191" w14:paraId="7CB1EADB" w14:textId="77777777">
            <w:pPr>
              <w:jc w:val="both"/>
              <w:rPr>
                <w:rFonts w:ascii="Arial Narrow" w:hAnsi="Arial Narrow" w:cs="Arial"/>
                <w:sz w:val="20"/>
                <w:szCs w:val="20"/>
              </w:rPr>
            </w:pPr>
          </w:p>
        </w:tc>
      </w:tr>
      <w:tr w:rsidRPr="008A4540" w:rsidR="00661191" w:rsidTr="5FFAE9BA" w14:paraId="49B06B0E" w14:textId="77777777">
        <w:trPr>
          <w:trHeight w:val="74"/>
        </w:trPr>
        <w:tc>
          <w:tcPr>
            <w:tcW w:w="3150" w:type="dxa"/>
            <w:tcMar/>
          </w:tcPr>
          <w:p w:rsidRPr="008A4540" w:rsidR="00661191" w:rsidP="00007156" w:rsidRDefault="00661191" w14:paraId="373E9641" w14:textId="77777777">
            <w:pPr>
              <w:rPr>
                <w:rFonts w:ascii="Arial Narrow" w:hAnsi="Arial Narrow" w:cs="Arial"/>
                <w:b/>
                <w:bCs/>
                <w:sz w:val="20"/>
                <w:szCs w:val="20"/>
              </w:rPr>
            </w:pPr>
            <w:r w:rsidRPr="008A4540">
              <w:rPr>
                <w:rFonts w:ascii="Arial Narrow" w:hAnsi="Arial Narrow" w:cs="Arial"/>
                <w:b/>
                <w:bCs/>
                <w:sz w:val="20"/>
                <w:szCs w:val="20"/>
              </w:rPr>
              <w:t>22200</w:t>
            </w:r>
          </w:p>
        </w:tc>
        <w:tc>
          <w:tcPr>
            <w:tcW w:w="6172" w:type="dxa"/>
            <w:tcMar/>
          </w:tcPr>
          <w:p w:rsidRPr="008A4540" w:rsidR="00661191" w:rsidP="00007156" w:rsidRDefault="00661191" w14:paraId="77170890" w14:textId="77777777">
            <w:pPr>
              <w:jc w:val="both"/>
              <w:rPr>
                <w:rFonts w:ascii="Arial Narrow" w:hAnsi="Arial Narrow" w:cs="Arial"/>
                <w:b/>
                <w:bCs/>
                <w:sz w:val="20"/>
                <w:szCs w:val="20"/>
              </w:rPr>
            </w:pPr>
            <w:r w:rsidRPr="008A4540">
              <w:rPr>
                <w:rFonts w:ascii="Arial Narrow" w:hAnsi="Arial Narrow" w:cs="Arial"/>
                <w:b/>
                <w:bCs/>
                <w:sz w:val="20"/>
                <w:szCs w:val="20"/>
              </w:rPr>
              <w:t>CRÍMENES LESA HUMANIDAD Y GENOCIDIO LEY 20.357.</w:t>
            </w:r>
          </w:p>
        </w:tc>
      </w:tr>
      <w:tr w:rsidRPr="008A4540" w:rsidR="00661191" w:rsidTr="5FFAE9BA" w14:paraId="7C37ADE4" w14:textId="77777777">
        <w:trPr>
          <w:trHeight w:val="74"/>
        </w:trPr>
        <w:tc>
          <w:tcPr>
            <w:tcW w:w="3150" w:type="dxa"/>
            <w:tcMar/>
          </w:tcPr>
          <w:p w:rsidRPr="008A4540" w:rsidR="00661191" w:rsidP="00007156" w:rsidRDefault="00661191" w14:paraId="1007E3E9" w14:textId="77777777">
            <w:pPr>
              <w:rPr>
                <w:rFonts w:ascii="Arial Narrow" w:hAnsi="Arial Narrow"/>
                <w:sz w:val="20"/>
                <w:szCs w:val="20"/>
              </w:rPr>
            </w:pPr>
          </w:p>
        </w:tc>
        <w:tc>
          <w:tcPr>
            <w:tcW w:w="6172" w:type="dxa"/>
            <w:tcMar/>
          </w:tcPr>
          <w:p w:rsidRPr="008A4540" w:rsidR="00661191" w:rsidP="00007156" w:rsidRDefault="00661191" w14:paraId="54CA9EB7" w14:textId="647AABD5">
            <w:pPr>
              <w:jc w:val="both"/>
              <w:rPr>
                <w:rFonts w:ascii="Arial Narrow" w:hAnsi="Arial Narrow" w:cs="Arial"/>
                <w:sz w:val="20"/>
                <w:szCs w:val="20"/>
              </w:rPr>
            </w:pPr>
            <w:r w:rsidRPr="008A4540">
              <w:rPr>
                <w:rFonts w:ascii="Arial Narrow" w:hAnsi="Arial Narrow" w:cs="Arial"/>
                <w:sz w:val="20"/>
                <w:szCs w:val="20"/>
              </w:rPr>
              <w:t>Tipifica crímenes de lesa humanidad y genocidio; define los crímenes y delitos de guerra y castiga los crímenes cometidos en caso de conflicto armado.</w:t>
            </w:r>
          </w:p>
        </w:tc>
      </w:tr>
      <w:tr w:rsidRPr="008A4540" w:rsidR="00661191" w:rsidTr="5FFAE9BA" w14:paraId="6E185D81" w14:textId="77777777">
        <w:trPr>
          <w:trHeight w:val="74"/>
        </w:trPr>
        <w:tc>
          <w:tcPr>
            <w:tcW w:w="3150" w:type="dxa"/>
            <w:tcMar/>
          </w:tcPr>
          <w:p w:rsidRPr="008A4540" w:rsidR="00661191" w:rsidP="00007156" w:rsidRDefault="00661191" w14:paraId="7E0F3567" w14:textId="77777777">
            <w:pPr>
              <w:rPr>
                <w:rFonts w:ascii="Arial Narrow" w:hAnsi="Arial Narrow"/>
                <w:sz w:val="20"/>
                <w:szCs w:val="20"/>
              </w:rPr>
            </w:pPr>
          </w:p>
        </w:tc>
        <w:tc>
          <w:tcPr>
            <w:tcW w:w="6172" w:type="dxa"/>
            <w:tcMar/>
          </w:tcPr>
          <w:p w:rsidRPr="008A4540" w:rsidR="00661191" w:rsidP="00007156" w:rsidRDefault="00661191" w14:paraId="2880BE7C" w14:textId="77777777">
            <w:pPr>
              <w:jc w:val="both"/>
              <w:rPr>
                <w:rFonts w:ascii="Arial Narrow" w:hAnsi="Arial Narrow" w:cs="Arial"/>
                <w:sz w:val="20"/>
                <w:szCs w:val="20"/>
              </w:rPr>
            </w:pPr>
          </w:p>
        </w:tc>
      </w:tr>
      <w:tr w:rsidRPr="008A4540" w:rsidR="00E04F7A" w:rsidTr="5FFAE9BA" w14:paraId="7EF1A6AD" w14:textId="77777777">
        <w:trPr>
          <w:trHeight w:val="74"/>
        </w:trPr>
        <w:tc>
          <w:tcPr>
            <w:tcW w:w="3150" w:type="dxa"/>
            <w:tcMar/>
          </w:tcPr>
          <w:p w:rsidRPr="009E0269" w:rsidR="00E04F7A" w:rsidP="00007156" w:rsidRDefault="009E0269" w14:paraId="47E85BA7" w14:textId="4B667137">
            <w:pPr>
              <w:rPr>
                <w:rFonts w:ascii="Arial Narrow" w:hAnsi="Arial Narrow"/>
                <w:b/>
                <w:bCs/>
                <w:sz w:val="20"/>
                <w:szCs w:val="20"/>
              </w:rPr>
            </w:pPr>
            <w:r w:rsidRPr="009E0269">
              <w:rPr>
                <w:rFonts w:ascii="Arial Narrow" w:hAnsi="Arial Narrow"/>
                <w:b/>
                <w:bCs/>
                <w:sz w:val="20"/>
                <w:szCs w:val="20"/>
              </w:rPr>
              <w:t>22403</w:t>
            </w:r>
          </w:p>
        </w:tc>
        <w:tc>
          <w:tcPr>
            <w:tcW w:w="6172" w:type="dxa"/>
            <w:tcMar/>
          </w:tcPr>
          <w:p w:rsidR="0083662E" w:rsidP="00007156" w:rsidRDefault="009E0269" w14:paraId="4993973F" w14:textId="492B259D">
            <w:pPr>
              <w:jc w:val="both"/>
              <w:rPr>
                <w:rFonts w:ascii="Arial Narrow" w:hAnsi="Arial Narrow" w:cs="Arial"/>
                <w:b/>
                <w:bCs/>
                <w:sz w:val="20"/>
                <w:szCs w:val="20"/>
              </w:rPr>
            </w:pPr>
            <w:r w:rsidRPr="009E0269">
              <w:rPr>
                <w:rFonts w:ascii="Arial Narrow" w:hAnsi="Arial Narrow" w:cs="Arial"/>
                <w:b/>
                <w:bCs/>
                <w:sz w:val="20"/>
                <w:szCs w:val="20"/>
              </w:rPr>
              <w:t>DESEMPEÑAR FUNCIONES DE VIGILANTES PRIVADOS FUERA DE LOS CASOS CONTEMPLADOS EN ESTA LEY</w:t>
            </w:r>
            <w:r w:rsidR="0083662E">
              <w:rPr>
                <w:rFonts w:ascii="Arial Narrow" w:hAnsi="Arial Narrow" w:cs="Arial"/>
                <w:b/>
                <w:bCs/>
                <w:sz w:val="20"/>
                <w:szCs w:val="20"/>
              </w:rPr>
              <w:t>.</w:t>
            </w:r>
          </w:p>
          <w:p w:rsidRPr="0083662E" w:rsidR="00E04F7A" w:rsidP="00007156" w:rsidRDefault="009E0269" w14:paraId="3810FE1E" w14:textId="3E1E1BC3">
            <w:pPr>
              <w:jc w:val="both"/>
              <w:rPr>
                <w:rFonts w:ascii="Arial Narrow" w:hAnsi="Arial Narrow" w:cs="Arial"/>
                <w:sz w:val="20"/>
                <w:szCs w:val="20"/>
              </w:rPr>
            </w:pPr>
            <w:r w:rsidRPr="0083662E">
              <w:rPr>
                <w:rFonts w:ascii="Arial Narrow" w:hAnsi="Arial Narrow" w:cs="Arial"/>
                <w:sz w:val="20"/>
                <w:szCs w:val="20"/>
              </w:rPr>
              <w:t>ART 30 Y 35 LEY 21.659</w:t>
            </w:r>
          </w:p>
        </w:tc>
      </w:tr>
      <w:tr w:rsidRPr="008A4540" w:rsidR="00E04F7A" w:rsidTr="5FFAE9BA" w14:paraId="173E995B" w14:textId="77777777">
        <w:trPr>
          <w:trHeight w:val="74"/>
        </w:trPr>
        <w:tc>
          <w:tcPr>
            <w:tcW w:w="3150" w:type="dxa"/>
            <w:tcMar/>
          </w:tcPr>
          <w:p w:rsidRPr="008A4540" w:rsidR="00E04F7A" w:rsidP="00007156" w:rsidRDefault="00E04F7A" w14:paraId="459FCC28" w14:textId="77777777">
            <w:pPr>
              <w:rPr>
                <w:rFonts w:ascii="Arial Narrow" w:hAnsi="Arial Narrow"/>
                <w:sz w:val="20"/>
                <w:szCs w:val="20"/>
              </w:rPr>
            </w:pPr>
          </w:p>
        </w:tc>
        <w:tc>
          <w:tcPr>
            <w:tcW w:w="6172" w:type="dxa"/>
            <w:tcMar/>
          </w:tcPr>
          <w:p w:rsidRPr="009E0269" w:rsidR="009E0269" w:rsidP="009E0269" w:rsidRDefault="009E0269" w14:paraId="7C236D03" w14:textId="34196041">
            <w:pPr>
              <w:jc w:val="both"/>
              <w:rPr>
                <w:rFonts w:ascii="Arial Narrow" w:hAnsi="Arial Narrow" w:cs="Arial"/>
                <w:sz w:val="20"/>
                <w:szCs w:val="20"/>
              </w:rPr>
            </w:pPr>
            <w:r w:rsidRPr="009E0269">
              <w:rPr>
                <w:rFonts w:ascii="Arial Narrow" w:hAnsi="Arial Narrow" w:cs="Arial"/>
                <w:sz w:val="20"/>
                <w:szCs w:val="20"/>
              </w:rPr>
              <w:t>Se castiga a toda persona natural o jurídica proporcionar u ofrecer, bajo cualquier forma o denominación, servicios de personas que porten o utilicen armas de fuego, con excepción de las empresas de transporte de valores autorizadas en conformidad con esta ley. Esta prohibición se extiende a las convenciones destinadas a proporcionar personal para cumplir labores de vigilancia privada y a los procesos de publicidad, reclutamiento, selección, formación y traslado para tales fines. Además, la infracción de esta prohibición será sancionada con la pena de presidio menor en sus grados mínimo a medio, con multa de 1.000 a 2.000 unidades tributarias mensuales y con la pena accesoria de inhabilitación perpetua para desempeñar actividades de seguridad privada. En caso de reincidencia, multa de 2.000 a 4.000 unidades tributarias mensuales.</w:t>
            </w:r>
          </w:p>
          <w:p w:rsidRPr="008A4540" w:rsidR="00E04F7A" w:rsidP="009E0269" w:rsidRDefault="009E0269" w14:paraId="1E6802C2" w14:textId="7619F3A3">
            <w:pPr>
              <w:jc w:val="both"/>
              <w:rPr>
                <w:rFonts w:ascii="Arial Narrow" w:hAnsi="Arial Narrow" w:cs="Arial"/>
                <w:sz w:val="20"/>
                <w:szCs w:val="20"/>
              </w:rPr>
            </w:pPr>
            <w:r w:rsidRPr="009E0269">
              <w:rPr>
                <w:rFonts w:ascii="Arial Narrow" w:hAnsi="Arial Narrow" w:cs="Arial"/>
                <w:sz w:val="20"/>
                <w:szCs w:val="20"/>
              </w:rPr>
              <w:t xml:space="preserve">Se castigan al personal de las empresas de seguridad privada que infrinja el deber de reserva de toda información que dispongan o que le haya sido proporcionada </w:t>
            </w:r>
            <w:proofErr w:type="gramStart"/>
            <w:r w:rsidRPr="009E0269">
              <w:rPr>
                <w:rFonts w:ascii="Arial Narrow" w:hAnsi="Arial Narrow" w:cs="Arial"/>
                <w:sz w:val="20"/>
                <w:szCs w:val="20"/>
              </w:rPr>
              <w:t>en razón de</w:t>
            </w:r>
            <w:proofErr w:type="gramEnd"/>
            <w:r w:rsidRPr="009E0269">
              <w:rPr>
                <w:rFonts w:ascii="Arial Narrow" w:hAnsi="Arial Narrow" w:cs="Arial"/>
                <w:sz w:val="20"/>
                <w:szCs w:val="20"/>
              </w:rPr>
              <w:t xml:space="preserve"> los servicios que prestan, hasta por un período de cuatro años contado desde que haya cesado la prestación de los servicios. La infracción, además, se castigará con multa de 6 a 10 unidades tributarias mensuales."</w:t>
            </w:r>
          </w:p>
        </w:tc>
      </w:tr>
      <w:tr w:rsidRPr="008A4540" w:rsidR="00E04F7A" w:rsidTr="5FFAE9BA" w14:paraId="6286901A" w14:textId="77777777">
        <w:trPr>
          <w:trHeight w:val="74"/>
        </w:trPr>
        <w:tc>
          <w:tcPr>
            <w:tcW w:w="3150" w:type="dxa"/>
            <w:tcMar/>
          </w:tcPr>
          <w:p w:rsidRPr="008A4540" w:rsidR="00E04F7A" w:rsidP="00007156" w:rsidRDefault="00E04F7A" w14:paraId="578DF978" w14:textId="77777777">
            <w:pPr>
              <w:rPr>
                <w:rFonts w:ascii="Arial Narrow" w:hAnsi="Arial Narrow"/>
                <w:sz w:val="20"/>
                <w:szCs w:val="20"/>
              </w:rPr>
            </w:pPr>
          </w:p>
        </w:tc>
        <w:tc>
          <w:tcPr>
            <w:tcW w:w="6172" w:type="dxa"/>
            <w:tcMar/>
          </w:tcPr>
          <w:p w:rsidRPr="008A4540" w:rsidR="00E04F7A" w:rsidP="00007156" w:rsidRDefault="00E04F7A" w14:paraId="7CA86062" w14:textId="77777777">
            <w:pPr>
              <w:jc w:val="both"/>
              <w:rPr>
                <w:rFonts w:ascii="Arial Narrow" w:hAnsi="Arial Narrow" w:cs="Arial"/>
                <w:sz w:val="20"/>
                <w:szCs w:val="20"/>
              </w:rPr>
            </w:pPr>
          </w:p>
        </w:tc>
      </w:tr>
      <w:tr w:rsidRPr="008A4540" w:rsidR="00E04F7A" w:rsidTr="5FFAE9BA" w14:paraId="77700E68" w14:textId="77777777">
        <w:trPr>
          <w:trHeight w:val="74"/>
        </w:trPr>
        <w:tc>
          <w:tcPr>
            <w:tcW w:w="3150" w:type="dxa"/>
            <w:tcMar/>
          </w:tcPr>
          <w:p w:rsidRPr="009E0269" w:rsidR="00E04F7A" w:rsidP="00007156" w:rsidRDefault="009E0269" w14:paraId="031BB536" w14:textId="1EEA01E2">
            <w:pPr>
              <w:rPr>
                <w:rFonts w:ascii="Arial Narrow" w:hAnsi="Arial Narrow"/>
                <w:b/>
                <w:bCs/>
                <w:sz w:val="20"/>
                <w:szCs w:val="20"/>
              </w:rPr>
            </w:pPr>
            <w:r w:rsidRPr="009E0269">
              <w:rPr>
                <w:rFonts w:ascii="Arial Narrow" w:hAnsi="Arial Narrow"/>
                <w:b/>
                <w:bCs/>
                <w:sz w:val="20"/>
                <w:szCs w:val="20"/>
              </w:rPr>
              <w:t>22404</w:t>
            </w:r>
          </w:p>
        </w:tc>
        <w:tc>
          <w:tcPr>
            <w:tcW w:w="6172" w:type="dxa"/>
            <w:tcMar/>
          </w:tcPr>
          <w:p w:rsidR="0083662E" w:rsidP="00007156" w:rsidRDefault="009E0269" w14:paraId="33E59D44" w14:textId="4444B7A5">
            <w:pPr>
              <w:jc w:val="both"/>
              <w:rPr>
                <w:rFonts w:ascii="Arial Narrow" w:hAnsi="Arial Narrow" w:cs="Arial"/>
                <w:b/>
                <w:bCs/>
                <w:sz w:val="20"/>
                <w:szCs w:val="20"/>
              </w:rPr>
            </w:pPr>
            <w:r w:rsidRPr="009E0269">
              <w:rPr>
                <w:rFonts w:ascii="Arial Narrow" w:hAnsi="Arial Narrow" w:cs="Arial"/>
                <w:b/>
                <w:bCs/>
                <w:sz w:val="20"/>
                <w:szCs w:val="20"/>
              </w:rPr>
              <w:t>INFRACCIÓN PARA SERVIDORES PÚBLICOS POR DIVULGACIÓN DE INFORMACIÓN RESERVADA</w:t>
            </w:r>
            <w:r w:rsidR="0083662E">
              <w:rPr>
                <w:rFonts w:ascii="Arial Narrow" w:hAnsi="Arial Narrow" w:cs="Arial"/>
                <w:b/>
                <w:bCs/>
                <w:sz w:val="20"/>
                <w:szCs w:val="20"/>
              </w:rPr>
              <w:t>.</w:t>
            </w:r>
          </w:p>
          <w:p w:rsidRPr="0083662E" w:rsidR="00E04F7A" w:rsidP="00007156" w:rsidRDefault="009E0269" w14:paraId="59038772" w14:textId="0ACF0D7A">
            <w:pPr>
              <w:jc w:val="both"/>
              <w:rPr>
                <w:rFonts w:ascii="Arial Narrow" w:hAnsi="Arial Narrow" w:cs="Arial"/>
                <w:sz w:val="20"/>
                <w:szCs w:val="20"/>
              </w:rPr>
            </w:pPr>
            <w:r w:rsidRPr="0083662E">
              <w:rPr>
                <w:rFonts w:ascii="Arial Narrow" w:hAnsi="Arial Narrow" w:cs="Arial"/>
                <w:sz w:val="20"/>
                <w:szCs w:val="20"/>
              </w:rPr>
              <w:t>ART. 82 LEY 21.659</w:t>
            </w:r>
          </w:p>
        </w:tc>
      </w:tr>
      <w:tr w:rsidRPr="008A4540" w:rsidR="00E04F7A" w:rsidTr="5FFAE9BA" w14:paraId="2C19E997" w14:textId="77777777">
        <w:trPr>
          <w:trHeight w:val="74"/>
        </w:trPr>
        <w:tc>
          <w:tcPr>
            <w:tcW w:w="3150" w:type="dxa"/>
            <w:tcMar/>
          </w:tcPr>
          <w:p w:rsidRPr="008A4540" w:rsidR="00E04F7A" w:rsidP="00007156" w:rsidRDefault="00E04F7A" w14:paraId="20E5B580" w14:textId="77777777">
            <w:pPr>
              <w:rPr>
                <w:rFonts w:ascii="Arial Narrow" w:hAnsi="Arial Narrow"/>
                <w:sz w:val="20"/>
                <w:szCs w:val="20"/>
              </w:rPr>
            </w:pPr>
          </w:p>
        </w:tc>
        <w:tc>
          <w:tcPr>
            <w:tcW w:w="6172" w:type="dxa"/>
            <w:tcMar/>
          </w:tcPr>
          <w:p w:rsidRPr="008A4540" w:rsidR="00E04F7A" w:rsidP="00007156" w:rsidRDefault="009E0269" w14:paraId="2770C3F2" w14:textId="2571F9DD">
            <w:pPr>
              <w:jc w:val="both"/>
              <w:rPr>
                <w:rFonts w:ascii="Arial Narrow" w:hAnsi="Arial Narrow" w:cs="Arial"/>
                <w:sz w:val="20"/>
                <w:szCs w:val="20"/>
              </w:rPr>
            </w:pPr>
            <w:r w:rsidRPr="009E0269">
              <w:rPr>
                <w:rFonts w:ascii="Arial Narrow" w:hAnsi="Arial Narrow" w:cs="Arial"/>
                <w:sz w:val="20"/>
                <w:szCs w:val="20"/>
              </w:rPr>
              <w:t>Se castigan a los servidores públicos que se desempeñen en la Subsecretaría de Prevención del Delito deberán guardar secreto o reserva de la información de que tomen conocimiento en el ejercicio de sus funciones. Esta obligación se mantendrá hasta por cuatro años después de que hayan cesado en su cargo.</w:t>
            </w:r>
          </w:p>
        </w:tc>
      </w:tr>
      <w:tr w:rsidRPr="008A4540" w:rsidR="00E04F7A" w:rsidTr="5FFAE9BA" w14:paraId="25A025A0" w14:textId="77777777">
        <w:trPr>
          <w:trHeight w:val="74"/>
        </w:trPr>
        <w:tc>
          <w:tcPr>
            <w:tcW w:w="3150" w:type="dxa"/>
            <w:tcMar/>
          </w:tcPr>
          <w:p w:rsidRPr="008A4540" w:rsidR="00E04F7A" w:rsidP="00007156" w:rsidRDefault="00E04F7A" w14:paraId="76B75BD6" w14:textId="77777777">
            <w:pPr>
              <w:rPr>
                <w:rFonts w:ascii="Arial Narrow" w:hAnsi="Arial Narrow"/>
                <w:sz w:val="20"/>
                <w:szCs w:val="20"/>
              </w:rPr>
            </w:pPr>
          </w:p>
        </w:tc>
        <w:tc>
          <w:tcPr>
            <w:tcW w:w="6172" w:type="dxa"/>
            <w:tcMar/>
          </w:tcPr>
          <w:p w:rsidRPr="008A4540" w:rsidR="00E04F7A" w:rsidP="00007156" w:rsidRDefault="00E04F7A" w14:paraId="734B2A3C" w14:textId="77777777">
            <w:pPr>
              <w:jc w:val="both"/>
              <w:rPr>
                <w:rFonts w:ascii="Arial Narrow" w:hAnsi="Arial Narrow" w:cs="Arial"/>
                <w:sz w:val="20"/>
                <w:szCs w:val="20"/>
              </w:rPr>
            </w:pPr>
          </w:p>
        </w:tc>
      </w:tr>
      <w:tr w:rsidRPr="008A4540" w:rsidR="00E04F7A" w:rsidTr="5FFAE9BA" w14:paraId="69A69E1D" w14:textId="77777777">
        <w:trPr>
          <w:trHeight w:val="74"/>
        </w:trPr>
        <w:tc>
          <w:tcPr>
            <w:tcW w:w="3150" w:type="dxa"/>
            <w:tcMar/>
          </w:tcPr>
          <w:p w:rsidRPr="009E0269" w:rsidR="00E04F7A" w:rsidP="00007156" w:rsidRDefault="009E0269" w14:paraId="0BD03F46" w14:textId="3615AEDE">
            <w:pPr>
              <w:rPr>
                <w:rFonts w:ascii="Arial Narrow" w:hAnsi="Arial Narrow"/>
                <w:b/>
                <w:bCs/>
                <w:sz w:val="20"/>
                <w:szCs w:val="20"/>
              </w:rPr>
            </w:pPr>
            <w:r w:rsidRPr="009E0269">
              <w:rPr>
                <w:rFonts w:ascii="Arial Narrow" w:hAnsi="Arial Narrow"/>
                <w:b/>
                <w:bCs/>
                <w:sz w:val="20"/>
                <w:szCs w:val="20"/>
              </w:rPr>
              <w:t>22405</w:t>
            </w:r>
          </w:p>
        </w:tc>
        <w:tc>
          <w:tcPr>
            <w:tcW w:w="6172" w:type="dxa"/>
            <w:tcMar/>
          </w:tcPr>
          <w:p w:rsidR="0083662E" w:rsidP="00007156" w:rsidRDefault="009E0269" w14:paraId="67E8D4E4" w14:textId="1E5F57DB">
            <w:pPr>
              <w:jc w:val="both"/>
              <w:rPr>
                <w:rFonts w:ascii="Arial Narrow" w:hAnsi="Arial Narrow" w:cs="Arial"/>
                <w:b/>
                <w:bCs/>
                <w:sz w:val="20"/>
                <w:szCs w:val="20"/>
              </w:rPr>
            </w:pPr>
            <w:r w:rsidRPr="009E0269">
              <w:rPr>
                <w:rFonts w:ascii="Arial Narrow" w:hAnsi="Arial Narrow" w:cs="Arial"/>
                <w:b/>
                <w:bCs/>
                <w:sz w:val="20"/>
                <w:szCs w:val="20"/>
              </w:rPr>
              <w:t>INFRACCIÓN AL DEBER DE RESERVA</w:t>
            </w:r>
            <w:r w:rsidR="005B4AC2">
              <w:rPr>
                <w:rFonts w:ascii="Arial Narrow" w:hAnsi="Arial Narrow" w:cs="Arial"/>
                <w:b/>
                <w:bCs/>
                <w:sz w:val="20"/>
                <w:szCs w:val="20"/>
              </w:rPr>
              <w:t>.</w:t>
            </w:r>
          </w:p>
          <w:p w:rsidRPr="0083662E" w:rsidR="00E04F7A" w:rsidP="00007156" w:rsidRDefault="009E0269" w14:paraId="4F18133B" w14:textId="6A3C0B4A">
            <w:pPr>
              <w:jc w:val="both"/>
              <w:rPr>
                <w:rFonts w:ascii="Arial Narrow" w:hAnsi="Arial Narrow" w:cs="Arial"/>
                <w:sz w:val="20"/>
                <w:szCs w:val="20"/>
              </w:rPr>
            </w:pPr>
            <w:r w:rsidRPr="0083662E">
              <w:rPr>
                <w:rFonts w:ascii="Arial Narrow" w:hAnsi="Arial Narrow" w:cs="Arial"/>
                <w:sz w:val="20"/>
                <w:szCs w:val="20"/>
              </w:rPr>
              <w:t>ART. 36 LEY 21.663</w:t>
            </w:r>
          </w:p>
        </w:tc>
      </w:tr>
      <w:tr w:rsidRPr="008A4540" w:rsidR="00E04F7A" w:rsidTr="5FFAE9BA" w14:paraId="585754C8" w14:textId="77777777">
        <w:trPr>
          <w:trHeight w:val="74"/>
        </w:trPr>
        <w:tc>
          <w:tcPr>
            <w:tcW w:w="3150" w:type="dxa"/>
            <w:tcMar/>
          </w:tcPr>
          <w:p w:rsidRPr="008A4540" w:rsidR="00E04F7A" w:rsidP="00007156" w:rsidRDefault="00E04F7A" w14:paraId="380CBD04" w14:textId="77777777">
            <w:pPr>
              <w:rPr>
                <w:rFonts w:ascii="Arial Narrow" w:hAnsi="Arial Narrow"/>
                <w:sz w:val="20"/>
                <w:szCs w:val="20"/>
              </w:rPr>
            </w:pPr>
          </w:p>
        </w:tc>
        <w:tc>
          <w:tcPr>
            <w:tcW w:w="6172" w:type="dxa"/>
            <w:tcMar/>
          </w:tcPr>
          <w:p w:rsidRPr="009E0269" w:rsidR="009E0269" w:rsidP="009E0269" w:rsidRDefault="009E0269" w14:paraId="7293D13E" w14:textId="28C3DE23">
            <w:pPr>
              <w:jc w:val="both"/>
              <w:rPr>
                <w:rFonts w:ascii="Arial Narrow" w:hAnsi="Arial Narrow" w:cs="Arial"/>
                <w:sz w:val="20"/>
                <w:szCs w:val="20"/>
              </w:rPr>
            </w:pPr>
            <w:r w:rsidRPr="009E0269">
              <w:rPr>
                <w:rFonts w:ascii="Arial Narrow" w:hAnsi="Arial Narrow" w:cs="Arial"/>
                <w:sz w:val="20"/>
                <w:szCs w:val="20"/>
              </w:rPr>
              <w:t xml:space="preserve">Se castigará a los funcionarios y funcionarias de la Agencia y del CSIRT Nacional, de Defensa o de los que pertenezcan a organismos de la Administración del Estado y a los que, sin ser funcionarios o funcionarias de la Agencia, tomaren conocimiento de las solicitudes para la ejecución de procedimientos especiales de obtención de información de los antecedentes que las justifiquen y de las resoluciones judiciales  que hubieren tomado conocimiento de los antecedentes a que se refiere el inciso 1°, 2°y 4° del ART.33 de la LEY 21663, que revelen información del carácter secreto de su existencia y contenido, aun después del término de sus funciones en los respectivos servicios infracción de las siguientes obligaciones dispuestas en el Título IV de la Ley 21663 relativas al deber de reserva de la información dispuesta en el artículo 33 inciso 1, 2 y 4 de la misma ley. </w:t>
            </w:r>
          </w:p>
          <w:p w:rsidRPr="009E0269" w:rsidR="009E0269" w:rsidP="009E0269" w:rsidRDefault="009E0269" w14:paraId="2BCF39D3" w14:textId="77777777">
            <w:pPr>
              <w:jc w:val="both"/>
              <w:rPr>
                <w:rFonts w:ascii="Arial Narrow" w:hAnsi="Arial Narrow" w:cs="Arial"/>
                <w:sz w:val="20"/>
                <w:szCs w:val="20"/>
              </w:rPr>
            </w:pPr>
          </w:p>
          <w:p w:rsidRPr="008A4540" w:rsidR="00E04F7A" w:rsidP="009E0269" w:rsidRDefault="009E0269" w14:paraId="5BBC0D4E" w14:textId="10472197">
            <w:pPr>
              <w:jc w:val="both"/>
              <w:rPr>
                <w:rFonts w:ascii="Arial Narrow" w:hAnsi="Arial Narrow" w:cs="Arial"/>
                <w:sz w:val="20"/>
                <w:szCs w:val="20"/>
              </w:rPr>
            </w:pPr>
            <w:r w:rsidRPr="009E0269">
              <w:rPr>
                <w:rFonts w:ascii="Arial Narrow" w:hAnsi="Arial Narrow" w:cs="Arial"/>
                <w:sz w:val="20"/>
                <w:szCs w:val="20"/>
              </w:rPr>
              <w:t>Asimismo, será castigada la Agencia que revele la información que llegue a conocer en el desempeño de sus funciones, cuando ella tenga tal calidad en virtud de una norma legal o porque requerida por ella, le sea entregada bajo tal calidad. Además, se le castigará en caso de no procurar el respeto a los derechos fundamentales de las personas, particularmente el respeto y resguardo del derecho a la vida privada y del derecho a la protección de datos personales.</w:t>
            </w:r>
          </w:p>
        </w:tc>
      </w:tr>
      <w:tr w:rsidRPr="008A4540" w:rsidR="00E04F7A" w:rsidTr="5FFAE9BA" w14:paraId="3D815321" w14:textId="77777777">
        <w:trPr>
          <w:trHeight w:val="74"/>
        </w:trPr>
        <w:tc>
          <w:tcPr>
            <w:tcW w:w="3150" w:type="dxa"/>
            <w:tcMar/>
          </w:tcPr>
          <w:p w:rsidRPr="008A4540" w:rsidR="00E04F7A" w:rsidP="00007156" w:rsidRDefault="00E04F7A" w14:paraId="295C68A1" w14:textId="77777777">
            <w:pPr>
              <w:rPr>
                <w:rFonts w:ascii="Arial Narrow" w:hAnsi="Arial Narrow"/>
                <w:sz w:val="20"/>
                <w:szCs w:val="20"/>
              </w:rPr>
            </w:pPr>
          </w:p>
        </w:tc>
        <w:tc>
          <w:tcPr>
            <w:tcW w:w="6172" w:type="dxa"/>
            <w:tcMar/>
          </w:tcPr>
          <w:p w:rsidRPr="008A4540" w:rsidR="00E04F7A" w:rsidP="00007156" w:rsidRDefault="00E04F7A" w14:paraId="5926B883" w14:textId="77777777">
            <w:pPr>
              <w:jc w:val="both"/>
              <w:rPr>
                <w:rFonts w:ascii="Arial Narrow" w:hAnsi="Arial Narrow" w:cs="Arial"/>
                <w:sz w:val="20"/>
                <w:szCs w:val="20"/>
              </w:rPr>
            </w:pPr>
          </w:p>
        </w:tc>
      </w:tr>
      <w:tr w:rsidRPr="008A4540" w:rsidR="00661191" w:rsidTr="5FFAE9BA" w14:paraId="66BF1D67" w14:textId="77777777">
        <w:trPr>
          <w:trHeight w:val="74"/>
        </w:trPr>
        <w:tc>
          <w:tcPr>
            <w:tcW w:w="3150" w:type="dxa"/>
            <w:tcMar/>
          </w:tcPr>
          <w:p w:rsidRPr="008A4540" w:rsidR="00661191" w:rsidP="00007156" w:rsidRDefault="00661191" w14:paraId="7F16F4BE" w14:textId="77777777">
            <w:pPr>
              <w:rPr>
                <w:rFonts w:ascii="Arial Narrow" w:hAnsi="Arial Narrow" w:cs="Arial"/>
                <w:b/>
                <w:bCs/>
                <w:sz w:val="20"/>
                <w:szCs w:val="20"/>
              </w:rPr>
            </w:pPr>
            <w:r w:rsidRPr="008A4540">
              <w:rPr>
                <w:rFonts w:ascii="Arial Narrow" w:hAnsi="Arial Narrow" w:cs="Arial"/>
                <w:b/>
                <w:bCs/>
                <w:sz w:val="20"/>
                <w:szCs w:val="20"/>
              </w:rPr>
              <w:t>22412</w:t>
            </w:r>
          </w:p>
        </w:tc>
        <w:tc>
          <w:tcPr>
            <w:tcW w:w="6172" w:type="dxa"/>
            <w:tcMar/>
          </w:tcPr>
          <w:p w:rsidR="00661191" w:rsidP="00007156" w:rsidRDefault="00661191" w14:paraId="502EB6BF" w14:textId="77777777">
            <w:pPr>
              <w:jc w:val="both"/>
              <w:rPr>
                <w:rFonts w:ascii="Arial Narrow" w:hAnsi="Arial Narrow" w:cs="Arial"/>
                <w:b/>
                <w:bCs/>
                <w:sz w:val="20"/>
                <w:szCs w:val="20"/>
              </w:rPr>
            </w:pPr>
            <w:r w:rsidRPr="008A4540">
              <w:rPr>
                <w:rFonts w:ascii="Arial Narrow" w:hAnsi="Arial Narrow" w:cs="Arial"/>
                <w:b/>
                <w:bCs/>
                <w:sz w:val="20"/>
                <w:szCs w:val="20"/>
              </w:rPr>
              <w:t>TRÁFICO DE RESIDUOS PELIGROSOS (LEY 20.920</w:t>
            </w:r>
            <w:r w:rsidRPr="008A4540" w:rsidR="004128AF">
              <w:rPr>
                <w:rFonts w:ascii="Arial Narrow" w:hAnsi="Arial Narrow" w:cs="Arial"/>
                <w:b/>
                <w:bCs/>
                <w:sz w:val="20"/>
                <w:szCs w:val="20"/>
              </w:rPr>
              <w:t>).</w:t>
            </w:r>
          </w:p>
          <w:p w:rsidRPr="008A4540" w:rsidR="004128AF" w:rsidP="00007156" w:rsidRDefault="004128AF" w14:paraId="2EB81309" w14:textId="4F5D9F92">
            <w:pPr>
              <w:jc w:val="both"/>
              <w:rPr>
                <w:rFonts w:ascii="Arial Narrow" w:hAnsi="Arial Narrow" w:cs="Arial"/>
                <w:b/>
                <w:bCs/>
                <w:sz w:val="20"/>
                <w:szCs w:val="20"/>
              </w:rPr>
            </w:pPr>
            <w:r w:rsidRPr="008A4540">
              <w:rPr>
                <w:rFonts w:ascii="Arial Narrow" w:hAnsi="Arial Narrow" w:cs="Arial"/>
                <w:sz w:val="20"/>
                <w:szCs w:val="20"/>
              </w:rPr>
              <w:t>ART. 44 LEY 20.920</w:t>
            </w:r>
          </w:p>
        </w:tc>
      </w:tr>
      <w:tr w:rsidRPr="008A4540" w:rsidR="00661191" w:rsidTr="5FFAE9BA" w14:paraId="7AFEE7CA" w14:textId="77777777">
        <w:trPr>
          <w:trHeight w:val="74"/>
        </w:trPr>
        <w:tc>
          <w:tcPr>
            <w:tcW w:w="3150" w:type="dxa"/>
            <w:tcMar/>
          </w:tcPr>
          <w:p w:rsidRPr="008A4540" w:rsidR="00661191" w:rsidP="00007156" w:rsidRDefault="00661191" w14:paraId="4CD7F027" w14:textId="77777777">
            <w:pPr>
              <w:rPr>
                <w:rFonts w:ascii="Arial Narrow" w:hAnsi="Arial Narrow"/>
                <w:sz w:val="20"/>
                <w:szCs w:val="20"/>
              </w:rPr>
            </w:pPr>
          </w:p>
        </w:tc>
        <w:tc>
          <w:tcPr>
            <w:tcW w:w="6172" w:type="dxa"/>
            <w:tcMar/>
          </w:tcPr>
          <w:p w:rsidRPr="008A4540" w:rsidR="00661191" w:rsidP="00007156" w:rsidRDefault="00661191" w14:paraId="0A806713" w14:textId="61B28D60">
            <w:pPr>
              <w:jc w:val="both"/>
              <w:rPr>
                <w:rFonts w:ascii="Arial Narrow" w:hAnsi="Arial Narrow" w:cs="Arial"/>
                <w:sz w:val="20"/>
                <w:szCs w:val="20"/>
              </w:rPr>
            </w:pPr>
            <w:r w:rsidRPr="008A4540">
              <w:rPr>
                <w:rFonts w:ascii="Arial Narrow" w:hAnsi="Arial Narrow" w:cs="Arial"/>
                <w:sz w:val="20"/>
                <w:szCs w:val="20"/>
              </w:rPr>
              <w:t xml:space="preserve">Sanciona al que exporte, importe o maneje residuos peligrosos, prohibidos o sin contar con las autorizaciones para ello. </w:t>
            </w:r>
          </w:p>
        </w:tc>
      </w:tr>
      <w:tr w:rsidRPr="008A4540" w:rsidR="00661191" w:rsidTr="5FFAE9BA" w14:paraId="751560F5" w14:textId="77777777">
        <w:trPr>
          <w:trHeight w:val="74"/>
        </w:trPr>
        <w:tc>
          <w:tcPr>
            <w:tcW w:w="3150" w:type="dxa"/>
            <w:tcMar/>
          </w:tcPr>
          <w:p w:rsidRPr="008A4540" w:rsidR="00661191" w:rsidP="00007156" w:rsidRDefault="00661191" w14:paraId="77B969AC" w14:textId="77777777">
            <w:pPr>
              <w:rPr>
                <w:rFonts w:ascii="Arial Narrow" w:hAnsi="Arial Narrow"/>
                <w:sz w:val="20"/>
                <w:szCs w:val="20"/>
              </w:rPr>
            </w:pPr>
          </w:p>
        </w:tc>
        <w:tc>
          <w:tcPr>
            <w:tcW w:w="6172" w:type="dxa"/>
            <w:tcMar/>
          </w:tcPr>
          <w:p w:rsidRPr="008A4540" w:rsidR="00661191" w:rsidP="00007156" w:rsidRDefault="00661191" w14:paraId="1F17F4C1" w14:textId="77777777">
            <w:pPr>
              <w:jc w:val="both"/>
              <w:rPr>
                <w:rFonts w:ascii="Arial Narrow" w:hAnsi="Arial Narrow" w:cs="Arial"/>
                <w:sz w:val="20"/>
                <w:szCs w:val="20"/>
              </w:rPr>
            </w:pPr>
          </w:p>
        </w:tc>
      </w:tr>
      <w:tr w:rsidRPr="008A4540" w:rsidR="00661191" w:rsidTr="5FFAE9BA" w14:paraId="31636E10" w14:textId="77777777">
        <w:trPr>
          <w:trHeight w:val="74"/>
        </w:trPr>
        <w:tc>
          <w:tcPr>
            <w:tcW w:w="3150" w:type="dxa"/>
            <w:tcMar/>
          </w:tcPr>
          <w:p w:rsidRPr="008A4540" w:rsidR="00661191" w:rsidP="00007156" w:rsidRDefault="00661191" w14:paraId="200F30D0" w14:textId="77777777">
            <w:pPr>
              <w:rPr>
                <w:rFonts w:ascii="Arial Narrow" w:hAnsi="Arial Narrow" w:cs="Arial"/>
                <w:b/>
                <w:bCs/>
                <w:sz w:val="20"/>
                <w:szCs w:val="20"/>
              </w:rPr>
            </w:pPr>
            <w:r w:rsidRPr="008A4540">
              <w:rPr>
                <w:rFonts w:ascii="Arial Narrow" w:hAnsi="Arial Narrow" w:cs="Arial"/>
                <w:b/>
                <w:bCs/>
                <w:sz w:val="20"/>
                <w:szCs w:val="20"/>
              </w:rPr>
              <w:t xml:space="preserve">22413  </w:t>
            </w:r>
          </w:p>
        </w:tc>
        <w:tc>
          <w:tcPr>
            <w:tcW w:w="6172" w:type="dxa"/>
            <w:tcMar/>
          </w:tcPr>
          <w:p w:rsidRPr="008A4540" w:rsidR="00661191" w:rsidP="00007156" w:rsidRDefault="00661191" w14:paraId="01D05BEE" w14:textId="77777777">
            <w:pPr>
              <w:jc w:val="both"/>
              <w:rPr>
                <w:rFonts w:ascii="Arial Narrow" w:hAnsi="Arial Narrow" w:cs="Arial"/>
                <w:b/>
                <w:bCs/>
                <w:sz w:val="20"/>
                <w:szCs w:val="20"/>
              </w:rPr>
            </w:pPr>
            <w:r w:rsidRPr="008A4540">
              <w:rPr>
                <w:rFonts w:ascii="Arial Narrow" w:hAnsi="Arial Narrow" w:cs="Arial"/>
                <w:b/>
                <w:bCs/>
                <w:sz w:val="20"/>
                <w:szCs w:val="20"/>
              </w:rPr>
              <w:t>FALSIFICACIÓN DE RÓTULOS O CERTIFICADOS.</w:t>
            </w:r>
          </w:p>
        </w:tc>
      </w:tr>
      <w:tr w:rsidRPr="008A4540" w:rsidR="00661191" w:rsidTr="5FFAE9BA" w14:paraId="38F507A0" w14:textId="77777777">
        <w:trPr>
          <w:trHeight w:val="74"/>
        </w:trPr>
        <w:tc>
          <w:tcPr>
            <w:tcW w:w="3150" w:type="dxa"/>
            <w:tcMar/>
          </w:tcPr>
          <w:p w:rsidRPr="008A4540" w:rsidR="00661191" w:rsidP="00007156" w:rsidRDefault="00661191" w14:paraId="4E8222EC" w14:textId="77777777">
            <w:pPr>
              <w:rPr>
                <w:rFonts w:ascii="Arial Narrow" w:hAnsi="Arial Narrow"/>
                <w:sz w:val="20"/>
                <w:szCs w:val="20"/>
              </w:rPr>
            </w:pPr>
          </w:p>
        </w:tc>
        <w:tc>
          <w:tcPr>
            <w:tcW w:w="6172" w:type="dxa"/>
            <w:tcMar/>
          </w:tcPr>
          <w:p w:rsidRPr="008A4540" w:rsidR="00661191" w:rsidP="00007156" w:rsidRDefault="00661191" w14:paraId="718290AC" w14:textId="77777777">
            <w:pPr>
              <w:jc w:val="both"/>
              <w:rPr>
                <w:rFonts w:ascii="Arial Narrow" w:hAnsi="Arial Narrow" w:cs="Arial"/>
                <w:sz w:val="20"/>
                <w:szCs w:val="20"/>
              </w:rPr>
            </w:pPr>
            <w:r w:rsidRPr="008A4540">
              <w:rPr>
                <w:rFonts w:ascii="Arial Narrow" w:hAnsi="Arial Narrow" w:cs="Arial"/>
                <w:sz w:val="20"/>
                <w:szCs w:val="20"/>
              </w:rPr>
              <w:t>ART. 48 TER LEY 19.300</w:t>
            </w:r>
          </w:p>
        </w:tc>
      </w:tr>
      <w:tr w:rsidRPr="008A4540" w:rsidR="00661191" w:rsidTr="5FFAE9BA" w14:paraId="3CDC2BA0" w14:textId="77777777">
        <w:trPr>
          <w:trHeight w:val="74"/>
        </w:trPr>
        <w:tc>
          <w:tcPr>
            <w:tcW w:w="3150" w:type="dxa"/>
            <w:tcMar/>
          </w:tcPr>
          <w:p w:rsidRPr="008A4540" w:rsidR="00661191" w:rsidP="00007156" w:rsidRDefault="00661191" w14:paraId="2B3269C1" w14:textId="77777777">
            <w:pPr>
              <w:rPr>
                <w:rFonts w:ascii="Arial Narrow" w:hAnsi="Arial Narrow"/>
                <w:sz w:val="20"/>
                <w:szCs w:val="20"/>
              </w:rPr>
            </w:pPr>
          </w:p>
        </w:tc>
        <w:tc>
          <w:tcPr>
            <w:tcW w:w="6172" w:type="dxa"/>
            <w:tcMar/>
          </w:tcPr>
          <w:p w:rsidRPr="008A4540" w:rsidR="00661191" w:rsidP="00007156" w:rsidRDefault="00661191" w14:paraId="25620811" w14:textId="503596D5">
            <w:pPr>
              <w:jc w:val="both"/>
              <w:rPr>
                <w:rFonts w:ascii="Arial Narrow" w:hAnsi="Arial Narrow" w:cs="Arial"/>
                <w:sz w:val="20"/>
                <w:szCs w:val="20"/>
              </w:rPr>
            </w:pPr>
            <w:r w:rsidRPr="008A4540">
              <w:rPr>
                <w:rFonts w:ascii="Arial Narrow" w:hAnsi="Arial Narrow" w:cs="Arial"/>
                <w:sz w:val="20"/>
                <w:szCs w:val="20"/>
              </w:rPr>
              <w:t>Sanciona la falsificación o utilización maliciosa de los certificados, rótulos o etiquetas otorgados por el Ministerio de Medio Ambiente.</w:t>
            </w:r>
          </w:p>
        </w:tc>
      </w:tr>
      <w:tr w:rsidRPr="008A4540" w:rsidR="00661191" w:rsidTr="5FFAE9BA" w14:paraId="584C3D47" w14:textId="77777777">
        <w:trPr>
          <w:trHeight w:val="74"/>
        </w:trPr>
        <w:tc>
          <w:tcPr>
            <w:tcW w:w="3150" w:type="dxa"/>
            <w:tcMar/>
          </w:tcPr>
          <w:p w:rsidRPr="008A4540" w:rsidR="00661191" w:rsidP="00007156" w:rsidRDefault="00661191" w14:paraId="2E18DA67" w14:textId="77777777">
            <w:pPr>
              <w:rPr>
                <w:rFonts w:ascii="Arial Narrow" w:hAnsi="Arial Narrow"/>
                <w:sz w:val="20"/>
                <w:szCs w:val="20"/>
              </w:rPr>
            </w:pPr>
          </w:p>
        </w:tc>
        <w:tc>
          <w:tcPr>
            <w:tcW w:w="6172" w:type="dxa"/>
            <w:tcMar/>
          </w:tcPr>
          <w:p w:rsidRPr="008A4540" w:rsidR="00661191" w:rsidP="00007156" w:rsidRDefault="00661191" w14:paraId="0A7F7F88" w14:textId="77777777">
            <w:pPr>
              <w:jc w:val="both"/>
              <w:rPr>
                <w:rFonts w:ascii="Arial Narrow" w:hAnsi="Arial Narrow" w:cs="Arial"/>
                <w:sz w:val="20"/>
                <w:szCs w:val="20"/>
              </w:rPr>
            </w:pPr>
          </w:p>
        </w:tc>
      </w:tr>
      <w:tr w:rsidRPr="008A4540" w:rsidR="00661191" w:rsidTr="5FFAE9BA" w14:paraId="36E6149C" w14:textId="77777777">
        <w:trPr>
          <w:trHeight w:val="74"/>
        </w:trPr>
        <w:tc>
          <w:tcPr>
            <w:tcW w:w="3150" w:type="dxa"/>
            <w:tcMar/>
          </w:tcPr>
          <w:p w:rsidRPr="008A4540" w:rsidR="00661191" w:rsidP="00007156" w:rsidRDefault="00661191" w14:paraId="65825C7C" w14:textId="77777777">
            <w:pPr>
              <w:rPr>
                <w:rFonts w:ascii="Arial Narrow" w:hAnsi="Arial Narrow"/>
                <w:sz w:val="20"/>
                <w:szCs w:val="20"/>
              </w:rPr>
            </w:pPr>
            <w:r w:rsidRPr="008A4540">
              <w:rPr>
                <w:rFonts w:ascii="Arial Narrow" w:hAnsi="Arial Narrow" w:cs="Arial"/>
                <w:b/>
                <w:bCs/>
                <w:sz w:val="20"/>
                <w:szCs w:val="20"/>
              </w:rPr>
              <w:t>22500</w:t>
            </w:r>
          </w:p>
        </w:tc>
        <w:tc>
          <w:tcPr>
            <w:tcW w:w="6172" w:type="dxa"/>
            <w:tcMar/>
          </w:tcPr>
          <w:p w:rsidRPr="008A4540" w:rsidR="00661191" w:rsidP="00007156" w:rsidRDefault="00661191" w14:paraId="5522E633" w14:textId="54BBF2FC">
            <w:pPr>
              <w:jc w:val="both"/>
              <w:rPr>
                <w:rFonts w:ascii="Arial Narrow" w:hAnsi="Arial Narrow" w:cs="Arial"/>
                <w:sz w:val="20"/>
                <w:szCs w:val="20"/>
              </w:rPr>
            </w:pPr>
            <w:r w:rsidRPr="008A4540">
              <w:rPr>
                <w:rFonts w:ascii="Arial Narrow" w:hAnsi="Arial Narrow" w:cs="Arial"/>
                <w:b/>
                <w:bCs/>
                <w:sz w:val="20"/>
                <w:szCs w:val="20"/>
              </w:rPr>
              <w:t>INFRACCIONES A LA INVERSIÓN EXTRANJERA DIRECTA EN CHILE. LEY 20.848.</w:t>
            </w:r>
          </w:p>
        </w:tc>
      </w:tr>
      <w:tr w:rsidRPr="008A4540" w:rsidR="00661191" w:rsidTr="5FFAE9BA" w14:paraId="2A172E6B" w14:textId="77777777">
        <w:trPr>
          <w:trHeight w:val="74"/>
        </w:trPr>
        <w:tc>
          <w:tcPr>
            <w:tcW w:w="3150" w:type="dxa"/>
            <w:tcMar/>
          </w:tcPr>
          <w:p w:rsidRPr="008A4540" w:rsidR="00661191" w:rsidP="00007156" w:rsidRDefault="00661191" w14:paraId="33B17598" w14:textId="77777777">
            <w:pPr>
              <w:rPr>
                <w:rFonts w:ascii="Arial Narrow" w:hAnsi="Arial Narrow"/>
                <w:sz w:val="20"/>
                <w:szCs w:val="20"/>
              </w:rPr>
            </w:pPr>
          </w:p>
        </w:tc>
        <w:tc>
          <w:tcPr>
            <w:tcW w:w="6172" w:type="dxa"/>
            <w:tcMar/>
          </w:tcPr>
          <w:p w:rsidRPr="008A4540" w:rsidR="00661191" w:rsidP="00007156" w:rsidRDefault="00661191" w14:paraId="033F2FBE" w14:textId="300F71B1">
            <w:pPr>
              <w:jc w:val="both"/>
              <w:rPr>
                <w:rFonts w:ascii="Arial Narrow" w:hAnsi="Arial Narrow" w:cs="Arial"/>
                <w:sz w:val="20"/>
                <w:szCs w:val="20"/>
              </w:rPr>
            </w:pPr>
            <w:r w:rsidRPr="008A4540">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Pr="008A4540" w:rsidR="00661191" w:rsidTr="5FFAE9BA" w14:paraId="33397DFC" w14:textId="77777777">
        <w:trPr>
          <w:trHeight w:val="74"/>
        </w:trPr>
        <w:tc>
          <w:tcPr>
            <w:tcW w:w="3150" w:type="dxa"/>
            <w:tcMar/>
          </w:tcPr>
          <w:p w:rsidRPr="008A4540" w:rsidR="00661191" w:rsidP="00007156" w:rsidRDefault="00661191" w14:paraId="7A3878A3" w14:textId="77777777">
            <w:pPr>
              <w:rPr>
                <w:rFonts w:ascii="Arial Narrow" w:hAnsi="Arial Narrow"/>
                <w:sz w:val="20"/>
                <w:szCs w:val="20"/>
              </w:rPr>
            </w:pPr>
          </w:p>
        </w:tc>
        <w:tc>
          <w:tcPr>
            <w:tcW w:w="6172" w:type="dxa"/>
            <w:tcMar/>
          </w:tcPr>
          <w:p w:rsidRPr="008A4540" w:rsidR="00661191" w:rsidP="00007156" w:rsidRDefault="00661191" w14:paraId="6378FAC7" w14:textId="77777777">
            <w:pPr>
              <w:jc w:val="both"/>
              <w:rPr>
                <w:rFonts w:ascii="Arial Narrow" w:hAnsi="Arial Narrow" w:cs="Arial"/>
                <w:sz w:val="20"/>
                <w:szCs w:val="20"/>
              </w:rPr>
            </w:pPr>
          </w:p>
        </w:tc>
      </w:tr>
      <w:tr w:rsidRPr="008A4540" w:rsidR="00661191" w:rsidTr="5FFAE9BA" w14:paraId="3C38832B" w14:textId="77777777">
        <w:trPr>
          <w:trHeight w:val="74"/>
        </w:trPr>
        <w:tc>
          <w:tcPr>
            <w:tcW w:w="3150" w:type="dxa"/>
            <w:tcMar/>
          </w:tcPr>
          <w:p w:rsidRPr="008A4540" w:rsidR="00661191" w:rsidP="00007156" w:rsidRDefault="00661191" w14:paraId="565C80A9" w14:textId="77777777">
            <w:pPr>
              <w:rPr>
                <w:rFonts w:ascii="Arial Narrow" w:hAnsi="Arial Narrow" w:cs="Arial"/>
                <w:b/>
                <w:bCs/>
                <w:sz w:val="20"/>
                <w:szCs w:val="20"/>
              </w:rPr>
            </w:pPr>
            <w:r w:rsidRPr="008A4540">
              <w:rPr>
                <w:rFonts w:ascii="Arial Narrow" w:hAnsi="Arial Narrow" w:cs="Arial"/>
                <w:b/>
                <w:bCs/>
                <w:sz w:val="20"/>
                <w:szCs w:val="20"/>
              </w:rPr>
              <w:t>22600</w:t>
            </w:r>
          </w:p>
        </w:tc>
        <w:tc>
          <w:tcPr>
            <w:tcW w:w="6172" w:type="dxa"/>
            <w:tcMar/>
          </w:tcPr>
          <w:p w:rsidRPr="008A4540" w:rsidR="00661191" w:rsidP="00007156" w:rsidRDefault="00661191" w14:paraId="35C0B04E" w14:textId="77777777">
            <w:pPr>
              <w:jc w:val="both"/>
              <w:rPr>
                <w:rFonts w:ascii="Arial Narrow" w:hAnsi="Arial Narrow" w:cs="Arial"/>
                <w:b/>
                <w:bCs/>
                <w:sz w:val="20"/>
                <w:szCs w:val="20"/>
              </w:rPr>
            </w:pPr>
            <w:r w:rsidRPr="008A4540">
              <w:rPr>
                <w:rFonts w:ascii="Arial Narrow" w:hAnsi="Arial Narrow" w:cs="Arial"/>
                <w:b/>
                <w:bCs/>
                <w:sz w:val="20"/>
                <w:szCs w:val="20"/>
              </w:rPr>
              <w:t>DESATENDER EL LLAMADO A RECLUTAMIENTO DL 2306.</w:t>
            </w:r>
          </w:p>
        </w:tc>
      </w:tr>
      <w:tr w:rsidRPr="008A4540" w:rsidR="00661191" w:rsidTr="5FFAE9BA" w14:paraId="7D975ECF" w14:textId="77777777">
        <w:trPr>
          <w:trHeight w:val="74"/>
        </w:trPr>
        <w:tc>
          <w:tcPr>
            <w:tcW w:w="3150" w:type="dxa"/>
            <w:tcMar/>
          </w:tcPr>
          <w:p w:rsidRPr="008A4540" w:rsidR="00661191" w:rsidP="00007156" w:rsidRDefault="00661191" w14:paraId="5F0CD280" w14:textId="77777777">
            <w:pPr>
              <w:rPr>
                <w:rFonts w:ascii="Arial Narrow" w:hAnsi="Arial Narrow"/>
                <w:sz w:val="20"/>
                <w:szCs w:val="20"/>
              </w:rPr>
            </w:pPr>
          </w:p>
        </w:tc>
        <w:tc>
          <w:tcPr>
            <w:tcW w:w="6172" w:type="dxa"/>
            <w:tcMar/>
          </w:tcPr>
          <w:p w:rsidRPr="008A4540" w:rsidR="00661191" w:rsidP="00007156" w:rsidRDefault="00661191" w14:paraId="09F45617" w14:textId="77777777">
            <w:pPr>
              <w:jc w:val="both"/>
              <w:rPr>
                <w:rFonts w:ascii="Arial Narrow" w:hAnsi="Arial Narrow" w:cs="Arial"/>
                <w:sz w:val="20"/>
                <w:szCs w:val="20"/>
              </w:rPr>
            </w:pPr>
            <w:r w:rsidRPr="008A4540">
              <w:rPr>
                <w:rFonts w:ascii="Arial Narrow" w:hAnsi="Arial Narrow" w:cs="Arial"/>
                <w:sz w:val="20"/>
                <w:szCs w:val="20"/>
              </w:rPr>
              <w:t>ART. 72</w:t>
            </w:r>
          </w:p>
        </w:tc>
      </w:tr>
      <w:tr w:rsidRPr="008A4540" w:rsidR="00661191" w:rsidTr="5FFAE9BA" w14:paraId="21658EEA" w14:textId="77777777">
        <w:trPr>
          <w:trHeight w:val="74"/>
        </w:trPr>
        <w:tc>
          <w:tcPr>
            <w:tcW w:w="3150" w:type="dxa"/>
            <w:tcMar/>
          </w:tcPr>
          <w:p w:rsidRPr="008A4540" w:rsidR="00661191" w:rsidP="00007156" w:rsidRDefault="00661191" w14:paraId="331D1CB7" w14:textId="77777777">
            <w:pPr>
              <w:rPr>
                <w:rFonts w:ascii="Arial Narrow" w:hAnsi="Arial Narrow"/>
                <w:sz w:val="20"/>
                <w:szCs w:val="20"/>
              </w:rPr>
            </w:pPr>
          </w:p>
        </w:tc>
        <w:tc>
          <w:tcPr>
            <w:tcW w:w="6172" w:type="dxa"/>
            <w:tcMar/>
          </w:tcPr>
          <w:p w:rsidRPr="008A4540" w:rsidR="00661191" w:rsidP="00007156" w:rsidRDefault="00661191" w14:paraId="77B9790B" w14:textId="3FA2F048">
            <w:pPr>
              <w:jc w:val="both"/>
              <w:rPr>
                <w:rFonts w:ascii="Arial Narrow" w:hAnsi="Arial Narrow" w:cs="Arial"/>
                <w:sz w:val="20"/>
                <w:szCs w:val="20"/>
              </w:rPr>
            </w:pPr>
            <w:r w:rsidRPr="008A4540">
              <w:rPr>
                <w:rFonts w:ascii="Arial Narrow" w:hAnsi="Arial Narrow" w:cs="Arial"/>
                <w:sz w:val="20"/>
                <w:szCs w:val="20"/>
              </w:rPr>
              <w:t>Sanciona al que no concurre a las citaciones que las autoridades de reclutamiento les hicieren para los efectos de su selección.</w:t>
            </w:r>
          </w:p>
        </w:tc>
      </w:tr>
      <w:tr w:rsidRPr="008A4540" w:rsidR="00661191" w:rsidTr="5FFAE9BA" w14:paraId="0C6C7943" w14:textId="77777777">
        <w:trPr>
          <w:trHeight w:val="74"/>
        </w:trPr>
        <w:tc>
          <w:tcPr>
            <w:tcW w:w="3150" w:type="dxa"/>
            <w:tcMar/>
          </w:tcPr>
          <w:p w:rsidRPr="008A4540" w:rsidR="00661191" w:rsidP="00007156" w:rsidRDefault="00661191" w14:paraId="0C0247B9" w14:textId="77777777">
            <w:pPr>
              <w:rPr>
                <w:rFonts w:ascii="Arial Narrow" w:hAnsi="Arial Narrow"/>
                <w:sz w:val="20"/>
                <w:szCs w:val="20"/>
              </w:rPr>
            </w:pPr>
          </w:p>
        </w:tc>
        <w:tc>
          <w:tcPr>
            <w:tcW w:w="6172" w:type="dxa"/>
            <w:tcMar/>
          </w:tcPr>
          <w:p w:rsidRPr="008A4540" w:rsidR="00661191" w:rsidP="00007156" w:rsidRDefault="00661191" w14:paraId="4E862CAB" w14:textId="77777777">
            <w:pPr>
              <w:jc w:val="both"/>
              <w:rPr>
                <w:rFonts w:ascii="Arial Narrow" w:hAnsi="Arial Narrow" w:cs="Arial"/>
                <w:sz w:val="20"/>
                <w:szCs w:val="20"/>
              </w:rPr>
            </w:pPr>
          </w:p>
        </w:tc>
      </w:tr>
      <w:tr w:rsidRPr="008A4540" w:rsidR="00661191" w:rsidTr="5FFAE9BA" w14:paraId="7ED5243B" w14:textId="77777777">
        <w:trPr>
          <w:trHeight w:val="74"/>
        </w:trPr>
        <w:tc>
          <w:tcPr>
            <w:tcW w:w="3150" w:type="dxa"/>
            <w:tcMar/>
          </w:tcPr>
          <w:p w:rsidRPr="008A4540" w:rsidR="00661191" w:rsidP="00007156" w:rsidRDefault="00661191" w14:paraId="50285A7C" w14:textId="77777777">
            <w:pPr>
              <w:rPr>
                <w:rFonts w:ascii="Arial Narrow" w:hAnsi="Arial Narrow" w:cs="Arial"/>
                <w:b/>
                <w:bCs/>
                <w:sz w:val="20"/>
                <w:szCs w:val="20"/>
              </w:rPr>
            </w:pPr>
            <w:r w:rsidRPr="008A4540">
              <w:rPr>
                <w:rFonts w:ascii="Arial Narrow" w:hAnsi="Arial Narrow" w:cs="Arial"/>
                <w:b/>
                <w:bCs/>
                <w:sz w:val="20"/>
                <w:szCs w:val="20"/>
              </w:rPr>
              <w:t>22601</w:t>
            </w:r>
          </w:p>
        </w:tc>
        <w:tc>
          <w:tcPr>
            <w:tcW w:w="6172" w:type="dxa"/>
            <w:tcMar/>
          </w:tcPr>
          <w:p w:rsidRPr="008A4540" w:rsidR="00661191" w:rsidP="00007156" w:rsidRDefault="00661191" w14:paraId="372418B8" w14:textId="77777777">
            <w:pPr>
              <w:jc w:val="both"/>
              <w:rPr>
                <w:rFonts w:ascii="Arial Narrow" w:hAnsi="Arial Narrow" w:cs="Arial"/>
                <w:b/>
                <w:bCs/>
                <w:sz w:val="20"/>
                <w:szCs w:val="20"/>
              </w:rPr>
            </w:pPr>
            <w:r w:rsidRPr="008A4540">
              <w:rPr>
                <w:rFonts w:ascii="Arial Narrow" w:hAnsi="Arial Narrow" w:cs="Arial"/>
                <w:b/>
                <w:bCs/>
                <w:sz w:val="20"/>
                <w:szCs w:val="20"/>
              </w:rPr>
              <w:t>REMISOS (RECLUTAMIENTO) DL 2306.</w:t>
            </w:r>
          </w:p>
        </w:tc>
      </w:tr>
      <w:tr w:rsidRPr="008A4540" w:rsidR="00661191" w:rsidTr="5FFAE9BA" w14:paraId="3172C9CE" w14:textId="77777777">
        <w:trPr>
          <w:trHeight w:val="74"/>
        </w:trPr>
        <w:tc>
          <w:tcPr>
            <w:tcW w:w="3150" w:type="dxa"/>
            <w:tcMar/>
          </w:tcPr>
          <w:p w:rsidRPr="008A4540" w:rsidR="00661191" w:rsidP="00007156" w:rsidRDefault="00661191" w14:paraId="51DBE005" w14:textId="77777777">
            <w:pPr>
              <w:rPr>
                <w:rFonts w:ascii="Arial Narrow" w:hAnsi="Arial Narrow" w:cs="Arial"/>
                <w:b/>
                <w:bCs/>
                <w:sz w:val="20"/>
                <w:szCs w:val="20"/>
              </w:rPr>
            </w:pPr>
          </w:p>
        </w:tc>
        <w:tc>
          <w:tcPr>
            <w:tcW w:w="6172" w:type="dxa"/>
            <w:tcMar/>
          </w:tcPr>
          <w:p w:rsidRPr="008A4540" w:rsidR="00661191" w:rsidP="00007156" w:rsidRDefault="00661191" w14:paraId="7B2E11EE" w14:textId="77777777">
            <w:pPr>
              <w:jc w:val="both"/>
              <w:rPr>
                <w:rFonts w:ascii="Arial Narrow" w:hAnsi="Arial Narrow" w:cs="Arial"/>
                <w:b/>
                <w:bCs/>
                <w:sz w:val="20"/>
                <w:szCs w:val="20"/>
              </w:rPr>
            </w:pPr>
            <w:r w:rsidRPr="008A4540">
              <w:rPr>
                <w:rFonts w:ascii="Arial Narrow" w:hAnsi="Arial Narrow" w:cs="Arial"/>
                <w:sz w:val="20"/>
                <w:szCs w:val="20"/>
              </w:rPr>
              <w:t>ART. 73</w:t>
            </w:r>
          </w:p>
        </w:tc>
      </w:tr>
      <w:tr w:rsidRPr="008A4540" w:rsidR="00661191" w:rsidTr="5FFAE9BA" w14:paraId="396D2031" w14:textId="77777777">
        <w:trPr>
          <w:trHeight w:val="74"/>
        </w:trPr>
        <w:tc>
          <w:tcPr>
            <w:tcW w:w="3150" w:type="dxa"/>
            <w:tcMar/>
          </w:tcPr>
          <w:p w:rsidRPr="008A4540" w:rsidR="00661191" w:rsidP="00007156" w:rsidRDefault="00661191" w14:paraId="1BB49E82" w14:textId="77777777">
            <w:pPr>
              <w:rPr>
                <w:rFonts w:ascii="Arial Narrow" w:hAnsi="Arial Narrow" w:cs="Arial"/>
                <w:b/>
                <w:bCs/>
                <w:sz w:val="20"/>
                <w:szCs w:val="20"/>
              </w:rPr>
            </w:pPr>
          </w:p>
        </w:tc>
        <w:tc>
          <w:tcPr>
            <w:tcW w:w="6172" w:type="dxa"/>
            <w:tcMar/>
          </w:tcPr>
          <w:p w:rsidRPr="008A4540" w:rsidR="00661191" w:rsidP="00007156" w:rsidRDefault="00661191" w14:paraId="7B319D51" w14:textId="77777777">
            <w:pPr>
              <w:jc w:val="both"/>
              <w:rPr>
                <w:rFonts w:ascii="Arial Narrow" w:hAnsi="Arial Narrow" w:cs="Arial"/>
                <w:sz w:val="20"/>
                <w:szCs w:val="20"/>
              </w:rPr>
            </w:pPr>
            <w:r w:rsidRPr="008A4540">
              <w:rPr>
                <w:rFonts w:ascii="Arial Narrow" w:hAnsi="Arial Narrow" w:cs="Arial"/>
                <w:sz w:val="20"/>
                <w:szCs w:val="20"/>
              </w:rPr>
              <w:t>Sanciona a los remisos o seleccionados que no se presenten a reconocer cuartel para cumplir con el servicio militar.</w:t>
            </w:r>
          </w:p>
        </w:tc>
      </w:tr>
      <w:tr w:rsidRPr="008A4540" w:rsidR="00661191" w:rsidTr="5FFAE9BA" w14:paraId="192D51A2" w14:textId="77777777">
        <w:trPr>
          <w:trHeight w:val="74"/>
        </w:trPr>
        <w:tc>
          <w:tcPr>
            <w:tcW w:w="3150" w:type="dxa"/>
            <w:tcMar/>
          </w:tcPr>
          <w:p w:rsidRPr="008A4540" w:rsidR="00661191" w:rsidP="00007156" w:rsidRDefault="00661191" w14:paraId="23538254" w14:textId="77777777">
            <w:pPr>
              <w:rPr>
                <w:rFonts w:ascii="Arial Narrow" w:hAnsi="Arial Narrow" w:cs="Arial"/>
                <w:b/>
                <w:bCs/>
                <w:sz w:val="20"/>
                <w:szCs w:val="20"/>
              </w:rPr>
            </w:pPr>
          </w:p>
        </w:tc>
        <w:tc>
          <w:tcPr>
            <w:tcW w:w="6172" w:type="dxa"/>
            <w:tcMar/>
          </w:tcPr>
          <w:p w:rsidRPr="008A4540" w:rsidR="00661191" w:rsidP="00007156" w:rsidRDefault="00661191" w14:paraId="55BB9AC5" w14:textId="77777777">
            <w:pPr>
              <w:jc w:val="both"/>
              <w:rPr>
                <w:rFonts w:ascii="Arial Narrow" w:hAnsi="Arial Narrow" w:cs="Arial"/>
                <w:sz w:val="20"/>
                <w:szCs w:val="20"/>
              </w:rPr>
            </w:pPr>
          </w:p>
        </w:tc>
      </w:tr>
      <w:tr w:rsidRPr="008A4540" w:rsidR="00661191" w:rsidTr="5FFAE9BA" w14:paraId="5FAA4AF9" w14:textId="77777777">
        <w:trPr>
          <w:trHeight w:val="74"/>
        </w:trPr>
        <w:tc>
          <w:tcPr>
            <w:tcW w:w="3150" w:type="dxa"/>
            <w:tcMar/>
          </w:tcPr>
          <w:p w:rsidRPr="008A4540" w:rsidR="00661191" w:rsidP="00007156" w:rsidRDefault="00661191" w14:paraId="2A78C3B4" w14:textId="77777777">
            <w:pPr>
              <w:rPr>
                <w:rFonts w:ascii="Arial Narrow" w:hAnsi="Arial Narrow"/>
                <w:sz w:val="20"/>
                <w:szCs w:val="20"/>
              </w:rPr>
            </w:pPr>
            <w:r w:rsidRPr="008A4540">
              <w:rPr>
                <w:rFonts w:ascii="Arial Narrow" w:hAnsi="Arial Narrow" w:cs="Arial"/>
                <w:b/>
                <w:bCs/>
                <w:sz w:val="20"/>
                <w:szCs w:val="20"/>
              </w:rPr>
              <w:t>22700</w:t>
            </w:r>
          </w:p>
        </w:tc>
        <w:tc>
          <w:tcPr>
            <w:tcW w:w="6172" w:type="dxa"/>
            <w:tcMar/>
          </w:tcPr>
          <w:p w:rsidRPr="008A4540" w:rsidR="00661191" w:rsidP="00007156" w:rsidRDefault="00661191" w14:paraId="75F8AA4D" w14:textId="56865875">
            <w:pPr>
              <w:jc w:val="both"/>
              <w:rPr>
                <w:rFonts w:ascii="Arial Narrow" w:hAnsi="Arial Narrow" w:cs="Arial"/>
                <w:sz w:val="20"/>
                <w:szCs w:val="20"/>
              </w:rPr>
            </w:pPr>
            <w:r w:rsidRPr="008A4540">
              <w:rPr>
                <w:rFonts w:ascii="Arial Narrow" w:hAnsi="Arial Narrow" w:cs="Arial"/>
                <w:b/>
                <w:bCs/>
                <w:sz w:val="20"/>
                <w:szCs w:val="20"/>
              </w:rPr>
              <w:t xml:space="preserve">INFRACCIONES LEY 21.063 QUE CREA UN SEGURO PARA EL ACOMPAÑAMIENTO DE </w:t>
            </w:r>
            <w:proofErr w:type="gramStart"/>
            <w:r w:rsidRPr="008A4540">
              <w:rPr>
                <w:rFonts w:ascii="Arial Narrow" w:hAnsi="Arial Narrow" w:cs="Arial"/>
                <w:b/>
                <w:bCs/>
                <w:sz w:val="20"/>
                <w:szCs w:val="20"/>
              </w:rPr>
              <w:t>NIÑOS Y NIÑAS</w:t>
            </w:r>
            <w:proofErr w:type="gramEnd"/>
            <w:r w:rsidRPr="008A4540">
              <w:rPr>
                <w:rFonts w:ascii="Arial Narrow" w:hAnsi="Arial Narrow" w:cs="Arial"/>
                <w:b/>
                <w:bCs/>
                <w:sz w:val="20"/>
                <w:szCs w:val="20"/>
              </w:rPr>
              <w:t xml:space="preserve"> QUE PADEZCAN CIERTAS ENFERMEDADES.</w:t>
            </w:r>
          </w:p>
        </w:tc>
      </w:tr>
      <w:tr w:rsidRPr="008A4540" w:rsidR="00661191" w:rsidTr="5FFAE9BA" w14:paraId="2C6174D0" w14:textId="77777777">
        <w:trPr>
          <w:trHeight w:val="74"/>
        </w:trPr>
        <w:tc>
          <w:tcPr>
            <w:tcW w:w="3150" w:type="dxa"/>
            <w:tcMar/>
          </w:tcPr>
          <w:p w:rsidRPr="008A4540" w:rsidR="00661191" w:rsidP="00007156" w:rsidRDefault="00661191" w14:paraId="230B2E2A" w14:textId="77777777">
            <w:pPr>
              <w:rPr>
                <w:rFonts w:ascii="Arial Narrow" w:hAnsi="Arial Narrow"/>
                <w:sz w:val="20"/>
                <w:szCs w:val="20"/>
              </w:rPr>
            </w:pPr>
          </w:p>
        </w:tc>
        <w:tc>
          <w:tcPr>
            <w:tcW w:w="6172" w:type="dxa"/>
            <w:tcMar/>
          </w:tcPr>
          <w:p w:rsidRPr="008A4540" w:rsidR="00661191" w:rsidP="00007156" w:rsidRDefault="00661191" w14:paraId="5E9C4720" w14:textId="02A039E3">
            <w:pPr>
              <w:jc w:val="both"/>
              <w:rPr>
                <w:rFonts w:ascii="Arial Narrow" w:hAnsi="Arial Narrow" w:cs="Arial"/>
                <w:sz w:val="20"/>
                <w:szCs w:val="20"/>
              </w:rPr>
            </w:pPr>
            <w:r w:rsidRPr="008A4540">
              <w:rPr>
                <w:rFonts w:ascii="Arial Narrow" w:hAnsi="Arial Narrow" w:cs="Arial"/>
                <w:sz w:val="20"/>
                <w:szCs w:val="20"/>
              </w:rPr>
              <w:t xml:space="preserve">Sanciona las infracciones a la Ley 21063 que crea un seguro para el acompañamiento de </w:t>
            </w:r>
            <w:proofErr w:type="gramStart"/>
            <w:r w:rsidRPr="008A4540">
              <w:rPr>
                <w:rFonts w:ascii="Arial Narrow" w:hAnsi="Arial Narrow" w:cs="Arial"/>
                <w:sz w:val="20"/>
                <w:szCs w:val="20"/>
              </w:rPr>
              <w:t>niños y niñas</w:t>
            </w:r>
            <w:proofErr w:type="gramEnd"/>
            <w:r w:rsidRPr="008A4540">
              <w:rPr>
                <w:rFonts w:ascii="Arial Narrow" w:hAnsi="Arial Narrow" w:cs="Arial"/>
                <w:sz w:val="20"/>
                <w:szCs w:val="20"/>
              </w:rPr>
              <w:t xml:space="preserve"> que padezcan ciertas enfermedades.</w:t>
            </w:r>
          </w:p>
        </w:tc>
      </w:tr>
      <w:tr w:rsidRPr="008A4540" w:rsidR="00661191" w:rsidTr="5FFAE9BA" w14:paraId="0FAABBDE" w14:textId="77777777">
        <w:trPr>
          <w:trHeight w:val="74"/>
        </w:trPr>
        <w:tc>
          <w:tcPr>
            <w:tcW w:w="3150" w:type="dxa"/>
            <w:tcMar/>
          </w:tcPr>
          <w:p w:rsidRPr="008A4540" w:rsidR="00661191" w:rsidP="00007156" w:rsidRDefault="00661191" w14:paraId="1EF722B7" w14:textId="77777777">
            <w:pPr>
              <w:rPr>
                <w:rFonts w:ascii="Arial Narrow" w:hAnsi="Arial Narrow"/>
                <w:sz w:val="20"/>
                <w:szCs w:val="20"/>
              </w:rPr>
            </w:pPr>
          </w:p>
        </w:tc>
        <w:tc>
          <w:tcPr>
            <w:tcW w:w="6172" w:type="dxa"/>
            <w:tcMar/>
          </w:tcPr>
          <w:p w:rsidRPr="008A4540" w:rsidR="00661191" w:rsidP="00007156" w:rsidRDefault="00661191" w14:paraId="09FB7B02" w14:textId="77777777">
            <w:pPr>
              <w:jc w:val="both"/>
              <w:rPr>
                <w:rFonts w:ascii="Arial Narrow" w:hAnsi="Arial Narrow" w:cs="Arial"/>
                <w:sz w:val="20"/>
                <w:szCs w:val="20"/>
              </w:rPr>
            </w:pPr>
          </w:p>
        </w:tc>
      </w:tr>
      <w:tr w:rsidRPr="008A4540" w:rsidR="00661191" w:rsidTr="5FFAE9BA" w14:paraId="595091AF" w14:textId="77777777">
        <w:trPr>
          <w:trHeight w:val="74"/>
        </w:trPr>
        <w:tc>
          <w:tcPr>
            <w:tcW w:w="3150" w:type="dxa"/>
            <w:tcMar/>
          </w:tcPr>
          <w:p w:rsidRPr="008A4540" w:rsidR="00661191" w:rsidP="00007156" w:rsidRDefault="00661191" w14:paraId="31CB0F67" w14:textId="77777777">
            <w:pPr>
              <w:rPr>
                <w:rFonts w:ascii="Arial Narrow" w:hAnsi="Arial Narrow" w:cs="Arial"/>
                <w:b/>
                <w:bCs/>
                <w:sz w:val="20"/>
                <w:szCs w:val="20"/>
              </w:rPr>
            </w:pPr>
            <w:r w:rsidRPr="008A4540">
              <w:rPr>
                <w:rFonts w:ascii="Arial Narrow" w:hAnsi="Arial Narrow" w:cs="Arial"/>
                <w:b/>
                <w:bCs/>
                <w:sz w:val="20"/>
                <w:szCs w:val="20"/>
              </w:rPr>
              <w:t>22800</w:t>
            </w:r>
          </w:p>
        </w:tc>
        <w:tc>
          <w:tcPr>
            <w:tcW w:w="6172" w:type="dxa"/>
            <w:tcMar/>
          </w:tcPr>
          <w:p w:rsidRPr="008A4540" w:rsidR="00661191" w:rsidP="00007156" w:rsidRDefault="00661191" w14:paraId="561AB2F7" w14:textId="3D1D1F69">
            <w:pPr>
              <w:jc w:val="both"/>
              <w:rPr>
                <w:rFonts w:ascii="Arial Narrow" w:hAnsi="Arial Narrow" w:cs="Arial"/>
                <w:b/>
                <w:bCs/>
                <w:sz w:val="20"/>
                <w:szCs w:val="20"/>
              </w:rPr>
            </w:pPr>
            <w:r w:rsidRPr="008A4540">
              <w:rPr>
                <w:rFonts w:ascii="Arial Narrow" w:hAnsi="Arial Narrow" w:cs="Arial"/>
                <w:b/>
                <w:bCs/>
                <w:sz w:val="20"/>
                <w:szCs w:val="20"/>
              </w:rPr>
              <w:t>INFRACCIONES A LA LEY 21075, SOBRE EL MAL USO DE AGUAS GRISES.</w:t>
            </w:r>
          </w:p>
        </w:tc>
      </w:tr>
      <w:tr w:rsidRPr="008A4540" w:rsidR="00661191" w:rsidTr="5FFAE9BA" w14:paraId="513E3CD4" w14:textId="77777777">
        <w:trPr>
          <w:trHeight w:val="74"/>
        </w:trPr>
        <w:tc>
          <w:tcPr>
            <w:tcW w:w="3150" w:type="dxa"/>
            <w:tcMar/>
          </w:tcPr>
          <w:p w:rsidRPr="008A4540" w:rsidR="00661191" w:rsidP="00007156" w:rsidRDefault="00661191" w14:paraId="02F1CC42" w14:textId="77777777">
            <w:pPr>
              <w:rPr>
                <w:rFonts w:ascii="Arial Narrow" w:hAnsi="Arial Narrow"/>
                <w:sz w:val="20"/>
                <w:szCs w:val="20"/>
              </w:rPr>
            </w:pPr>
          </w:p>
        </w:tc>
        <w:tc>
          <w:tcPr>
            <w:tcW w:w="6172" w:type="dxa"/>
            <w:tcMar/>
          </w:tcPr>
          <w:p w:rsidRPr="008A4540" w:rsidR="00661191" w:rsidP="00007156" w:rsidRDefault="00661191" w14:paraId="11359FC0" w14:textId="7A9FE0C8">
            <w:pPr>
              <w:jc w:val="both"/>
              <w:rPr>
                <w:rFonts w:ascii="Arial Narrow" w:hAnsi="Arial Narrow" w:cs="Arial"/>
                <w:sz w:val="20"/>
                <w:szCs w:val="20"/>
              </w:rPr>
            </w:pPr>
            <w:r w:rsidRPr="008A4540">
              <w:rPr>
                <w:rFonts w:ascii="Arial Narrow" w:hAnsi="Arial Narrow" w:cs="Arial"/>
                <w:sz w:val="20"/>
                <w:szCs w:val="20"/>
              </w:rPr>
              <w:t>ART. 12 LEY 21.075</w:t>
            </w:r>
          </w:p>
        </w:tc>
      </w:tr>
      <w:tr w:rsidRPr="008A4540" w:rsidR="00661191" w:rsidTr="5FFAE9BA" w14:paraId="3C29B940" w14:textId="77777777">
        <w:trPr>
          <w:trHeight w:val="74"/>
        </w:trPr>
        <w:tc>
          <w:tcPr>
            <w:tcW w:w="3150" w:type="dxa"/>
            <w:tcMar/>
          </w:tcPr>
          <w:p w:rsidRPr="008A4540" w:rsidR="00661191" w:rsidP="00007156" w:rsidRDefault="00661191" w14:paraId="5BB064B6" w14:textId="77777777">
            <w:pPr>
              <w:rPr>
                <w:rFonts w:ascii="Arial Narrow" w:hAnsi="Arial Narrow"/>
                <w:sz w:val="20"/>
                <w:szCs w:val="20"/>
              </w:rPr>
            </w:pPr>
          </w:p>
        </w:tc>
        <w:tc>
          <w:tcPr>
            <w:tcW w:w="6172" w:type="dxa"/>
            <w:tcMar/>
          </w:tcPr>
          <w:p w:rsidRPr="008A4540" w:rsidR="00661191" w:rsidP="00007156" w:rsidRDefault="00661191" w14:paraId="401336CA" w14:textId="57D97183">
            <w:pPr>
              <w:jc w:val="both"/>
              <w:rPr>
                <w:rFonts w:ascii="Arial Narrow" w:hAnsi="Arial Narrow" w:cs="Arial"/>
                <w:sz w:val="20"/>
                <w:szCs w:val="20"/>
              </w:rPr>
            </w:pPr>
            <w:r w:rsidRPr="008A4540">
              <w:rPr>
                <w:rFonts w:ascii="Arial Narrow" w:hAnsi="Arial Narrow" w:cs="Arial"/>
                <w:sz w:val="20"/>
                <w:szCs w:val="20"/>
              </w:rPr>
              <w:t xml:space="preserve">Sanciona al que descargue sustancias químicas o cualquier otra que ponga en peligro la salud de las personas o afecte gravemente el funcionamiento de sistemas de recolección y tratamiento de las aguas grises, sea </w:t>
            </w:r>
            <w:proofErr w:type="gramStart"/>
            <w:r w:rsidRPr="008A4540">
              <w:rPr>
                <w:rFonts w:ascii="Arial Narrow" w:hAnsi="Arial Narrow" w:cs="Arial"/>
                <w:sz w:val="20"/>
                <w:szCs w:val="20"/>
              </w:rPr>
              <w:t>éste</w:t>
            </w:r>
            <w:proofErr w:type="gramEnd"/>
            <w:r w:rsidRPr="008A4540">
              <w:rPr>
                <w:rFonts w:ascii="Arial Narrow" w:hAnsi="Arial Narrow" w:cs="Arial"/>
                <w:sz w:val="20"/>
                <w:szCs w:val="20"/>
              </w:rPr>
              <w:t xml:space="preserve"> domiciliario o público, o que afecte su destino autorizado.</w:t>
            </w:r>
          </w:p>
        </w:tc>
      </w:tr>
      <w:tr w:rsidRPr="008A4540" w:rsidR="00661191" w:rsidTr="5FFAE9BA" w14:paraId="4F56EBA9" w14:textId="77777777">
        <w:trPr>
          <w:trHeight w:val="74"/>
        </w:trPr>
        <w:tc>
          <w:tcPr>
            <w:tcW w:w="3150" w:type="dxa"/>
            <w:tcMar/>
          </w:tcPr>
          <w:p w:rsidRPr="008A4540" w:rsidR="00661191" w:rsidP="00007156" w:rsidRDefault="00661191" w14:paraId="4DCD38F9" w14:textId="77777777">
            <w:pPr>
              <w:rPr>
                <w:rFonts w:ascii="Arial Narrow" w:hAnsi="Arial Narrow"/>
                <w:sz w:val="20"/>
                <w:szCs w:val="20"/>
              </w:rPr>
            </w:pPr>
          </w:p>
        </w:tc>
        <w:tc>
          <w:tcPr>
            <w:tcW w:w="6172" w:type="dxa"/>
            <w:tcMar/>
          </w:tcPr>
          <w:p w:rsidRPr="008A4540" w:rsidR="00661191" w:rsidP="00007156" w:rsidRDefault="00661191" w14:paraId="550F8465" w14:textId="77777777">
            <w:pPr>
              <w:jc w:val="both"/>
              <w:rPr>
                <w:rFonts w:ascii="Arial Narrow" w:hAnsi="Arial Narrow" w:cs="Arial"/>
                <w:sz w:val="20"/>
                <w:szCs w:val="20"/>
              </w:rPr>
            </w:pPr>
          </w:p>
        </w:tc>
      </w:tr>
      <w:tr w:rsidRPr="008A4540" w:rsidR="00661191" w:rsidTr="5FFAE9BA" w14:paraId="1200DAF8" w14:textId="77777777">
        <w:trPr>
          <w:trHeight w:val="74"/>
        </w:trPr>
        <w:tc>
          <w:tcPr>
            <w:tcW w:w="3150" w:type="dxa"/>
            <w:tcMar/>
          </w:tcPr>
          <w:p w:rsidRPr="008A4540" w:rsidR="00661191" w:rsidP="00007156" w:rsidRDefault="00661191" w14:paraId="27B4AC3C" w14:textId="77777777">
            <w:pPr>
              <w:rPr>
                <w:rFonts w:ascii="Arial Narrow" w:hAnsi="Arial Narrow" w:cs="Arial"/>
                <w:b/>
                <w:bCs/>
                <w:sz w:val="20"/>
                <w:szCs w:val="20"/>
              </w:rPr>
            </w:pPr>
            <w:r w:rsidRPr="008A4540">
              <w:rPr>
                <w:rFonts w:ascii="Arial Narrow" w:hAnsi="Arial Narrow" w:cs="Arial"/>
                <w:b/>
                <w:bCs/>
                <w:sz w:val="20"/>
                <w:szCs w:val="20"/>
              </w:rPr>
              <w:t>22900</w:t>
            </w:r>
          </w:p>
        </w:tc>
        <w:tc>
          <w:tcPr>
            <w:tcW w:w="6172" w:type="dxa"/>
            <w:tcMar/>
          </w:tcPr>
          <w:p w:rsidRPr="008A4540" w:rsidR="00661191" w:rsidP="00007156" w:rsidRDefault="00661191" w14:paraId="5940476C" w14:textId="4E1A1CBD">
            <w:pPr>
              <w:jc w:val="both"/>
              <w:rPr>
                <w:rFonts w:ascii="Arial Narrow" w:hAnsi="Arial Narrow" w:cs="Arial"/>
                <w:b/>
                <w:bCs/>
                <w:sz w:val="20"/>
                <w:szCs w:val="20"/>
              </w:rPr>
            </w:pPr>
            <w:r w:rsidRPr="008A4540">
              <w:rPr>
                <w:rFonts w:ascii="Arial Narrow" w:hAnsi="Arial Narrow" w:cs="Arial"/>
                <w:b/>
                <w:bCs/>
                <w:sz w:val="20"/>
                <w:szCs w:val="20"/>
              </w:rPr>
              <w:t>INFRACCIONES A LA LEY 21086 QUE PERFECCIONA LOS BENEFICIOS OTORGADOS A BOMBEROS.</w:t>
            </w:r>
          </w:p>
        </w:tc>
      </w:tr>
      <w:tr w:rsidRPr="008A4540" w:rsidR="00661191" w:rsidTr="5FFAE9BA" w14:paraId="34F60AA0" w14:textId="77777777">
        <w:trPr>
          <w:trHeight w:val="74"/>
        </w:trPr>
        <w:tc>
          <w:tcPr>
            <w:tcW w:w="3150" w:type="dxa"/>
            <w:tcMar/>
          </w:tcPr>
          <w:p w:rsidRPr="008A4540" w:rsidR="00661191" w:rsidP="00007156" w:rsidRDefault="00661191" w14:paraId="45DD22AD" w14:textId="77777777">
            <w:pPr>
              <w:rPr>
                <w:rFonts w:ascii="Arial Narrow" w:hAnsi="Arial Narrow"/>
                <w:sz w:val="20"/>
                <w:szCs w:val="20"/>
              </w:rPr>
            </w:pPr>
          </w:p>
        </w:tc>
        <w:tc>
          <w:tcPr>
            <w:tcW w:w="6172" w:type="dxa"/>
            <w:tcMar/>
          </w:tcPr>
          <w:p w:rsidRPr="008A4540" w:rsidR="00661191" w:rsidP="00007156" w:rsidRDefault="00661191" w14:paraId="4F8824BB" w14:textId="77777777">
            <w:pPr>
              <w:jc w:val="both"/>
              <w:rPr>
                <w:rFonts w:ascii="Arial Narrow" w:hAnsi="Arial Narrow" w:cs="Arial"/>
                <w:sz w:val="20"/>
                <w:szCs w:val="20"/>
              </w:rPr>
            </w:pPr>
            <w:r w:rsidRPr="008A4540">
              <w:rPr>
                <w:rFonts w:ascii="Arial Narrow" w:hAnsi="Arial Narrow" w:cs="Arial"/>
                <w:sz w:val="20"/>
                <w:szCs w:val="20"/>
              </w:rPr>
              <w:t>ART. 1° DEL DECRETO LEY N°1.757, DE 1977</w:t>
            </w:r>
          </w:p>
        </w:tc>
      </w:tr>
      <w:tr w:rsidRPr="008A4540" w:rsidR="00661191" w:rsidTr="5FFAE9BA" w14:paraId="3F7FA5B1" w14:textId="77777777">
        <w:trPr>
          <w:trHeight w:val="74"/>
        </w:trPr>
        <w:tc>
          <w:tcPr>
            <w:tcW w:w="3150" w:type="dxa"/>
            <w:tcMar/>
          </w:tcPr>
          <w:p w:rsidRPr="008A4540" w:rsidR="00661191" w:rsidP="00007156" w:rsidRDefault="00661191" w14:paraId="5E027D28" w14:textId="77777777">
            <w:pPr>
              <w:rPr>
                <w:rFonts w:ascii="Arial Narrow" w:hAnsi="Arial Narrow"/>
                <w:sz w:val="20"/>
                <w:szCs w:val="20"/>
              </w:rPr>
            </w:pPr>
          </w:p>
        </w:tc>
        <w:tc>
          <w:tcPr>
            <w:tcW w:w="6172" w:type="dxa"/>
            <w:tcMar/>
          </w:tcPr>
          <w:p w:rsidRPr="008A4540" w:rsidR="00661191" w:rsidP="00007156" w:rsidRDefault="00661191" w14:paraId="3C7DC1C6" w14:textId="535B8FEF">
            <w:pPr>
              <w:jc w:val="both"/>
              <w:rPr>
                <w:rFonts w:ascii="Arial Narrow" w:hAnsi="Arial Narrow" w:cs="Arial"/>
                <w:sz w:val="20"/>
                <w:szCs w:val="20"/>
              </w:rPr>
            </w:pPr>
            <w:r w:rsidRPr="008A4540">
              <w:rPr>
                <w:rFonts w:ascii="Arial Narrow" w:hAnsi="Arial Narrow" w:cs="Arial"/>
                <w:sz w:val="20"/>
                <w:szCs w:val="20"/>
              </w:rPr>
              <w:t>Sanciona al que fraudulentamente obtuviere o intentare obtener los beneficios consagrados en esta Ley le serán aplicables las penas previstas en los artículos 467 y siguientes del Código Penal.</w:t>
            </w:r>
          </w:p>
        </w:tc>
      </w:tr>
      <w:tr w:rsidRPr="008A4540" w:rsidR="00661191" w:rsidTr="5FFAE9BA" w14:paraId="6560B708" w14:textId="77777777">
        <w:trPr>
          <w:trHeight w:val="74"/>
        </w:trPr>
        <w:tc>
          <w:tcPr>
            <w:tcW w:w="3150" w:type="dxa"/>
            <w:tcMar/>
          </w:tcPr>
          <w:p w:rsidRPr="008A4540" w:rsidR="00661191" w:rsidP="00007156" w:rsidRDefault="00661191" w14:paraId="257238B5" w14:textId="77777777">
            <w:pPr>
              <w:rPr>
                <w:rFonts w:ascii="Arial Narrow" w:hAnsi="Arial Narrow"/>
                <w:sz w:val="20"/>
                <w:szCs w:val="20"/>
              </w:rPr>
            </w:pPr>
          </w:p>
        </w:tc>
        <w:tc>
          <w:tcPr>
            <w:tcW w:w="6172" w:type="dxa"/>
            <w:tcMar/>
          </w:tcPr>
          <w:p w:rsidRPr="008A4540" w:rsidR="00661191" w:rsidP="00007156" w:rsidRDefault="00661191" w14:paraId="29F6351F" w14:textId="77777777">
            <w:pPr>
              <w:jc w:val="both"/>
              <w:rPr>
                <w:rFonts w:ascii="Arial Narrow" w:hAnsi="Arial Narrow" w:cs="Arial"/>
                <w:sz w:val="20"/>
                <w:szCs w:val="20"/>
              </w:rPr>
            </w:pPr>
          </w:p>
        </w:tc>
      </w:tr>
      <w:tr w:rsidRPr="008A4540" w:rsidR="00661191" w:rsidTr="5FFAE9BA" w14:paraId="2FD4895B" w14:textId="77777777">
        <w:trPr>
          <w:trHeight w:val="74"/>
        </w:trPr>
        <w:tc>
          <w:tcPr>
            <w:tcW w:w="3150" w:type="dxa"/>
            <w:tcMar/>
          </w:tcPr>
          <w:p w:rsidRPr="008A4540" w:rsidR="00661191" w:rsidP="00007156" w:rsidRDefault="00661191" w14:paraId="1F044C32" w14:textId="77777777">
            <w:pPr>
              <w:rPr>
                <w:rFonts w:ascii="Arial Narrow" w:hAnsi="Arial Narrow" w:cs="Arial"/>
                <w:b/>
                <w:bCs/>
                <w:sz w:val="20"/>
                <w:szCs w:val="20"/>
              </w:rPr>
            </w:pPr>
            <w:r w:rsidRPr="008A4540">
              <w:rPr>
                <w:rFonts w:ascii="Arial Narrow" w:hAnsi="Arial Narrow" w:cs="Arial"/>
                <w:b/>
                <w:bCs/>
                <w:sz w:val="20"/>
                <w:szCs w:val="20"/>
              </w:rPr>
              <w:t>23000</w:t>
            </w:r>
          </w:p>
        </w:tc>
        <w:tc>
          <w:tcPr>
            <w:tcW w:w="6172" w:type="dxa"/>
            <w:tcMar/>
          </w:tcPr>
          <w:p w:rsidRPr="008A4540" w:rsidR="00661191" w:rsidP="00007156" w:rsidRDefault="00661191" w14:paraId="02EBEC4A" w14:textId="0DD7E428">
            <w:pPr>
              <w:jc w:val="both"/>
              <w:rPr>
                <w:rFonts w:ascii="Arial Narrow" w:hAnsi="Arial Narrow" w:cs="Arial"/>
                <w:b/>
                <w:bCs/>
                <w:sz w:val="20"/>
                <w:szCs w:val="20"/>
              </w:rPr>
            </w:pPr>
            <w:r w:rsidRPr="008A4540">
              <w:rPr>
                <w:rFonts w:ascii="Arial Narrow" w:hAnsi="Arial Narrow" w:cs="Arial"/>
                <w:b/>
                <w:bCs/>
                <w:sz w:val="20"/>
                <w:szCs w:val="20"/>
              </w:rPr>
              <w:t>INFRACCIONES A LA LEY DE EDUCACIÓN SUPERIOR.</w:t>
            </w:r>
          </w:p>
        </w:tc>
      </w:tr>
      <w:tr w:rsidRPr="008A4540" w:rsidR="00661191" w:rsidTr="5FFAE9BA" w14:paraId="637EBBCE" w14:textId="77777777">
        <w:trPr>
          <w:trHeight w:val="74"/>
        </w:trPr>
        <w:tc>
          <w:tcPr>
            <w:tcW w:w="3150" w:type="dxa"/>
            <w:tcMar/>
          </w:tcPr>
          <w:p w:rsidRPr="008A4540" w:rsidR="00661191" w:rsidP="00007156" w:rsidRDefault="00661191" w14:paraId="07A643ED" w14:textId="77777777">
            <w:pPr>
              <w:rPr>
                <w:rFonts w:ascii="Arial Narrow" w:hAnsi="Arial Narrow"/>
                <w:sz w:val="20"/>
                <w:szCs w:val="20"/>
              </w:rPr>
            </w:pPr>
          </w:p>
        </w:tc>
        <w:tc>
          <w:tcPr>
            <w:tcW w:w="6172" w:type="dxa"/>
            <w:tcMar/>
          </w:tcPr>
          <w:p w:rsidRPr="008A4540" w:rsidR="00661191" w:rsidP="00007156" w:rsidRDefault="00661191" w14:paraId="108899BE" w14:textId="77777777">
            <w:pPr>
              <w:jc w:val="both"/>
              <w:rPr>
                <w:rFonts w:ascii="Arial Narrow" w:hAnsi="Arial Narrow" w:cs="Arial"/>
                <w:sz w:val="20"/>
                <w:szCs w:val="20"/>
              </w:rPr>
            </w:pPr>
            <w:r w:rsidRPr="008A4540">
              <w:rPr>
                <w:rFonts w:ascii="Arial Narrow" w:hAnsi="Arial Narrow" w:cs="Arial"/>
                <w:sz w:val="20"/>
                <w:szCs w:val="20"/>
              </w:rPr>
              <w:t>ART 30 Y 78 LEY 21.091</w:t>
            </w:r>
          </w:p>
        </w:tc>
      </w:tr>
      <w:tr w:rsidRPr="008A4540" w:rsidR="00661191" w:rsidTr="5FFAE9BA" w14:paraId="5DC2E201" w14:textId="77777777">
        <w:trPr>
          <w:trHeight w:val="74"/>
        </w:trPr>
        <w:tc>
          <w:tcPr>
            <w:tcW w:w="3150" w:type="dxa"/>
            <w:tcMar/>
          </w:tcPr>
          <w:p w:rsidRPr="008A4540" w:rsidR="00661191" w:rsidP="00007156" w:rsidRDefault="00661191" w14:paraId="0FF7A701" w14:textId="77777777">
            <w:pPr>
              <w:rPr>
                <w:rFonts w:ascii="Arial Narrow" w:hAnsi="Arial Narrow"/>
                <w:sz w:val="20"/>
                <w:szCs w:val="20"/>
              </w:rPr>
            </w:pPr>
          </w:p>
        </w:tc>
        <w:tc>
          <w:tcPr>
            <w:tcW w:w="6172" w:type="dxa"/>
            <w:tcMar/>
          </w:tcPr>
          <w:p w:rsidRPr="008A4540" w:rsidR="00661191" w:rsidP="00007156" w:rsidRDefault="00661191" w14:paraId="2ACE8AAF" w14:textId="2DEBF673">
            <w:pPr>
              <w:jc w:val="both"/>
              <w:rPr>
                <w:rFonts w:ascii="Arial Narrow" w:hAnsi="Arial Narrow" w:cs="Arial"/>
                <w:sz w:val="20"/>
                <w:szCs w:val="20"/>
              </w:rPr>
            </w:pPr>
            <w:r w:rsidRPr="008A4540">
              <w:rPr>
                <w:rFonts w:ascii="Arial Narrow" w:hAnsi="Arial Narrow" w:cs="Arial"/>
                <w:sz w:val="20"/>
                <w:szCs w:val="20"/>
              </w:rPr>
              <w:t>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Ley.</w:t>
            </w:r>
          </w:p>
          <w:p w:rsidRPr="008A4540" w:rsidR="00661191" w:rsidP="00007156" w:rsidRDefault="00661191" w14:paraId="50AB33B0" w14:textId="7B3A4B1B">
            <w:pPr>
              <w:jc w:val="both"/>
              <w:rPr>
                <w:rFonts w:ascii="Arial Narrow" w:hAnsi="Arial Narrow" w:cs="Arial"/>
                <w:sz w:val="20"/>
                <w:szCs w:val="20"/>
              </w:rPr>
            </w:pPr>
          </w:p>
          <w:p w:rsidRPr="008A4540" w:rsidR="00661191" w:rsidP="00007156" w:rsidRDefault="578079DF" w14:paraId="16733B9E" w14:textId="505A6FB8">
            <w:pPr>
              <w:jc w:val="both"/>
              <w:rPr>
                <w:rFonts w:ascii="Arial Narrow" w:hAnsi="Arial Narrow" w:cs="Arial"/>
                <w:sz w:val="20"/>
                <w:szCs w:val="20"/>
              </w:rPr>
            </w:pPr>
            <w:bookmarkStart w:name="_Int_lN8oPDC3" w:id="3"/>
            <w:r w:rsidRPr="578079DF">
              <w:rPr>
                <w:rFonts w:ascii="Arial Narrow" w:hAnsi="Arial Narrow" w:cs="Arial"/>
                <w:sz w:val="20"/>
                <w:szCs w:val="20"/>
              </w:rPr>
              <w:t>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Ley 21091.</w:t>
            </w:r>
            <w:bookmarkEnd w:id="3"/>
          </w:p>
        </w:tc>
      </w:tr>
      <w:tr w:rsidRPr="008A4540" w:rsidR="00661191" w:rsidTr="5FFAE9BA" w14:paraId="2C9F6F25" w14:textId="77777777">
        <w:trPr>
          <w:trHeight w:val="74"/>
        </w:trPr>
        <w:tc>
          <w:tcPr>
            <w:tcW w:w="3150" w:type="dxa"/>
            <w:tcMar/>
          </w:tcPr>
          <w:p w:rsidRPr="008A4540" w:rsidR="00661191" w:rsidP="00007156" w:rsidRDefault="00661191" w14:paraId="19FEA325" w14:textId="77777777">
            <w:pPr>
              <w:rPr>
                <w:rFonts w:ascii="Arial Narrow" w:hAnsi="Arial Narrow"/>
                <w:sz w:val="20"/>
                <w:szCs w:val="20"/>
              </w:rPr>
            </w:pPr>
          </w:p>
        </w:tc>
        <w:tc>
          <w:tcPr>
            <w:tcW w:w="6172" w:type="dxa"/>
            <w:tcMar/>
          </w:tcPr>
          <w:p w:rsidRPr="008A4540" w:rsidR="00661191" w:rsidP="00007156" w:rsidRDefault="00661191" w14:paraId="58C58580" w14:textId="77777777">
            <w:pPr>
              <w:jc w:val="both"/>
              <w:rPr>
                <w:rFonts w:ascii="Arial Narrow" w:hAnsi="Arial Narrow" w:cs="Arial"/>
                <w:sz w:val="20"/>
                <w:szCs w:val="20"/>
              </w:rPr>
            </w:pPr>
          </w:p>
        </w:tc>
      </w:tr>
      <w:tr w:rsidRPr="008A4540" w:rsidR="00661191" w:rsidTr="5FFAE9BA" w14:paraId="51261C0B" w14:textId="77777777">
        <w:trPr>
          <w:trHeight w:val="74"/>
        </w:trPr>
        <w:tc>
          <w:tcPr>
            <w:tcW w:w="3150" w:type="dxa"/>
            <w:tcMar/>
          </w:tcPr>
          <w:p w:rsidRPr="008A4540" w:rsidR="00661191" w:rsidP="00007156" w:rsidRDefault="00661191" w14:paraId="186536C1" w14:textId="77777777">
            <w:pPr>
              <w:rPr>
                <w:rFonts w:ascii="Arial Narrow" w:hAnsi="Arial Narrow" w:cs="Arial"/>
                <w:b/>
                <w:bCs/>
                <w:sz w:val="20"/>
                <w:szCs w:val="20"/>
              </w:rPr>
            </w:pPr>
            <w:r w:rsidRPr="008A4540">
              <w:rPr>
                <w:rFonts w:ascii="Arial Narrow" w:hAnsi="Arial Narrow" w:cs="Arial"/>
                <w:b/>
                <w:bCs/>
                <w:sz w:val="20"/>
                <w:szCs w:val="20"/>
              </w:rPr>
              <w:t>23100</w:t>
            </w:r>
          </w:p>
        </w:tc>
        <w:tc>
          <w:tcPr>
            <w:tcW w:w="6172" w:type="dxa"/>
            <w:tcMar/>
          </w:tcPr>
          <w:p w:rsidRPr="008A4540" w:rsidR="00661191" w:rsidP="00007156" w:rsidRDefault="00661191" w14:paraId="7DF23D49" w14:textId="58B0AF4E">
            <w:pPr>
              <w:jc w:val="both"/>
              <w:rPr>
                <w:rFonts w:ascii="Arial Narrow" w:hAnsi="Arial Narrow" w:cs="Arial"/>
                <w:b/>
                <w:bCs/>
                <w:sz w:val="20"/>
                <w:szCs w:val="20"/>
              </w:rPr>
            </w:pPr>
            <w:r w:rsidRPr="008A4540">
              <w:rPr>
                <w:rFonts w:ascii="Arial Narrow" w:hAnsi="Arial Narrow" w:cs="Arial"/>
                <w:b/>
                <w:bCs/>
                <w:sz w:val="20"/>
                <w:szCs w:val="20"/>
              </w:rPr>
              <w:t>INFRACCIONES A LA LEY 19.496, SOBRE PROTECCIÓN AL CONSUMIDOR.</w:t>
            </w:r>
          </w:p>
        </w:tc>
      </w:tr>
      <w:tr w:rsidRPr="008A4540" w:rsidR="00661191" w:rsidTr="5FFAE9BA" w14:paraId="5249CE48" w14:textId="77777777">
        <w:trPr>
          <w:trHeight w:val="74"/>
        </w:trPr>
        <w:tc>
          <w:tcPr>
            <w:tcW w:w="3150" w:type="dxa"/>
            <w:tcMar/>
          </w:tcPr>
          <w:p w:rsidRPr="008A4540" w:rsidR="00661191" w:rsidP="00007156" w:rsidRDefault="00661191" w14:paraId="3E0EBC05" w14:textId="77777777">
            <w:pPr>
              <w:rPr>
                <w:rFonts w:ascii="Arial Narrow" w:hAnsi="Arial Narrow"/>
                <w:sz w:val="20"/>
                <w:szCs w:val="20"/>
              </w:rPr>
            </w:pPr>
          </w:p>
        </w:tc>
        <w:tc>
          <w:tcPr>
            <w:tcW w:w="6172" w:type="dxa"/>
            <w:tcMar/>
          </w:tcPr>
          <w:p w:rsidRPr="008A4540" w:rsidR="00661191" w:rsidP="00007156" w:rsidRDefault="00661191" w14:paraId="564FE67B" w14:textId="77777777">
            <w:pPr>
              <w:jc w:val="both"/>
              <w:rPr>
                <w:rFonts w:ascii="Arial Narrow" w:hAnsi="Arial Narrow" w:cs="Arial"/>
                <w:sz w:val="20"/>
                <w:szCs w:val="20"/>
              </w:rPr>
            </w:pPr>
            <w:r w:rsidRPr="008A4540">
              <w:rPr>
                <w:rFonts w:ascii="Arial Narrow" w:hAnsi="Arial Narrow" w:cs="Arial"/>
                <w:sz w:val="20"/>
                <w:szCs w:val="20"/>
              </w:rPr>
              <w:t>ART 54 O y 59 TER LEY 19.496</w:t>
            </w:r>
          </w:p>
        </w:tc>
      </w:tr>
      <w:tr w:rsidRPr="008A4540" w:rsidR="00661191" w:rsidTr="5FFAE9BA" w14:paraId="4E92B160" w14:textId="77777777">
        <w:trPr>
          <w:trHeight w:val="74"/>
        </w:trPr>
        <w:tc>
          <w:tcPr>
            <w:tcW w:w="3150" w:type="dxa"/>
            <w:tcMar/>
          </w:tcPr>
          <w:p w:rsidRPr="008A4540" w:rsidR="00661191" w:rsidP="00007156" w:rsidRDefault="00661191" w14:paraId="747B7293" w14:textId="77777777">
            <w:pPr>
              <w:rPr>
                <w:rFonts w:ascii="Arial Narrow" w:hAnsi="Arial Narrow"/>
                <w:sz w:val="20"/>
                <w:szCs w:val="20"/>
              </w:rPr>
            </w:pPr>
          </w:p>
        </w:tc>
        <w:tc>
          <w:tcPr>
            <w:tcW w:w="6172" w:type="dxa"/>
            <w:tcMar/>
          </w:tcPr>
          <w:p w:rsidRPr="008A4540" w:rsidR="00661191" w:rsidP="00007156" w:rsidRDefault="00661191" w14:paraId="4EDEA5FD" w14:textId="6BC3D9D8">
            <w:pPr>
              <w:jc w:val="both"/>
              <w:rPr>
                <w:rFonts w:ascii="Arial Narrow" w:hAnsi="Arial Narrow" w:cs="Arial"/>
                <w:sz w:val="20"/>
                <w:szCs w:val="20"/>
              </w:rPr>
            </w:pPr>
            <w:r w:rsidRPr="008A4540">
              <w:rPr>
                <w:rFonts w:ascii="Arial Narrow" w:hAnsi="Arial Narrow" w:cs="Arial"/>
                <w:sz w:val="20"/>
                <w:szCs w:val="20"/>
              </w:rPr>
              <w:t>Sanciona las infracciones a la Ley de protección al Consumidor.</w:t>
            </w:r>
          </w:p>
        </w:tc>
      </w:tr>
      <w:tr w:rsidRPr="008A4540" w:rsidR="00661191" w:rsidTr="5FFAE9BA" w14:paraId="26C2DEB1" w14:textId="77777777">
        <w:trPr>
          <w:trHeight w:val="74"/>
        </w:trPr>
        <w:tc>
          <w:tcPr>
            <w:tcW w:w="3150" w:type="dxa"/>
            <w:tcMar/>
          </w:tcPr>
          <w:p w:rsidRPr="008A4540" w:rsidR="00661191" w:rsidP="00007156" w:rsidRDefault="00661191" w14:paraId="3293101B" w14:textId="77777777">
            <w:pPr>
              <w:rPr>
                <w:rFonts w:ascii="Arial Narrow" w:hAnsi="Arial Narrow"/>
                <w:sz w:val="20"/>
                <w:szCs w:val="20"/>
              </w:rPr>
            </w:pPr>
          </w:p>
        </w:tc>
        <w:tc>
          <w:tcPr>
            <w:tcW w:w="6172" w:type="dxa"/>
            <w:tcMar/>
          </w:tcPr>
          <w:p w:rsidRPr="008A4540" w:rsidR="00661191" w:rsidP="00007156" w:rsidRDefault="00661191" w14:paraId="4EDD9C52" w14:textId="77777777">
            <w:pPr>
              <w:jc w:val="both"/>
              <w:rPr>
                <w:rFonts w:ascii="Arial Narrow" w:hAnsi="Arial Narrow" w:cs="Arial"/>
                <w:sz w:val="20"/>
                <w:szCs w:val="20"/>
              </w:rPr>
            </w:pPr>
          </w:p>
        </w:tc>
      </w:tr>
      <w:tr w:rsidRPr="008A4540" w:rsidR="00661191" w:rsidTr="5FFAE9BA" w14:paraId="6216AA39" w14:textId="77777777">
        <w:trPr>
          <w:trHeight w:val="74"/>
        </w:trPr>
        <w:tc>
          <w:tcPr>
            <w:tcW w:w="3150" w:type="dxa"/>
            <w:tcMar/>
          </w:tcPr>
          <w:p w:rsidRPr="008A4540" w:rsidR="00661191" w:rsidP="00007156" w:rsidRDefault="00661191" w14:paraId="6CABA13D" w14:textId="77777777">
            <w:pPr>
              <w:rPr>
                <w:rFonts w:ascii="Arial Narrow" w:hAnsi="Arial Narrow" w:cs="Arial"/>
                <w:b/>
                <w:bCs/>
                <w:sz w:val="20"/>
                <w:szCs w:val="20"/>
              </w:rPr>
            </w:pPr>
            <w:r w:rsidRPr="008A4540">
              <w:rPr>
                <w:rFonts w:ascii="Arial Narrow" w:hAnsi="Arial Narrow" w:cs="Arial"/>
                <w:b/>
                <w:bCs/>
                <w:sz w:val="20"/>
                <w:szCs w:val="20"/>
              </w:rPr>
              <w:t>23200</w:t>
            </w:r>
          </w:p>
        </w:tc>
        <w:tc>
          <w:tcPr>
            <w:tcW w:w="6172" w:type="dxa"/>
            <w:tcMar/>
          </w:tcPr>
          <w:p w:rsidRPr="008A4540" w:rsidR="00661191" w:rsidP="00007156" w:rsidRDefault="00661191" w14:paraId="0F559A8C" w14:textId="3D4C0EAD">
            <w:pPr>
              <w:jc w:val="both"/>
              <w:rPr>
                <w:rFonts w:ascii="Arial Narrow" w:hAnsi="Arial Narrow" w:cs="Arial"/>
                <w:b/>
                <w:bCs/>
                <w:sz w:val="20"/>
                <w:szCs w:val="20"/>
              </w:rPr>
            </w:pPr>
            <w:r w:rsidRPr="008A4540">
              <w:rPr>
                <w:rFonts w:ascii="Arial Narrow" w:hAnsi="Arial Narrow" w:cs="Arial"/>
                <w:b/>
                <w:bCs/>
                <w:sz w:val="20"/>
                <w:szCs w:val="20"/>
              </w:rPr>
              <w:t>INFRACCIONES A LA LEY 19132, SOBRE TVN.</w:t>
            </w:r>
          </w:p>
        </w:tc>
      </w:tr>
      <w:tr w:rsidRPr="008A4540" w:rsidR="00661191" w:rsidTr="5FFAE9BA" w14:paraId="501CE80B" w14:textId="77777777">
        <w:trPr>
          <w:trHeight w:val="74"/>
        </w:trPr>
        <w:tc>
          <w:tcPr>
            <w:tcW w:w="3150" w:type="dxa"/>
            <w:tcMar/>
          </w:tcPr>
          <w:p w:rsidRPr="008A4540" w:rsidR="00661191" w:rsidP="00007156" w:rsidRDefault="00661191" w14:paraId="1A8D43D8" w14:textId="77777777">
            <w:pPr>
              <w:rPr>
                <w:rFonts w:ascii="Arial Narrow" w:hAnsi="Arial Narrow"/>
                <w:sz w:val="20"/>
                <w:szCs w:val="20"/>
              </w:rPr>
            </w:pPr>
          </w:p>
        </w:tc>
        <w:tc>
          <w:tcPr>
            <w:tcW w:w="6172" w:type="dxa"/>
            <w:tcMar/>
          </w:tcPr>
          <w:p w:rsidRPr="008A4540" w:rsidR="00661191" w:rsidP="00007156" w:rsidRDefault="00661191" w14:paraId="387087F7" w14:textId="77777777">
            <w:pPr>
              <w:jc w:val="both"/>
              <w:rPr>
                <w:rFonts w:ascii="Arial Narrow" w:hAnsi="Arial Narrow" w:cs="Arial"/>
                <w:sz w:val="20"/>
                <w:szCs w:val="20"/>
              </w:rPr>
            </w:pPr>
            <w:r w:rsidRPr="008A4540">
              <w:rPr>
                <w:rFonts w:ascii="Arial Narrow" w:hAnsi="Arial Narrow" w:cs="Arial"/>
                <w:sz w:val="20"/>
                <w:szCs w:val="20"/>
              </w:rPr>
              <w:t>ART 9 LEY 19.132</w:t>
            </w:r>
          </w:p>
        </w:tc>
      </w:tr>
      <w:tr w:rsidRPr="008A4540" w:rsidR="00661191" w:rsidTr="5FFAE9BA" w14:paraId="0660C821" w14:textId="77777777">
        <w:trPr>
          <w:trHeight w:val="74"/>
        </w:trPr>
        <w:tc>
          <w:tcPr>
            <w:tcW w:w="3150" w:type="dxa"/>
            <w:tcMar/>
          </w:tcPr>
          <w:p w:rsidRPr="008A4540" w:rsidR="00661191" w:rsidP="00007156" w:rsidRDefault="00661191" w14:paraId="7FFEDB9D" w14:textId="77777777">
            <w:pPr>
              <w:rPr>
                <w:rFonts w:ascii="Arial Narrow" w:hAnsi="Arial Narrow"/>
                <w:sz w:val="20"/>
                <w:szCs w:val="20"/>
              </w:rPr>
            </w:pPr>
          </w:p>
        </w:tc>
        <w:tc>
          <w:tcPr>
            <w:tcW w:w="6172" w:type="dxa"/>
            <w:tcMar/>
          </w:tcPr>
          <w:p w:rsidRPr="008A4540" w:rsidR="00661191" w:rsidP="00007156" w:rsidRDefault="00661191" w14:paraId="6DAFA52E" w14:textId="52891219">
            <w:pPr>
              <w:jc w:val="both"/>
              <w:rPr>
                <w:rFonts w:ascii="Arial Narrow" w:hAnsi="Arial Narrow" w:cs="Arial"/>
                <w:sz w:val="20"/>
                <w:szCs w:val="20"/>
              </w:rPr>
            </w:pPr>
            <w:r w:rsidRPr="008A4540">
              <w:rPr>
                <w:rFonts w:ascii="Arial Narrow" w:hAnsi="Arial Narrow" w:cs="Arial"/>
                <w:sz w:val="20"/>
                <w:szCs w:val="20"/>
              </w:rPr>
              <w:t>Sanciona las infracciones cometidas en contra de la Ley 19.132 sobre Televisión Nacional de Chile.</w:t>
            </w:r>
          </w:p>
        </w:tc>
      </w:tr>
      <w:tr w:rsidRPr="008A4540" w:rsidR="00661191" w:rsidTr="5FFAE9BA" w14:paraId="0B7BFE05" w14:textId="77777777">
        <w:trPr>
          <w:trHeight w:val="74"/>
        </w:trPr>
        <w:tc>
          <w:tcPr>
            <w:tcW w:w="3150" w:type="dxa"/>
            <w:tcMar/>
          </w:tcPr>
          <w:p w:rsidRPr="008A4540" w:rsidR="00661191" w:rsidP="00007156" w:rsidRDefault="00661191" w14:paraId="37D2B14F" w14:textId="77777777">
            <w:pPr>
              <w:rPr>
                <w:rFonts w:ascii="Arial Narrow" w:hAnsi="Arial Narrow"/>
                <w:sz w:val="20"/>
                <w:szCs w:val="20"/>
              </w:rPr>
            </w:pPr>
          </w:p>
        </w:tc>
        <w:tc>
          <w:tcPr>
            <w:tcW w:w="6172" w:type="dxa"/>
            <w:tcMar/>
          </w:tcPr>
          <w:p w:rsidRPr="008A4540" w:rsidR="00661191" w:rsidP="00007156" w:rsidRDefault="00661191" w14:paraId="28E8F140" w14:textId="77777777">
            <w:pPr>
              <w:jc w:val="both"/>
              <w:rPr>
                <w:rFonts w:ascii="Arial Narrow" w:hAnsi="Arial Narrow" w:cs="Arial"/>
                <w:sz w:val="20"/>
                <w:szCs w:val="20"/>
              </w:rPr>
            </w:pPr>
          </w:p>
        </w:tc>
      </w:tr>
      <w:tr w:rsidRPr="008A4540" w:rsidR="00661191" w:rsidTr="5FFAE9BA" w14:paraId="747AFDC0" w14:textId="77777777">
        <w:trPr>
          <w:trHeight w:val="74"/>
        </w:trPr>
        <w:tc>
          <w:tcPr>
            <w:tcW w:w="3150" w:type="dxa"/>
            <w:tcMar/>
          </w:tcPr>
          <w:p w:rsidRPr="008A4540" w:rsidR="00661191" w:rsidP="00007156" w:rsidRDefault="00661191" w14:paraId="49EA5B8D" w14:textId="77777777">
            <w:pPr>
              <w:rPr>
                <w:rFonts w:ascii="Arial Narrow" w:hAnsi="Arial Narrow" w:cs="Arial"/>
                <w:b/>
                <w:bCs/>
                <w:sz w:val="20"/>
                <w:szCs w:val="20"/>
              </w:rPr>
            </w:pPr>
            <w:r w:rsidRPr="008A4540">
              <w:rPr>
                <w:rFonts w:ascii="Arial Narrow" w:hAnsi="Arial Narrow" w:cs="Arial"/>
                <w:b/>
                <w:bCs/>
                <w:sz w:val="20"/>
                <w:szCs w:val="20"/>
              </w:rPr>
              <w:t>23300</w:t>
            </w:r>
          </w:p>
        </w:tc>
        <w:tc>
          <w:tcPr>
            <w:tcW w:w="6172" w:type="dxa"/>
            <w:tcMar/>
          </w:tcPr>
          <w:p w:rsidRPr="008A4540" w:rsidR="00661191" w:rsidP="00007156" w:rsidRDefault="00661191" w14:paraId="3EC70797" w14:textId="136E88F5">
            <w:pPr>
              <w:jc w:val="both"/>
              <w:rPr>
                <w:rFonts w:ascii="Arial Narrow" w:hAnsi="Arial Narrow" w:cs="Arial"/>
                <w:b/>
                <w:bCs/>
                <w:sz w:val="20"/>
                <w:szCs w:val="20"/>
              </w:rPr>
            </w:pPr>
            <w:r w:rsidRPr="008A4540">
              <w:rPr>
                <w:rFonts w:ascii="Arial Narrow" w:hAnsi="Arial Narrow" w:cs="Arial"/>
                <w:b/>
                <w:bCs/>
                <w:sz w:val="20"/>
                <w:szCs w:val="20"/>
              </w:rPr>
              <w:t>INFRACCIONES A LA LEY 18.287 SOBRE JUZGADO DE POLICIA LOCAL.</w:t>
            </w:r>
          </w:p>
        </w:tc>
      </w:tr>
      <w:tr w:rsidRPr="008A4540" w:rsidR="00661191" w:rsidTr="5FFAE9BA" w14:paraId="65243295" w14:textId="77777777">
        <w:trPr>
          <w:trHeight w:val="74"/>
        </w:trPr>
        <w:tc>
          <w:tcPr>
            <w:tcW w:w="3150" w:type="dxa"/>
            <w:tcMar/>
          </w:tcPr>
          <w:p w:rsidRPr="008A4540" w:rsidR="00661191" w:rsidP="00007156" w:rsidRDefault="00661191" w14:paraId="2D659D0C" w14:textId="77777777">
            <w:pPr>
              <w:rPr>
                <w:rFonts w:ascii="Arial Narrow" w:hAnsi="Arial Narrow"/>
                <w:sz w:val="20"/>
                <w:szCs w:val="20"/>
              </w:rPr>
            </w:pPr>
          </w:p>
        </w:tc>
        <w:tc>
          <w:tcPr>
            <w:tcW w:w="6172" w:type="dxa"/>
            <w:tcMar/>
          </w:tcPr>
          <w:p w:rsidRPr="008A4540" w:rsidR="00661191" w:rsidP="00007156" w:rsidRDefault="00661191" w14:paraId="2E469739" w14:textId="77777777">
            <w:pPr>
              <w:jc w:val="both"/>
              <w:rPr>
                <w:rFonts w:ascii="Arial Narrow" w:hAnsi="Arial Narrow" w:cs="Arial"/>
                <w:sz w:val="20"/>
                <w:szCs w:val="20"/>
              </w:rPr>
            </w:pPr>
            <w:r w:rsidRPr="008A4540">
              <w:rPr>
                <w:rFonts w:ascii="Arial Narrow" w:hAnsi="Arial Narrow" w:cs="Arial"/>
                <w:sz w:val="20"/>
                <w:szCs w:val="20"/>
              </w:rPr>
              <w:t>ART 22 QUATER LEY 18.287</w:t>
            </w:r>
          </w:p>
        </w:tc>
      </w:tr>
      <w:tr w:rsidRPr="008A4540" w:rsidR="00661191" w:rsidTr="5FFAE9BA" w14:paraId="254BF929" w14:textId="77777777">
        <w:trPr>
          <w:trHeight w:val="74"/>
        </w:trPr>
        <w:tc>
          <w:tcPr>
            <w:tcW w:w="3150" w:type="dxa"/>
            <w:tcMar/>
          </w:tcPr>
          <w:p w:rsidRPr="008A4540" w:rsidR="00661191" w:rsidP="00007156" w:rsidRDefault="00661191" w14:paraId="38B565E8" w14:textId="77777777">
            <w:pPr>
              <w:rPr>
                <w:rFonts w:ascii="Arial Narrow" w:hAnsi="Arial Narrow"/>
                <w:sz w:val="20"/>
                <w:szCs w:val="20"/>
              </w:rPr>
            </w:pPr>
          </w:p>
        </w:tc>
        <w:tc>
          <w:tcPr>
            <w:tcW w:w="6172" w:type="dxa"/>
            <w:tcMar/>
          </w:tcPr>
          <w:p w:rsidRPr="008A4540" w:rsidR="00661191" w:rsidP="00007156" w:rsidRDefault="00661191" w14:paraId="5759A641" w14:textId="3DF4FD1A">
            <w:pPr>
              <w:jc w:val="both"/>
              <w:rPr>
                <w:rFonts w:ascii="Arial Narrow" w:hAnsi="Arial Narrow" w:cs="Arial"/>
                <w:sz w:val="20"/>
                <w:szCs w:val="20"/>
              </w:rPr>
            </w:pPr>
            <w:r w:rsidRPr="008A4540">
              <w:rPr>
                <w:rFonts w:ascii="Arial Narrow" w:hAnsi="Arial Narrow" w:cs="Arial"/>
                <w:sz w:val="20"/>
                <w:szCs w:val="20"/>
              </w:rPr>
              <w:t>Sanciona las infracciones en la Ley 18.287 sobre Juzgado de Policía Local y la comercialización de registro de pasajeros infractores.</w:t>
            </w:r>
          </w:p>
        </w:tc>
      </w:tr>
      <w:tr w:rsidRPr="008A4540" w:rsidR="00661191" w:rsidTr="5FFAE9BA" w14:paraId="4429944F" w14:textId="77777777">
        <w:trPr>
          <w:trHeight w:val="74"/>
        </w:trPr>
        <w:tc>
          <w:tcPr>
            <w:tcW w:w="3150" w:type="dxa"/>
            <w:tcMar/>
          </w:tcPr>
          <w:p w:rsidRPr="008A4540" w:rsidR="00661191" w:rsidP="00007156" w:rsidRDefault="00661191" w14:paraId="5D508558" w14:textId="77777777">
            <w:pPr>
              <w:rPr>
                <w:rFonts w:ascii="Arial Narrow" w:hAnsi="Arial Narrow"/>
                <w:sz w:val="20"/>
                <w:szCs w:val="20"/>
              </w:rPr>
            </w:pPr>
          </w:p>
        </w:tc>
        <w:tc>
          <w:tcPr>
            <w:tcW w:w="6172" w:type="dxa"/>
            <w:tcMar/>
          </w:tcPr>
          <w:p w:rsidRPr="008A4540" w:rsidR="00661191" w:rsidP="00007156" w:rsidRDefault="00661191" w14:paraId="751866B8" w14:textId="77777777">
            <w:pPr>
              <w:jc w:val="both"/>
              <w:rPr>
                <w:rFonts w:ascii="Arial Narrow" w:hAnsi="Arial Narrow" w:cs="Arial"/>
                <w:sz w:val="20"/>
                <w:szCs w:val="20"/>
              </w:rPr>
            </w:pPr>
          </w:p>
        </w:tc>
      </w:tr>
      <w:tr w:rsidRPr="008A4540" w:rsidR="00661191" w:rsidTr="5FFAE9BA" w14:paraId="4DEDBC31" w14:textId="77777777">
        <w:trPr>
          <w:trHeight w:val="74"/>
        </w:trPr>
        <w:tc>
          <w:tcPr>
            <w:tcW w:w="3150" w:type="dxa"/>
            <w:tcMar/>
          </w:tcPr>
          <w:p w:rsidRPr="008A4540" w:rsidR="00661191" w:rsidP="00007156" w:rsidRDefault="00661191" w14:paraId="6EA262CC" w14:textId="77777777">
            <w:pPr>
              <w:rPr>
                <w:rFonts w:ascii="Arial Narrow" w:hAnsi="Arial Narrow" w:cs="Arial"/>
                <w:b/>
                <w:bCs/>
                <w:sz w:val="20"/>
                <w:szCs w:val="20"/>
              </w:rPr>
            </w:pPr>
            <w:r w:rsidRPr="008A4540">
              <w:rPr>
                <w:rFonts w:ascii="Arial Narrow" w:hAnsi="Arial Narrow" w:cs="Arial"/>
                <w:b/>
                <w:bCs/>
                <w:sz w:val="20"/>
                <w:szCs w:val="20"/>
              </w:rPr>
              <w:t>23400</w:t>
            </w:r>
          </w:p>
        </w:tc>
        <w:tc>
          <w:tcPr>
            <w:tcW w:w="6172" w:type="dxa"/>
            <w:tcMar/>
          </w:tcPr>
          <w:p w:rsidRPr="008A4540" w:rsidR="00661191" w:rsidP="00007156" w:rsidRDefault="00661191" w14:paraId="66B52232" w14:textId="0609E8D7">
            <w:pPr>
              <w:jc w:val="both"/>
              <w:rPr>
                <w:rFonts w:ascii="Arial Narrow" w:hAnsi="Arial Narrow" w:cs="Arial"/>
                <w:b/>
                <w:bCs/>
                <w:sz w:val="20"/>
                <w:szCs w:val="20"/>
              </w:rPr>
            </w:pPr>
            <w:r w:rsidRPr="008A4540">
              <w:rPr>
                <w:rFonts w:ascii="Arial Narrow" w:hAnsi="Arial Narrow" w:cs="Arial"/>
                <w:b/>
                <w:bCs/>
                <w:sz w:val="20"/>
                <w:szCs w:val="20"/>
              </w:rPr>
              <w:t>INFRACCIONES A LA LEY 19220 SOBRE ESTABLECIMIENTO DE BOLSAS DE PRODUCTOS AGROPECUARIOS.</w:t>
            </w:r>
          </w:p>
        </w:tc>
      </w:tr>
      <w:tr w:rsidRPr="008A4540" w:rsidR="00661191" w:rsidTr="5FFAE9BA" w14:paraId="12401933" w14:textId="77777777">
        <w:trPr>
          <w:trHeight w:val="74"/>
        </w:trPr>
        <w:tc>
          <w:tcPr>
            <w:tcW w:w="3150" w:type="dxa"/>
            <w:tcMar/>
          </w:tcPr>
          <w:p w:rsidRPr="008A4540" w:rsidR="00661191" w:rsidP="00007156" w:rsidRDefault="00661191" w14:paraId="34599073" w14:textId="77777777">
            <w:pPr>
              <w:rPr>
                <w:rFonts w:ascii="Arial Narrow" w:hAnsi="Arial Narrow"/>
                <w:sz w:val="20"/>
                <w:szCs w:val="20"/>
              </w:rPr>
            </w:pPr>
          </w:p>
        </w:tc>
        <w:tc>
          <w:tcPr>
            <w:tcW w:w="6172" w:type="dxa"/>
            <w:tcMar/>
          </w:tcPr>
          <w:p w:rsidRPr="008A4540" w:rsidR="00661191" w:rsidP="00007156" w:rsidRDefault="00661191" w14:paraId="6B074DC9" w14:textId="77777777">
            <w:pPr>
              <w:jc w:val="both"/>
              <w:rPr>
                <w:rFonts w:ascii="Arial Narrow" w:hAnsi="Arial Narrow" w:cs="Arial"/>
                <w:sz w:val="20"/>
                <w:szCs w:val="20"/>
              </w:rPr>
            </w:pPr>
            <w:r w:rsidRPr="008A4540">
              <w:rPr>
                <w:rFonts w:ascii="Arial Narrow" w:hAnsi="Arial Narrow" w:cs="Arial"/>
                <w:sz w:val="20"/>
                <w:szCs w:val="20"/>
              </w:rPr>
              <w:t>ART 37 Y 38 LEY 19.220</w:t>
            </w:r>
          </w:p>
        </w:tc>
      </w:tr>
      <w:tr w:rsidRPr="008A4540" w:rsidR="00661191" w:rsidTr="5FFAE9BA" w14:paraId="2231F408" w14:textId="77777777">
        <w:trPr>
          <w:trHeight w:val="74"/>
        </w:trPr>
        <w:tc>
          <w:tcPr>
            <w:tcW w:w="3150" w:type="dxa"/>
            <w:tcMar/>
          </w:tcPr>
          <w:p w:rsidRPr="008A4540" w:rsidR="00661191" w:rsidP="00007156" w:rsidRDefault="00661191" w14:paraId="401372B3" w14:textId="77777777">
            <w:pPr>
              <w:rPr>
                <w:rFonts w:ascii="Arial Narrow" w:hAnsi="Arial Narrow"/>
                <w:sz w:val="20"/>
                <w:szCs w:val="20"/>
              </w:rPr>
            </w:pPr>
          </w:p>
        </w:tc>
        <w:tc>
          <w:tcPr>
            <w:tcW w:w="6172" w:type="dxa"/>
            <w:tcMar/>
          </w:tcPr>
          <w:p w:rsidRPr="008A4540" w:rsidR="00661191" w:rsidP="00007156" w:rsidRDefault="00661191" w14:paraId="12354F5A" w14:textId="6A19E8F7">
            <w:pPr>
              <w:jc w:val="both"/>
              <w:rPr>
                <w:rFonts w:ascii="Arial Narrow" w:hAnsi="Arial Narrow" w:cs="Arial"/>
                <w:sz w:val="20"/>
                <w:szCs w:val="20"/>
              </w:rPr>
            </w:pPr>
            <w:r w:rsidRPr="008A4540">
              <w:rPr>
                <w:rFonts w:ascii="Arial Narrow" w:hAnsi="Arial Narrow" w:cs="Arial"/>
                <w:sz w:val="20"/>
                <w:szCs w:val="20"/>
              </w:rPr>
              <w:t>Sanciona las infracciones a la Ley 19.220 que regula establecimiento de bolsas de productos agropecuarios.</w:t>
            </w:r>
          </w:p>
        </w:tc>
      </w:tr>
      <w:tr w:rsidRPr="008A4540" w:rsidR="00661191" w:rsidTr="5FFAE9BA" w14:paraId="56FF1462" w14:textId="77777777">
        <w:trPr>
          <w:trHeight w:val="74"/>
        </w:trPr>
        <w:tc>
          <w:tcPr>
            <w:tcW w:w="3150" w:type="dxa"/>
            <w:tcMar/>
          </w:tcPr>
          <w:p w:rsidRPr="008A4540" w:rsidR="00661191" w:rsidP="00007156" w:rsidRDefault="00661191" w14:paraId="5EB9029E" w14:textId="77777777">
            <w:pPr>
              <w:rPr>
                <w:rFonts w:ascii="Arial Narrow" w:hAnsi="Arial Narrow"/>
                <w:sz w:val="20"/>
                <w:szCs w:val="20"/>
              </w:rPr>
            </w:pPr>
          </w:p>
        </w:tc>
        <w:tc>
          <w:tcPr>
            <w:tcW w:w="6172" w:type="dxa"/>
            <w:tcMar/>
          </w:tcPr>
          <w:p w:rsidRPr="008A4540" w:rsidR="00661191" w:rsidP="00007156" w:rsidRDefault="00661191" w14:paraId="7AA64056" w14:textId="77777777">
            <w:pPr>
              <w:jc w:val="both"/>
              <w:rPr>
                <w:rFonts w:ascii="Arial Narrow" w:hAnsi="Arial Narrow" w:cs="Arial"/>
                <w:sz w:val="20"/>
                <w:szCs w:val="20"/>
              </w:rPr>
            </w:pPr>
          </w:p>
        </w:tc>
      </w:tr>
      <w:tr w:rsidRPr="008A4540" w:rsidR="00661191" w:rsidTr="5FFAE9BA" w14:paraId="54F77AB3" w14:textId="77777777">
        <w:trPr>
          <w:trHeight w:val="74"/>
        </w:trPr>
        <w:tc>
          <w:tcPr>
            <w:tcW w:w="3150" w:type="dxa"/>
            <w:tcMar/>
          </w:tcPr>
          <w:p w:rsidRPr="008A4540" w:rsidR="00661191" w:rsidP="00007156" w:rsidRDefault="00661191" w14:paraId="716BA38E" w14:textId="77777777">
            <w:pPr>
              <w:rPr>
                <w:rFonts w:ascii="Arial Narrow" w:hAnsi="Arial Narrow" w:cs="Arial"/>
                <w:b/>
                <w:bCs/>
                <w:sz w:val="20"/>
                <w:szCs w:val="20"/>
              </w:rPr>
            </w:pPr>
            <w:r w:rsidRPr="008A4540">
              <w:rPr>
                <w:rFonts w:ascii="Arial Narrow" w:hAnsi="Arial Narrow" w:cs="Arial"/>
                <w:b/>
                <w:bCs/>
                <w:sz w:val="20"/>
                <w:szCs w:val="20"/>
              </w:rPr>
              <w:t>23500</w:t>
            </w:r>
          </w:p>
        </w:tc>
        <w:tc>
          <w:tcPr>
            <w:tcW w:w="6172" w:type="dxa"/>
            <w:tcMar/>
          </w:tcPr>
          <w:p w:rsidRPr="008A4540" w:rsidR="00661191" w:rsidP="00007156" w:rsidRDefault="00661191" w14:paraId="496E77D2" w14:textId="68FD3BA8">
            <w:pPr>
              <w:jc w:val="both"/>
              <w:rPr>
                <w:rFonts w:ascii="Arial Narrow" w:hAnsi="Arial Narrow" w:cs="Arial"/>
                <w:b/>
                <w:bCs/>
                <w:sz w:val="20"/>
                <w:szCs w:val="20"/>
              </w:rPr>
            </w:pPr>
            <w:r w:rsidRPr="008A4540">
              <w:rPr>
                <w:rFonts w:ascii="Arial Narrow" w:hAnsi="Arial Narrow" w:cs="Arial"/>
                <w:b/>
                <w:bCs/>
                <w:sz w:val="20"/>
                <w:szCs w:val="20"/>
              </w:rPr>
              <w:t>INFRACCIONES A LA LEY DE IDENTIDAD DE GÉNERO.</w:t>
            </w:r>
          </w:p>
          <w:p w:rsidRPr="008A4540" w:rsidR="00661191" w:rsidP="00007156" w:rsidRDefault="00661191" w14:paraId="3AB53678" w14:textId="3C5E590E">
            <w:pPr>
              <w:jc w:val="both"/>
              <w:rPr>
                <w:rFonts w:ascii="Arial Narrow" w:hAnsi="Arial Narrow" w:cs="Arial"/>
                <w:bCs/>
                <w:sz w:val="20"/>
                <w:szCs w:val="20"/>
              </w:rPr>
            </w:pPr>
            <w:r w:rsidRPr="008A4540">
              <w:rPr>
                <w:rFonts w:ascii="Arial Narrow" w:hAnsi="Arial Narrow" w:cs="Arial"/>
                <w:bCs/>
                <w:sz w:val="20"/>
                <w:szCs w:val="20"/>
              </w:rPr>
              <w:t>Sanciona las infracciones a la ley 21.120 que Reconoce y da protección al derecho a la identidad de género.</w:t>
            </w:r>
          </w:p>
        </w:tc>
      </w:tr>
      <w:tr w:rsidRPr="008A4540" w:rsidR="00661191" w:rsidTr="5FFAE9BA" w14:paraId="2745C539" w14:textId="77777777">
        <w:trPr>
          <w:trHeight w:val="74"/>
        </w:trPr>
        <w:tc>
          <w:tcPr>
            <w:tcW w:w="3150" w:type="dxa"/>
            <w:tcMar/>
          </w:tcPr>
          <w:p w:rsidRPr="008A4540" w:rsidR="00661191" w:rsidP="00007156" w:rsidRDefault="00661191" w14:paraId="7772A401" w14:textId="77777777">
            <w:pPr>
              <w:rPr>
                <w:rFonts w:ascii="Arial Narrow" w:hAnsi="Arial Narrow" w:cs="Arial"/>
                <w:b/>
                <w:bCs/>
                <w:sz w:val="20"/>
                <w:szCs w:val="20"/>
                <w:highlight w:val="yellow"/>
              </w:rPr>
            </w:pPr>
          </w:p>
        </w:tc>
        <w:tc>
          <w:tcPr>
            <w:tcW w:w="6172" w:type="dxa"/>
            <w:tcMar/>
          </w:tcPr>
          <w:p w:rsidRPr="008A4540" w:rsidR="00661191" w:rsidP="00007156" w:rsidRDefault="00661191" w14:paraId="040AA417" w14:textId="77777777">
            <w:pPr>
              <w:jc w:val="both"/>
              <w:rPr>
                <w:rFonts w:ascii="Arial Narrow" w:hAnsi="Arial Narrow" w:cs="Arial"/>
                <w:b/>
                <w:bCs/>
                <w:sz w:val="20"/>
                <w:szCs w:val="20"/>
                <w:highlight w:val="yellow"/>
              </w:rPr>
            </w:pPr>
          </w:p>
        </w:tc>
      </w:tr>
      <w:tr w:rsidRPr="008A4540" w:rsidR="00661191" w:rsidTr="5FFAE9BA" w14:paraId="6998986F" w14:textId="77777777">
        <w:trPr>
          <w:trHeight w:val="74"/>
        </w:trPr>
        <w:tc>
          <w:tcPr>
            <w:tcW w:w="3150" w:type="dxa"/>
            <w:tcMar/>
          </w:tcPr>
          <w:p w:rsidRPr="008A4540" w:rsidR="00661191" w:rsidP="00007156" w:rsidRDefault="00661191" w14:paraId="352B0E74" w14:textId="60CD32A0">
            <w:pPr>
              <w:rPr>
                <w:rFonts w:ascii="Arial Narrow" w:hAnsi="Arial Narrow" w:cs="Arial"/>
                <w:b/>
                <w:bCs/>
                <w:sz w:val="20"/>
                <w:szCs w:val="20"/>
              </w:rPr>
            </w:pPr>
            <w:r w:rsidRPr="008A4540">
              <w:rPr>
                <w:rFonts w:ascii="Arial Narrow" w:hAnsi="Arial Narrow" w:cs="Arial"/>
                <w:b/>
                <w:bCs/>
                <w:sz w:val="20"/>
                <w:szCs w:val="20"/>
              </w:rPr>
              <w:t>23600</w:t>
            </w:r>
          </w:p>
        </w:tc>
        <w:tc>
          <w:tcPr>
            <w:tcW w:w="6172" w:type="dxa"/>
            <w:tcMar/>
          </w:tcPr>
          <w:p w:rsidRPr="008A4540" w:rsidR="00661191" w:rsidP="00007156" w:rsidRDefault="00661191" w14:paraId="4FD6416B" w14:textId="55E69A6F">
            <w:pPr>
              <w:jc w:val="both"/>
              <w:rPr>
                <w:rFonts w:ascii="Arial Narrow" w:hAnsi="Arial Narrow" w:cs="Arial"/>
                <w:b/>
                <w:bCs/>
                <w:sz w:val="20"/>
                <w:szCs w:val="20"/>
              </w:rPr>
            </w:pPr>
            <w:r w:rsidRPr="008A4540">
              <w:rPr>
                <w:rFonts w:ascii="Arial Narrow" w:hAnsi="Arial Narrow" w:cs="Arial"/>
                <w:b/>
                <w:bCs/>
                <w:sz w:val="20"/>
                <w:szCs w:val="20"/>
              </w:rPr>
              <w:t>FINANCIAMIENTO ILEGAL DE CANDIDATURAS O DE PARTIDOS POLÍTICOS.</w:t>
            </w:r>
          </w:p>
        </w:tc>
      </w:tr>
      <w:tr w:rsidRPr="008A4540" w:rsidR="00661191" w:rsidTr="5FFAE9BA" w14:paraId="154F4D12" w14:textId="77777777">
        <w:trPr>
          <w:trHeight w:val="74"/>
        </w:trPr>
        <w:tc>
          <w:tcPr>
            <w:tcW w:w="3150" w:type="dxa"/>
            <w:tcMar/>
          </w:tcPr>
          <w:p w:rsidRPr="008A4540" w:rsidR="00661191" w:rsidP="00007156" w:rsidRDefault="00661191" w14:paraId="1E1CD01D" w14:textId="77777777">
            <w:pPr>
              <w:rPr>
                <w:rFonts w:ascii="Arial Narrow" w:hAnsi="Arial Narrow"/>
                <w:sz w:val="20"/>
                <w:szCs w:val="20"/>
              </w:rPr>
            </w:pPr>
          </w:p>
        </w:tc>
        <w:tc>
          <w:tcPr>
            <w:tcW w:w="6172" w:type="dxa"/>
            <w:tcMar/>
          </w:tcPr>
          <w:p w:rsidRPr="008A4540" w:rsidR="00661191" w:rsidP="00007156" w:rsidRDefault="00661191" w14:paraId="5268B0B1" w14:textId="020157C5">
            <w:pPr>
              <w:jc w:val="both"/>
              <w:rPr>
                <w:rFonts w:ascii="Arial Narrow" w:hAnsi="Arial Narrow" w:cs="Arial"/>
                <w:sz w:val="20"/>
                <w:szCs w:val="20"/>
              </w:rPr>
            </w:pPr>
            <w:r w:rsidRPr="008A4540">
              <w:rPr>
                <w:rFonts w:ascii="Arial Narrow" w:hAnsi="Arial Narrow" w:cs="Arial"/>
                <w:sz w:val="20"/>
                <w:szCs w:val="20"/>
              </w:rPr>
              <w:t xml:space="preserve">ART. 30 DFL. 3 </w:t>
            </w:r>
            <w:proofErr w:type="gramStart"/>
            <w:r w:rsidRPr="008A4540">
              <w:rPr>
                <w:rFonts w:ascii="Arial Narrow" w:hAnsi="Arial Narrow" w:cs="Arial"/>
                <w:sz w:val="20"/>
                <w:szCs w:val="20"/>
              </w:rPr>
              <w:t>Ley</w:t>
            </w:r>
            <w:proofErr w:type="gramEnd"/>
            <w:r w:rsidRPr="008A4540">
              <w:rPr>
                <w:rFonts w:ascii="Arial Narrow" w:hAnsi="Arial Narrow" w:cs="Arial"/>
                <w:sz w:val="20"/>
                <w:szCs w:val="20"/>
              </w:rPr>
              <w:t xml:space="preserve"> 19.884 sobre trasparencia, límites y control de gastos electorales</w:t>
            </w:r>
          </w:p>
        </w:tc>
      </w:tr>
      <w:tr w:rsidRPr="008A4540" w:rsidR="00661191" w:rsidTr="5FFAE9BA" w14:paraId="5ABDBF1D" w14:textId="77777777">
        <w:trPr>
          <w:trHeight w:val="74"/>
        </w:trPr>
        <w:tc>
          <w:tcPr>
            <w:tcW w:w="3150" w:type="dxa"/>
            <w:tcMar/>
          </w:tcPr>
          <w:p w:rsidRPr="008A4540" w:rsidR="00661191" w:rsidP="00007156" w:rsidRDefault="00661191" w14:paraId="1E4C6C0E" w14:textId="77777777">
            <w:pPr>
              <w:rPr>
                <w:rFonts w:ascii="Arial Narrow" w:hAnsi="Arial Narrow"/>
                <w:sz w:val="20"/>
                <w:szCs w:val="20"/>
              </w:rPr>
            </w:pPr>
          </w:p>
        </w:tc>
        <w:tc>
          <w:tcPr>
            <w:tcW w:w="6172" w:type="dxa"/>
            <w:tcMar/>
          </w:tcPr>
          <w:p w:rsidRPr="008A4540" w:rsidR="00661191" w:rsidP="00007156" w:rsidRDefault="00661191" w14:paraId="5610BA09" w14:textId="0DC26F30">
            <w:pPr>
              <w:jc w:val="both"/>
              <w:rPr>
                <w:rFonts w:ascii="Arial Narrow" w:hAnsi="Arial Narrow" w:cs="Arial"/>
                <w:sz w:val="20"/>
                <w:szCs w:val="20"/>
              </w:rPr>
            </w:pPr>
            <w:r w:rsidRPr="008A4540">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Pr="008A4540" w:rsidR="00661191" w:rsidTr="5FFAE9BA" w14:paraId="4DDF24F9" w14:textId="77777777">
        <w:trPr>
          <w:trHeight w:val="74"/>
        </w:trPr>
        <w:tc>
          <w:tcPr>
            <w:tcW w:w="3150" w:type="dxa"/>
            <w:tcMar/>
          </w:tcPr>
          <w:p w:rsidRPr="008A4540" w:rsidR="00661191" w:rsidP="00007156" w:rsidRDefault="00661191" w14:paraId="2F96E395" w14:textId="77777777">
            <w:pPr>
              <w:rPr>
                <w:rFonts w:ascii="Arial Narrow" w:hAnsi="Arial Narrow"/>
                <w:sz w:val="20"/>
                <w:szCs w:val="20"/>
              </w:rPr>
            </w:pPr>
          </w:p>
        </w:tc>
        <w:tc>
          <w:tcPr>
            <w:tcW w:w="6172" w:type="dxa"/>
            <w:tcMar/>
          </w:tcPr>
          <w:p w:rsidRPr="008A4540" w:rsidR="00661191" w:rsidP="00007156" w:rsidRDefault="00661191" w14:paraId="4AA598AE" w14:textId="77777777">
            <w:pPr>
              <w:jc w:val="both"/>
              <w:rPr>
                <w:rFonts w:ascii="Arial Narrow" w:hAnsi="Arial Narrow" w:cs="Arial"/>
                <w:sz w:val="20"/>
                <w:szCs w:val="20"/>
              </w:rPr>
            </w:pPr>
          </w:p>
        </w:tc>
      </w:tr>
      <w:tr w:rsidRPr="008A4540" w:rsidR="00661191" w:rsidTr="5FFAE9BA" w14:paraId="1C1AE4EE" w14:textId="77777777">
        <w:trPr>
          <w:trHeight w:val="74"/>
        </w:trPr>
        <w:tc>
          <w:tcPr>
            <w:tcW w:w="3150" w:type="dxa"/>
            <w:tcMar/>
          </w:tcPr>
          <w:p w:rsidRPr="008A4540" w:rsidR="00661191" w:rsidP="00007156" w:rsidRDefault="00661191" w14:paraId="3C599F31" w14:textId="77777777">
            <w:pPr>
              <w:rPr>
                <w:rFonts w:ascii="Arial Narrow" w:hAnsi="Arial Narrow"/>
                <w:sz w:val="20"/>
                <w:szCs w:val="20"/>
              </w:rPr>
            </w:pPr>
            <w:r w:rsidRPr="008A4540">
              <w:rPr>
                <w:rFonts w:ascii="Arial Narrow" w:hAnsi="Arial Narrow" w:cs="Arial"/>
                <w:b/>
                <w:bCs/>
                <w:sz w:val="20"/>
                <w:szCs w:val="20"/>
              </w:rPr>
              <w:t>23601</w:t>
            </w:r>
          </w:p>
        </w:tc>
        <w:tc>
          <w:tcPr>
            <w:tcW w:w="6172" w:type="dxa"/>
            <w:tcMar/>
          </w:tcPr>
          <w:p w:rsidRPr="008A4540" w:rsidR="00661191" w:rsidP="00007156" w:rsidRDefault="00661191" w14:paraId="553CE49B" w14:textId="0ABF7E93">
            <w:pPr>
              <w:jc w:val="both"/>
              <w:rPr>
                <w:rFonts w:ascii="Arial Narrow" w:hAnsi="Arial Narrow"/>
                <w:sz w:val="20"/>
                <w:szCs w:val="20"/>
              </w:rPr>
            </w:pPr>
            <w:r w:rsidRPr="008A4540">
              <w:rPr>
                <w:rFonts w:ascii="Arial Narrow" w:hAnsi="Arial Narrow" w:cs="Arial"/>
                <w:b/>
                <w:sz w:val="20"/>
                <w:szCs w:val="20"/>
              </w:rPr>
              <w:t>MAL USO DE FONDOS FISCALES PARA FINANCIAMIENTO DE PARTIDO POLÍTICO.</w:t>
            </w:r>
          </w:p>
        </w:tc>
      </w:tr>
      <w:tr w:rsidRPr="008A4540" w:rsidR="00661191" w:rsidTr="5FFAE9BA" w14:paraId="7991FB9F" w14:textId="77777777">
        <w:trPr>
          <w:trHeight w:val="74"/>
        </w:trPr>
        <w:tc>
          <w:tcPr>
            <w:tcW w:w="3150" w:type="dxa"/>
            <w:tcMar/>
          </w:tcPr>
          <w:p w:rsidRPr="008A4540" w:rsidR="00661191" w:rsidP="00007156" w:rsidRDefault="00661191" w14:paraId="4ECD3109" w14:textId="77777777">
            <w:pPr>
              <w:rPr>
                <w:rFonts w:ascii="Arial Narrow" w:hAnsi="Arial Narrow"/>
                <w:sz w:val="20"/>
                <w:szCs w:val="20"/>
              </w:rPr>
            </w:pPr>
          </w:p>
        </w:tc>
        <w:tc>
          <w:tcPr>
            <w:tcW w:w="6172" w:type="dxa"/>
            <w:tcMar/>
          </w:tcPr>
          <w:p w:rsidRPr="008A4540" w:rsidR="00661191" w:rsidP="00007156" w:rsidRDefault="00661191" w14:paraId="30DF176A" w14:textId="732D1419">
            <w:pPr>
              <w:jc w:val="both"/>
              <w:rPr>
                <w:rFonts w:ascii="Arial Narrow" w:hAnsi="Arial Narrow" w:cs="Arial"/>
                <w:sz w:val="20"/>
                <w:szCs w:val="20"/>
              </w:rPr>
            </w:pPr>
            <w:r w:rsidRPr="008A4540">
              <w:rPr>
                <w:rFonts w:ascii="Arial Narrow" w:hAnsi="Arial Narrow" w:cs="Arial"/>
                <w:sz w:val="20"/>
                <w:szCs w:val="20"/>
              </w:rPr>
              <w:t xml:space="preserve">ART. 30 DFL. 3 </w:t>
            </w:r>
            <w:proofErr w:type="gramStart"/>
            <w:r w:rsidRPr="008A4540">
              <w:rPr>
                <w:rFonts w:ascii="Arial Narrow" w:hAnsi="Arial Narrow" w:cs="Arial"/>
                <w:sz w:val="20"/>
                <w:szCs w:val="20"/>
              </w:rPr>
              <w:t>Ley</w:t>
            </w:r>
            <w:proofErr w:type="gramEnd"/>
            <w:r w:rsidRPr="008A4540">
              <w:rPr>
                <w:rFonts w:ascii="Arial Narrow" w:hAnsi="Arial Narrow" w:cs="Arial"/>
                <w:sz w:val="20"/>
                <w:szCs w:val="20"/>
              </w:rPr>
              <w:t xml:space="preserve"> 19.884 sobre trasparencia, límites y control de gastos electorales</w:t>
            </w:r>
          </w:p>
        </w:tc>
      </w:tr>
      <w:tr w:rsidRPr="008A4540" w:rsidR="00661191" w:rsidTr="5FFAE9BA" w14:paraId="7E544D63" w14:textId="77777777">
        <w:trPr>
          <w:trHeight w:val="74"/>
        </w:trPr>
        <w:tc>
          <w:tcPr>
            <w:tcW w:w="3150" w:type="dxa"/>
            <w:tcMar/>
          </w:tcPr>
          <w:p w:rsidRPr="008A4540" w:rsidR="00661191" w:rsidP="00007156" w:rsidRDefault="00661191" w14:paraId="706EF2DA" w14:textId="77777777">
            <w:pPr>
              <w:rPr>
                <w:rFonts w:ascii="Arial Narrow" w:hAnsi="Arial Narrow"/>
                <w:sz w:val="20"/>
                <w:szCs w:val="20"/>
              </w:rPr>
            </w:pPr>
          </w:p>
        </w:tc>
        <w:tc>
          <w:tcPr>
            <w:tcW w:w="6172" w:type="dxa"/>
            <w:tcMar/>
          </w:tcPr>
          <w:p w:rsidRPr="008A4540" w:rsidR="00661191" w:rsidP="00007156" w:rsidRDefault="00661191" w14:paraId="6B678B34" w14:textId="049A5587">
            <w:pPr>
              <w:jc w:val="both"/>
              <w:rPr>
                <w:rFonts w:ascii="Arial Narrow" w:hAnsi="Arial Narrow" w:cs="Arial"/>
                <w:sz w:val="20"/>
                <w:szCs w:val="20"/>
              </w:rPr>
            </w:pPr>
            <w:r w:rsidRPr="008A4540">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Pr="008A4540" w:rsidR="00661191" w:rsidTr="5FFAE9BA" w14:paraId="3564765D" w14:textId="77777777">
        <w:trPr>
          <w:trHeight w:val="74"/>
        </w:trPr>
        <w:tc>
          <w:tcPr>
            <w:tcW w:w="3150" w:type="dxa"/>
            <w:tcMar/>
          </w:tcPr>
          <w:p w:rsidRPr="008A4540" w:rsidR="00661191" w:rsidP="00007156" w:rsidRDefault="00661191" w14:paraId="54E8F1F1" w14:textId="77777777">
            <w:pPr>
              <w:rPr>
                <w:rFonts w:ascii="Arial Narrow" w:hAnsi="Arial Narrow"/>
                <w:sz w:val="20"/>
                <w:szCs w:val="20"/>
              </w:rPr>
            </w:pPr>
          </w:p>
        </w:tc>
        <w:tc>
          <w:tcPr>
            <w:tcW w:w="6172" w:type="dxa"/>
            <w:tcMar/>
          </w:tcPr>
          <w:p w:rsidRPr="008A4540" w:rsidR="00661191" w:rsidP="00007156" w:rsidRDefault="00661191" w14:paraId="07968B23" w14:textId="77777777">
            <w:pPr>
              <w:jc w:val="both"/>
              <w:rPr>
                <w:rFonts w:ascii="Arial Narrow" w:hAnsi="Arial Narrow" w:cs="Arial"/>
                <w:sz w:val="20"/>
                <w:szCs w:val="20"/>
              </w:rPr>
            </w:pPr>
          </w:p>
        </w:tc>
      </w:tr>
      <w:tr w:rsidRPr="008A4540" w:rsidR="00661191" w:rsidTr="5FFAE9BA" w14:paraId="58E480C1" w14:textId="77777777">
        <w:trPr>
          <w:trHeight w:val="74"/>
        </w:trPr>
        <w:tc>
          <w:tcPr>
            <w:tcW w:w="3150" w:type="dxa"/>
            <w:tcMar/>
          </w:tcPr>
          <w:p w:rsidRPr="008A4540" w:rsidR="00661191" w:rsidP="00007156" w:rsidRDefault="00661191" w14:paraId="0329C6C7" w14:textId="77777777">
            <w:pPr>
              <w:rPr>
                <w:rFonts w:ascii="Arial Narrow" w:hAnsi="Arial Narrow"/>
                <w:sz w:val="20"/>
                <w:szCs w:val="20"/>
              </w:rPr>
            </w:pPr>
            <w:r w:rsidRPr="008A4540">
              <w:rPr>
                <w:rFonts w:ascii="Arial Narrow" w:hAnsi="Arial Narrow" w:cs="Arial"/>
                <w:b/>
                <w:bCs/>
                <w:sz w:val="20"/>
                <w:szCs w:val="20"/>
              </w:rPr>
              <w:t>23602</w:t>
            </w:r>
          </w:p>
        </w:tc>
        <w:tc>
          <w:tcPr>
            <w:tcW w:w="6172" w:type="dxa"/>
            <w:tcMar/>
          </w:tcPr>
          <w:p w:rsidRPr="008A4540" w:rsidR="00661191" w:rsidP="00007156" w:rsidRDefault="00661191" w14:paraId="74BB84D9" w14:textId="6F67969B">
            <w:pPr>
              <w:jc w:val="both"/>
              <w:rPr>
                <w:rFonts w:ascii="Arial Narrow" w:hAnsi="Arial Narrow"/>
                <w:sz w:val="20"/>
                <w:szCs w:val="20"/>
              </w:rPr>
            </w:pPr>
            <w:r w:rsidRPr="008A4540">
              <w:rPr>
                <w:rFonts w:ascii="Arial Narrow" w:hAnsi="Arial Narrow" w:cs="Arial"/>
                <w:b/>
                <w:sz w:val="20"/>
                <w:szCs w:val="20"/>
              </w:rPr>
              <w:t>RENDICIÓN FALSA DE CUENTA ELECTORAL.</w:t>
            </w:r>
          </w:p>
        </w:tc>
      </w:tr>
      <w:tr w:rsidRPr="008A4540" w:rsidR="00661191" w:rsidTr="5FFAE9BA" w14:paraId="40094BFC" w14:textId="77777777">
        <w:trPr>
          <w:trHeight w:val="74"/>
        </w:trPr>
        <w:tc>
          <w:tcPr>
            <w:tcW w:w="3150" w:type="dxa"/>
            <w:tcMar/>
          </w:tcPr>
          <w:p w:rsidRPr="008A4540" w:rsidR="00661191" w:rsidP="00007156" w:rsidRDefault="00661191" w14:paraId="512C49B3" w14:textId="77777777">
            <w:pPr>
              <w:rPr>
                <w:rFonts w:ascii="Arial Narrow" w:hAnsi="Arial Narrow"/>
                <w:sz w:val="20"/>
                <w:szCs w:val="20"/>
              </w:rPr>
            </w:pPr>
          </w:p>
        </w:tc>
        <w:tc>
          <w:tcPr>
            <w:tcW w:w="6172" w:type="dxa"/>
            <w:tcMar/>
          </w:tcPr>
          <w:p w:rsidRPr="008A4540" w:rsidR="00661191" w:rsidP="00007156" w:rsidRDefault="00661191" w14:paraId="2B142CD9" w14:textId="6171EDD2">
            <w:pPr>
              <w:jc w:val="both"/>
              <w:rPr>
                <w:rFonts w:ascii="Arial Narrow" w:hAnsi="Arial Narrow"/>
                <w:b/>
                <w:sz w:val="20"/>
                <w:szCs w:val="20"/>
              </w:rPr>
            </w:pPr>
            <w:r w:rsidRPr="008A4540">
              <w:rPr>
                <w:rFonts w:ascii="Arial Narrow" w:hAnsi="Arial Narrow" w:cs="Arial"/>
                <w:sz w:val="20"/>
                <w:szCs w:val="20"/>
              </w:rPr>
              <w:t xml:space="preserve">ART. 31 DFL. 3 </w:t>
            </w:r>
            <w:proofErr w:type="gramStart"/>
            <w:r w:rsidRPr="008A4540">
              <w:rPr>
                <w:rFonts w:ascii="Arial Narrow" w:hAnsi="Arial Narrow" w:cs="Arial"/>
                <w:sz w:val="20"/>
                <w:szCs w:val="20"/>
              </w:rPr>
              <w:t>Ley</w:t>
            </w:r>
            <w:proofErr w:type="gramEnd"/>
            <w:r w:rsidRPr="008A4540">
              <w:rPr>
                <w:rFonts w:ascii="Arial Narrow" w:hAnsi="Arial Narrow" w:cs="Arial"/>
                <w:sz w:val="20"/>
                <w:szCs w:val="20"/>
              </w:rPr>
              <w:t xml:space="preserve"> 19.884 sobre trasparencia, límites y control de gastos electorales</w:t>
            </w:r>
          </w:p>
        </w:tc>
      </w:tr>
      <w:tr w:rsidRPr="008A4540" w:rsidR="00661191" w:rsidTr="5FFAE9BA" w14:paraId="2A88F938" w14:textId="77777777">
        <w:trPr>
          <w:trHeight w:val="74"/>
        </w:trPr>
        <w:tc>
          <w:tcPr>
            <w:tcW w:w="3150" w:type="dxa"/>
            <w:tcMar/>
          </w:tcPr>
          <w:p w:rsidRPr="008A4540" w:rsidR="00661191" w:rsidP="00007156" w:rsidRDefault="00661191" w14:paraId="3FB4E381" w14:textId="77777777">
            <w:pPr>
              <w:rPr>
                <w:rFonts w:ascii="Arial Narrow" w:hAnsi="Arial Narrow"/>
                <w:sz w:val="20"/>
                <w:szCs w:val="20"/>
              </w:rPr>
            </w:pPr>
          </w:p>
        </w:tc>
        <w:tc>
          <w:tcPr>
            <w:tcW w:w="6172" w:type="dxa"/>
            <w:tcMar/>
          </w:tcPr>
          <w:p w:rsidRPr="008A4540" w:rsidR="00661191" w:rsidP="00007156" w:rsidRDefault="00661191" w14:paraId="1988A75A" w14:textId="7E05DA0E">
            <w:pPr>
              <w:jc w:val="both"/>
              <w:rPr>
                <w:rFonts w:ascii="Arial Narrow" w:hAnsi="Arial Narrow" w:cs="Arial"/>
                <w:sz w:val="20"/>
                <w:szCs w:val="20"/>
              </w:rPr>
            </w:pPr>
            <w:r w:rsidRPr="008A4540">
              <w:rPr>
                <w:rFonts w:ascii="Arial Narrow" w:hAnsi="Arial Narrow" w:cs="Arial"/>
                <w:sz w:val="20"/>
                <w:szCs w:val="20"/>
              </w:rPr>
              <w:t>Sanciona al administrador electoral, el administrador general electoral o el administrador general de fondos de un partido político que, a sabiendas, en sus rendiciones de cuentas al Servicio Electoral proporcione antecedentes falsos o certifique hechos falsos.</w:t>
            </w:r>
          </w:p>
        </w:tc>
      </w:tr>
      <w:tr w:rsidRPr="008A4540" w:rsidR="00661191" w:rsidTr="5FFAE9BA" w14:paraId="05A6B0B1" w14:textId="77777777">
        <w:trPr>
          <w:trHeight w:val="74"/>
        </w:trPr>
        <w:tc>
          <w:tcPr>
            <w:tcW w:w="3150" w:type="dxa"/>
            <w:tcMar/>
          </w:tcPr>
          <w:p w:rsidRPr="008A4540" w:rsidR="00661191" w:rsidP="00007156" w:rsidRDefault="00661191" w14:paraId="40D97B2A" w14:textId="77777777">
            <w:pPr>
              <w:rPr>
                <w:rFonts w:ascii="Arial Narrow" w:hAnsi="Arial Narrow"/>
                <w:sz w:val="20"/>
                <w:szCs w:val="20"/>
              </w:rPr>
            </w:pPr>
          </w:p>
        </w:tc>
        <w:tc>
          <w:tcPr>
            <w:tcW w:w="6172" w:type="dxa"/>
            <w:tcMar/>
          </w:tcPr>
          <w:p w:rsidRPr="008A4540" w:rsidR="00661191" w:rsidP="00007156" w:rsidRDefault="00661191" w14:paraId="7256C3E9" w14:textId="77777777">
            <w:pPr>
              <w:jc w:val="both"/>
              <w:rPr>
                <w:rFonts w:ascii="Arial Narrow" w:hAnsi="Arial Narrow" w:cs="Arial"/>
                <w:sz w:val="20"/>
                <w:szCs w:val="20"/>
              </w:rPr>
            </w:pPr>
          </w:p>
        </w:tc>
      </w:tr>
      <w:tr w:rsidRPr="008A4540" w:rsidR="00661191" w:rsidTr="5FFAE9BA" w14:paraId="75E184C4" w14:textId="77777777">
        <w:trPr>
          <w:trHeight w:val="74"/>
        </w:trPr>
        <w:tc>
          <w:tcPr>
            <w:tcW w:w="3150" w:type="dxa"/>
            <w:tcMar/>
          </w:tcPr>
          <w:p w:rsidRPr="008A4540" w:rsidR="00661191" w:rsidP="00007156" w:rsidRDefault="00661191" w14:paraId="63CDA4CB" w14:textId="77777777">
            <w:pPr>
              <w:rPr>
                <w:rFonts w:ascii="Arial Narrow" w:hAnsi="Arial Narrow"/>
                <w:sz w:val="20"/>
                <w:szCs w:val="20"/>
              </w:rPr>
            </w:pPr>
            <w:r w:rsidRPr="008A4540">
              <w:rPr>
                <w:rFonts w:ascii="Arial Narrow" w:hAnsi="Arial Narrow" w:cs="Arial"/>
                <w:b/>
                <w:bCs/>
                <w:sz w:val="20"/>
                <w:szCs w:val="20"/>
              </w:rPr>
              <w:t>23700</w:t>
            </w:r>
          </w:p>
        </w:tc>
        <w:tc>
          <w:tcPr>
            <w:tcW w:w="6172" w:type="dxa"/>
            <w:tcMar/>
          </w:tcPr>
          <w:p w:rsidRPr="008A4540" w:rsidR="00661191" w:rsidP="00007156" w:rsidRDefault="00661191" w14:paraId="6337FC93" w14:textId="76146AF6">
            <w:pPr>
              <w:jc w:val="both"/>
              <w:rPr>
                <w:rFonts w:ascii="Arial Narrow" w:hAnsi="Arial Narrow" w:cs="Arial"/>
                <w:b/>
                <w:sz w:val="20"/>
                <w:szCs w:val="20"/>
              </w:rPr>
            </w:pPr>
            <w:r w:rsidRPr="008A4540">
              <w:rPr>
                <w:rFonts w:ascii="Arial Narrow" w:hAnsi="Arial Narrow" w:cs="Arial"/>
                <w:b/>
                <w:sz w:val="20"/>
                <w:szCs w:val="20"/>
              </w:rPr>
              <w:t xml:space="preserve">INFRACCIONES A LA LEY DE PORTABILIDAD FINANCIERA. </w:t>
            </w:r>
          </w:p>
        </w:tc>
      </w:tr>
      <w:tr w:rsidRPr="008A4540" w:rsidR="00661191" w:rsidTr="5FFAE9BA" w14:paraId="3EA12D7B" w14:textId="77777777">
        <w:trPr>
          <w:trHeight w:val="74"/>
        </w:trPr>
        <w:tc>
          <w:tcPr>
            <w:tcW w:w="3150" w:type="dxa"/>
            <w:tcMar/>
          </w:tcPr>
          <w:p w:rsidRPr="008A4540" w:rsidR="00661191" w:rsidP="00007156" w:rsidRDefault="00661191" w14:paraId="67AF4C96" w14:textId="77777777">
            <w:pPr>
              <w:rPr>
                <w:rFonts w:ascii="Arial Narrow" w:hAnsi="Arial Narrow"/>
                <w:sz w:val="20"/>
                <w:szCs w:val="20"/>
              </w:rPr>
            </w:pPr>
          </w:p>
        </w:tc>
        <w:tc>
          <w:tcPr>
            <w:tcW w:w="6172" w:type="dxa"/>
            <w:tcMar/>
          </w:tcPr>
          <w:p w:rsidRPr="008A4540" w:rsidR="00661191" w:rsidP="00007156" w:rsidRDefault="00661191" w14:paraId="4B19FA39" w14:textId="08D37ED0">
            <w:pPr>
              <w:jc w:val="both"/>
              <w:rPr>
                <w:rFonts w:ascii="Arial Narrow" w:hAnsi="Arial Narrow" w:cs="Arial"/>
                <w:sz w:val="20"/>
                <w:szCs w:val="20"/>
              </w:rPr>
            </w:pPr>
            <w:r w:rsidRPr="008A4540">
              <w:rPr>
                <w:rFonts w:ascii="Arial Narrow" w:hAnsi="Arial Narrow" w:cs="Arial"/>
                <w:sz w:val="20"/>
                <w:szCs w:val="20"/>
              </w:rPr>
              <w:t>ART. 26 Ley 21.236 sobre portabilidad financiera.</w:t>
            </w:r>
          </w:p>
        </w:tc>
      </w:tr>
      <w:tr w:rsidRPr="008A4540" w:rsidR="00661191" w:rsidTr="5FFAE9BA" w14:paraId="7842C3CC" w14:textId="77777777">
        <w:trPr>
          <w:trHeight w:val="74"/>
        </w:trPr>
        <w:tc>
          <w:tcPr>
            <w:tcW w:w="3150" w:type="dxa"/>
            <w:tcMar/>
          </w:tcPr>
          <w:p w:rsidRPr="008A4540" w:rsidR="00661191" w:rsidP="00007156" w:rsidRDefault="00661191" w14:paraId="485A9A2E" w14:textId="77777777">
            <w:pPr>
              <w:rPr>
                <w:rFonts w:ascii="Arial Narrow" w:hAnsi="Arial Narrow"/>
                <w:sz w:val="20"/>
                <w:szCs w:val="20"/>
              </w:rPr>
            </w:pPr>
          </w:p>
        </w:tc>
        <w:tc>
          <w:tcPr>
            <w:tcW w:w="6172" w:type="dxa"/>
            <w:tcMar/>
          </w:tcPr>
          <w:p w:rsidRPr="008A4540" w:rsidR="00661191" w:rsidP="00007156" w:rsidRDefault="00661191" w14:paraId="56D9B006" w14:textId="66D53144">
            <w:pPr>
              <w:jc w:val="both"/>
              <w:rPr>
                <w:rFonts w:ascii="Arial Narrow" w:hAnsi="Arial Narrow" w:cs="Arial"/>
                <w:sz w:val="20"/>
                <w:szCs w:val="20"/>
              </w:rPr>
            </w:pPr>
            <w:r w:rsidRPr="008A4540">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Pr="008A4540" w:rsidR="00661191" w:rsidTr="5FFAE9BA" w14:paraId="085659FB" w14:textId="77777777">
        <w:trPr>
          <w:trHeight w:val="74"/>
        </w:trPr>
        <w:tc>
          <w:tcPr>
            <w:tcW w:w="3150" w:type="dxa"/>
            <w:tcMar/>
          </w:tcPr>
          <w:p w:rsidRPr="008A4540" w:rsidR="00661191" w:rsidP="00CC2045" w:rsidRDefault="00661191" w14:paraId="1C1F0691" w14:textId="77777777">
            <w:pPr>
              <w:rPr>
                <w:rFonts w:ascii="Arial Narrow" w:hAnsi="Arial Narrow"/>
                <w:sz w:val="20"/>
                <w:szCs w:val="20"/>
              </w:rPr>
            </w:pPr>
          </w:p>
        </w:tc>
        <w:tc>
          <w:tcPr>
            <w:tcW w:w="6172" w:type="dxa"/>
            <w:tcMar/>
          </w:tcPr>
          <w:p w:rsidRPr="008A4540" w:rsidR="00661191" w:rsidP="00CC2045" w:rsidRDefault="00661191" w14:paraId="6D4B99C0" w14:textId="77777777">
            <w:pPr>
              <w:jc w:val="both"/>
              <w:rPr>
                <w:rFonts w:ascii="Arial Narrow" w:hAnsi="Arial Narrow" w:cs="Arial"/>
                <w:sz w:val="20"/>
                <w:szCs w:val="20"/>
              </w:rPr>
            </w:pPr>
          </w:p>
        </w:tc>
      </w:tr>
      <w:tr w:rsidRPr="008A4540" w:rsidR="00661191" w:rsidTr="5FFAE9BA" w14:paraId="4F95E8F4" w14:textId="77777777">
        <w:trPr>
          <w:trHeight w:val="74"/>
        </w:trPr>
        <w:tc>
          <w:tcPr>
            <w:tcW w:w="3150" w:type="dxa"/>
            <w:tcMar/>
          </w:tcPr>
          <w:p w:rsidRPr="008A4540" w:rsidR="00661191" w:rsidP="00007156" w:rsidRDefault="00661191" w14:paraId="6DCED8C3" w14:textId="0CF9E3BE">
            <w:pPr>
              <w:rPr>
                <w:rFonts w:ascii="Arial Narrow" w:hAnsi="Arial Narrow" w:cs="Arial"/>
                <w:b/>
                <w:bCs/>
                <w:sz w:val="20"/>
                <w:szCs w:val="20"/>
              </w:rPr>
            </w:pPr>
            <w:r w:rsidRPr="008A4540">
              <w:rPr>
                <w:rFonts w:ascii="Arial Narrow" w:hAnsi="Arial Narrow" w:cs="Arial"/>
                <w:b/>
                <w:bCs/>
                <w:sz w:val="20"/>
                <w:szCs w:val="20"/>
              </w:rPr>
              <w:t>23725</w:t>
            </w:r>
          </w:p>
        </w:tc>
        <w:tc>
          <w:tcPr>
            <w:tcW w:w="6172" w:type="dxa"/>
            <w:tcMar/>
          </w:tcPr>
          <w:p w:rsidRPr="008A4540" w:rsidR="00661191" w:rsidP="00007156" w:rsidRDefault="00661191" w14:paraId="335E9C10" w14:textId="64B0B7BB">
            <w:pPr>
              <w:jc w:val="both"/>
              <w:rPr>
                <w:rFonts w:ascii="Arial Narrow" w:hAnsi="Arial Narrow" w:cs="Arial"/>
                <w:b/>
                <w:bCs/>
                <w:sz w:val="20"/>
                <w:szCs w:val="20"/>
              </w:rPr>
            </w:pPr>
            <w:r w:rsidRPr="008A4540">
              <w:rPr>
                <w:rFonts w:ascii="Arial Narrow" w:hAnsi="Arial Narrow" w:cs="Arial"/>
                <w:b/>
                <w:bCs/>
                <w:sz w:val="20"/>
                <w:szCs w:val="20"/>
              </w:rPr>
              <w:t>PERCEPCIÓN ILEGAL DE PENSIÓN GARANTIZADA UNIVERSAL</w:t>
            </w:r>
          </w:p>
        </w:tc>
      </w:tr>
      <w:tr w:rsidRPr="008A4540" w:rsidR="00661191" w:rsidTr="5FFAE9BA" w14:paraId="6505B55E" w14:textId="77777777">
        <w:trPr>
          <w:trHeight w:val="74"/>
        </w:trPr>
        <w:tc>
          <w:tcPr>
            <w:tcW w:w="3150" w:type="dxa"/>
            <w:tcMar/>
          </w:tcPr>
          <w:p w:rsidRPr="008A4540" w:rsidR="00661191" w:rsidP="00007156" w:rsidRDefault="00661191" w14:paraId="11DAFC3D" w14:textId="77777777">
            <w:pPr>
              <w:rPr>
                <w:rFonts w:ascii="Arial Narrow" w:hAnsi="Arial Narrow"/>
                <w:sz w:val="20"/>
                <w:szCs w:val="20"/>
              </w:rPr>
            </w:pPr>
          </w:p>
        </w:tc>
        <w:tc>
          <w:tcPr>
            <w:tcW w:w="6172" w:type="dxa"/>
            <w:tcMar/>
          </w:tcPr>
          <w:p w:rsidRPr="008A4540" w:rsidR="00661191" w:rsidP="00007156" w:rsidRDefault="00661191" w14:paraId="190B63F0" w14:textId="53633934">
            <w:pPr>
              <w:jc w:val="both"/>
              <w:rPr>
                <w:rFonts w:ascii="Arial Narrow" w:hAnsi="Arial Narrow"/>
                <w:color w:val="000000"/>
                <w:sz w:val="20"/>
                <w:szCs w:val="20"/>
              </w:rPr>
            </w:pPr>
            <w:r w:rsidRPr="008A4540">
              <w:rPr>
                <w:rFonts w:ascii="Arial Narrow" w:hAnsi="Arial Narrow" w:cs="Arial"/>
                <w:sz w:val="20"/>
                <w:szCs w:val="20"/>
              </w:rPr>
              <w:t>ART. 20 Ley 21.419</w:t>
            </w:r>
          </w:p>
        </w:tc>
      </w:tr>
      <w:tr w:rsidRPr="008A4540" w:rsidR="00661191" w:rsidTr="5FFAE9BA" w14:paraId="72E633C7" w14:textId="77777777">
        <w:trPr>
          <w:trHeight w:val="74"/>
        </w:trPr>
        <w:tc>
          <w:tcPr>
            <w:tcW w:w="3150" w:type="dxa"/>
            <w:tcMar/>
          </w:tcPr>
          <w:p w:rsidRPr="008A4540" w:rsidR="00661191" w:rsidP="00007156" w:rsidRDefault="00661191" w14:paraId="501A993F" w14:textId="77777777">
            <w:pPr>
              <w:rPr>
                <w:rFonts w:ascii="Arial Narrow" w:hAnsi="Arial Narrow"/>
                <w:sz w:val="20"/>
                <w:szCs w:val="20"/>
              </w:rPr>
            </w:pPr>
          </w:p>
        </w:tc>
        <w:tc>
          <w:tcPr>
            <w:tcW w:w="6172" w:type="dxa"/>
            <w:tcMar/>
          </w:tcPr>
          <w:p w:rsidRPr="008A4540" w:rsidR="00661191" w:rsidP="00007156" w:rsidRDefault="00661191" w14:paraId="2775F289" w14:textId="65DEB418">
            <w:pPr>
              <w:jc w:val="both"/>
              <w:rPr>
                <w:rFonts w:ascii="Arial Narrow" w:hAnsi="Arial Narrow"/>
                <w:color w:val="000000"/>
                <w:sz w:val="20"/>
                <w:szCs w:val="20"/>
              </w:rPr>
            </w:pPr>
            <w:r w:rsidRPr="008A4540">
              <w:rPr>
                <w:rFonts w:ascii="Arial Narrow" w:hAnsi="Arial Narrow" w:cs="Arial"/>
                <w:sz w:val="20"/>
                <w:szCs w:val="20"/>
              </w:rPr>
              <w:t>Todo aquel que, con el objeto de percibir el beneficio de la Ley de pensión garantizada universal, para sí o para terceros, proporcione, declare o entregue a sabiendas datos o antecedentes falsos, incompletos o erróneos.</w:t>
            </w:r>
          </w:p>
        </w:tc>
      </w:tr>
      <w:tr w:rsidRPr="008A4540" w:rsidR="00661191" w:rsidTr="5FFAE9BA" w14:paraId="0E2995FC" w14:textId="77777777">
        <w:trPr>
          <w:trHeight w:val="74"/>
        </w:trPr>
        <w:tc>
          <w:tcPr>
            <w:tcW w:w="3150" w:type="dxa"/>
            <w:tcMar/>
          </w:tcPr>
          <w:p w:rsidRPr="008A4540" w:rsidR="00661191" w:rsidP="00007156" w:rsidRDefault="00661191" w14:paraId="7F714CBF" w14:textId="77777777">
            <w:pPr>
              <w:rPr>
                <w:rFonts w:ascii="Arial Narrow" w:hAnsi="Arial Narrow"/>
                <w:sz w:val="20"/>
                <w:szCs w:val="20"/>
              </w:rPr>
            </w:pPr>
          </w:p>
        </w:tc>
        <w:tc>
          <w:tcPr>
            <w:tcW w:w="6172" w:type="dxa"/>
            <w:tcMar/>
          </w:tcPr>
          <w:p w:rsidRPr="008A4540" w:rsidR="00661191" w:rsidP="00007156" w:rsidRDefault="00661191" w14:paraId="389A2FD3" w14:textId="77777777">
            <w:pPr>
              <w:jc w:val="both"/>
              <w:rPr>
                <w:rFonts w:ascii="Arial Narrow" w:hAnsi="Arial Narrow" w:cs="Arial"/>
                <w:sz w:val="20"/>
                <w:szCs w:val="20"/>
              </w:rPr>
            </w:pPr>
          </w:p>
        </w:tc>
      </w:tr>
      <w:tr w:rsidRPr="008A4540" w:rsidR="00661191" w:rsidTr="5FFAE9BA" w14:paraId="36319A7F" w14:textId="77777777">
        <w:trPr>
          <w:trHeight w:val="74"/>
        </w:trPr>
        <w:tc>
          <w:tcPr>
            <w:tcW w:w="3150" w:type="dxa"/>
            <w:tcMar/>
          </w:tcPr>
          <w:p w:rsidRPr="008A4540" w:rsidR="00661191" w:rsidP="00007156" w:rsidRDefault="00661191" w14:paraId="1376DAA5" w14:textId="42787763">
            <w:pPr>
              <w:rPr>
                <w:rFonts w:ascii="Arial Narrow" w:hAnsi="Arial Narrow"/>
                <w:b/>
                <w:sz w:val="20"/>
                <w:szCs w:val="20"/>
              </w:rPr>
            </w:pPr>
            <w:r w:rsidRPr="008A4540">
              <w:rPr>
                <w:rFonts w:ascii="Arial Narrow" w:hAnsi="Arial Narrow"/>
                <w:b/>
                <w:sz w:val="20"/>
                <w:szCs w:val="20"/>
              </w:rPr>
              <w:t>23750</w:t>
            </w:r>
          </w:p>
        </w:tc>
        <w:tc>
          <w:tcPr>
            <w:tcW w:w="6172" w:type="dxa"/>
            <w:tcMar/>
          </w:tcPr>
          <w:p w:rsidRPr="008A4540" w:rsidR="00661191" w:rsidP="00007156" w:rsidRDefault="00661191" w14:paraId="4C1472F6" w14:textId="409113E6">
            <w:pPr>
              <w:jc w:val="both"/>
              <w:rPr>
                <w:rFonts w:ascii="Arial Narrow" w:hAnsi="Arial Narrow" w:cs="Arial"/>
                <w:b/>
                <w:sz w:val="20"/>
                <w:szCs w:val="20"/>
              </w:rPr>
            </w:pPr>
            <w:r w:rsidRPr="008A4540">
              <w:rPr>
                <w:rFonts w:ascii="Arial Narrow" w:hAnsi="Arial Narrow" w:cs="Arial"/>
                <w:b/>
                <w:sz w:val="20"/>
                <w:szCs w:val="20"/>
              </w:rPr>
              <w:t>REVELACIÓN DEL SECRETO DEL SISTEMA DE BÚSQUEDA DE PERSONAS DESAPARECIDAS</w:t>
            </w:r>
          </w:p>
          <w:p w:rsidRPr="008A4540" w:rsidR="00661191" w:rsidP="008A4540" w:rsidRDefault="00661191" w14:paraId="51AEB3B9" w14:textId="53FB3967">
            <w:pPr>
              <w:jc w:val="both"/>
              <w:rPr>
                <w:rFonts w:ascii="Arial Narrow" w:hAnsi="Arial Narrow" w:cs="Arial"/>
                <w:sz w:val="20"/>
                <w:szCs w:val="20"/>
              </w:rPr>
            </w:pPr>
            <w:r w:rsidRPr="008A4540">
              <w:rPr>
                <w:rFonts w:ascii="Arial Narrow" w:hAnsi="Arial Narrow" w:cs="Arial"/>
                <w:sz w:val="20"/>
                <w:szCs w:val="20"/>
              </w:rPr>
              <w:t>ART. 12</w:t>
            </w:r>
            <w:r w:rsidRPr="008A4540" w:rsidR="008A4540">
              <w:rPr>
                <w:rFonts w:ascii="Arial Narrow" w:hAnsi="Arial Narrow" w:cs="Arial"/>
                <w:sz w:val="20"/>
                <w:szCs w:val="20"/>
              </w:rPr>
              <w:t xml:space="preserve"> LEY 21.500</w:t>
            </w:r>
          </w:p>
        </w:tc>
      </w:tr>
      <w:tr w:rsidRPr="008A4540" w:rsidR="008A4540" w:rsidTr="5FFAE9BA" w14:paraId="5455D6E6" w14:textId="77777777">
        <w:trPr>
          <w:trHeight w:val="74"/>
        </w:trPr>
        <w:tc>
          <w:tcPr>
            <w:tcW w:w="3150" w:type="dxa"/>
            <w:tcMar/>
          </w:tcPr>
          <w:p w:rsidRPr="008A4540" w:rsidR="008A4540" w:rsidP="00007156" w:rsidRDefault="008A4540" w14:paraId="38113E9B" w14:textId="77777777">
            <w:pPr>
              <w:rPr>
                <w:rFonts w:ascii="Arial Narrow" w:hAnsi="Arial Narrow"/>
                <w:b/>
                <w:sz w:val="20"/>
                <w:szCs w:val="20"/>
              </w:rPr>
            </w:pPr>
          </w:p>
        </w:tc>
        <w:tc>
          <w:tcPr>
            <w:tcW w:w="6172" w:type="dxa"/>
            <w:tcMar/>
          </w:tcPr>
          <w:p w:rsidRPr="008A4540" w:rsidR="008A4540" w:rsidP="00007156" w:rsidRDefault="008A4540" w14:paraId="089B9954" w14:textId="6A0F9215">
            <w:pPr>
              <w:jc w:val="both"/>
              <w:rPr>
                <w:rFonts w:ascii="Arial Narrow" w:hAnsi="Arial Narrow" w:cs="Arial"/>
                <w:sz w:val="20"/>
                <w:szCs w:val="20"/>
              </w:rPr>
            </w:pPr>
            <w:r w:rsidRPr="008A4540">
              <w:rPr>
                <w:rFonts w:ascii="Arial Narrow" w:hAnsi="Arial Narrow" w:cs="Arial"/>
                <w:sz w:val="20"/>
                <w:szCs w:val="20"/>
              </w:rPr>
              <w:t>Sanciona a quien revele o consienta en revelar la información del sistema de búsqueda de personas desaparecidas de la ley 21.500 y/o al funcionario público que, en el desempeño de su cargo, revele o consienta en que otro tome conocimiento de información contenida en dicho Sistema a la cual haya accedido con ocasión del ejercicio de ese cargo.</w:t>
            </w:r>
          </w:p>
        </w:tc>
      </w:tr>
      <w:tr w:rsidRPr="008A4540" w:rsidR="00661191" w:rsidTr="5FFAE9BA" w14:paraId="3D2CBB48" w14:textId="77777777">
        <w:trPr>
          <w:trHeight w:val="74"/>
        </w:trPr>
        <w:tc>
          <w:tcPr>
            <w:tcW w:w="3150" w:type="dxa"/>
            <w:tcMar/>
          </w:tcPr>
          <w:p w:rsidRPr="008A4540" w:rsidR="00661191" w:rsidP="00007156" w:rsidRDefault="00661191" w14:paraId="3A134C3C" w14:textId="77777777">
            <w:pPr>
              <w:rPr>
                <w:rFonts w:ascii="Arial Narrow" w:hAnsi="Arial Narrow"/>
                <w:b/>
                <w:sz w:val="20"/>
                <w:szCs w:val="20"/>
              </w:rPr>
            </w:pPr>
          </w:p>
        </w:tc>
        <w:tc>
          <w:tcPr>
            <w:tcW w:w="6172" w:type="dxa"/>
            <w:tcMar/>
          </w:tcPr>
          <w:p w:rsidRPr="008A4540" w:rsidR="00661191" w:rsidP="00007156" w:rsidRDefault="00661191" w14:paraId="116079C8" w14:textId="77777777">
            <w:pPr>
              <w:jc w:val="both"/>
              <w:rPr>
                <w:rFonts w:ascii="Arial Narrow" w:hAnsi="Arial Narrow" w:cs="Arial"/>
                <w:sz w:val="20"/>
                <w:szCs w:val="20"/>
              </w:rPr>
            </w:pPr>
          </w:p>
        </w:tc>
      </w:tr>
      <w:tr w:rsidRPr="008A4540" w:rsidR="00661191" w:rsidTr="5FFAE9BA" w14:paraId="4BFE482E" w14:textId="77777777">
        <w:trPr>
          <w:trHeight w:val="74"/>
        </w:trPr>
        <w:tc>
          <w:tcPr>
            <w:tcW w:w="3150" w:type="dxa"/>
            <w:tcMar/>
          </w:tcPr>
          <w:p w:rsidRPr="008A4540" w:rsidR="00661191" w:rsidP="006E7C0F" w:rsidRDefault="00661191" w14:paraId="2FC72344" w14:textId="77777777">
            <w:pPr>
              <w:rPr>
                <w:rFonts w:ascii="Arial Narrow" w:hAnsi="Arial Narrow"/>
                <w:b/>
                <w:sz w:val="20"/>
                <w:szCs w:val="20"/>
              </w:rPr>
            </w:pPr>
            <w:r w:rsidRPr="008A4540">
              <w:rPr>
                <w:rFonts w:ascii="Arial Narrow" w:hAnsi="Arial Narrow"/>
                <w:b/>
                <w:sz w:val="20"/>
                <w:szCs w:val="20"/>
              </w:rPr>
              <w:t>23775</w:t>
            </w:r>
          </w:p>
          <w:p w:rsidRPr="008A4540" w:rsidR="00661191" w:rsidP="006E7C0F" w:rsidRDefault="00661191" w14:paraId="781999E3" w14:textId="70F3B454">
            <w:pPr>
              <w:rPr>
                <w:rFonts w:ascii="Arial Narrow" w:hAnsi="Arial Narrow"/>
                <w:b/>
                <w:sz w:val="20"/>
                <w:szCs w:val="20"/>
              </w:rPr>
            </w:pPr>
          </w:p>
        </w:tc>
        <w:tc>
          <w:tcPr>
            <w:tcW w:w="6172" w:type="dxa"/>
            <w:tcMar/>
          </w:tcPr>
          <w:p w:rsidRPr="008A4540" w:rsidR="00661191" w:rsidP="00007156" w:rsidRDefault="00661191" w14:paraId="1D0D817B" w14:textId="4BF670DB">
            <w:pPr>
              <w:jc w:val="both"/>
              <w:rPr>
                <w:rFonts w:ascii="Arial Narrow" w:hAnsi="Arial Narrow" w:cs="Arial"/>
                <w:b/>
                <w:sz w:val="20"/>
                <w:szCs w:val="20"/>
              </w:rPr>
            </w:pPr>
            <w:r w:rsidRPr="008A4540">
              <w:rPr>
                <w:rFonts w:ascii="Arial Narrow" w:hAnsi="Arial Narrow" w:cs="Arial"/>
                <w:b/>
                <w:sz w:val="20"/>
                <w:szCs w:val="20"/>
              </w:rPr>
              <w:t xml:space="preserve">SUSTRACCIÓN, RUPTURA DE REDES, COMERCIALIZACIÓN </w:t>
            </w:r>
            <w:proofErr w:type="gramStart"/>
            <w:r w:rsidRPr="008A4540">
              <w:rPr>
                <w:rFonts w:ascii="Arial Narrow" w:hAnsi="Arial Narrow" w:cs="Arial"/>
                <w:b/>
                <w:sz w:val="20"/>
                <w:szCs w:val="20"/>
              </w:rPr>
              <w:t>DE  ESPECIES</w:t>
            </w:r>
            <w:proofErr w:type="gramEnd"/>
            <w:r w:rsidRPr="008A4540">
              <w:rPr>
                <w:rFonts w:ascii="Arial Narrow" w:hAnsi="Arial Narrow" w:cs="Arial"/>
                <w:b/>
                <w:sz w:val="20"/>
                <w:szCs w:val="20"/>
              </w:rPr>
              <w:t xml:space="preserve"> DE CULTIVO</w:t>
            </w:r>
          </w:p>
          <w:p w:rsidRPr="008A4540" w:rsidR="00661191" w:rsidP="00007156" w:rsidRDefault="00661191" w14:paraId="0931866A" w14:textId="2A2D0887">
            <w:pPr>
              <w:jc w:val="both"/>
              <w:rPr>
                <w:rFonts w:ascii="Arial Narrow" w:hAnsi="Arial Narrow" w:cs="Arial"/>
                <w:sz w:val="20"/>
                <w:szCs w:val="20"/>
              </w:rPr>
            </w:pPr>
            <w:r w:rsidRPr="008A4540">
              <w:rPr>
                <w:rFonts w:ascii="Arial Narrow" w:hAnsi="Arial Narrow" w:cs="Arial"/>
                <w:sz w:val="20"/>
                <w:szCs w:val="20"/>
              </w:rPr>
              <w:t>ART. 137 BIS, LEY DE PESCA</w:t>
            </w:r>
          </w:p>
        </w:tc>
      </w:tr>
      <w:tr w:rsidRPr="008A4540" w:rsidR="00661191" w:rsidTr="5FFAE9BA" w14:paraId="7548D66A" w14:textId="77777777">
        <w:trPr>
          <w:trHeight w:val="74"/>
        </w:trPr>
        <w:tc>
          <w:tcPr>
            <w:tcW w:w="3150" w:type="dxa"/>
            <w:tcMar/>
          </w:tcPr>
          <w:p w:rsidRPr="008A4540" w:rsidR="00661191" w:rsidP="00007156" w:rsidRDefault="00661191" w14:paraId="36D22125" w14:textId="77777777">
            <w:pPr>
              <w:rPr>
                <w:rFonts w:ascii="Arial Narrow" w:hAnsi="Arial Narrow"/>
                <w:b/>
                <w:sz w:val="20"/>
                <w:szCs w:val="20"/>
              </w:rPr>
            </w:pPr>
          </w:p>
        </w:tc>
        <w:tc>
          <w:tcPr>
            <w:tcW w:w="6172" w:type="dxa"/>
            <w:tcMar/>
          </w:tcPr>
          <w:p w:rsidRPr="008A4540" w:rsidR="00661191" w:rsidP="00007156" w:rsidRDefault="00661191" w14:paraId="364E4F66" w14:textId="5366C18A">
            <w:pPr>
              <w:jc w:val="both"/>
              <w:rPr>
                <w:rFonts w:ascii="Arial Narrow" w:hAnsi="Arial Narrow" w:cs="Arial"/>
                <w:sz w:val="20"/>
                <w:szCs w:val="20"/>
              </w:rPr>
            </w:pPr>
            <w:r w:rsidRPr="008A4540">
              <w:rPr>
                <w:rFonts w:ascii="Arial Narrow" w:hAnsi="Arial Narrow" w:cs="Arial"/>
                <w:sz w:val="20"/>
                <w:szCs w:val="20"/>
              </w:rPr>
              <w:t xml:space="preserve">Sanciona la sustracción de especies, la ruptura maliciosa de redes y toda acción que provoque o pueda provocar el escape de ejemplares desde centros de cultivo. También sanciona al que conociendo su origen o no pudiendo menos que conocerlo tenga en su poder, a cualquier título, especies </w:t>
            </w:r>
            <w:proofErr w:type="spellStart"/>
            <w:r w:rsidRPr="008A4540">
              <w:rPr>
                <w:rFonts w:ascii="Arial Narrow" w:hAnsi="Arial Narrow" w:cs="Arial"/>
                <w:sz w:val="20"/>
                <w:szCs w:val="20"/>
              </w:rPr>
              <w:t>salmonídeas</w:t>
            </w:r>
            <w:proofErr w:type="spellEnd"/>
            <w:r w:rsidRPr="008A4540">
              <w:rPr>
                <w:rFonts w:ascii="Arial Narrow" w:hAnsi="Arial Narrow" w:cs="Arial"/>
                <w:sz w:val="20"/>
                <w:szCs w:val="20"/>
              </w:rPr>
              <w:t xml:space="preserve"> obtenidas en vulneración a la normativa vigente, las transporte, compre, venda, transforme o comercialice en cualquier forma, aun cuando ya hubiese dispuesto de ellas.</w:t>
            </w:r>
          </w:p>
        </w:tc>
      </w:tr>
      <w:tr w:rsidRPr="008A4540" w:rsidR="00661191" w:rsidTr="5FFAE9BA" w14:paraId="08A6FAF5" w14:textId="77777777">
        <w:trPr>
          <w:trHeight w:val="74"/>
        </w:trPr>
        <w:tc>
          <w:tcPr>
            <w:tcW w:w="3150" w:type="dxa"/>
            <w:tcMar/>
          </w:tcPr>
          <w:p w:rsidRPr="008A4540" w:rsidR="00661191" w:rsidP="00007156" w:rsidRDefault="00661191" w14:paraId="7523E4F9" w14:textId="77777777">
            <w:pPr>
              <w:rPr>
                <w:rFonts w:ascii="Arial Narrow" w:hAnsi="Arial Narrow"/>
                <w:b/>
                <w:sz w:val="20"/>
                <w:szCs w:val="20"/>
              </w:rPr>
            </w:pPr>
          </w:p>
        </w:tc>
        <w:tc>
          <w:tcPr>
            <w:tcW w:w="6172" w:type="dxa"/>
            <w:tcMar/>
          </w:tcPr>
          <w:p w:rsidRPr="008A4540" w:rsidR="00661191" w:rsidP="00007156" w:rsidRDefault="00661191" w14:paraId="7D14239B" w14:textId="77777777">
            <w:pPr>
              <w:jc w:val="both"/>
              <w:rPr>
                <w:rFonts w:ascii="Arial Narrow" w:hAnsi="Arial Narrow" w:cs="Arial"/>
                <w:sz w:val="20"/>
                <w:szCs w:val="20"/>
              </w:rPr>
            </w:pPr>
          </w:p>
        </w:tc>
      </w:tr>
      <w:tr w:rsidRPr="008A4540" w:rsidR="00661191" w:rsidTr="5FFAE9BA" w14:paraId="61AE9901" w14:textId="77777777">
        <w:trPr>
          <w:trHeight w:val="74"/>
        </w:trPr>
        <w:tc>
          <w:tcPr>
            <w:tcW w:w="3150" w:type="dxa"/>
            <w:tcMar/>
          </w:tcPr>
          <w:p w:rsidRPr="008A4540" w:rsidR="00661191" w:rsidP="006E7C0F" w:rsidRDefault="00661191" w14:paraId="5059DC4C" w14:textId="77777777">
            <w:pPr>
              <w:rPr>
                <w:rFonts w:ascii="Arial Narrow" w:hAnsi="Arial Narrow"/>
                <w:b/>
                <w:sz w:val="20"/>
                <w:szCs w:val="20"/>
              </w:rPr>
            </w:pPr>
            <w:r w:rsidRPr="008A4540">
              <w:rPr>
                <w:rFonts w:ascii="Arial Narrow" w:hAnsi="Arial Narrow"/>
                <w:b/>
                <w:sz w:val="20"/>
                <w:szCs w:val="20"/>
              </w:rPr>
              <w:t>23785</w:t>
            </w:r>
          </w:p>
          <w:p w:rsidRPr="008A4540" w:rsidR="00661191" w:rsidP="006E7C0F" w:rsidRDefault="00661191" w14:paraId="6A5C12E4" w14:textId="60E0C74E">
            <w:pPr>
              <w:rPr>
                <w:rFonts w:ascii="Arial Narrow" w:hAnsi="Arial Narrow"/>
                <w:b/>
                <w:sz w:val="20"/>
                <w:szCs w:val="20"/>
              </w:rPr>
            </w:pPr>
          </w:p>
        </w:tc>
        <w:tc>
          <w:tcPr>
            <w:tcW w:w="6172" w:type="dxa"/>
            <w:tcMar/>
          </w:tcPr>
          <w:p w:rsidRPr="008A4540" w:rsidR="00661191" w:rsidP="00007156" w:rsidRDefault="00661191" w14:paraId="53EC0A99" w14:textId="77777777">
            <w:pPr>
              <w:jc w:val="both"/>
              <w:rPr>
                <w:rFonts w:ascii="Arial Narrow" w:hAnsi="Arial Narrow" w:cs="Arial"/>
                <w:b/>
                <w:sz w:val="20"/>
                <w:szCs w:val="20"/>
              </w:rPr>
            </w:pPr>
            <w:r w:rsidRPr="008A4540">
              <w:rPr>
                <w:rFonts w:ascii="Arial Narrow" w:hAnsi="Arial Narrow" w:cs="Arial"/>
                <w:b/>
                <w:sz w:val="20"/>
                <w:szCs w:val="20"/>
              </w:rPr>
              <w:t>HOMICIDIO A FUNCIONARIO DE LAS FUERZAS ARMADAS EN DESEMPEÑO DE FUNCIONES DE RESGUARDO DE LA SEGURIDAD PÚBLICA.</w:t>
            </w:r>
          </w:p>
          <w:p w:rsidRPr="008A4540" w:rsidR="00661191" w:rsidP="00007156" w:rsidRDefault="00661191" w14:paraId="694D9DE0" w14:textId="648D03B5">
            <w:pPr>
              <w:jc w:val="both"/>
              <w:rPr>
                <w:rFonts w:ascii="Arial Narrow" w:hAnsi="Arial Narrow" w:cs="Arial"/>
                <w:sz w:val="20"/>
                <w:szCs w:val="20"/>
              </w:rPr>
            </w:pPr>
            <w:r w:rsidRPr="008A4540">
              <w:rPr>
                <w:rFonts w:ascii="Arial Narrow" w:hAnsi="Arial Narrow" w:cs="Arial"/>
                <w:sz w:val="20"/>
                <w:szCs w:val="20"/>
              </w:rPr>
              <w:t>ART. 281 BIS, CÓDIGO DE JUSTICIA MILITAR</w:t>
            </w:r>
          </w:p>
        </w:tc>
      </w:tr>
      <w:tr w:rsidRPr="008A4540" w:rsidR="00661191" w:rsidTr="5FFAE9BA" w14:paraId="739C4A8E" w14:textId="77777777">
        <w:trPr>
          <w:trHeight w:val="74"/>
        </w:trPr>
        <w:tc>
          <w:tcPr>
            <w:tcW w:w="3150" w:type="dxa"/>
            <w:tcMar/>
          </w:tcPr>
          <w:p w:rsidRPr="008A4540" w:rsidR="00661191" w:rsidP="00007156" w:rsidRDefault="00661191" w14:paraId="268C625D" w14:textId="77777777">
            <w:pPr>
              <w:rPr>
                <w:rFonts w:ascii="Arial Narrow" w:hAnsi="Arial Narrow"/>
                <w:b/>
                <w:sz w:val="20"/>
                <w:szCs w:val="20"/>
              </w:rPr>
            </w:pPr>
          </w:p>
        </w:tc>
        <w:tc>
          <w:tcPr>
            <w:tcW w:w="6172" w:type="dxa"/>
            <w:tcMar/>
          </w:tcPr>
          <w:p w:rsidRPr="008A4540" w:rsidR="00661191" w:rsidP="00007156" w:rsidRDefault="00661191" w14:paraId="72A65F20" w14:textId="6F8D8FD5">
            <w:pPr>
              <w:jc w:val="both"/>
              <w:rPr>
                <w:rFonts w:ascii="Arial Narrow" w:hAnsi="Arial Narrow" w:cs="Arial"/>
                <w:sz w:val="20"/>
                <w:szCs w:val="20"/>
              </w:rPr>
            </w:pPr>
            <w:r w:rsidRPr="008A4540">
              <w:rPr>
                <w:rFonts w:ascii="Arial Narrow" w:hAnsi="Arial Narrow" w:cs="Arial"/>
                <w:sz w:val="20"/>
                <w:szCs w:val="20"/>
              </w:rPr>
              <w:t xml:space="preserve">El que mate a un miembro de las Fuerzas Armadas,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función de resguardo de la seguridad pública.</w:t>
            </w:r>
          </w:p>
        </w:tc>
      </w:tr>
      <w:tr w:rsidRPr="008A4540" w:rsidR="00661191" w:rsidTr="5FFAE9BA" w14:paraId="1ED5480D" w14:textId="77777777">
        <w:trPr>
          <w:trHeight w:val="74"/>
        </w:trPr>
        <w:tc>
          <w:tcPr>
            <w:tcW w:w="3150" w:type="dxa"/>
            <w:tcMar/>
          </w:tcPr>
          <w:p w:rsidRPr="008A4540" w:rsidR="00661191" w:rsidP="00007156" w:rsidRDefault="00661191" w14:paraId="23EA474A" w14:textId="77777777">
            <w:pPr>
              <w:rPr>
                <w:rFonts w:ascii="Arial Narrow" w:hAnsi="Arial Narrow"/>
                <w:b/>
                <w:sz w:val="20"/>
                <w:szCs w:val="20"/>
              </w:rPr>
            </w:pPr>
          </w:p>
        </w:tc>
        <w:tc>
          <w:tcPr>
            <w:tcW w:w="6172" w:type="dxa"/>
            <w:tcMar/>
          </w:tcPr>
          <w:p w:rsidRPr="008A4540" w:rsidR="00661191" w:rsidP="00007156" w:rsidRDefault="00661191" w14:paraId="6DBDA0F8" w14:textId="77777777">
            <w:pPr>
              <w:jc w:val="both"/>
              <w:rPr>
                <w:rFonts w:ascii="Arial Narrow" w:hAnsi="Arial Narrow" w:cs="Arial"/>
                <w:sz w:val="20"/>
                <w:szCs w:val="20"/>
              </w:rPr>
            </w:pPr>
          </w:p>
        </w:tc>
      </w:tr>
      <w:tr w:rsidRPr="008A4540" w:rsidR="00661191" w:rsidTr="5FFAE9BA" w14:paraId="6823BB03" w14:textId="77777777">
        <w:trPr>
          <w:trHeight w:val="74"/>
        </w:trPr>
        <w:tc>
          <w:tcPr>
            <w:tcW w:w="3150" w:type="dxa"/>
            <w:tcMar/>
          </w:tcPr>
          <w:p w:rsidRPr="008A4540" w:rsidR="00661191" w:rsidP="00007156" w:rsidRDefault="00661191" w14:paraId="3CC99DC2" w14:textId="2A4AECB4">
            <w:pPr>
              <w:rPr>
                <w:rFonts w:ascii="Arial Narrow" w:hAnsi="Arial Narrow"/>
                <w:b/>
                <w:sz w:val="20"/>
                <w:szCs w:val="20"/>
              </w:rPr>
            </w:pPr>
            <w:r w:rsidRPr="008A4540">
              <w:rPr>
                <w:rFonts w:ascii="Arial Narrow" w:hAnsi="Arial Narrow"/>
                <w:b/>
                <w:sz w:val="20"/>
                <w:szCs w:val="20"/>
              </w:rPr>
              <w:t>23786</w:t>
            </w:r>
          </w:p>
        </w:tc>
        <w:tc>
          <w:tcPr>
            <w:tcW w:w="6172" w:type="dxa"/>
            <w:tcMar/>
          </w:tcPr>
          <w:p w:rsidRPr="008A4540" w:rsidR="00661191" w:rsidP="00007156" w:rsidRDefault="00661191" w14:paraId="58B295DF" w14:textId="77777777">
            <w:pPr>
              <w:jc w:val="both"/>
              <w:rPr>
                <w:rFonts w:ascii="Arial Narrow" w:hAnsi="Arial Narrow" w:cs="Arial"/>
                <w:b/>
                <w:sz w:val="20"/>
                <w:szCs w:val="20"/>
              </w:rPr>
            </w:pPr>
            <w:r w:rsidRPr="008A4540">
              <w:rPr>
                <w:rFonts w:ascii="Arial Narrow" w:hAnsi="Arial Narrow" w:cs="Arial"/>
                <w:b/>
                <w:sz w:val="20"/>
                <w:szCs w:val="20"/>
              </w:rPr>
              <w:t>MALTRATO DE OBRA A FUNCIONARIO DE LAS FUERZAS ARMADAS EN DESEMPEÑO DE FUNCIONES DE RESGUARDO DE LA SEGURIDAD PÚBLICA.</w:t>
            </w:r>
          </w:p>
          <w:p w:rsidRPr="008A4540" w:rsidR="00661191" w:rsidP="00007156" w:rsidRDefault="00661191" w14:paraId="1DB5F279" w14:textId="012F43A8">
            <w:pPr>
              <w:jc w:val="both"/>
              <w:rPr>
                <w:rFonts w:ascii="Arial Narrow" w:hAnsi="Arial Narrow" w:cs="Arial"/>
                <w:sz w:val="20"/>
                <w:szCs w:val="20"/>
              </w:rPr>
            </w:pPr>
            <w:r w:rsidRPr="008A4540">
              <w:rPr>
                <w:rFonts w:ascii="Arial Narrow" w:hAnsi="Arial Narrow" w:cs="Arial"/>
                <w:sz w:val="20"/>
                <w:szCs w:val="20"/>
              </w:rPr>
              <w:t>ART. 281 TER, CÓDIGO DE JUSTICIA MILITAR</w:t>
            </w:r>
          </w:p>
        </w:tc>
      </w:tr>
      <w:tr w:rsidRPr="008A4540" w:rsidR="00661191" w:rsidTr="5FFAE9BA" w14:paraId="08D5B88C" w14:textId="77777777">
        <w:trPr>
          <w:trHeight w:val="74"/>
        </w:trPr>
        <w:tc>
          <w:tcPr>
            <w:tcW w:w="3150" w:type="dxa"/>
            <w:tcMar/>
          </w:tcPr>
          <w:p w:rsidRPr="008A4540" w:rsidR="00661191" w:rsidP="00007156" w:rsidRDefault="00661191" w14:paraId="3F1E3DD6" w14:textId="77777777">
            <w:pPr>
              <w:rPr>
                <w:rFonts w:ascii="Arial Narrow" w:hAnsi="Arial Narrow"/>
                <w:sz w:val="20"/>
                <w:szCs w:val="20"/>
              </w:rPr>
            </w:pPr>
          </w:p>
        </w:tc>
        <w:tc>
          <w:tcPr>
            <w:tcW w:w="6172" w:type="dxa"/>
            <w:tcMar/>
          </w:tcPr>
          <w:p w:rsidRPr="008A4540" w:rsidR="00661191" w:rsidP="00007156" w:rsidRDefault="00661191" w14:paraId="06370C0B" w14:textId="047956DA">
            <w:pPr>
              <w:jc w:val="both"/>
              <w:rPr>
                <w:rFonts w:ascii="Arial Narrow" w:hAnsi="Arial Narrow" w:cs="Arial"/>
                <w:sz w:val="20"/>
                <w:szCs w:val="20"/>
              </w:rPr>
            </w:pPr>
            <w:r w:rsidRPr="008A4540">
              <w:rPr>
                <w:rFonts w:ascii="Arial Narrow" w:hAnsi="Arial Narrow" w:cs="Arial"/>
                <w:sz w:val="20"/>
                <w:szCs w:val="20"/>
              </w:rPr>
              <w:t xml:space="preserve">El que hiera, golpee o maltrate de obra a un funcionario de las Fuerzas Armadas,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función de resguardo de la seguridad pública</w:t>
            </w:r>
          </w:p>
        </w:tc>
      </w:tr>
      <w:tr w:rsidRPr="008A4540" w:rsidR="00661191" w:rsidTr="5FFAE9BA" w14:paraId="4088CEDA" w14:textId="77777777">
        <w:trPr>
          <w:trHeight w:val="74"/>
        </w:trPr>
        <w:tc>
          <w:tcPr>
            <w:tcW w:w="3150" w:type="dxa"/>
            <w:tcMar/>
          </w:tcPr>
          <w:p w:rsidRPr="008A4540" w:rsidR="00661191" w:rsidP="00007156" w:rsidRDefault="00661191" w14:paraId="0E05B9E6" w14:textId="77777777">
            <w:pPr>
              <w:rPr>
                <w:rFonts w:ascii="Arial Narrow" w:hAnsi="Arial Narrow"/>
                <w:b/>
                <w:sz w:val="20"/>
                <w:szCs w:val="20"/>
              </w:rPr>
            </w:pPr>
          </w:p>
        </w:tc>
        <w:tc>
          <w:tcPr>
            <w:tcW w:w="6172" w:type="dxa"/>
            <w:tcMar/>
          </w:tcPr>
          <w:p w:rsidRPr="008A4540" w:rsidR="00661191" w:rsidP="00007156" w:rsidRDefault="00661191" w14:paraId="0CB96C9F" w14:textId="77777777">
            <w:pPr>
              <w:jc w:val="both"/>
              <w:rPr>
                <w:rFonts w:ascii="Arial Narrow" w:hAnsi="Arial Narrow" w:cs="Arial"/>
                <w:sz w:val="20"/>
                <w:szCs w:val="20"/>
              </w:rPr>
            </w:pPr>
          </w:p>
        </w:tc>
      </w:tr>
      <w:tr w:rsidRPr="00833792" w:rsidR="00661191" w:rsidTr="5FFAE9BA" w14:paraId="11BA02FB" w14:textId="77777777">
        <w:trPr>
          <w:trHeight w:val="74"/>
        </w:trPr>
        <w:tc>
          <w:tcPr>
            <w:tcW w:w="3150" w:type="dxa"/>
            <w:tcMar/>
          </w:tcPr>
          <w:p w:rsidRPr="008A4540" w:rsidR="00661191" w:rsidP="00CC2A98" w:rsidRDefault="00661191" w14:paraId="5E702CED" w14:textId="77777777">
            <w:pPr>
              <w:rPr>
                <w:rFonts w:ascii="Arial Narrow" w:hAnsi="Arial Narrow"/>
                <w:b/>
                <w:sz w:val="20"/>
                <w:szCs w:val="20"/>
              </w:rPr>
            </w:pPr>
            <w:r w:rsidRPr="008A4540">
              <w:rPr>
                <w:rFonts w:ascii="Arial Narrow" w:hAnsi="Arial Narrow"/>
                <w:b/>
                <w:sz w:val="20"/>
                <w:szCs w:val="20"/>
              </w:rPr>
              <w:t>23787</w:t>
            </w:r>
          </w:p>
          <w:p w:rsidRPr="008A4540" w:rsidR="00661191" w:rsidP="00CC2A98" w:rsidRDefault="00661191" w14:paraId="37DC4339" w14:textId="68210760">
            <w:pPr>
              <w:rPr>
                <w:rFonts w:ascii="Arial Narrow" w:hAnsi="Arial Narrow"/>
                <w:b/>
                <w:sz w:val="20"/>
                <w:szCs w:val="20"/>
              </w:rPr>
            </w:pPr>
          </w:p>
        </w:tc>
        <w:tc>
          <w:tcPr>
            <w:tcW w:w="6172" w:type="dxa"/>
            <w:tcMar/>
          </w:tcPr>
          <w:p w:rsidRPr="008A4540" w:rsidR="00661191" w:rsidP="00CC2A98" w:rsidRDefault="00661191" w14:paraId="54A20217" w14:textId="77777777">
            <w:pPr>
              <w:jc w:val="both"/>
              <w:rPr>
                <w:rFonts w:ascii="Arial Narrow" w:hAnsi="Arial Narrow" w:cs="Arial"/>
                <w:b/>
                <w:sz w:val="20"/>
                <w:szCs w:val="20"/>
              </w:rPr>
            </w:pPr>
            <w:r w:rsidRPr="008A4540">
              <w:rPr>
                <w:rFonts w:ascii="Arial Narrow" w:hAnsi="Arial Narrow" w:cs="Arial"/>
                <w:b/>
                <w:sz w:val="20"/>
                <w:szCs w:val="20"/>
              </w:rPr>
              <w:t>DELITOS CONTRA LA ADMINISTRACIÓN AMBIENTAL.</w:t>
            </w:r>
          </w:p>
          <w:p w:rsidRPr="009E0269" w:rsidR="00661191" w:rsidP="00CC2A98" w:rsidRDefault="00661191" w14:paraId="180BA4B2" w14:textId="12BDD668">
            <w:pPr>
              <w:jc w:val="both"/>
              <w:rPr>
                <w:rFonts w:ascii="Arial Narrow" w:hAnsi="Arial Narrow" w:cs="Arial"/>
                <w:sz w:val="20"/>
                <w:szCs w:val="20"/>
                <w:lang w:val="en-US"/>
              </w:rPr>
            </w:pPr>
            <w:r w:rsidRPr="009E0269">
              <w:rPr>
                <w:rFonts w:ascii="Arial Narrow" w:hAnsi="Arial Narrow" w:cs="Arial"/>
                <w:sz w:val="20"/>
                <w:szCs w:val="20"/>
                <w:lang w:val="en-US"/>
              </w:rPr>
              <w:t>ART. 37 BIS; ART. 37 TER, LEY 20.417</w:t>
            </w:r>
          </w:p>
        </w:tc>
      </w:tr>
      <w:tr w:rsidRPr="008A4540" w:rsidR="00661191" w:rsidTr="5FFAE9BA" w14:paraId="695D29E1" w14:textId="77777777">
        <w:trPr>
          <w:trHeight w:val="74"/>
        </w:trPr>
        <w:tc>
          <w:tcPr>
            <w:tcW w:w="3150" w:type="dxa"/>
            <w:tcMar/>
          </w:tcPr>
          <w:p w:rsidRPr="009E0269" w:rsidR="00661191" w:rsidP="00007156" w:rsidRDefault="00661191" w14:paraId="6C3D2873" w14:textId="77777777">
            <w:pPr>
              <w:rPr>
                <w:rFonts w:ascii="Arial Narrow" w:hAnsi="Arial Narrow"/>
                <w:b/>
                <w:sz w:val="20"/>
                <w:szCs w:val="20"/>
                <w:lang w:val="en-US"/>
              </w:rPr>
            </w:pPr>
          </w:p>
        </w:tc>
        <w:tc>
          <w:tcPr>
            <w:tcW w:w="6172" w:type="dxa"/>
            <w:tcMar/>
          </w:tcPr>
          <w:p w:rsidRPr="008A4540" w:rsidR="00661191" w:rsidP="00CC2A98" w:rsidRDefault="00661191" w14:paraId="121C8D8A" w14:textId="014307B7">
            <w:pPr>
              <w:jc w:val="both"/>
              <w:rPr>
                <w:rFonts w:ascii="Arial Narrow" w:hAnsi="Arial Narrow" w:cs="Arial"/>
                <w:sz w:val="20"/>
                <w:szCs w:val="20"/>
              </w:rPr>
            </w:pPr>
            <w:r w:rsidRPr="008A4540">
              <w:rPr>
                <w:rFonts w:ascii="Arial Narrow" w:hAnsi="Arial Narrow" w:cs="Arial"/>
                <w:sz w:val="20"/>
                <w:szCs w:val="20"/>
              </w:rPr>
              <w:t>Sanciona a los que:</w:t>
            </w:r>
          </w:p>
          <w:p w:rsidRPr="008A4540" w:rsidR="00661191" w:rsidP="00CC2A98" w:rsidRDefault="00661191" w14:paraId="6C6EAFE3" w14:textId="77777777">
            <w:pPr>
              <w:jc w:val="both"/>
              <w:rPr>
                <w:rFonts w:ascii="Arial Narrow" w:hAnsi="Arial Narrow" w:cs="Arial"/>
                <w:sz w:val="20"/>
                <w:szCs w:val="20"/>
              </w:rPr>
            </w:pPr>
            <w:r w:rsidRPr="008A4540">
              <w:rPr>
                <w:rFonts w:ascii="Arial Narrow" w:hAnsi="Arial Narrow" w:cs="Arial"/>
                <w:sz w:val="20"/>
                <w:szCs w:val="20"/>
              </w:rPr>
              <w:t>a) El que maliciosamente en la evaluación ambiental de un proyecto presentare información que ocultare, morigerare, alterare o disminuyere los efectos o impactos ambientales futuros determinados en la evaluación ambiental, de un modo tal que pudiere conducir a una incorrecta aprobación de la resolución de calificación ambiental.</w:t>
            </w:r>
          </w:p>
          <w:p w:rsidRPr="008A4540" w:rsidR="00661191" w:rsidP="00CC2A98" w:rsidRDefault="00661191" w14:paraId="2CF71950" w14:textId="77777777">
            <w:pPr>
              <w:jc w:val="both"/>
              <w:rPr>
                <w:rFonts w:ascii="Arial Narrow" w:hAnsi="Arial Narrow" w:cs="Arial"/>
                <w:sz w:val="20"/>
                <w:szCs w:val="20"/>
              </w:rPr>
            </w:pPr>
          </w:p>
          <w:p w:rsidRPr="008A4540" w:rsidR="00661191" w:rsidP="00CC2A98" w:rsidRDefault="00661191" w14:paraId="6D5E7F9D" w14:textId="77777777">
            <w:pPr>
              <w:jc w:val="both"/>
              <w:rPr>
                <w:rFonts w:ascii="Arial Narrow" w:hAnsi="Arial Narrow" w:cs="Arial"/>
                <w:sz w:val="20"/>
                <w:szCs w:val="20"/>
              </w:rPr>
            </w:pPr>
            <w:r w:rsidRPr="008A4540">
              <w:rPr>
                <w:rFonts w:ascii="Arial Narrow" w:hAnsi="Arial Narrow" w:cs="Arial"/>
                <w:sz w:val="20"/>
                <w:szCs w:val="20"/>
              </w:rPr>
              <w:t>b) El que maliciosamente fraccionare sus proyectos o actividades para eludir el sistema de evaluación de impacto ambiental o hacer variar la vía de ingreso a él.</w:t>
            </w:r>
          </w:p>
          <w:p w:rsidRPr="008A4540" w:rsidR="00661191" w:rsidP="00CC2A98" w:rsidRDefault="00661191" w14:paraId="1E92E8C2" w14:textId="77777777">
            <w:pPr>
              <w:jc w:val="both"/>
              <w:rPr>
                <w:rFonts w:ascii="Arial Narrow" w:hAnsi="Arial Narrow" w:cs="Arial"/>
                <w:sz w:val="20"/>
                <w:szCs w:val="20"/>
              </w:rPr>
            </w:pPr>
          </w:p>
          <w:p w:rsidRPr="008A4540" w:rsidR="00661191" w:rsidP="00CC2A98" w:rsidRDefault="00661191" w14:paraId="5D529674" w14:textId="77777777">
            <w:pPr>
              <w:jc w:val="both"/>
              <w:rPr>
                <w:rFonts w:ascii="Arial Narrow" w:hAnsi="Arial Narrow" w:cs="Arial"/>
                <w:sz w:val="20"/>
                <w:szCs w:val="20"/>
              </w:rPr>
            </w:pPr>
            <w:r w:rsidRPr="008A4540">
              <w:rPr>
                <w:rFonts w:ascii="Arial Narrow" w:hAnsi="Arial Narrow" w:cs="Arial"/>
                <w:sz w:val="20"/>
                <w:szCs w:val="20"/>
              </w:rPr>
              <w:t>c) El que maliciosamente presentare a la Superintendencia del Medio Ambiente información falsa o incompleta para acreditar el cumplimiento de obligaciones impuestas en una resolución de calificación ambiental, normas de emisión, planes de reparación, programas de cumplimiento, planes de prevención o de descontaminación, o cualquier otro instrumento de gestión ambiental de su competencia: sanciona además: a) El que incumpliere las sanciones de clausura impuestas por la Superintendencia del Medio Ambiente o las medidas impuestas en virtud de las letras b), c), d) y e) del artículo 48.</w:t>
            </w:r>
          </w:p>
          <w:p w:rsidRPr="008A4540" w:rsidR="00661191" w:rsidP="00CC2A98" w:rsidRDefault="00661191" w14:paraId="04F81407" w14:textId="77777777">
            <w:pPr>
              <w:jc w:val="both"/>
              <w:rPr>
                <w:rFonts w:ascii="Arial Narrow" w:hAnsi="Arial Narrow" w:cs="Arial"/>
                <w:sz w:val="20"/>
                <w:szCs w:val="20"/>
              </w:rPr>
            </w:pPr>
          </w:p>
          <w:p w:rsidRPr="008A4540" w:rsidR="00661191" w:rsidP="00CC2A98" w:rsidRDefault="00661191" w14:paraId="0145AF27" w14:textId="76248C32">
            <w:pPr>
              <w:jc w:val="both"/>
              <w:rPr>
                <w:rFonts w:ascii="Arial Narrow" w:hAnsi="Arial Narrow" w:cs="Arial"/>
                <w:sz w:val="20"/>
                <w:szCs w:val="20"/>
              </w:rPr>
            </w:pPr>
            <w:r w:rsidRPr="008A4540">
              <w:rPr>
                <w:rFonts w:ascii="Arial Narrow" w:hAnsi="Arial Narrow" w:cs="Arial"/>
                <w:sz w:val="20"/>
                <w:szCs w:val="20"/>
              </w:rPr>
              <w:t>b) El que impidiere u obstaculizare significativamente las actividades de fiscalización que efectuare la Superintendencia del Medio Ambiente</w:t>
            </w:r>
          </w:p>
        </w:tc>
      </w:tr>
      <w:tr w:rsidRPr="008A4540" w:rsidR="00661191" w:rsidTr="5FFAE9BA" w14:paraId="7A1557F6" w14:textId="77777777">
        <w:trPr>
          <w:trHeight w:val="74"/>
        </w:trPr>
        <w:tc>
          <w:tcPr>
            <w:tcW w:w="3150" w:type="dxa"/>
            <w:tcMar/>
          </w:tcPr>
          <w:p w:rsidRPr="008A4540" w:rsidR="00661191" w:rsidP="00007156" w:rsidRDefault="00661191" w14:paraId="51934832" w14:textId="77777777">
            <w:pPr>
              <w:rPr>
                <w:rFonts w:ascii="Arial Narrow" w:hAnsi="Arial Narrow"/>
                <w:b/>
                <w:sz w:val="20"/>
                <w:szCs w:val="20"/>
              </w:rPr>
            </w:pPr>
          </w:p>
        </w:tc>
        <w:tc>
          <w:tcPr>
            <w:tcW w:w="6172" w:type="dxa"/>
            <w:tcMar/>
          </w:tcPr>
          <w:p w:rsidRPr="008A4540" w:rsidR="00661191" w:rsidP="00007156" w:rsidRDefault="00661191" w14:paraId="1A459297" w14:textId="77777777">
            <w:pPr>
              <w:jc w:val="both"/>
              <w:rPr>
                <w:rFonts w:ascii="Arial Narrow" w:hAnsi="Arial Narrow" w:cs="Arial"/>
                <w:sz w:val="20"/>
                <w:szCs w:val="20"/>
              </w:rPr>
            </w:pPr>
          </w:p>
        </w:tc>
      </w:tr>
      <w:tr w:rsidRPr="008A4540" w:rsidR="00661191" w:rsidTr="5FFAE9BA" w14:paraId="68BFB9C0" w14:textId="77777777">
        <w:trPr>
          <w:trHeight w:val="74"/>
        </w:trPr>
        <w:tc>
          <w:tcPr>
            <w:tcW w:w="3150" w:type="dxa"/>
            <w:tcMar/>
          </w:tcPr>
          <w:p w:rsidRPr="008A4540" w:rsidR="00661191" w:rsidP="00CC2A98" w:rsidRDefault="00661191" w14:paraId="5624E95B" w14:textId="77777777">
            <w:pPr>
              <w:rPr>
                <w:rFonts w:ascii="Arial Narrow" w:hAnsi="Arial Narrow"/>
                <w:b/>
                <w:sz w:val="20"/>
                <w:szCs w:val="20"/>
              </w:rPr>
            </w:pPr>
            <w:r w:rsidRPr="008A4540">
              <w:rPr>
                <w:rFonts w:ascii="Arial Narrow" w:hAnsi="Arial Narrow"/>
                <w:b/>
                <w:sz w:val="20"/>
                <w:szCs w:val="20"/>
              </w:rPr>
              <w:t>23788</w:t>
            </w:r>
          </w:p>
          <w:p w:rsidRPr="008A4540" w:rsidR="00661191" w:rsidP="00CC2A98" w:rsidRDefault="00661191" w14:paraId="135D8774" w14:textId="6D273E77">
            <w:pPr>
              <w:rPr>
                <w:rFonts w:ascii="Arial Narrow" w:hAnsi="Arial Narrow"/>
                <w:b/>
                <w:sz w:val="20"/>
                <w:szCs w:val="20"/>
              </w:rPr>
            </w:pPr>
          </w:p>
        </w:tc>
        <w:tc>
          <w:tcPr>
            <w:tcW w:w="6172" w:type="dxa"/>
            <w:tcMar/>
          </w:tcPr>
          <w:p w:rsidRPr="008A4540" w:rsidR="00661191" w:rsidP="00CC2A98" w:rsidRDefault="00661191" w14:paraId="441485CF" w14:textId="53DE505D">
            <w:pPr>
              <w:jc w:val="both"/>
              <w:rPr>
                <w:rFonts w:ascii="Arial Narrow" w:hAnsi="Arial Narrow" w:cs="Arial"/>
                <w:sz w:val="20"/>
                <w:szCs w:val="20"/>
              </w:rPr>
            </w:pPr>
            <w:r w:rsidRPr="008A4540">
              <w:rPr>
                <w:rFonts w:ascii="Arial Narrow" w:hAnsi="Arial Narrow" w:cs="Arial"/>
                <w:b/>
                <w:sz w:val="20"/>
                <w:szCs w:val="20"/>
              </w:rPr>
              <w:t>ELABORACIÓN DE ALCOHOLES NO ETÍLICOS DESTINADOS A BEBIDA</w:t>
            </w:r>
            <w:r w:rsidRPr="008A4540">
              <w:rPr>
                <w:rFonts w:ascii="Arial Narrow" w:hAnsi="Arial Narrow" w:cs="Arial"/>
                <w:sz w:val="20"/>
                <w:szCs w:val="20"/>
              </w:rPr>
              <w:t>.</w:t>
            </w:r>
          </w:p>
          <w:p w:rsidRPr="008A4540" w:rsidR="00661191" w:rsidP="00CC2A98" w:rsidRDefault="00661191" w14:paraId="06223108" w14:textId="17D7065C">
            <w:pPr>
              <w:jc w:val="both"/>
              <w:rPr>
                <w:rFonts w:ascii="Arial Narrow" w:hAnsi="Arial Narrow" w:cs="Arial"/>
                <w:sz w:val="20"/>
                <w:szCs w:val="20"/>
              </w:rPr>
            </w:pPr>
            <w:r w:rsidRPr="008A4540">
              <w:rPr>
                <w:rFonts w:ascii="Arial Narrow" w:hAnsi="Arial Narrow" w:cs="Arial"/>
                <w:sz w:val="20"/>
                <w:szCs w:val="20"/>
              </w:rPr>
              <w:t>ART. 42 LEY 18.455</w:t>
            </w:r>
          </w:p>
        </w:tc>
      </w:tr>
      <w:tr w:rsidRPr="008A4540" w:rsidR="00661191" w:rsidTr="5FFAE9BA" w14:paraId="302CEDC0" w14:textId="77777777">
        <w:trPr>
          <w:trHeight w:val="74"/>
        </w:trPr>
        <w:tc>
          <w:tcPr>
            <w:tcW w:w="3150" w:type="dxa"/>
            <w:tcMar/>
          </w:tcPr>
          <w:p w:rsidRPr="008A4540" w:rsidR="00661191" w:rsidP="00007156" w:rsidRDefault="00661191" w14:paraId="1E45DD48" w14:textId="77777777">
            <w:pPr>
              <w:rPr>
                <w:rFonts w:ascii="Arial Narrow" w:hAnsi="Arial Narrow"/>
                <w:b/>
                <w:sz w:val="20"/>
                <w:szCs w:val="20"/>
              </w:rPr>
            </w:pPr>
          </w:p>
        </w:tc>
        <w:tc>
          <w:tcPr>
            <w:tcW w:w="6172" w:type="dxa"/>
            <w:tcMar/>
          </w:tcPr>
          <w:p w:rsidRPr="008A4540" w:rsidR="00661191" w:rsidP="00007156" w:rsidRDefault="00661191" w14:paraId="7946E786" w14:textId="761FD9D7">
            <w:pPr>
              <w:jc w:val="both"/>
              <w:rPr>
                <w:rFonts w:ascii="Arial Narrow" w:hAnsi="Arial Narrow" w:cs="Arial"/>
                <w:sz w:val="20"/>
                <w:szCs w:val="20"/>
              </w:rPr>
            </w:pPr>
            <w:r w:rsidRPr="008A4540">
              <w:rPr>
                <w:rFonts w:ascii="Arial Narrow" w:hAnsi="Arial Narrow" w:cs="Arial"/>
                <w:sz w:val="20"/>
                <w:szCs w:val="20"/>
              </w:rPr>
              <w:t>Sanciona al que elaborare productos utilizando alcoholes no etílicos y los destine a la bebida; al que elaborare productos empleando tratamientos o aditivos prohibidos o en una forma distinta a la autorizada, que conviertan al producto en tóxico o dañino para la salud y los destine a la bebida; Al que sin ser elaborador comprare para vender los productos a que se refieren los incisos anteriores, y los destinare a la bebida.</w:t>
            </w:r>
          </w:p>
        </w:tc>
      </w:tr>
      <w:tr w:rsidRPr="008A4540" w:rsidR="00661191" w:rsidTr="5FFAE9BA" w14:paraId="3E5F63D6" w14:textId="77777777">
        <w:trPr>
          <w:trHeight w:val="74"/>
        </w:trPr>
        <w:tc>
          <w:tcPr>
            <w:tcW w:w="3150" w:type="dxa"/>
            <w:tcMar/>
          </w:tcPr>
          <w:p w:rsidRPr="008A4540" w:rsidR="00661191" w:rsidP="00007156" w:rsidRDefault="00661191" w14:paraId="46A9B225" w14:textId="77777777">
            <w:pPr>
              <w:rPr>
                <w:rFonts w:ascii="Arial Narrow" w:hAnsi="Arial Narrow"/>
                <w:b/>
                <w:sz w:val="20"/>
                <w:szCs w:val="20"/>
              </w:rPr>
            </w:pPr>
          </w:p>
        </w:tc>
        <w:tc>
          <w:tcPr>
            <w:tcW w:w="6172" w:type="dxa"/>
            <w:tcMar/>
          </w:tcPr>
          <w:p w:rsidRPr="008A4540" w:rsidR="00661191" w:rsidP="00007156" w:rsidRDefault="00661191" w14:paraId="772415A5" w14:textId="77777777">
            <w:pPr>
              <w:jc w:val="both"/>
              <w:rPr>
                <w:rFonts w:ascii="Arial Narrow" w:hAnsi="Arial Narrow" w:cs="Arial"/>
                <w:sz w:val="20"/>
                <w:szCs w:val="20"/>
              </w:rPr>
            </w:pPr>
          </w:p>
        </w:tc>
      </w:tr>
      <w:tr w:rsidRPr="008A4540" w:rsidR="00661191" w:rsidTr="5FFAE9BA" w14:paraId="5598ACE2" w14:textId="77777777">
        <w:trPr>
          <w:trHeight w:val="74"/>
        </w:trPr>
        <w:tc>
          <w:tcPr>
            <w:tcW w:w="3150" w:type="dxa"/>
            <w:tcMar/>
          </w:tcPr>
          <w:p w:rsidRPr="008A4540" w:rsidR="00661191" w:rsidP="00CC2A98" w:rsidRDefault="00661191" w14:paraId="159452E5" w14:textId="77777777">
            <w:pPr>
              <w:rPr>
                <w:rFonts w:ascii="Arial Narrow" w:hAnsi="Arial Narrow"/>
                <w:b/>
                <w:sz w:val="20"/>
                <w:szCs w:val="20"/>
              </w:rPr>
            </w:pPr>
            <w:r w:rsidRPr="008A4540">
              <w:rPr>
                <w:rFonts w:ascii="Arial Narrow" w:hAnsi="Arial Narrow"/>
                <w:b/>
                <w:sz w:val="20"/>
                <w:szCs w:val="20"/>
              </w:rPr>
              <w:t>23789</w:t>
            </w:r>
          </w:p>
          <w:p w:rsidRPr="008A4540" w:rsidR="00661191" w:rsidP="00CC2A98" w:rsidRDefault="00661191" w14:paraId="6C85DD2F" w14:textId="0C490576">
            <w:pPr>
              <w:rPr>
                <w:rFonts w:ascii="Arial Narrow" w:hAnsi="Arial Narrow"/>
                <w:b/>
                <w:sz w:val="20"/>
                <w:szCs w:val="20"/>
              </w:rPr>
            </w:pPr>
          </w:p>
        </w:tc>
        <w:tc>
          <w:tcPr>
            <w:tcW w:w="6172" w:type="dxa"/>
            <w:tcMar/>
          </w:tcPr>
          <w:p w:rsidRPr="008A4540" w:rsidR="00661191" w:rsidP="00CC2A98" w:rsidRDefault="00661191" w14:paraId="2F1BC234" w14:textId="77777777">
            <w:pPr>
              <w:jc w:val="both"/>
              <w:rPr>
                <w:rFonts w:ascii="Arial Narrow" w:hAnsi="Arial Narrow" w:cs="Arial"/>
                <w:b/>
                <w:sz w:val="20"/>
                <w:szCs w:val="20"/>
              </w:rPr>
            </w:pPr>
            <w:r w:rsidRPr="008A4540">
              <w:rPr>
                <w:rFonts w:ascii="Arial Narrow" w:hAnsi="Arial Narrow" w:cs="Arial"/>
                <w:b/>
                <w:sz w:val="20"/>
                <w:szCs w:val="20"/>
              </w:rPr>
              <w:t>CONTRAVENCIÓN A MEDIDAS DE LA LEY DE ELABORACIÓN DE ALCOHOLES.</w:t>
            </w:r>
          </w:p>
          <w:p w:rsidRPr="008A4540" w:rsidR="00661191" w:rsidP="00CC2A98" w:rsidRDefault="00661191" w14:paraId="6683491C" w14:textId="0482B128">
            <w:pPr>
              <w:jc w:val="both"/>
              <w:rPr>
                <w:rFonts w:ascii="Arial Narrow" w:hAnsi="Arial Narrow" w:cs="Arial"/>
                <w:sz w:val="20"/>
                <w:szCs w:val="20"/>
              </w:rPr>
            </w:pPr>
            <w:r w:rsidRPr="008A4540">
              <w:rPr>
                <w:rFonts w:ascii="Arial Narrow" w:hAnsi="Arial Narrow" w:cs="Arial"/>
                <w:sz w:val="20"/>
                <w:szCs w:val="20"/>
              </w:rPr>
              <w:t>ART. 43 LEY 18.455</w:t>
            </w:r>
          </w:p>
        </w:tc>
      </w:tr>
      <w:tr w:rsidRPr="008A4540" w:rsidR="00661191" w:rsidTr="5FFAE9BA" w14:paraId="2DBBA1FB" w14:textId="77777777">
        <w:trPr>
          <w:trHeight w:val="74"/>
        </w:trPr>
        <w:tc>
          <w:tcPr>
            <w:tcW w:w="3150" w:type="dxa"/>
            <w:tcMar/>
          </w:tcPr>
          <w:p w:rsidRPr="008A4540" w:rsidR="00661191" w:rsidP="00007156" w:rsidRDefault="00661191" w14:paraId="27CFF417" w14:textId="77777777">
            <w:pPr>
              <w:rPr>
                <w:rFonts w:ascii="Arial Narrow" w:hAnsi="Arial Narrow"/>
                <w:b/>
                <w:sz w:val="20"/>
                <w:szCs w:val="20"/>
              </w:rPr>
            </w:pPr>
          </w:p>
        </w:tc>
        <w:tc>
          <w:tcPr>
            <w:tcW w:w="6172" w:type="dxa"/>
            <w:tcMar/>
          </w:tcPr>
          <w:p w:rsidRPr="008A4540" w:rsidR="00661191" w:rsidP="00007156" w:rsidRDefault="00661191" w14:paraId="6FD3DC69" w14:textId="3A92B8ED">
            <w:pPr>
              <w:jc w:val="both"/>
              <w:rPr>
                <w:rFonts w:ascii="Arial Narrow" w:hAnsi="Arial Narrow" w:cs="Arial"/>
                <w:sz w:val="20"/>
                <w:szCs w:val="20"/>
              </w:rPr>
            </w:pPr>
            <w:r w:rsidRPr="008A4540">
              <w:rPr>
                <w:rFonts w:ascii="Arial Narrow" w:hAnsi="Arial Narrow" w:cs="Arial"/>
                <w:sz w:val="20"/>
                <w:szCs w:val="20"/>
              </w:rPr>
              <w:t>Sanciona al que contraviniere alguna medida provisional indicada por el Servicio Agrícola y Ganadero PARA asegurar la efectividad de la sanción aplicable y el resultado de la investigación (ordenar la retención de productos, la inmovilización de éstos, y la aposición de sellos en vasijas, recintos y maquinarias).</w:t>
            </w:r>
          </w:p>
        </w:tc>
      </w:tr>
      <w:tr w:rsidRPr="008A4540" w:rsidR="00661191" w:rsidTr="5FFAE9BA" w14:paraId="07EE3FE3" w14:textId="77777777">
        <w:trPr>
          <w:trHeight w:val="74"/>
        </w:trPr>
        <w:tc>
          <w:tcPr>
            <w:tcW w:w="3150" w:type="dxa"/>
            <w:tcMar/>
          </w:tcPr>
          <w:p w:rsidRPr="008A4540" w:rsidR="00661191" w:rsidP="00007156" w:rsidRDefault="00661191" w14:paraId="1241DB26" w14:textId="77777777">
            <w:pPr>
              <w:rPr>
                <w:rFonts w:ascii="Arial Narrow" w:hAnsi="Arial Narrow"/>
                <w:b/>
                <w:sz w:val="20"/>
                <w:szCs w:val="20"/>
              </w:rPr>
            </w:pPr>
          </w:p>
        </w:tc>
        <w:tc>
          <w:tcPr>
            <w:tcW w:w="6172" w:type="dxa"/>
            <w:tcMar/>
          </w:tcPr>
          <w:p w:rsidRPr="008A4540" w:rsidR="00661191" w:rsidP="00007156" w:rsidRDefault="00661191" w14:paraId="038106CB" w14:textId="77777777">
            <w:pPr>
              <w:jc w:val="both"/>
              <w:rPr>
                <w:rFonts w:ascii="Arial Narrow" w:hAnsi="Arial Narrow" w:cs="Arial"/>
                <w:sz w:val="20"/>
                <w:szCs w:val="20"/>
              </w:rPr>
            </w:pPr>
          </w:p>
        </w:tc>
      </w:tr>
      <w:tr w:rsidRPr="008A4540" w:rsidR="00661191" w:rsidTr="5FFAE9BA" w14:paraId="3114819F" w14:textId="77777777">
        <w:trPr>
          <w:trHeight w:val="74"/>
        </w:trPr>
        <w:tc>
          <w:tcPr>
            <w:tcW w:w="3150" w:type="dxa"/>
            <w:tcMar/>
          </w:tcPr>
          <w:p w:rsidRPr="008A4540" w:rsidR="00661191" w:rsidP="00007156" w:rsidRDefault="00661191" w14:paraId="5A15AC66" w14:textId="68632ACD">
            <w:pPr>
              <w:rPr>
                <w:rFonts w:ascii="Arial Narrow" w:hAnsi="Arial Narrow"/>
                <w:b/>
                <w:sz w:val="20"/>
                <w:szCs w:val="20"/>
              </w:rPr>
            </w:pPr>
            <w:r w:rsidRPr="008A4540">
              <w:rPr>
                <w:rFonts w:ascii="Arial Narrow" w:hAnsi="Arial Narrow"/>
                <w:b/>
                <w:sz w:val="20"/>
                <w:szCs w:val="20"/>
              </w:rPr>
              <w:t>23790</w:t>
            </w:r>
          </w:p>
        </w:tc>
        <w:tc>
          <w:tcPr>
            <w:tcW w:w="6172" w:type="dxa"/>
            <w:tcMar/>
          </w:tcPr>
          <w:p w:rsidRPr="008A4540" w:rsidR="00661191" w:rsidP="00007156" w:rsidRDefault="00661191" w14:paraId="24D3023B" w14:textId="77777777">
            <w:pPr>
              <w:jc w:val="both"/>
              <w:rPr>
                <w:rFonts w:ascii="Arial Narrow" w:hAnsi="Arial Narrow" w:cs="Arial"/>
                <w:b/>
                <w:sz w:val="20"/>
                <w:szCs w:val="20"/>
              </w:rPr>
            </w:pPr>
            <w:r w:rsidRPr="008A4540">
              <w:rPr>
                <w:rFonts w:ascii="Arial Narrow" w:hAnsi="Arial Narrow" w:cs="Arial"/>
                <w:b/>
                <w:sz w:val="20"/>
                <w:szCs w:val="20"/>
              </w:rPr>
              <w:t xml:space="preserve">OTORGAMIENTO DE CERTIFICADOS RESPECTO DE ALCOHOLES TÓXICOS. </w:t>
            </w:r>
          </w:p>
          <w:p w:rsidRPr="008A4540" w:rsidR="00661191" w:rsidP="00007156" w:rsidRDefault="00661191" w14:paraId="0C83A318" w14:textId="4E095BD6">
            <w:pPr>
              <w:jc w:val="both"/>
              <w:rPr>
                <w:rFonts w:ascii="Arial Narrow" w:hAnsi="Arial Narrow" w:cs="Arial"/>
                <w:sz w:val="20"/>
                <w:szCs w:val="20"/>
              </w:rPr>
            </w:pPr>
            <w:r w:rsidRPr="008A4540">
              <w:rPr>
                <w:rFonts w:ascii="Arial Narrow" w:hAnsi="Arial Narrow" w:cs="Arial"/>
                <w:sz w:val="20"/>
                <w:szCs w:val="20"/>
              </w:rPr>
              <w:lastRenderedPageBreak/>
              <w:t>ART. 44 LEY 18.455</w:t>
            </w:r>
          </w:p>
        </w:tc>
      </w:tr>
      <w:tr w:rsidRPr="008A4540" w:rsidR="00661191" w:rsidTr="5FFAE9BA" w14:paraId="07064753" w14:textId="77777777">
        <w:trPr>
          <w:trHeight w:val="74"/>
        </w:trPr>
        <w:tc>
          <w:tcPr>
            <w:tcW w:w="3150" w:type="dxa"/>
            <w:tcMar/>
          </w:tcPr>
          <w:p w:rsidRPr="008A4540" w:rsidR="00661191" w:rsidP="00007156" w:rsidRDefault="00661191" w14:paraId="7ABD898C" w14:textId="77777777">
            <w:pPr>
              <w:rPr>
                <w:rFonts w:ascii="Arial Narrow" w:hAnsi="Arial Narrow"/>
                <w:sz w:val="20"/>
                <w:szCs w:val="20"/>
              </w:rPr>
            </w:pPr>
          </w:p>
        </w:tc>
        <w:tc>
          <w:tcPr>
            <w:tcW w:w="6172" w:type="dxa"/>
            <w:tcMar/>
          </w:tcPr>
          <w:p w:rsidRPr="008A4540" w:rsidR="00661191" w:rsidP="00007156" w:rsidRDefault="00661191" w14:paraId="5452C96D" w14:textId="19DBEF45">
            <w:pPr>
              <w:jc w:val="both"/>
              <w:rPr>
                <w:rFonts w:ascii="Arial Narrow" w:hAnsi="Arial Narrow" w:cs="Arial"/>
                <w:sz w:val="20"/>
                <w:szCs w:val="20"/>
              </w:rPr>
            </w:pPr>
            <w:r w:rsidRPr="008A4540">
              <w:rPr>
                <w:rFonts w:ascii="Arial Narrow" w:hAnsi="Arial Narrow" w:cs="Arial"/>
                <w:sz w:val="20"/>
                <w:szCs w:val="20"/>
              </w:rPr>
              <w:t>Sanciona al que otorgare certificados de potabilidad respecto de los productos a que se refiere la ley 18455 de elaboración n de alcoholes y que fueren tóxicos o nocivos para la salud.</w:t>
            </w:r>
          </w:p>
        </w:tc>
      </w:tr>
      <w:tr w:rsidRPr="008A4540" w:rsidR="00392511" w:rsidTr="5FFAE9BA" w14:paraId="214C7865" w14:textId="77777777">
        <w:trPr>
          <w:trHeight w:val="74"/>
        </w:trPr>
        <w:tc>
          <w:tcPr>
            <w:tcW w:w="3150" w:type="dxa"/>
            <w:tcMar/>
          </w:tcPr>
          <w:p w:rsidRPr="008A4540" w:rsidR="00392511" w:rsidP="00007156" w:rsidRDefault="00392511" w14:paraId="5D407A6D" w14:textId="77777777">
            <w:pPr>
              <w:rPr>
                <w:rFonts w:ascii="Arial Narrow" w:hAnsi="Arial Narrow"/>
                <w:sz w:val="20"/>
                <w:szCs w:val="20"/>
              </w:rPr>
            </w:pPr>
          </w:p>
        </w:tc>
        <w:tc>
          <w:tcPr>
            <w:tcW w:w="6172" w:type="dxa"/>
            <w:tcMar/>
          </w:tcPr>
          <w:p w:rsidRPr="008A4540" w:rsidR="00392511" w:rsidP="00007156" w:rsidRDefault="00392511" w14:paraId="0DA580D7" w14:textId="77777777">
            <w:pPr>
              <w:jc w:val="both"/>
              <w:rPr>
                <w:rFonts w:ascii="Arial Narrow" w:hAnsi="Arial Narrow" w:cs="Arial"/>
                <w:sz w:val="20"/>
                <w:szCs w:val="20"/>
              </w:rPr>
            </w:pPr>
          </w:p>
        </w:tc>
      </w:tr>
      <w:tr w:rsidRPr="008A4540" w:rsidR="006A1B35" w:rsidTr="5FFAE9BA" w14:paraId="6D17682D" w14:textId="77777777">
        <w:trPr>
          <w:trHeight w:val="74"/>
        </w:trPr>
        <w:tc>
          <w:tcPr>
            <w:tcW w:w="3150" w:type="dxa"/>
            <w:tcMar/>
          </w:tcPr>
          <w:p w:rsidRPr="008A4540" w:rsidR="006A1B35" w:rsidP="006A1B35" w:rsidRDefault="006A1B35" w14:paraId="0886F52C" w14:textId="75005390">
            <w:pPr>
              <w:rPr>
                <w:rFonts w:ascii="Arial Narrow" w:hAnsi="Arial Narrow"/>
                <w:sz w:val="20"/>
                <w:szCs w:val="20"/>
              </w:rPr>
            </w:pPr>
            <w:r w:rsidRPr="008A4540">
              <w:rPr>
                <w:rFonts w:ascii="Arial Narrow" w:hAnsi="Arial Narrow" w:cs="Arial"/>
                <w:b/>
                <w:bCs/>
                <w:sz w:val="20"/>
                <w:szCs w:val="20"/>
              </w:rPr>
              <w:t>23900</w:t>
            </w:r>
          </w:p>
        </w:tc>
        <w:tc>
          <w:tcPr>
            <w:tcW w:w="6172" w:type="dxa"/>
            <w:tcMar/>
          </w:tcPr>
          <w:p w:rsidRPr="008A4540" w:rsidR="006A1B35" w:rsidP="006A1B35" w:rsidRDefault="006A1B35" w14:paraId="3C7845B8" w14:textId="2892B00D">
            <w:pPr>
              <w:jc w:val="both"/>
              <w:rPr>
                <w:rFonts w:ascii="Arial Narrow" w:hAnsi="Arial Narrow" w:cs="Arial"/>
                <w:sz w:val="20"/>
                <w:szCs w:val="20"/>
              </w:rPr>
            </w:pPr>
            <w:r w:rsidRPr="578079DF">
              <w:rPr>
                <w:rFonts w:ascii="Arial Narrow" w:hAnsi="Arial Narrow" w:cs="Arial"/>
                <w:b/>
                <w:bCs/>
                <w:sz w:val="20"/>
                <w:szCs w:val="20"/>
              </w:rPr>
              <w:t xml:space="preserve">INFRACCIONES A LA LEY ORGÁNICA CONSTITUCIONAL SOBRE SISTEMAS DE </w:t>
            </w:r>
            <w:proofErr w:type="gramStart"/>
            <w:r w:rsidRPr="578079DF">
              <w:rPr>
                <w:rFonts w:ascii="Arial Narrow" w:hAnsi="Arial Narrow" w:cs="Arial"/>
                <w:b/>
                <w:bCs/>
                <w:sz w:val="20"/>
                <w:szCs w:val="20"/>
              </w:rPr>
              <w:t>INSCRIPCIONES  ELECTORALES</w:t>
            </w:r>
            <w:proofErr w:type="gramEnd"/>
            <w:r w:rsidRPr="578079DF">
              <w:rPr>
                <w:rFonts w:ascii="Arial Narrow" w:hAnsi="Arial Narrow" w:cs="Arial"/>
                <w:b/>
                <w:bCs/>
                <w:sz w:val="20"/>
                <w:szCs w:val="20"/>
              </w:rPr>
              <w:t>  Y SERVICIO ELECTORAL</w:t>
            </w:r>
          </w:p>
        </w:tc>
      </w:tr>
      <w:tr w:rsidRPr="008A4540" w:rsidR="006A1B35" w:rsidTr="5FFAE9BA" w14:paraId="33936164" w14:textId="77777777">
        <w:trPr>
          <w:trHeight w:val="74"/>
        </w:trPr>
        <w:tc>
          <w:tcPr>
            <w:tcW w:w="3150" w:type="dxa"/>
            <w:tcMar/>
          </w:tcPr>
          <w:p w:rsidRPr="008A4540" w:rsidR="006A1B35" w:rsidP="006A1B35" w:rsidRDefault="006A1B35" w14:paraId="48041B8C" w14:textId="77777777">
            <w:pPr>
              <w:rPr>
                <w:rFonts w:ascii="Arial Narrow" w:hAnsi="Arial Narrow"/>
                <w:sz w:val="20"/>
                <w:szCs w:val="20"/>
              </w:rPr>
            </w:pPr>
          </w:p>
        </w:tc>
        <w:tc>
          <w:tcPr>
            <w:tcW w:w="6172" w:type="dxa"/>
            <w:tcMar/>
          </w:tcPr>
          <w:p w:rsidRPr="008A4540" w:rsidR="006A1B35" w:rsidP="006A1B35" w:rsidRDefault="006A1B35" w14:paraId="60A1A066" w14:textId="1E78BC90">
            <w:pPr>
              <w:jc w:val="both"/>
              <w:rPr>
                <w:rFonts w:ascii="Arial Narrow" w:hAnsi="Arial Narrow" w:cs="Arial"/>
                <w:sz w:val="20"/>
                <w:szCs w:val="20"/>
              </w:rPr>
            </w:pPr>
            <w:r w:rsidRPr="578079DF">
              <w:rPr>
                <w:rFonts w:ascii="Arial Narrow" w:hAnsi="Arial Narrow" w:cs="Arial"/>
                <w:sz w:val="20"/>
                <w:szCs w:val="20"/>
              </w:rPr>
              <w:t xml:space="preserve">ARTS. 54, 55, 56, 57, </w:t>
            </w:r>
            <w:proofErr w:type="gramStart"/>
            <w:r w:rsidRPr="578079DF">
              <w:rPr>
                <w:rFonts w:ascii="Arial Narrow" w:hAnsi="Arial Narrow" w:cs="Arial"/>
                <w:sz w:val="20"/>
                <w:szCs w:val="20"/>
              </w:rPr>
              <w:t>77  LEY</w:t>
            </w:r>
            <w:proofErr w:type="gramEnd"/>
            <w:r w:rsidRPr="578079DF">
              <w:rPr>
                <w:rFonts w:ascii="Arial Narrow" w:hAnsi="Arial Narrow" w:cs="Arial"/>
                <w:sz w:val="20"/>
                <w:szCs w:val="20"/>
              </w:rPr>
              <w:t xml:space="preserve"> 18.556</w:t>
            </w:r>
          </w:p>
        </w:tc>
      </w:tr>
      <w:tr w:rsidRPr="008A4540" w:rsidR="006A1B35" w:rsidTr="5FFAE9BA" w14:paraId="0162F49A" w14:textId="77777777">
        <w:trPr>
          <w:trHeight w:val="74"/>
        </w:trPr>
        <w:tc>
          <w:tcPr>
            <w:tcW w:w="3150" w:type="dxa"/>
            <w:tcMar/>
          </w:tcPr>
          <w:p w:rsidRPr="008A4540" w:rsidR="006A1B35" w:rsidP="006A1B35" w:rsidRDefault="006A1B35" w14:paraId="380C083A" w14:textId="77777777">
            <w:pPr>
              <w:rPr>
                <w:rFonts w:ascii="Arial Narrow" w:hAnsi="Arial Narrow"/>
                <w:sz w:val="20"/>
                <w:szCs w:val="20"/>
              </w:rPr>
            </w:pPr>
          </w:p>
        </w:tc>
        <w:tc>
          <w:tcPr>
            <w:tcW w:w="6172" w:type="dxa"/>
            <w:tcMar/>
          </w:tcPr>
          <w:p w:rsidRPr="008A4540" w:rsidR="006A1B35" w:rsidP="006A1B35" w:rsidRDefault="006A1B35" w14:paraId="40A47D2D" w14:textId="18E6B1FD">
            <w:pPr>
              <w:jc w:val="both"/>
              <w:rPr>
                <w:rFonts w:ascii="Arial Narrow" w:hAnsi="Arial Narrow" w:cs="Arial"/>
                <w:sz w:val="20"/>
                <w:szCs w:val="20"/>
              </w:rPr>
            </w:pPr>
            <w:r w:rsidRPr="008A4540">
              <w:rPr>
                <w:rFonts w:ascii="Arial Narrow" w:hAnsi="Arial Narrow" w:cs="Arial"/>
                <w:sz w:val="20"/>
                <w:szCs w:val="20"/>
              </w:rPr>
              <w:t>Castigan los diversos delitos contemplados en la Ley Orgánica Constitucional sobre Sistemas de Inscripciones Electorales y Servicio Electoral.</w:t>
            </w:r>
          </w:p>
        </w:tc>
      </w:tr>
      <w:tr w:rsidRPr="008A4540" w:rsidR="006A1B35" w:rsidTr="5FFAE9BA" w14:paraId="79EF6B79" w14:textId="77777777">
        <w:trPr>
          <w:trHeight w:val="74"/>
        </w:trPr>
        <w:tc>
          <w:tcPr>
            <w:tcW w:w="3150" w:type="dxa"/>
            <w:tcMar/>
          </w:tcPr>
          <w:p w:rsidRPr="008A4540" w:rsidR="006A1B35" w:rsidP="006A1B35" w:rsidRDefault="006A1B35" w14:paraId="6D7F20AF" w14:textId="77777777">
            <w:pPr>
              <w:rPr>
                <w:rFonts w:ascii="Arial Narrow" w:hAnsi="Arial Narrow"/>
                <w:sz w:val="20"/>
                <w:szCs w:val="20"/>
              </w:rPr>
            </w:pPr>
          </w:p>
        </w:tc>
        <w:tc>
          <w:tcPr>
            <w:tcW w:w="6172" w:type="dxa"/>
            <w:tcMar/>
          </w:tcPr>
          <w:p w:rsidRPr="008A4540" w:rsidR="006A1B35" w:rsidP="006A1B35" w:rsidRDefault="006A1B35" w14:paraId="4115BC8E" w14:textId="77777777">
            <w:pPr>
              <w:jc w:val="both"/>
              <w:rPr>
                <w:rFonts w:ascii="Arial Narrow" w:hAnsi="Arial Narrow" w:cs="Arial"/>
                <w:sz w:val="20"/>
                <w:szCs w:val="20"/>
              </w:rPr>
            </w:pPr>
          </w:p>
        </w:tc>
      </w:tr>
      <w:tr w:rsidRPr="008A4540" w:rsidR="006A1B35" w:rsidTr="5FFAE9BA" w14:paraId="3C6E6188" w14:textId="77777777">
        <w:trPr>
          <w:trHeight w:val="74"/>
        </w:trPr>
        <w:tc>
          <w:tcPr>
            <w:tcW w:w="3150" w:type="dxa"/>
            <w:tcMar/>
          </w:tcPr>
          <w:p w:rsidRPr="008A4540" w:rsidR="006A1B35" w:rsidP="006A1B35" w:rsidRDefault="006A1B35" w14:paraId="70FB03A1" w14:textId="3C005E86">
            <w:pPr>
              <w:rPr>
                <w:rFonts w:ascii="Arial Narrow" w:hAnsi="Arial Narrow"/>
                <w:sz w:val="20"/>
                <w:szCs w:val="20"/>
              </w:rPr>
            </w:pPr>
            <w:r w:rsidRPr="578079DF">
              <w:rPr>
                <w:rFonts w:ascii="Arial Narrow" w:hAnsi="Arial Narrow" w:cs="Arial"/>
                <w:b/>
                <w:bCs/>
                <w:sz w:val="20"/>
                <w:szCs w:val="20"/>
              </w:rPr>
              <w:t>24000</w:t>
            </w:r>
          </w:p>
        </w:tc>
        <w:tc>
          <w:tcPr>
            <w:tcW w:w="6172" w:type="dxa"/>
            <w:tcMar/>
          </w:tcPr>
          <w:p w:rsidRPr="00243731" w:rsidR="006A1B35" w:rsidP="006A1B35" w:rsidRDefault="006A1B35" w14:paraId="75371ACF" w14:textId="6870FC25">
            <w:pPr>
              <w:rPr>
                <w:rFonts w:ascii="Arial Narrow" w:hAnsi="Arial Narrow" w:cs="Arial"/>
                <w:sz w:val="20"/>
                <w:szCs w:val="20"/>
              </w:rPr>
            </w:pPr>
            <w:r w:rsidRPr="00243731">
              <w:rPr>
                <w:rFonts w:ascii="Arial Narrow" w:hAnsi="Arial Narrow" w:cs="Arial"/>
                <w:b/>
                <w:bCs/>
                <w:sz w:val="20"/>
                <w:szCs w:val="20"/>
              </w:rPr>
              <w:t>ENTREGA DE INFORMACIÓN FALSA O INCOMPLETA SOBRE EL CUMPLIMIENTO DE PLANES DE PAGO</w:t>
            </w:r>
            <w:r w:rsidR="005B4AC2">
              <w:rPr>
                <w:rFonts w:ascii="Arial Narrow" w:hAnsi="Arial Narrow" w:cs="Arial"/>
                <w:b/>
                <w:bCs/>
                <w:sz w:val="20"/>
                <w:szCs w:val="20"/>
              </w:rPr>
              <w:t>.</w:t>
            </w:r>
          </w:p>
          <w:p w:rsidRPr="008A4540" w:rsidR="006A1B35" w:rsidP="006A1B35" w:rsidRDefault="006A1B35" w14:paraId="68C72F4C" w14:textId="5E0C7920">
            <w:pPr>
              <w:jc w:val="both"/>
              <w:rPr>
                <w:rFonts w:ascii="Arial Narrow" w:hAnsi="Arial Narrow" w:cs="Arial"/>
                <w:sz w:val="20"/>
                <w:szCs w:val="20"/>
              </w:rPr>
            </w:pPr>
            <w:r w:rsidRPr="004128AF">
              <w:rPr>
                <w:rFonts w:ascii="Arial Narrow" w:hAnsi="Arial Narrow" w:cs="Arial"/>
                <w:sz w:val="20"/>
                <w:szCs w:val="20"/>
              </w:rPr>
              <w:t>ART. 7 INC. 1º</w:t>
            </w:r>
            <w:r w:rsidRPr="00243731">
              <w:rPr>
                <w:rFonts w:ascii="Arial Narrow" w:hAnsi="Arial Narrow" w:cs="Arial"/>
                <w:sz w:val="20"/>
                <w:szCs w:val="20"/>
              </w:rPr>
              <w:t xml:space="preserve"> LEY 21.674</w:t>
            </w:r>
          </w:p>
        </w:tc>
      </w:tr>
      <w:tr w:rsidRPr="008A4540" w:rsidR="006A1B35" w:rsidTr="5FFAE9BA" w14:paraId="45C55C08" w14:textId="77777777">
        <w:trPr>
          <w:trHeight w:val="74"/>
        </w:trPr>
        <w:tc>
          <w:tcPr>
            <w:tcW w:w="3150" w:type="dxa"/>
            <w:tcMar/>
          </w:tcPr>
          <w:p w:rsidRPr="008A4540" w:rsidR="006A1B35" w:rsidP="006A1B35" w:rsidRDefault="006A1B35" w14:paraId="02CCED06" w14:textId="77777777">
            <w:pPr>
              <w:rPr>
                <w:rFonts w:ascii="Arial Narrow" w:hAnsi="Arial Narrow"/>
                <w:sz w:val="20"/>
                <w:szCs w:val="20"/>
              </w:rPr>
            </w:pPr>
          </w:p>
        </w:tc>
        <w:tc>
          <w:tcPr>
            <w:tcW w:w="6172" w:type="dxa"/>
            <w:tcMar/>
          </w:tcPr>
          <w:p w:rsidRPr="008A4540" w:rsidR="006A1B35" w:rsidP="006A1B35" w:rsidRDefault="006A1B35" w14:paraId="0AADBA01" w14:textId="1F8F9944">
            <w:pPr>
              <w:jc w:val="both"/>
              <w:rPr>
                <w:rFonts w:ascii="Arial Narrow" w:hAnsi="Arial Narrow" w:cs="Arial"/>
                <w:sz w:val="20"/>
                <w:szCs w:val="20"/>
              </w:rPr>
            </w:pPr>
            <w:r w:rsidRPr="004128AF">
              <w:rPr>
                <w:rFonts w:ascii="Arial Narrow" w:hAnsi="Arial Narrow" w:cs="Arial"/>
                <w:sz w:val="20"/>
                <w:szCs w:val="20"/>
              </w:rPr>
              <w:t xml:space="preserve">Sanciona la entrega maliciosa de información falsa o incompleta sobre el </w:t>
            </w:r>
            <w:proofErr w:type="spellStart"/>
            <w:r w:rsidRPr="004128AF">
              <w:rPr>
                <w:rFonts w:ascii="Arial Narrow" w:hAnsi="Arial Narrow" w:cs="Arial"/>
                <w:sz w:val="20"/>
                <w:szCs w:val="20"/>
              </w:rPr>
              <w:t>cumplimeinto</w:t>
            </w:r>
            <w:proofErr w:type="spellEnd"/>
            <w:r w:rsidRPr="004128AF">
              <w:rPr>
                <w:rFonts w:ascii="Arial Narrow" w:hAnsi="Arial Narrow" w:cs="Arial"/>
                <w:sz w:val="20"/>
                <w:szCs w:val="20"/>
              </w:rPr>
              <w:t xml:space="preserve"> de los planes de pago y ajustes</w:t>
            </w:r>
          </w:p>
        </w:tc>
      </w:tr>
      <w:tr w:rsidRPr="008A4540" w:rsidR="006A1B35" w:rsidTr="5FFAE9BA" w14:paraId="5E3E4F43" w14:textId="77777777">
        <w:trPr>
          <w:trHeight w:val="74"/>
        </w:trPr>
        <w:tc>
          <w:tcPr>
            <w:tcW w:w="3150" w:type="dxa"/>
            <w:tcMar/>
          </w:tcPr>
          <w:p w:rsidRPr="008A4540" w:rsidR="006A1B35" w:rsidP="006A1B35" w:rsidRDefault="006A1B35" w14:paraId="3F687B0F" w14:textId="77777777">
            <w:pPr>
              <w:rPr>
                <w:rFonts w:ascii="Arial Narrow" w:hAnsi="Arial Narrow"/>
                <w:sz w:val="20"/>
                <w:szCs w:val="20"/>
              </w:rPr>
            </w:pPr>
          </w:p>
        </w:tc>
        <w:tc>
          <w:tcPr>
            <w:tcW w:w="6172" w:type="dxa"/>
            <w:tcMar/>
          </w:tcPr>
          <w:p w:rsidRPr="008A4540" w:rsidR="006A1B35" w:rsidP="006A1B35" w:rsidRDefault="006A1B35" w14:paraId="2645C90A" w14:textId="77777777">
            <w:pPr>
              <w:jc w:val="both"/>
              <w:rPr>
                <w:rFonts w:ascii="Arial Narrow" w:hAnsi="Arial Narrow" w:cs="Arial"/>
                <w:sz w:val="20"/>
                <w:szCs w:val="20"/>
              </w:rPr>
            </w:pPr>
          </w:p>
        </w:tc>
      </w:tr>
      <w:tr w:rsidRPr="008A4540" w:rsidR="006A1B35" w:rsidTr="5FFAE9BA" w14:paraId="3A115031" w14:textId="77777777">
        <w:trPr>
          <w:trHeight w:val="74"/>
        </w:trPr>
        <w:tc>
          <w:tcPr>
            <w:tcW w:w="3150" w:type="dxa"/>
            <w:tcMar/>
          </w:tcPr>
          <w:p w:rsidRPr="008A4540" w:rsidR="006A1B35" w:rsidP="006A1B35" w:rsidRDefault="006A1B35" w14:paraId="3F9CE6F5" w14:textId="2DCEA418">
            <w:pPr>
              <w:rPr>
                <w:rFonts w:ascii="Arial Narrow" w:hAnsi="Arial Narrow"/>
                <w:sz w:val="20"/>
                <w:szCs w:val="20"/>
              </w:rPr>
            </w:pPr>
            <w:r w:rsidRPr="00243731">
              <w:rPr>
                <w:rFonts w:ascii="Arial Narrow" w:hAnsi="Arial Narrow"/>
                <w:b/>
                <w:bCs/>
                <w:sz w:val="20"/>
                <w:szCs w:val="20"/>
              </w:rPr>
              <w:t>24001</w:t>
            </w:r>
          </w:p>
        </w:tc>
        <w:tc>
          <w:tcPr>
            <w:tcW w:w="6172" w:type="dxa"/>
            <w:tcMar/>
          </w:tcPr>
          <w:p w:rsidR="006A1B35" w:rsidP="006A1B35" w:rsidRDefault="006A1B35" w14:paraId="6B79F2C6" w14:textId="51860C7B">
            <w:pPr>
              <w:rPr>
                <w:rFonts w:ascii="Arial Narrow" w:hAnsi="Arial Narrow" w:cs="Arial"/>
                <w:b/>
                <w:bCs/>
                <w:sz w:val="20"/>
                <w:szCs w:val="20"/>
              </w:rPr>
            </w:pPr>
            <w:r w:rsidRPr="578079DF">
              <w:rPr>
                <w:rFonts w:ascii="Arial Narrow" w:hAnsi="Arial Narrow" w:cs="Arial"/>
                <w:b/>
                <w:bCs/>
                <w:sz w:val="20"/>
                <w:szCs w:val="20"/>
              </w:rPr>
              <w:t>ADMINISTRACIÓN MALICIOSA INSTITUCIÓN DE SALUD PREVISIONAL</w:t>
            </w:r>
            <w:r w:rsidR="005B4AC2">
              <w:rPr>
                <w:rFonts w:ascii="Arial Narrow" w:hAnsi="Arial Narrow" w:cs="Arial"/>
                <w:b/>
                <w:bCs/>
                <w:sz w:val="20"/>
                <w:szCs w:val="20"/>
              </w:rPr>
              <w:t>.</w:t>
            </w:r>
          </w:p>
          <w:p w:rsidRPr="008A4540" w:rsidR="006A1B35" w:rsidP="006A1B35" w:rsidRDefault="006A1B35" w14:paraId="0155224B" w14:textId="40638FC3">
            <w:pPr>
              <w:jc w:val="both"/>
              <w:rPr>
                <w:rFonts w:ascii="Arial Narrow" w:hAnsi="Arial Narrow" w:cs="Arial"/>
                <w:sz w:val="20"/>
                <w:szCs w:val="20"/>
              </w:rPr>
            </w:pPr>
            <w:r w:rsidRPr="00243731">
              <w:rPr>
                <w:rFonts w:ascii="Arial Narrow" w:hAnsi="Arial Narrow" w:cs="Arial"/>
                <w:sz w:val="20"/>
                <w:szCs w:val="20"/>
              </w:rPr>
              <w:t>ART. 7 INC</w:t>
            </w:r>
            <w:r>
              <w:rPr>
                <w:rFonts w:ascii="Arial Narrow" w:hAnsi="Arial Narrow" w:cs="Arial"/>
                <w:sz w:val="20"/>
                <w:szCs w:val="20"/>
              </w:rPr>
              <w:t>.</w:t>
            </w:r>
            <w:r w:rsidRPr="00243731">
              <w:rPr>
                <w:rFonts w:ascii="Arial Narrow" w:hAnsi="Arial Narrow" w:cs="Arial"/>
                <w:sz w:val="20"/>
                <w:szCs w:val="20"/>
              </w:rPr>
              <w:t xml:space="preserve"> 2</w:t>
            </w:r>
            <w:r>
              <w:rPr>
                <w:rFonts w:ascii="Arial Narrow" w:hAnsi="Arial Narrow" w:cs="Arial"/>
                <w:sz w:val="20"/>
                <w:szCs w:val="20"/>
              </w:rPr>
              <w:t>°</w:t>
            </w:r>
            <w:r w:rsidRPr="00243731">
              <w:rPr>
                <w:rFonts w:ascii="Arial Narrow" w:hAnsi="Arial Narrow" w:cs="Arial"/>
                <w:sz w:val="20"/>
                <w:szCs w:val="20"/>
              </w:rPr>
              <w:t xml:space="preserve"> LEY 21</w:t>
            </w:r>
            <w:r>
              <w:rPr>
                <w:rFonts w:ascii="Arial Narrow" w:hAnsi="Arial Narrow" w:cs="Arial"/>
                <w:sz w:val="20"/>
                <w:szCs w:val="20"/>
              </w:rPr>
              <w:t>.</w:t>
            </w:r>
            <w:r w:rsidRPr="00243731">
              <w:rPr>
                <w:rFonts w:ascii="Arial Narrow" w:hAnsi="Arial Narrow" w:cs="Arial"/>
                <w:sz w:val="20"/>
                <w:szCs w:val="20"/>
              </w:rPr>
              <w:t>674</w:t>
            </w:r>
          </w:p>
        </w:tc>
      </w:tr>
      <w:tr w:rsidRPr="008A4540" w:rsidR="006A1B35" w:rsidTr="5FFAE9BA" w14:paraId="2FD9E43B" w14:textId="77777777">
        <w:trPr>
          <w:trHeight w:val="74"/>
        </w:trPr>
        <w:tc>
          <w:tcPr>
            <w:tcW w:w="3150" w:type="dxa"/>
            <w:tcMar/>
          </w:tcPr>
          <w:p w:rsidRPr="008A4540" w:rsidR="006A1B35" w:rsidP="006A1B35" w:rsidRDefault="006A1B35" w14:paraId="453E4370" w14:textId="77777777">
            <w:pPr>
              <w:rPr>
                <w:rFonts w:ascii="Arial Narrow" w:hAnsi="Arial Narrow"/>
                <w:sz w:val="20"/>
                <w:szCs w:val="20"/>
              </w:rPr>
            </w:pPr>
          </w:p>
        </w:tc>
        <w:tc>
          <w:tcPr>
            <w:tcW w:w="6172" w:type="dxa"/>
            <w:tcMar/>
          </w:tcPr>
          <w:p w:rsidRPr="008A4540" w:rsidR="006A1B35" w:rsidP="006A1B35" w:rsidRDefault="006A1B35" w14:paraId="00AE0A9D" w14:textId="468F132A">
            <w:pPr>
              <w:jc w:val="both"/>
              <w:rPr>
                <w:rFonts w:ascii="Arial Narrow" w:hAnsi="Arial Narrow" w:cs="Arial"/>
                <w:sz w:val="20"/>
                <w:szCs w:val="20"/>
              </w:rPr>
            </w:pPr>
            <w:r w:rsidRPr="00243731">
              <w:rPr>
                <w:rFonts w:ascii="Arial Narrow" w:hAnsi="Arial Narrow" w:cs="Arial"/>
                <w:sz w:val="20"/>
                <w:szCs w:val="20"/>
              </w:rPr>
              <w:t>Sanciona al que, conociendo el mal estado de sus negocios o con ignorancia inexcusable sobre el mal estado de sus negocios, realizare algún acto en una Institución de Salud Previsional manifiestamente contrario a las exigencias de una administración racional del patrimonio.</w:t>
            </w:r>
          </w:p>
        </w:tc>
      </w:tr>
      <w:tr w:rsidRPr="008A4540" w:rsidR="006A1B35" w:rsidTr="5FFAE9BA" w14:paraId="0FD31623" w14:textId="77777777">
        <w:trPr>
          <w:trHeight w:val="74"/>
        </w:trPr>
        <w:tc>
          <w:tcPr>
            <w:tcW w:w="3150" w:type="dxa"/>
            <w:tcMar/>
          </w:tcPr>
          <w:p w:rsidRPr="008A4540" w:rsidR="006A1B35" w:rsidP="006A1B35" w:rsidRDefault="006A1B35" w14:paraId="1E446D5F" w14:textId="77777777">
            <w:pPr>
              <w:rPr>
                <w:rFonts w:ascii="Arial Narrow" w:hAnsi="Arial Narrow"/>
                <w:sz w:val="20"/>
                <w:szCs w:val="20"/>
              </w:rPr>
            </w:pPr>
          </w:p>
        </w:tc>
        <w:tc>
          <w:tcPr>
            <w:tcW w:w="6172" w:type="dxa"/>
            <w:tcMar/>
          </w:tcPr>
          <w:p w:rsidRPr="008A4540" w:rsidR="006A1B35" w:rsidP="006A1B35" w:rsidRDefault="006A1B35" w14:paraId="422490C8" w14:textId="77777777">
            <w:pPr>
              <w:jc w:val="both"/>
              <w:rPr>
                <w:rFonts w:ascii="Arial Narrow" w:hAnsi="Arial Narrow" w:cs="Arial"/>
                <w:sz w:val="20"/>
                <w:szCs w:val="20"/>
              </w:rPr>
            </w:pPr>
          </w:p>
        </w:tc>
      </w:tr>
      <w:tr w:rsidRPr="008A4540" w:rsidR="006A1B35" w:rsidTr="5FFAE9BA" w14:paraId="5ABD6E9F" w14:textId="77777777">
        <w:trPr>
          <w:trHeight w:val="74"/>
        </w:trPr>
        <w:tc>
          <w:tcPr>
            <w:tcW w:w="3150" w:type="dxa"/>
            <w:tcMar/>
          </w:tcPr>
          <w:p w:rsidRPr="008A4540" w:rsidR="006A1B35" w:rsidP="006A1B35" w:rsidRDefault="006A1B35" w14:paraId="3004E926" w14:textId="7E3721BE">
            <w:pPr>
              <w:rPr>
                <w:rFonts w:ascii="Arial Narrow" w:hAnsi="Arial Narrow"/>
                <w:sz w:val="20"/>
                <w:szCs w:val="20"/>
              </w:rPr>
            </w:pPr>
            <w:r w:rsidRPr="00243731">
              <w:rPr>
                <w:rFonts w:ascii="Arial Narrow" w:hAnsi="Arial Narrow"/>
                <w:b/>
                <w:bCs/>
                <w:sz w:val="20"/>
                <w:szCs w:val="20"/>
              </w:rPr>
              <w:t>24050</w:t>
            </w:r>
          </w:p>
        </w:tc>
        <w:tc>
          <w:tcPr>
            <w:tcW w:w="6172" w:type="dxa"/>
            <w:tcMar/>
          </w:tcPr>
          <w:p w:rsidR="006A1B35" w:rsidP="006A1B35" w:rsidRDefault="006A1B35" w14:paraId="24167E65" w14:textId="1E9999E3">
            <w:pPr>
              <w:rPr>
                <w:rFonts w:ascii="Arial Narrow" w:hAnsi="Arial Narrow" w:cs="Arial"/>
                <w:b/>
                <w:bCs/>
                <w:sz w:val="20"/>
                <w:szCs w:val="20"/>
              </w:rPr>
            </w:pPr>
            <w:r w:rsidRPr="00243731">
              <w:rPr>
                <w:rFonts w:ascii="Arial Narrow" w:hAnsi="Arial Narrow" w:cs="Arial"/>
                <w:b/>
                <w:bCs/>
                <w:sz w:val="20"/>
                <w:szCs w:val="20"/>
              </w:rPr>
              <w:t>INFRACCIONES AL PROGRAMA DE GARANTÍAS DE APOYO AL ENDEUDAMIENTO</w:t>
            </w:r>
            <w:r w:rsidR="005B4AC2">
              <w:rPr>
                <w:rFonts w:ascii="Arial Narrow" w:hAnsi="Arial Narrow" w:cs="Arial"/>
                <w:b/>
                <w:bCs/>
                <w:sz w:val="20"/>
                <w:szCs w:val="20"/>
              </w:rPr>
              <w:t>.</w:t>
            </w:r>
          </w:p>
          <w:p w:rsidRPr="008A4540" w:rsidR="006A1B35" w:rsidP="006A1B35" w:rsidRDefault="006A1B35" w14:paraId="477125A1" w14:textId="0DFBB2A6">
            <w:pPr>
              <w:jc w:val="both"/>
              <w:rPr>
                <w:rFonts w:ascii="Arial Narrow" w:hAnsi="Arial Narrow" w:cs="Arial"/>
                <w:sz w:val="20"/>
                <w:szCs w:val="20"/>
              </w:rPr>
            </w:pPr>
            <w:r w:rsidRPr="00243731">
              <w:rPr>
                <w:rFonts w:ascii="Arial Narrow" w:hAnsi="Arial Narrow" w:cs="Arial"/>
                <w:sz w:val="20"/>
                <w:szCs w:val="20"/>
              </w:rPr>
              <w:t>ART</w:t>
            </w:r>
            <w:r>
              <w:rPr>
                <w:rFonts w:ascii="Arial Narrow" w:hAnsi="Arial Narrow" w:cs="Arial"/>
                <w:sz w:val="20"/>
                <w:szCs w:val="20"/>
              </w:rPr>
              <w:t>.</w:t>
            </w:r>
            <w:r w:rsidRPr="00243731">
              <w:rPr>
                <w:rFonts w:ascii="Arial Narrow" w:hAnsi="Arial Narrow" w:cs="Arial"/>
                <w:sz w:val="20"/>
                <w:szCs w:val="20"/>
              </w:rPr>
              <w:t xml:space="preserve"> 5 TRANSITORIO LEY 21.543</w:t>
            </w:r>
          </w:p>
        </w:tc>
      </w:tr>
      <w:tr w:rsidRPr="008A4540" w:rsidR="006A1B35" w:rsidTr="5FFAE9BA" w14:paraId="26BD710F" w14:textId="77777777">
        <w:trPr>
          <w:trHeight w:val="74"/>
        </w:trPr>
        <w:tc>
          <w:tcPr>
            <w:tcW w:w="3150" w:type="dxa"/>
            <w:tcMar/>
          </w:tcPr>
          <w:p w:rsidRPr="008A4540" w:rsidR="006A1B35" w:rsidP="006A1B35" w:rsidRDefault="006A1B35" w14:paraId="7743F94B" w14:textId="77777777">
            <w:pPr>
              <w:rPr>
                <w:rFonts w:ascii="Arial Narrow" w:hAnsi="Arial Narrow"/>
                <w:sz w:val="20"/>
                <w:szCs w:val="20"/>
              </w:rPr>
            </w:pPr>
          </w:p>
        </w:tc>
        <w:tc>
          <w:tcPr>
            <w:tcW w:w="6172" w:type="dxa"/>
            <w:tcMar/>
          </w:tcPr>
          <w:p w:rsidRPr="008A4540" w:rsidR="006A1B35" w:rsidP="006A1B35" w:rsidRDefault="006A1B35" w14:paraId="05BFB633" w14:textId="0C014880">
            <w:pPr>
              <w:jc w:val="both"/>
              <w:rPr>
                <w:rFonts w:ascii="Arial Narrow" w:hAnsi="Arial Narrow" w:cs="Arial"/>
                <w:sz w:val="20"/>
                <w:szCs w:val="20"/>
              </w:rPr>
            </w:pPr>
            <w:r w:rsidRPr="00243731">
              <w:rPr>
                <w:rFonts w:ascii="Arial Narrow" w:hAnsi="Arial Narrow" w:cs="Arial"/>
                <w:sz w:val="20"/>
                <w:szCs w:val="20"/>
              </w:rPr>
              <w:t xml:space="preserve">Sanciona los delitos de la </w:t>
            </w:r>
            <w:proofErr w:type="gramStart"/>
            <w:r w:rsidRPr="00243731">
              <w:rPr>
                <w:rFonts w:ascii="Arial Narrow" w:hAnsi="Arial Narrow" w:cs="Arial"/>
                <w:sz w:val="20"/>
                <w:szCs w:val="20"/>
              </w:rPr>
              <w:t>ley  N</w:t>
            </w:r>
            <w:proofErr w:type="gramEnd"/>
            <w:r w:rsidRPr="00243731">
              <w:rPr>
                <w:rFonts w:ascii="Arial Narrow" w:hAnsi="Arial Narrow" w:cs="Arial"/>
                <w:sz w:val="20"/>
                <w:szCs w:val="20"/>
              </w:rPr>
              <w:t>°21.543, Art. 4 y art. 5 transitorio</w:t>
            </w:r>
          </w:p>
        </w:tc>
      </w:tr>
      <w:tr w:rsidRPr="008A4540" w:rsidR="003E7D00" w:rsidTr="5FFAE9BA" w14:paraId="76BB7BCF" w14:textId="77777777">
        <w:trPr>
          <w:trHeight w:val="74"/>
        </w:trPr>
        <w:tc>
          <w:tcPr>
            <w:tcW w:w="3150" w:type="dxa"/>
            <w:tcMar/>
          </w:tcPr>
          <w:p w:rsidRPr="008A4540" w:rsidR="003E7D00" w:rsidP="006A1B35" w:rsidRDefault="003E7D00" w14:paraId="32220913" w14:textId="77777777">
            <w:pPr>
              <w:rPr>
                <w:rFonts w:ascii="Arial Narrow" w:hAnsi="Arial Narrow"/>
                <w:sz w:val="20"/>
                <w:szCs w:val="20"/>
              </w:rPr>
            </w:pPr>
          </w:p>
        </w:tc>
        <w:tc>
          <w:tcPr>
            <w:tcW w:w="6172" w:type="dxa"/>
            <w:tcMar/>
          </w:tcPr>
          <w:p w:rsidRPr="008A4540" w:rsidR="003E7D00" w:rsidP="006A1B35" w:rsidRDefault="003E7D00" w14:paraId="5EC2EAED" w14:textId="77777777">
            <w:pPr>
              <w:jc w:val="both"/>
              <w:rPr>
                <w:rFonts w:ascii="Arial Narrow" w:hAnsi="Arial Narrow" w:cs="Arial"/>
                <w:sz w:val="20"/>
                <w:szCs w:val="20"/>
              </w:rPr>
            </w:pPr>
          </w:p>
        </w:tc>
      </w:tr>
      <w:tr w:rsidRPr="008A4540" w:rsidR="003E7D00" w:rsidTr="5FFAE9BA" w14:paraId="023F0531" w14:textId="77777777">
        <w:trPr>
          <w:trHeight w:val="74"/>
        </w:trPr>
        <w:tc>
          <w:tcPr>
            <w:tcW w:w="3150" w:type="dxa"/>
            <w:tcMar/>
          </w:tcPr>
          <w:p w:rsidRPr="003E7D00" w:rsidR="003E7D00" w:rsidP="006A1B35" w:rsidRDefault="003E7D00" w14:paraId="1B232230" w14:textId="71B8D974">
            <w:pPr>
              <w:rPr>
                <w:rFonts w:ascii="Arial Narrow" w:hAnsi="Arial Narrow"/>
                <w:b/>
                <w:bCs/>
                <w:sz w:val="20"/>
                <w:szCs w:val="20"/>
              </w:rPr>
            </w:pPr>
            <w:r w:rsidRPr="003E7D00">
              <w:rPr>
                <w:rFonts w:ascii="Arial Narrow" w:hAnsi="Arial Narrow"/>
                <w:b/>
                <w:bCs/>
                <w:sz w:val="20"/>
                <w:szCs w:val="20"/>
              </w:rPr>
              <w:t>30000</w:t>
            </w:r>
          </w:p>
        </w:tc>
        <w:tc>
          <w:tcPr>
            <w:tcW w:w="6172" w:type="dxa"/>
            <w:tcMar/>
          </w:tcPr>
          <w:p w:rsidRPr="00527BE3" w:rsidR="00527BE3" w:rsidP="003E7D00" w:rsidRDefault="00527BE3" w14:paraId="25ECEFAB" w14:textId="625010E8">
            <w:pPr>
              <w:jc w:val="both"/>
              <w:rPr>
                <w:rFonts w:ascii="Arial Narrow" w:hAnsi="Arial Narrow" w:cs="Arial"/>
                <w:b/>
                <w:bCs/>
                <w:sz w:val="20"/>
                <w:szCs w:val="20"/>
              </w:rPr>
            </w:pPr>
            <w:r w:rsidRPr="00527BE3">
              <w:rPr>
                <w:rFonts w:ascii="Arial Narrow" w:hAnsi="Arial Narrow" w:cs="Arial"/>
                <w:b/>
                <w:bCs/>
                <w:sz w:val="20"/>
                <w:szCs w:val="20"/>
              </w:rPr>
              <w:t>DELITOS DEL ART. UNDÉCIMO LEY 20416 QUE FIJA NORMAS ESPECIALES PARA LAS EMPRESAS DE MENOR TAMAÑO</w:t>
            </w:r>
          </w:p>
          <w:p w:rsidRPr="003E7D00" w:rsidR="003E7D00" w:rsidP="003E7D00" w:rsidRDefault="003E7D00" w14:paraId="60A0605D" w14:textId="482F5F92">
            <w:pPr>
              <w:jc w:val="both"/>
              <w:rPr>
                <w:rFonts w:ascii="Arial Narrow" w:hAnsi="Arial Narrow" w:cs="Arial"/>
                <w:sz w:val="20"/>
                <w:szCs w:val="20"/>
              </w:rPr>
            </w:pPr>
            <w:r w:rsidRPr="003E7D00">
              <w:rPr>
                <w:rFonts w:ascii="Arial Narrow" w:hAnsi="Arial Narrow" w:cs="Arial"/>
                <w:sz w:val="20"/>
                <w:szCs w:val="20"/>
              </w:rPr>
              <w:t>Sanciona:</w:t>
            </w:r>
          </w:p>
          <w:p w:rsidR="00527BE3" w:rsidP="003E7D00" w:rsidRDefault="00527BE3" w14:paraId="5B52328D" w14:textId="77777777">
            <w:pPr>
              <w:jc w:val="both"/>
              <w:rPr>
                <w:rFonts w:ascii="Arial Narrow" w:hAnsi="Arial Narrow" w:cs="Arial"/>
                <w:sz w:val="20"/>
                <w:szCs w:val="20"/>
              </w:rPr>
            </w:pPr>
          </w:p>
          <w:p w:rsidRPr="003E7D00" w:rsidR="003E7D00" w:rsidP="003E7D00" w:rsidRDefault="003E7D00" w14:paraId="039DC188" w14:textId="49FF1EEC">
            <w:pPr>
              <w:jc w:val="both"/>
              <w:rPr>
                <w:rFonts w:ascii="Arial Narrow" w:hAnsi="Arial Narrow" w:cs="Arial"/>
                <w:sz w:val="20"/>
                <w:szCs w:val="20"/>
              </w:rPr>
            </w:pPr>
            <w:r w:rsidRPr="003E7D00">
              <w:rPr>
                <w:rFonts w:ascii="Arial Narrow" w:hAnsi="Arial Narrow" w:cs="Arial"/>
                <w:sz w:val="20"/>
                <w:szCs w:val="20"/>
              </w:rPr>
              <w:t xml:space="preserve">ART. 12 </w:t>
            </w:r>
          </w:p>
          <w:p w:rsidRPr="003E7D00" w:rsidR="003E7D00" w:rsidP="003E7D00" w:rsidRDefault="003E7D00" w14:paraId="5616278A" w14:textId="77777777">
            <w:pPr>
              <w:jc w:val="both"/>
              <w:rPr>
                <w:rFonts w:ascii="Arial Narrow" w:hAnsi="Arial Narrow" w:cs="Arial"/>
                <w:sz w:val="20"/>
                <w:szCs w:val="20"/>
              </w:rPr>
            </w:pPr>
            <w:r w:rsidRPr="003E7D00">
              <w:rPr>
                <w:rFonts w:ascii="Arial Narrow" w:hAnsi="Arial Narrow" w:cs="Arial"/>
                <w:sz w:val="20"/>
                <w:szCs w:val="20"/>
              </w:rPr>
              <w:t>El asesor persona natural o los socios de la sociedad que actúen en calidad de asesor, y que se concertaren con el deudor o con cualquier acreedor actual o pasado o con un tercero para proporcionar alguna ventaja indebida para sí o para las personas antes indicadas.</w:t>
            </w:r>
          </w:p>
          <w:p w:rsidRPr="003E7D00" w:rsidR="003E7D00" w:rsidP="003E7D00" w:rsidRDefault="003E7D00" w14:paraId="2AF7CE9F" w14:textId="77777777">
            <w:pPr>
              <w:jc w:val="both"/>
              <w:rPr>
                <w:rFonts w:ascii="Arial Narrow" w:hAnsi="Arial Narrow" w:cs="Arial"/>
                <w:sz w:val="20"/>
                <w:szCs w:val="20"/>
              </w:rPr>
            </w:pPr>
          </w:p>
          <w:p w:rsidRPr="003E7D00" w:rsidR="003E7D00" w:rsidP="003E7D00" w:rsidRDefault="003E7D00" w14:paraId="7FBE7C67" w14:textId="77777777">
            <w:pPr>
              <w:jc w:val="both"/>
              <w:rPr>
                <w:rFonts w:ascii="Arial Narrow" w:hAnsi="Arial Narrow" w:cs="Arial"/>
                <w:sz w:val="20"/>
                <w:szCs w:val="20"/>
              </w:rPr>
            </w:pPr>
            <w:r w:rsidRPr="003E7D00">
              <w:rPr>
                <w:rFonts w:ascii="Arial Narrow" w:hAnsi="Arial Narrow" w:cs="Arial"/>
                <w:sz w:val="20"/>
                <w:szCs w:val="20"/>
              </w:rPr>
              <w:t>ART. 24</w:t>
            </w:r>
          </w:p>
          <w:p w:rsidRPr="008A4540" w:rsidR="003E7D00" w:rsidP="003E7D00" w:rsidRDefault="003E7D00" w14:paraId="2DE340F0" w14:textId="49B78908">
            <w:pPr>
              <w:jc w:val="both"/>
              <w:rPr>
                <w:rFonts w:ascii="Arial Narrow" w:hAnsi="Arial Narrow" w:cs="Arial"/>
                <w:sz w:val="20"/>
                <w:szCs w:val="20"/>
              </w:rPr>
            </w:pPr>
            <w:r w:rsidRPr="003E7D00">
              <w:rPr>
                <w:rFonts w:ascii="Arial Narrow" w:hAnsi="Arial Narrow" w:cs="Arial"/>
                <w:sz w:val="20"/>
                <w:szCs w:val="20"/>
              </w:rPr>
              <w:t xml:space="preserve">La declaración falsa que formule el deudor acerca de sus acreedores, del monto de las obligaciones o la naturaleza de </w:t>
            </w:r>
            <w:proofErr w:type="gramStart"/>
            <w:r w:rsidRPr="003E7D00">
              <w:rPr>
                <w:rFonts w:ascii="Arial Narrow" w:hAnsi="Arial Narrow" w:cs="Arial"/>
                <w:sz w:val="20"/>
                <w:szCs w:val="20"/>
              </w:rPr>
              <w:t>las mismas</w:t>
            </w:r>
            <w:proofErr w:type="gramEnd"/>
            <w:r w:rsidRPr="003E7D00">
              <w:rPr>
                <w:rFonts w:ascii="Arial Narrow" w:hAnsi="Arial Narrow" w:cs="Arial"/>
                <w:sz w:val="20"/>
                <w:szCs w:val="20"/>
              </w:rPr>
              <w:t>, o acerca de la propiedad de los bienes abandonados.</w:t>
            </w:r>
          </w:p>
        </w:tc>
      </w:tr>
      <w:tr w:rsidRPr="008A4540" w:rsidR="006A1B35" w:rsidTr="5FFAE9BA" w14:paraId="1137A43E" w14:textId="77777777">
        <w:trPr>
          <w:trHeight w:val="74"/>
        </w:trPr>
        <w:tc>
          <w:tcPr>
            <w:tcW w:w="3150" w:type="dxa"/>
            <w:tcMar/>
          </w:tcPr>
          <w:p w:rsidRPr="008A4540" w:rsidR="006A1B35" w:rsidP="006A1B35" w:rsidRDefault="006A1B35" w14:paraId="4CA71E92" w14:textId="77777777">
            <w:pPr>
              <w:rPr>
                <w:rFonts w:ascii="Arial Narrow" w:hAnsi="Arial Narrow"/>
                <w:sz w:val="20"/>
                <w:szCs w:val="20"/>
              </w:rPr>
            </w:pPr>
          </w:p>
        </w:tc>
        <w:tc>
          <w:tcPr>
            <w:tcW w:w="6172" w:type="dxa"/>
            <w:tcMar/>
          </w:tcPr>
          <w:p w:rsidRPr="008A4540" w:rsidR="006A1B35" w:rsidP="006A1B35" w:rsidRDefault="006A1B35" w14:paraId="424CA3E0" w14:textId="77777777">
            <w:pPr>
              <w:jc w:val="both"/>
              <w:rPr>
                <w:rFonts w:ascii="Arial Narrow" w:hAnsi="Arial Narrow" w:cs="Arial"/>
                <w:sz w:val="20"/>
                <w:szCs w:val="20"/>
              </w:rPr>
            </w:pPr>
          </w:p>
        </w:tc>
      </w:tr>
      <w:tr w:rsidRPr="008A4540" w:rsidR="003E7D00" w:rsidTr="5FFAE9BA" w14:paraId="1199386F" w14:textId="77777777">
        <w:trPr>
          <w:trHeight w:val="74"/>
        </w:trPr>
        <w:tc>
          <w:tcPr>
            <w:tcW w:w="3150" w:type="dxa"/>
            <w:tcMar/>
          </w:tcPr>
          <w:p w:rsidRPr="003E7D00" w:rsidR="003E7D00" w:rsidP="006A1B35" w:rsidRDefault="003E7D00" w14:paraId="735CE014" w14:textId="1746F612">
            <w:pPr>
              <w:rPr>
                <w:rFonts w:ascii="Arial Narrow" w:hAnsi="Arial Narrow"/>
                <w:b/>
                <w:bCs/>
                <w:sz w:val="20"/>
                <w:szCs w:val="20"/>
              </w:rPr>
            </w:pPr>
            <w:r w:rsidRPr="003E7D00">
              <w:rPr>
                <w:rFonts w:ascii="Arial Narrow" w:hAnsi="Arial Narrow"/>
                <w:b/>
                <w:bCs/>
                <w:sz w:val="20"/>
                <w:szCs w:val="20"/>
              </w:rPr>
              <w:t>30100</w:t>
            </w:r>
          </w:p>
        </w:tc>
        <w:tc>
          <w:tcPr>
            <w:tcW w:w="6172" w:type="dxa"/>
            <w:tcMar/>
          </w:tcPr>
          <w:p w:rsidRPr="003E7D00" w:rsidR="003E7D00" w:rsidP="006A1B35" w:rsidRDefault="003E7D00" w14:paraId="4D0D483D" w14:textId="3E32C675">
            <w:pPr>
              <w:jc w:val="both"/>
              <w:rPr>
                <w:rFonts w:ascii="Arial Narrow" w:hAnsi="Arial Narrow" w:cs="Arial"/>
                <w:b/>
                <w:bCs/>
                <w:sz w:val="20"/>
                <w:szCs w:val="20"/>
              </w:rPr>
            </w:pPr>
            <w:r w:rsidRPr="003E7D00">
              <w:rPr>
                <w:rFonts w:ascii="Arial Narrow" w:hAnsi="Arial Narrow" w:cs="Arial"/>
                <w:b/>
                <w:bCs/>
                <w:sz w:val="20"/>
                <w:szCs w:val="20"/>
              </w:rPr>
              <w:t>DELITOS DE LA LEY 20.345</w:t>
            </w:r>
          </w:p>
        </w:tc>
      </w:tr>
      <w:tr w:rsidRPr="008A4540" w:rsidR="006A1B35" w:rsidTr="5FFAE9BA" w14:paraId="704E2C88" w14:textId="77777777">
        <w:trPr>
          <w:trHeight w:val="74"/>
        </w:trPr>
        <w:tc>
          <w:tcPr>
            <w:tcW w:w="3150" w:type="dxa"/>
            <w:tcMar/>
          </w:tcPr>
          <w:p w:rsidRPr="008A4540" w:rsidR="006A1B35" w:rsidP="006A1B35" w:rsidRDefault="006A1B35" w14:paraId="4A568E27" w14:textId="77777777">
            <w:pPr>
              <w:rPr>
                <w:rFonts w:ascii="Arial Narrow" w:hAnsi="Arial Narrow"/>
                <w:sz w:val="20"/>
                <w:szCs w:val="20"/>
              </w:rPr>
            </w:pPr>
          </w:p>
        </w:tc>
        <w:tc>
          <w:tcPr>
            <w:tcW w:w="6172" w:type="dxa"/>
            <w:tcMar/>
          </w:tcPr>
          <w:p w:rsidRPr="008A4540" w:rsidR="006A1B35" w:rsidP="006A1B35" w:rsidRDefault="003E7D00" w14:paraId="759856FD" w14:textId="6244AB91">
            <w:pPr>
              <w:jc w:val="both"/>
              <w:rPr>
                <w:rFonts w:ascii="Arial Narrow" w:hAnsi="Arial Narrow" w:cs="Arial"/>
                <w:sz w:val="20"/>
                <w:szCs w:val="20"/>
              </w:rPr>
            </w:pPr>
            <w:r w:rsidRPr="003E7D00">
              <w:rPr>
                <w:rFonts w:ascii="Arial Narrow" w:hAnsi="Arial Narrow" w:cs="Arial"/>
                <w:sz w:val="20"/>
                <w:szCs w:val="20"/>
              </w:rPr>
              <w:t>Sanciona los delitos que afecten sistemas de compensación y liquidación de instrumentos financieros.</w:t>
            </w:r>
          </w:p>
        </w:tc>
      </w:tr>
      <w:tr w:rsidRPr="008A4540" w:rsidR="003E7D00" w:rsidTr="5FFAE9BA" w14:paraId="5E6A1669" w14:textId="77777777">
        <w:trPr>
          <w:trHeight w:val="74"/>
        </w:trPr>
        <w:tc>
          <w:tcPr>
            <w:tcW w:w="3150" w:type="dxa"/>
            <w:tcMar/>
          </w:tcPr>
          <w:p w:rsidRPr="008A4540" w:rsidR="003E7D00" w:rsidP="006A1B35" w:rsidRDefault="003E7D00" w14:paraId="206F5D58" w14:textId="77777777">
            <w:pPr>
              <w:rPr>
                <w:rFonts w:ascii="Arial Narrow" w:hAnsi="Arial Narrow"/>
                <w:sz w:val="20"/>
                <w:szCs w:val="20"/>
              </w:rPr>
            </w:pPr>
          </w:p>
        </w:tc>
        <w:tc>
          <w:tcPr>
            <w:tcW w:w="6172" w:type="dxa"/>
            <w:tcMar/>
          </w:tcPr>
          <w:p w:rsidRPr="008A4540" w:rsidR="003E7D00" w:rsidP="006A1B35" w:rsidRDefault="003E7D00" w14:paraId="6B5CB3C9" w14:textId="77777777">
            <w:pPr>
              <w:jc w:val="both"/>
              <w:rPr>
                <w:rFonts w:ascii="Arial Narrow" w:hAnsi="Arial Narrow" w:cs="Arial"/>
                <w:sz w:val="20"/>
                <w:szCs w:val="20"/>
              </w:rPr>
            </w:pPr>
          </w:p>
        </w:tc>
      </w:tr>
      <w:tr w:rsidRPr="008A4540" w:rsidR="00527BE3" w:rsidTr="5FFAE9BA" w14:paraId="5C653BA6" w14:textId="77777777">
        <w:trPr>
          <w:trHeight w:val="74"/>
        </w:trPr>
        <w:tc>
          <w:tcPr>
            <w:tcW w:w="3150" w:type="dxa"/>
            <w:tcMar/>
          </w:tcPr>
          <w:p w:rsidRPr="008A4540" w:rsidR="00527BE3" w:rsidP="006A1B35" w:rsidRDefault="00527BE3" w14:paraId="74C42033" w14:textId="77777777">
            <w:pPr>
              <w:rPr>
                <w:rFonts w:ascii="Arial Narrow" w:hAnsi="Arial Narrow"/>
                <w:sz w:val="20"/>
                <w:szCs w:val="20"/>
              </w:rPr>
            </w:pPr>
          </w:p>
        </w:tc>
        <w:tc>
          <w:tcPr>
            <w:tcW w:w="6172" w:type="dxa"/>
            <w:tcMar/>
          </w:tcPr>
          <w:p w:rsidRPr="008A4540" w:rsidR="00527BE3" w:rsidP="006A1B35" w:rsidRDefault="00527BE3" w14:paraId="231449F0" w14:textId="77777777">
            <w:pPr>
              <w:jc w:val="both"/>
              <w:rPr>
                <w:rFonts w:ascii="Arial Narrow" w:hAnsi="Arial Narrow" w:cs="Arial"/>
                <w:sz w:val="20"/>
                <w:szCs w:val="20"/>
              </w:rPr>
            </w:pPr>
          </w:p>
        </w:tc>
      </w:tr>
      <w:tr w:rsidRPr="008A4540" w:rsidR="006A1B35" w:rsidTr="5FFAE9BA" w14:paraId="6AEBB104" w14:textId="77777777">
        <w:trPr>
          <w:trHeight w:val="471"/>
        </w:trPr>
        <w:tc>
          <w:tcPr>
            <w:tcW w:w="9322" w:type="dxa"/>
            <w:gridSpan w:val="2"/>
            <w:shd w:val="clear" w:color="auto" w:fill="BFBFBF" w:themeFill="background1" w:themeFillShade="BF"/>
            <w:tcMar/>
          </w:tcPr>
          <w:p w:rsidRPr="008A4540" w:rsidR="006A1B35" w:rsidP="006A1B35" w:rsidRDefault="006A1B35" w14:paraId="6A7378BC" w14:textId="401C1AA4">
            <w:pPr>
              <w:jc w:val="both"/>
              <w:rPr>
                <w:rFonts w:ascii="Arial Narrow" w:hAnsi="Arial Narrow" w:cs="Arial"/>
                <w:b/>
                <w:bCs/>
                <w:sz w:val="20"/>
                <w:szCs w:val="20"/>
              </w:rPr>
            </w:pPr>
            <w:r w:rsidRPr="008A4540">
              <w:rPr>
                <w:rFonts w:ascii="Arial Narrow" w:hAnsi="Arial Narrow" w:cs="Arial"/>
                <w:b/>
                <w:bCs/>
                <w:sz w:val="20"/>
                <w:szCs w:val="20"/>
              </w:rPr>
              <w:t>INFRACCIÓN A LEYES ESPECIALES COVID-19</w:t>
            </w:r>
          </w:p>
        </w:tc>
      </w:tr>
      <w:tr w:rsidRPr="008A4540" w:rsidR="006A1B35" w:rsidTr="5FFAE9BA" w14:paraId="7BA3CD8E" w14:textId="77777777">
        <w:trPr>
          <w:trHeight w:val="74"/>
        </w:trPr>
        <w:tc>
          <w:tcPr>
            <w:tcW w:w="3150" w:type="dxa"/>
            <w:tcMar/>
          </w:tcPr>
          <w:p w:rsidRPr="008A4540" w:rsidR="006A1B35" w:rsidP="006A1B35" w:rsidRDefault="006A1B35" w14:paraId="11BF9932" w14:textId="77777777">
            <w:pPr>
              <w:rPr>
                <w:rFonts w:ascii="Arial Narrow" w:hAnsi="Arial Narrow" w:cs="Arial"/>
                <w:sz w:val="20"/>
                <w:szCs w:val="20"/>
              </w:rPr>
            </w:pPr>
          </w:p>
        </w:tc>
        <w:tc>
          <w:tcPr>
            <w:tcW w:w="6172" w:type="dxa"/>
            <w:tcMar/>
          </w:tcPr>
          <w:p w:rsidRPr="008A4540" w:rsidR="006A1B35" w:rsidP="006A1B35" w:rsidRDefault="006A1B35" w14:paraId="7E64C9EF" w14:textId="77777777">
            <w:pPr>
              <w:jc w:val="both"/>
              <w:rPr>
                <w:rFonts w:ascii="Arial Narrow" w:hAnsi="Arial Narrow" w:cs="Arial"/>
                <w:sz w:val="20"/>
                <w:szCs w:val="20"/>
              </w:rPr>
            </w:pPr>
          </w:p>
        </w:tc>
      </w:tr>
      <w:tr w:rsidRPr="008A4540" w:rsidR="006A1B35" w:rsidTr="5FFAE9BA" w14:paraId="266DE6F2" w14:textId="77777777">
        <w:trPr>
          <w:trHeight w:val="74"/>
        </w:trPr>
        <w:tc>
          <w:tcPr>
            <w:tcW w:w="3150" w:type="dxa"/>
            <w:tcMar/>
          </w:tcPr>
          <w:p w:rsidRPr="008A4540" w:rsidR="006A1B35" w:rsidP="006A1B35" w:rsidRDefault="006A1B35" w14:paraId="3E835BC2" w14:textId="4B14DFC2">
            <w:pPr>
              <w:rPr>
                <w:rFonts w:ascii="Arial Narrow" w:hAnsi="Arial Narrow" w:cs="Arial"/>
                <w:b/>
                <w:bCs/>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5063F9AB" w14:textId="28769EE9">
            <w:pPr>
              <w:jc w:val="both"/>
              <w:rPr>
                <w:rFonts w:ascii="Arial Narrow" w:hAnsi="Arial Narrow" w:cs="Arial"/>
                <w:b/>
                <w:sz w:val="20"/>
                <w:szCs w:val="20"/>
              </w:rPr>
            </w:pPr>
            <w:r w:rsidRPr="008A4540">
              <w:rPr>
                <w:rFonts w:ascii="Arial Narrow" w:hAnsi="Arial Narrow" w:cs="Arial"/>
                <w:sz w:val="20"/>
                <w:szCs w:val="20"/>
              </w:rPr>
              <w:t>(23800-2380</w:t>
            </w:r>
            <w:r>
              <w:rPr>
                <w:rFonts w:ascii="Arial Narrow" w:hAnsi="Arial Narrow" w:cs="Arial"/>
                <w:sz w:val="20"/>
                <w:szCs w:val="20"/>
              </w:rPr>
              <w:t>4</w:t>
            </w:r>
            <w:r w:rsidRPr="008A4540">
              <w:rPr>
                <w:rFonts w:ascii="Arial Narrow" w:hAnsi="Arial Narrow" w:cs="Arial"/>
                <w:sz w:val="20"/>
                <w:szCs w:val="20"/>
              </w:rPr>
              <w:t>)</w:t>
            </w:r>
          </w:p>
        </w:tc>
      </w:tr>
      <w:tr w:rsidRPr="008A4540" w:rsidR="006A1B35" w:rsidTr="5FFAE9BA" w14:paraId="1B2EE864" w14:textId="77777777">
        <w:trPr>
          <w:trHeight w:val="74"/>
        </w:trPr>
        <w:tc>
          <w:tcPr>
            <w:tcW w:w="3150" w:type="dxa"/>
            <w:tcMar/>
          </w:tcPr>
          <w:p w:rsidRPr="008A4540" w:rsidR="006A1B35" w:rsidP="006A1B35" w:rsidRDefault="006A1B35" w14:paraId="55D0AFA7" w14:textId="77777777">
            <w:pPr>
              <w:rPr>
                <w:rFonts w:ascii="Arial Narrow" w:hAnsi="Arial Narrow" w:cs="Arial"/>
                <w:sz w:val="20"/>
                <w:szCs w:val="20"/>
              </w:rPr>
            </w:pPr>
          </w:p>
        </w:tc>
        <w:tc>
          <w:tcPr>
            <w:tcW w:w="6172" w:type="dxa"/>
            <w:tcMar/>
          </w:tcPr>
          <w:p w:rsidRPr="008A4540" w:rsidR="006A1B35" w:rsidP="006A1B35" w:rsidRDefault="006A1B35" w14:paraId="41EF7A2D" w14:textId="77777777">
            <w:pPr>
              <w:jc w:val="both"/>
              <w:rPr>
                <w:rFonts w:ascii="Arial Narrow" w:hAnsi="Arial Narrow" w:cs="Arial"/>
                <w:sz w:val="20"/>
                <w:szCs w:val="20"/>
              </w:rPr>
            </w:pPr>
          </w:p>
        </w:tc>
      </w:tr>
      <w:tr w:rsidRPr="008A4540" w:rsidR="006A1B35" w:rsidTr="5FFAE9BA" w14:paraId="79F4D5FE" w14:textId="77777777">
        <w:trPr>
          <w:trHeight w:val="74"/>
        </w:trPr>
        <w:tc>
          <w:tcPr>
            <w:tcW w:w="3150" w:type="dxa"/>
            <w:tcMar/>
          </w:tcPr>
          <w:p w:rsidRPr="008A4540" w:rsidR="006A1B35" w:rsidP="006A1B35" w:rsidRDefault="006A1B35" w14:paraId="3A505D33" w14:textId="35EB9B23">
            <w:pPr>
              <w:rPr>
                <w:rFonts w:ascii="Arial Narrow" w:hAnsi="Arial Narrow"/>
                <w:sz w:val="20"/>
                <w:szCs w:val="20"/>
              </w:rPr>
            </w:pPr>
            <w:r w:rsidRPr="008A4540">
              <w:rPr>
                <w:rFonts w:ascii="Arial Narrow" w:hAnsi="Arial Narrow" w:cs="Arial"/>
                <w:b/>
                <w:bCs/>
                <w:sz w:val="20"/>
                <w:szCs w:val="20"/>
              </w:rPr>
              <w:t>23800</w:t>
            </w:r>
          </w:p>
        </w:tc>
        <w:tc>
          <w:tcPr>
            <w:tcW w:w="6172" w:type="dxa"/>
            <w:tcMar/>
          </w:tcPr>
          <w:p w:rsidRPr="008A4540" w:rsidR="006A1B35" w:rsidP="006A1B35" w:rsidRDefault="006A1B35" w14:paraId="381432FD" w14:textId="0858603F">
            <w:pPr>
              <w:jc w:val="both"/>
              <w:rPr>
                <w:rFonts w:ascii="Arial Narrow" w:hAnsi="Arial Narrow" w:cs="Arial"/>
                <w:b/>
                <w:sz w:val="20"/>
                <w:szCs w:val="20"/>
                <w:lang w:val="en-US"/>
              </w:rPr>
            </w:pPr>
            <w:r w:rsidRPr="008A4540">
              <w:rPr>
                <w:rFonts w:ascii="Arial Narrow" w:hAnsi="Arial Narrow" w:cs="Arial"/>
                <w:b/>
                <w:sz w:val="20"/>
                <w:szCs w:val="20"/>
              </w:rPr>
              <w:t xml:space="preserve">OBTENCIÓN FRAUDULENTA BENEFICIOS COVID 19. ART. 14 LEY 21.227. </w:t>
            </w:r>
            <w:r w:rsidRPr="008A4540">
              <w:rPr>
                <w:rFonts w:ascii="Arial Narrow" w:hAnsi="Arial Narrow" w:cs="Arial"/>
                <w:b/>
                <w:sz w:val="20"/>
                <w:szCs w:val="20"/>
                <w:lang w:val="en-US"/>
              </w:rPr>
              <w:t>ART. 5º LEY 16.282 Y ART. 11 LEY 21.242.</w:t>
            </w:r>
          </w:p>
        </w:tc>
      </w:tr>
      <w:tr w:rsidRPr="008A4540" w:rsidR="006A1B35" w:rsidTr="5FFAE9BA" w14:paraId="39FE6D2E" w14:textId="77777777">
        <w:trPr>
          <w:trHeight w:val="74"/>
        </w:trPr>
        <w:tc>
          <w:tcPr>
            <w:tcW w:w="3150" w:type="dxa"/>
            <w:tcMar/>
          </w:tcPr>
          <w:p w:rsidRPr="008A4540" w:rsidR="006A1B35" w:rsidP="006A1B35" w:rsidRDefault="006A1B35" w14:paraId="1F46232A" w14:textId="77777777">
            <w:pPr>
              <w:rPr>
                <w:rFonts w:ascii="Arial Narrow" w:hAnsi="Arial Narrow" w:cs="Arial"/>
                <w:b/>
                <w:bCs/>
                <w:sz w:val="20"/>
                <w:szCs w:val="20"/>
                <w:lang w:val="en-US"/>
              </w:rPr>
            </w:pPr>
          </w:p>
        </w:tc>
        <w:tc>
          <w:tcPr>
            <w:tcW w:w="6172" w:type="dxa"/>
            <w:tcMar/>
          </w:tcPr>
          <w:p w:rsidRPr="008A4540" w:rsidR="006A1B35" w:rsidP="006A1B35" w:rsidRDefault="006A1B35" w14:paraId="60BFD294" w14:textId="51F1FFE9">
            <w:pPr>
              <w:jc w:val="both"/>
              <w:rPr>
                <w:rFonts w:ascii="Arial Narrow" w:hAnsi="Arial Narrow" w:cs="Arial"/>
                <w:sz w:val="20"/>
                <w:szCs w:val="20"/>
              </w:rPr>
            </w:pPr>
            <w:r w:rsidRPr="008A4540">
              <w:rPr>
                <w:rFonts w:ascii="Arial Narrow" w:hAnsi="Arial Narrow" w:cs="Arial"/>
                <w:sz w:val="20"/>
                <w:szCs w:val="20"/>
              </w:rPr>
              <w:t xml:space="preserve">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w:t>
            </w:r>
            <w:r w:rsidRPr="008A4540">
              <w:rPr>
                <w:rFonts w:ascii="Arial Narrow" w:hAnsi="Arial Narrow" w:cs="Arial"/>
                <w:sz w:val="20"/>
                <w:szCs w:val="20"/>
              </w:rPr>
              <w:lastRenderedPageBreak/>
              <w:t>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les corresponda.</w:t>
            </w:r>
          </w:p>
        </w:tc>
      </w:tr>
      <w:tr w:rsidRPr="008A4540" w:rsidR="006A1B35" w:rsidTr="5FFAE9BA" w14:paraId="4FC6CD3A" w14:textId="77777777">
        <w:trPr>
          <w:trHeight w:val="74"/>
        </w:trPr>
        <w:tc>
          <w:tcPr>
            <w:tcW w:w="3150" w:type="dxa"/>
            <w:tcMar/>
          </w:tcPr>
          <w:p w:rsidRPr="008A4540" w:rsidR="006A1B35" w:rsidP="006A1B35" w:rsidRDefault="006A1B35" w14:paraId="12043B62" w14:textId="77777777">
            <w:pPr>
              <w:rPr>
                <w:rFonts w:ascii="Arial Narrow" w:hAnsi="Arial Narrow" w:cs="Arial"/>
                <w:b/>
                <w:bCs/>
                <w:sz w:val="20"/>
                <w:szCs w:val="20"/>
              </w:rPr>
            </w:pPr>
          </w:p>
        </w:tc>
        <w:tc>
          <w:tcPr>
            <w:tcW w:w="6172" w:type="dxa"/>
            <w:tcMar/>
          </w:tcPr>
          <w:p w:rsidRPr="008A4540" w:rsidR="006A1B35" w:rsidP="006A1B35" w:rsidRDefault="006A1B35" w14:paraId="4766DA05" w14:textId="77777777">
            <w:pPr>
              <w:jc w:val="both"/>
              <w:rPr>
                <w:rFonts w:ascii="Arial Narrow" w:hAnsi="Arial Narrow" w:cs="Arial"/>
                <w:sz w:val="20"/>
                <w:szCs w:val="20"/>
              </w:rPr>
            </w:pPr>
          </w:p>
        </w:tc>
      </w:tr>
      <w:tr w:rsidRPr="008A4540" w:rsidR="006A1B35" w:rsidTr="5FFAE9BA" w14:paraId="0D93C8DF" w14:textId="77777777">
        <w:trPr>
          <w:trHeight w:val="74"/>
        </w:trPr>
        <w:tc>
          <w:tcPr>
            <w:tcW w:w="3150" w:type="dxa"/>
            <w:tcMar/>
          </w:tcPr>
          <w:p w:rsidRPr="008A4540" w:rsidR="006A1B35" w:rsidP="006A1B35" w:rsidRDefault="006A1B35" w14:paraId="09D2E184" w14:textId="61C3FEA5">
            <w:pPr>
              <w:rPr>
                <w:rFonts w:ascii="Arial Narrow" w:hAnsi="Arial Narrow"/>
                <w:sz w:val="20"/>
                <w:szCs w:val="20"/>
              </w:rPr>
            </w:pPr>
            <w:r w:rsidRPr="008A4540">
              <w:rPr>
                <w:rFonts w:ascii="Arial Narrow" w:hAnsi="Arial Narrow" w:cs="Arial"/>
                <w:b/>
                <w:bCs/>
                <w:sz w:val="20"/>
                <w:szCs w:val="20"/>
              </w:rPr>
              <w:t>23801</w:t>
            </w:r>
          </w:p>
        </w:tc>
        <w:tc>
          <w:tcPr>
            <w:tcW w:w="6172" w:type="dxa"/>
            <w:tcMar/>
          </w:tcPr>
          <w:p w:rsidRPr="008A4540" w:rsidR="006A1B35" w:rsidP="006A1B35" w:rsidRDefault="006A1B35" w14:paraId="097EC0FC" w14:textId="5ED1AAA3">
            <w:pPr>
              <w:jc w:val="both"/>
              <w:rPr>
                <w:rFonts w:ascii="Arial Narrow" w:hAnsi="Arial Narrow" w:cs="Arial"/>
                <w:b/>
                <w:sz w:val="20"/>
                <w:szCs w:val="20"/>
              </w:rPr>
            </w:pPr>
            <w:r w:rsidRPr="008A4540">
              <w:rPr>
                <w:rFonts w:ascii="Arial Narrow" w:hAnsi="Arial Narrow" w:cs="Arial"/>
                <w:b/>
                <w:sz w:val="20"/>
                <w:szCs w:val="20"/>
              </w:rPr>
              <w:t>OBTENCIÓN SIMULADA O ENGAÑOSA DE BENEFICIOS DE PROTECCIÓN DE LA CLASE MEDIA.</w:t>
            </w:r>
          </w:p>
          <w:p w:rsidRPr="008A4540" w:rsidR="006A1B35" w:rsidP="006A1B35" w:rsidRDefault="006A1B35" w14:paraId="7A22368D" w14:textId="5EBE2DE1">
            <w:pPr>
              <w:jc w:val="both"/>
              <w:rPr>
                <w:rFonts w:ascii="Arial Narrow" w:hAnsi="Arial Narrow" w:cs="Arial"/>
                <w:sz w:val="20"/>
                <w:szCs w:val="20"/>
              </w:rPr>
            </w:pPr>
            <w:r w:rsidRPr="008A4540">
              <w:rPr>
                <w:rFonts w:ascii="Arial Narrow" w:hAnsi="Arial Narrow" w:cs="Arial"/>
                <w:sz w:val="20"/>
                <w:szCs w:val="20"/>
              </w:rPr>
              <w:t>ART. 12 LEY 21.252</w:t>
            </w:r>
          </w:p>
        </w:tc>
      </w:tr>
      <w:tr w:rsidRPr="008A4540" w:rsidR="006A1B35" w:rsidTr="5FFAE9BA" w14:paraId="784A042A" w14:textId="77777777">
        <w:trPr>
          <w:trHeight w:val="74"/>
        </w:trPr>
        <w:tc>
          <w:tcPr>
            <w:tcW w:w="3150" w:type="dxa"/>
            <w:tcMar/>
          </w:tcPr>
          <w:p w:rsidRPr="008A4540" w:rsidR="006A1B35" w:rsidP="006A1B35" w:rsidRDefault="006A1B35" w14:paraId="798DBA0C" w14:textId="77777777">
            <w:pPr>
              <w:rPr>
                <w:rFonts w:ascii="Arial Narrow" w:hAnsi="Arial Narrow" w:cs="Arial"/>
                <w:b/>
                <w:bCs/>
                <w:sz w:val="20"/>
                <w:szCs w:val="20"/>
              </w:rPr>
            </w:pPr>
          </w:p>
        </w:tc>
        <w:tc>
          <w:tcPr>
            <w:tcW w:w="6172" w:type="dxa"/>
            <w:tcMar/>
          </w:tcPr>
          <w:p w:rsidRPr="008A4540" w:rsidR="006A1B35" w:rsidP="006A1B35" w:rsidRDefault="006A1B35" w14:paraId="4D27508D" w14:textId="11138EA3">
            <w:pPr>
              <w:jc w:val="both"/>
              <w:rPr>
                <w:rFonts w:ascii="Arial Narrow" w:hAnsi="Arial Narrow" w:cs="Arial"/>
                <w:sz w:val="20"/>
                <w:szCs w:val="20"/>
              </w:rPr>
            </w:pPr>
            <w:r w:rsidRPr="008A4540">
              <w:rPr>
                <w:rFonts w:ascii="Arial Narrow" w:hAnsi="Arial Narrow" w:cs="Arial"/>
                <w:sz w:val="20"/>
                <w:szCs w:val="20"/>
              </w:rPr>
              <w:t>Sanciona a las personas que obtuvieren los beneficios de protección de los ingresos de la clase media, establecidos en la ley 21.252, mediante simulación o engaño y a quienes, de igual forma, obtuvieren un beneficio mayor al que les corresponda o realicen maniobras para no devolverlo. Asimismo, sanciona a quienes faciliten los medios para la comisión de tales delitos.</w:t>
            </w:r>
          </w:p>
        </w:tc>
      </w:tr>
      <w:tr w:rsidRPr="008A4540" w:rsidR="006A1B35" w:rsidTr="5FFAE9BA" w14:paraId="3A895C92" w14:textId="77777777">
        <w:trPr>
          <w:trHeight w:val="74"/>
        </w:trPr>
        <w:tc>
          <w:tcPr>
            <w:tcW w:w="3150" w:type="dxa"/>
            <w:tcMar/>
          </w:tcPr>
          <w:p w:rsidRPr="008A4540" w:rsidR="006A1B35" w:rsidP="006A1B35" w:rsidRDefault="006A1B35" w14:paraId="34E50A24" w14:textId="77777777">
            <w:pPr>
              <w:rPr>
                <w:rFonts w:ascii="Arial Narrow" w:hAnsi="Arial Narrow" w:cs="Arial"/>
                <w:b/>
                <w:bCs/>
                <w:sz w:val="20"/>
                <w:szCs w:val="20"/>
              </w:rPr>
            </w:pPr>
          </w:p>
        </w:tc>
        <w:tc>
          <w:tcPr>
            <w:tcW w:w="6172" w:type="dxa"/>
            <w:tcMar/>
          </w:tcPr>
          <w:p w:rsidRPr="008A4540" w:rsidR="006A1B35" w:rsidP="006A1B35" w:rsidRDefault="006A1B35" w14:paraId="51C2D59A" w14:textId="77777777">
            <w:pPr>
              <w:jc w:val="both"/>
              <w:rPr>
                <w:rFonts w:ascii="Arial Narrow" w:hAnsi="Arial Narrow" w:cs="Arial"/>
                <w:sz w:val="20"/>
                <w:szCs w:val="20"/>
              </w:rPr>
            </w:pPr>
          </w:p>
        </w:tc>
      </w:tr>
      <w:tr w:rsidRPr="008A4540" w:rsidR="006A1B35" w:rsidTr="5FFAE9BA" w14:paraId="61C1CC01" w14:textId="77777777">
        <w:trPr>
          <w:trHeight w:val="74"/>
        </w:trPr>
        <w:tc>
          <w:tcPr>
            <w:tcW w:w="3150" w:type="dxa"/>
            <w:tcMar/>
          </w:tcPr>
          <w:p w:rsidRPr="008A4540" w:rsidR="006A1B35" w:rsidP="006A1B35" w:rsidRDefault="006A1B35" w14:paraId="492DBC88" w14:textId="03FA3499">
            <w:pPr>
              <w:rPr>
                <w:rFonts w:ascii="Arial Narrow" w:hAnsi="Arial Narrow"/>
                <w:sz w:val="20"/>
                <w:szCs w:val="20"/>
              </w:rPr>
            </w:pPr>
            <w:r w:rsidRPr="008A4540">
              <w:rPr>
                <w:rFonts w:ascii="Arial Narrow" w:hAnsi="Arial Narrow" w:cs="Arial"/>
                <w:b/>
                <w:bCs/>
                <w:sz w:val="20"/>
                <w:szCs w:val="20"/>
              </w:rPr>
              <w:t>23802</w:t>
            </w:r>
          </w:p>
        </w:tc>
        <w:tc>
          <w:tcPr>
            <w:tcW w:w="6172" w:type="dxa"/>
            <w:tcMar/>
          </w:tcPr>
          <w:p w:rsidRPr="008A4540" w:rsidR="006A1B35" w:rsidP="006A1B35" w:rsidRDefault="006A1B35" w14:paraId="35EEE106" w14:textId="2C8C1AF7">
            <w:pPr>
              <w:jc w:val="both"/>
              <w:rPr>
                <w:rFonts w:ascii="Arial Narrow" w:hAnsi="Arial Narrow" w:cs="Arial"/>
                <w:b/>
                <w:sz w:val="20"/>
                <w:szCs w:val="20"/>
              </w:rPr>
            </w:pPr>
            <w:r w:rsidRPr="008A4540">
              <w:rPr>
                <w:rFonts w:ascii="Arial Narrow" w:hAnsi="Arial Narrow" w:cs="Arial"/>
                <w:b/>
                <w:sz w:val="20"/>
                <w:szCs w:val="20"/>
              </w:rPr>
              <w:t>OBTENCIÓN FRAUDULENTA DE BENEFICIOS TRIBUTARIOS COVID 19.</w:t>
            </w:r>
          </w:p>
          <w:p w:rsidRPr="008A4540" w:rsidR="006A1B35" w:rsidP="006A1B35" w:rsidRDefault="006A1B35" w14:paraId="7AA68824" w14:textId="2DA5DABC">
            <w:pPr>
              <w:jc w:val="both"/>
              <w:rPr>
                <w:rFonts w:ascii="Arial Narrow" w:hAnsi="Arial Narrow" w:cs="Arial"/>
                <w:sz w:val="20"/>
                <w:szCs w:val="20"/>
              </w:rPr>
            </w:pPr>
            <w:r w:rsidRPr="008A4540">
              <w:rPr>
                <w:rFonts w:ascii="Arial Narrow" w:hAnsi="Arial Narrow" w:cs="Arial"/>
                <w:sz w:val="20"/>
                <w:szCs w:val="20"/>
              </w:rPr>
              <w:t>ART. 6 LEY 21.256</w:t>
            </w:r>
          </w:p>
        </w:tc>
      </w:tr>
      <w:tr w:rsidRPr="008A4540" w:rsidR="006A1B35" w:rsidTr="5FFAE9BA" w14:paraId="5E29FE57" w14:textId="77777777">
        <w:trPr>
          <w:trHeight w:val="74"/>
        </w:trPr>
        <w:tc>
          <w:tcPr>
            <w:tcW w:w="3150" w:type="dxa"/>
            <w:tcMar/>
          </w:tcPr>
          <w:p w:rsidRPr="008A4540" w:rsidR="006A1B35" w:rsidP="006A1B35" w:rsidRDefault="006A1B35" w14:paraId="62BC372D" w14:textId="77777777">
            <w:pPr>
              <w:rPr>
                <w:rFonts w:ascii="Arial Narrow" w:hAnsi="Arial Narrow" w:cs="Arial"/>
                <w:b/>
                <w:bCs/>
                <w:sz w:val="20"/>
                <w:szCs w:val="20"/>
              </w:rPr>
            </w:pPr>
          </w:p>
        </w:tc>
        <w:tc>
          <w:tcPr>
            <w:tcW w:w="6172" w:type="dxa"/>
            <w:tcMar/>
          </w:tcPr>
          <w:p w:rsidRPr="008A4540" w:rsidR="006A1B35" w:rsidP="006A1B35" w:rsidRDefault="006A1B35" w14:paraId="699D9A01" w14:textId="1D4805FF">
            <w:pPr>
              <w:jc w:val="both"/>
              <w:rPr>
                <w:rFonts w:ascii="Arial Narrow" w:hAnsi="Arial Narrow" w:cs="Arial"/>
                <w:sz w:val="20"/>
                <w:szCs w:val="20"/>
              </w:rPr>
            </w:pPr>
            <w:r w:rsidRPr="008A4540">
              <w:rPr>
                <w:rFonts w:ascii="Arial Narrow" w:hAnsi="Arial Narrow" w:cs="Arial"/>
                <w:sz w:val="20"/>
                <w:szCs w:val="20"/>
              </w:rPr>
              <w:t>Sanciona a las personas que obtuvieren un beneficio tributario mayor al que les corresponda en conformidad a la ley de medidas del plan de reactivación económica y empleo (ley 21.256); a aquellas que, sin corresponderle, obtuvieren total o parcialmente beneficios mediante simulación o engaño, y a quienes de igual forma obtuvieren un beneficio mayor al que les corresponda o realicen maniobras para no devolverlo.</w:t>
            </w:r>
          </w:p>
        </w:tc>
      </w:tr>
      <w:tr w:rsidRPr="008A4540" w:rsidR="006A1B35" w:rsidTr="5FFAE9BA" w14:paraId="021A3E22" w14:textId="77777777">
        <w:trPr>
          <w:trHeight w:val="74"/>
        </w:trPr>
        <w:tc>
          <w:tcPr>
            <w:tcW w:w="3150" w:type="dxa"/>
            <w:tcMar/>
          </w:tcPr>
          <w:p w:rsidRPr="008A4540" w:rsidR="006A1B35" w:rsidP="006A1B35" w:rsidRDefault="006A1B35" w14:paraId="0A3975B0" w14:textId="77777777">
            <w:pPr>
              <w:rPr>
                <w:rFonts w:ascii="Arial Narrow" w:hAnsi="Arial Narrow" w:cs="Arial"/>
                <w:b/>
                <w:bCs/>
                <w:sz w:val="20"/>
                <w:szCs w:val="20"/>
              </w:rPr>
            </w:pPr>
          </w:p>
        </w:tc>
        <w:tc>
          <w:tcPr>
            <w:tcW w:w="6172" w:type="dxa"/>
            <w:tcMar/>
          </w:tcPr>
          <w:p w:rsidRPr="008A4540" w:rsidR="006A1B35" w:rsidP="006A1B35" w:rsidRDefault="006A1B35" w14:paraId="596490F7" w14:textId="77777777">
            <w:pPr>
              <w:jc w:val="both"/>
              <w:rPr>
                <w:rFonts w:ascii="Arial Narrow" w:hAnsi="Arial Narrow" w:cs="Arial"/>
                <w:sz w:val="20"/>
                <w:szCs w:val="20"/>
              </w:rPr>
            </w:pPr>
          </w:p>
        </w:tc>
      </w:tr>
      <w:tr w:rsidRPr="008A4540" w:rsidR="006A1B35" w:rsidTr="5FFAE9BA" w14:paraId="1F694666" w14:textId="77777777">
        <w:trPr>
          <w:trHeight w:val="74"/>
        </w:trPr>
        <w:tc>
          <w:tcPr>
            <w:tcW w:w="3150" w:type="dxa"/>
            <w:tcMar/>
          </w:tcPr>
          <w:p w:rsidRPr="008A4540" w:rsidR="006A1B35" w:rsidP="006A1B35" w:rsidRDefault="006A1B35" w14:paraId="061AC965" w14:textId="7DBB3C1F">
            <w:pPr>
              <w:rPr>
                <w:rFonts w:ascii="Arial Narrow" w:hAnsi="Arial Narrow" w:cs="Arial"/>
                <w:b/>
                <w:bCs/>
                <w:sz w:val="20"/>
                <w:szCs w:val="20"/>
              </w:rPr>
            </w:pPr>
            <w:r w:rsidRPr="008A4540">
              <w:rPr>
                <w:rFonts w:ascii="Arial Narrow" w:hAnsi="Arial Narrow" w:cs="Arial"/>
                <w:b/>
                <w:bCs/>
                <w:sz w:val="20"/>
                <w:szCs w:val="20"/>
              </w:rPr>
              <w:t>23803</w:t>
            </w:r>
          </w:p>
        </w:tc>
        <w:tc>
          <w:tcPr>
            <w:tcW w:w="6172" w:type="dxa"/>
            <w:tcMar/>
          </w:tcPr>
          <w:p w:rsidRPr="008A4540" w:rsidR="006A1B35" w:rsidP="006A1B35" w:rsidRDefault="006A1B35" w14:paraId="4CACE20F" w14:textId="5335E28B">
            <w:pPr>
              <w:jc w:val="both"/>
              <w:rPr>
                <w:rFonts w:ascii="Arial Narrow" w:hAnsi="Arial Narrow" w:cs="Arial"/>
                <w:b/>
                <w:sz w:val="20"/>
                <w:szCs w:val="20"/>
              </w:rPr>
            </w:pPr>
            <w:r w:rsidRPr="008A4540">
              <w:rPr>
                <w:rFonts w:ascii="Arial Narrow" w:hAnsi="Arial Narrow" w:cs="Arial"/>
                <w:b/>
                <w:sz w:val="20"/>
                <w:szCs w:val="20"/>
              </w:rPr>
              <w:t>OBTENCIÓN FRAUDULENTA DE BENEFICIOS TRIBUTARIOS O BONOS COVID-19 PARA PYMES</w:t>
            </w:r>
          </w:p>
        </w:tc>
      </w:tr>
      <w:tr w:rsidRPr="008A4540" w:rsidR="006A1B35" w:rsidTr="5FFAE9BA" w14:paraId="2A4EEFC1" w14:textId="77777777">
        <w:trPr>
          <w:trHeight w:val="74"/>
        </w:trPr>
        <w:tc>
          <w:tcPr>
            <w:tcW w:w="3150" w:type="dxa"/>
            <w:tcMar/>
          </w:tcPr>
          <w:p w:rsidRPr="008A4540" w:rsidR="006A1B35" w:rsidP="006A1B35" w:rsidRDefault="006A1B35" w14:paraId="24BE6E94" w14:textId="77777777">
            <w:pPr>
              <w:rPr>
                <w:rFonts w:ascii="Arial Narrow" w:hAnsi="Arial Narrow" w:cs="Arial"/>
                <w:b/>
                <w:bCs/>
                <w:sz w:val="20"/>
                <w:szCs w:val="20"/>
              </w:rPr>
            </w:pPr>
          </w:p>
        </w:tc>
        <w:tc>
          <w:tcPr>
            <w:tcW w:w="6172" w:type="dxa"/>
            <w:tcMar/>
          </w:tcPr>
          <w:p w:rsidRPr="008A4540" w:rsidR="006A1B35" w:rsidP="006A1B35" w:rsidRDefault="006A1B35" w14:paraId="38A4EE18" w14:textId="7255BB61">
            <w:pPr>
              <w:jc w:val="both"/>
              <w:rPr>
                <w:rFonts w:ascii="Arial Narrow" w:hAnsi="Arial Narrow" w:cs="Arial"/>
                <w:sz w:val="20"/>
                <w:szCs w:val="20"/>
              </w:rPr>
            </w:pPr>
            <w:r w:rsidRPr="008A4540">
              <w:rPr>
                <w:rFonts w:ascii="Arial Narrow" w:hAnsi="Arial Narrow" w:cs="Arial"/>
                <w:sz w:val="20"/>
                <w:szCs w:val="20"/>
              </w:rPr>
              <w:t>ART. 4 Ley 21.353 y art. 7 Ley 21.354</w:t>
            </w:r>
          </w:p>
        </w:tc>
      </w:tr>
      <w:tr w:rsidRPr="008A4540" w:rsidR="006A1B35" w:rsidTr="5FFAE9BA" w14:paraId="78D6016D" w14:textId="77777777">
        <w:trPr>
          <w:trHeight w:val="74"/>
        </w:trPr>
        <w:tc>
          <w:tcPr>
            <w:tcW w:w="3150" w:type="dxa"/>
            <w:tcMar/>
          </w:tcPr>
          <w:p w:rsidRPr="008A4540" w:rsidR="006A1B35" w:rsidP="006A1B35" w:rsidRDefault="006A1B35" w14:paraId="20F2D103" w14:textId="77777777">
            <w:pPr>
              <w:rPr>
                <w:rFonts w:ascii="Arial Narrow" w:hAnsi="Arial Narrow" w:cs="Arial"/>
                <w:b/>
                <w:bCs/>
                <w:sz w:val="20"/>
                <w:szCs w:val="20"/>
              </w:rPr>
            </w:pPr>
          </w:p>
        </w:tc>
        <w:tc>
          <w:tcPr>
            <w:tcW w:w="6172" w:type="dxa"/>
            <w:tcMar/>
          </w:tcPr>
          <w:p w:rsidRPr="008A4540" w:rsidR="006A1B35" w:rsidP="006A1B35" w:rsidRDefault="006A1B35" w14:paraId="1E49307E" w14:textId="62AAEFF4">
            <w:pPr>
              <w:jc w:val="both"/>
              <w:rPr>
                <w:rFonts w:ascii="Arial Narrow" w:hAnsi="Arial Narrow" w:cs="Arial"/>
                <w:sz w:val="20"/>
                <w:szCs w:val="20"/>
              </w:rPr>
            </w:pPr>
            <w:r w:rsidRPr="008A4540">
              <w:rPr>
                <w:rFonts w:ascii="Arial Narrow" w:hAnsi="Arial Narrow" w:cs="Arial"/>
                <w:sz w:val="20"/>
                <w:szCs w:val="20"/>
              </w:rPr>
              <w:t xml:space="preserve">Sanciona a quien mediante simulación o engaño obtuviere un bono </w:t>
            </w:r>
            <w:proofErr w:type="spellStart"/>
            <w:r w:rsidRPr="008A4540">
              <w:rPr>
                <w:rFonts w:ascii="Arial Narrow" w:hAnsi="Arial Narrow" w:cs="Arial"/>
                <w:sz w:val="20"/>
                <w:szCs w:val="20"/>
              </w:rPr>
              <w:t>covid</w:t>
            </w:r>
            <w:proofErr w:type="spellEnd"/>
            <w:r w:rsidRPr="008A4540">
              <w:rPr>
                <w:rFonts w:ascii="Arial Narrow" w:hAnsi="Arial Narrow" w:cs="Arial"/>
                <w:sz w:val="20"/>
                <w:szCs w:val="20"/>
              </w:rPr>
              <w:t xml:space="preserve"> para pymes, mayor al que les corresponda o realice maniobras para no reintegrarlo. También a quien realice procedimientos dolosos encaminados a efectuar imputaciones u obtener devoluciones improcedentes o mayores a las que corresponda.</w:t>
            </w:r>
          </w:p>
        </w:tc>
      </w:tr>
      <w:tr w:rsidRPr="008A4540" w:rsidR="006A1B35" w:rsidTr="5FFAE9BA" w14:paraId="7C3F2579" w14:textId="77777777">
        <w:trPr>
          <w:trHeight w:val="74"/>
        </w:trPr>
        <w:tc>
          <w:tcPr>
            <w:tcW w:w="3150" w:type="dxa"/>
            <w:tcMar/>
          </w:tcPr>
          <w:p w:rsidRPr="008A4540" w:rsidR="006A1B35" w:rsidP="006A1B35" w:rsidRDefault="006A1B35" w14:paraId="78FC1B10" w14:textId="77777777">
            <w:pPr>
              <w:rPr>
                <w:rFonts w:ascii="Arial Narrow" w:hAnsi="Arial Narrow" w:cs="Arial"/>
                <w:b/>
                <w:bCs/>
                <w:sz w:val="20"/>
                <w:szCs w:val="20"/>
              </w:rPr>
            </w:pPr>
          </w:p>
        </w:tc>
        <w:tc>
          <w:tcPr>
            <w:tcW w:w="6172" w:type="dxa"/>
            <w:tcMar/>
          </w:tcPr>
          <w:p w:rsidRPr="008A4540" w:rsidR="006A1B35" w:rsidP="006A1B35" w:rsidRDefault="006A1B35" w14:paraId="7AA738E8" w14:textId="77777777">
            <w:pPr>
              <w:jc w:val="both"/>
              <w:rPr>
                <w:rFonts w:ascii="Arial Narrow" w:hAnsi="Arial Narrow" w:cs="Arial"/>
                <w:sz w:val="20"/>
                <w:szCs w:val="20"/>
              </w:rPr>
            </w:pPr>
          </w:p>
        </w:tc>
      </w:tr>
      <w:tr w:rsidRPr="008A4540" w:rsidR="006A1B35" w:rsidTr="5FFAE9BA" w14:paraId="07B55370" w14:textId="77777777">
        <w:trPr>
          <w:trHeight w:val="74"/>
        </w:trPr>
        <w:tc>
          <w:tcPr>
            <w:tcW w:w="3150" w:type="dxa"/>
            <w:tcMar/>
          </w:tcPr>
          <w:p w:rsidRPr="008A4540" w:rsidR="006A1B35" w:rsidP="006A1B35" w:rsidRDefault="006A1B35" w14:paraId="6D0892AA" w14:textId="450016AB">
            <w:pPr>
              <w:rPr>
                <w:rFonts w:ascii="Arial Narrow" w:hAnsi="Arial Narrow" w:cs="Arial"/>
                <w:b/>
                <w:sz w:val="20"/>
                <w:szCs w:val="20"/>
              </w:rPr>
            </w:pPr>
            <w:r w:rsidRPr="008A4540">
              <w:rPr>
                <w:rFonts w:ascii="Arial Narrow" w:hAnsi="Arial Narrow" w:cs="Arial"/>
                <w:b/>
                <w:sz w:val="20"/>
                <w:szCs w:val="20"/>
              </w:rPr>
              <w:t>23804</w:t>
            </w:r>
          </w:p>
        </w:tc>
        <w:tc>
          <w:tcPr>
            <w:tcW w:w="6172" w:type="dxa"/>
            <w:tcMar/>
          </w:tcPr>
          <w:p w:rsidRPr="008A4540" w:rsidR="006A1B35" w:rsidP="006A1B35" w:rsidRDefault="006A1B35" w14:paraId="7CEF69A8" w14:textId="188C3649">
            <w:pPr>
              <w:jc w:val="both"/>
              <w:rPr>
                <w:rFonts w:ascii="Arial Narrow" w:hAnsi="Arial Narrow" w:cs="Arial"/>
                <w:b/>
                <w:sz w:val="20"/>
                <w:szCs w:val="20"/>
              </w:rPr>
            </w:pPr>
            <w:r w:rsidRPr="008A4540">
              <w:rPr>
                <w:rFonts w:ascii="Arial Narrow" w:hAnsi="Arial Narrow" w:cs="Arial"/>
                <w:b/>
                <w:sz w:val="20"/>
                <w:szCs w:val="20"/>
              </w:rPr>
              <w:t>PERCEPCIÓN INDEBIDA DE SUBSIDIO COVID-19 AGUA O ELECTRICIDAD</w:t>
            </w:r>
          </w:p>
        </w:tc>
      </w:tr>
      <w:tr w:rsidRPr="008A4540" w:rsidR="006A1B35" w:rsidTr="5FFAE9BA" w14:paraId="566A2C6C" w14:textId="77777777">
        <w:trPr>
          <w:trHeight w:val="74"/>
        </w:trPr>
        <w:tc>
          <w:tcPr>
            <w:tcW w:w="3150" w:type="dxa"/>
            <w:tcMar/>
          </w:tcPr>
          <w:p w:rsidRPr="008A4540" w:rsidR="006A1B35" w:rsidP="006A1B35" w:rsidRDefault="006A1B35" w14:paraId="5F7623E8" w14:textId="77777777">
            <w:pPr>
              <w:rPr>
                <w:rFonts w:ascii="Arial Narrow" w:hAnsi="Arial Narrow" w:cs="Arial"/>
                <w:b/>
                <w:bCs/>
                <w:sz w:val="20"/>
                <w:szCs w:val="20"/>
              </w:rPr>
            </w:pPr>
          </w:p>
        </w:tc>
        <w:tc>
          <w:tcPr>
            <w:tcW w:w="6172" w:type="dxa"/>
            <w:tcMar/>
          </w:tcPr>
          <w:p w:rsidRPr="008A4540" w:rsidR="006A1B35" w:rsidP="006A1B35" w:rsidRDefault="006A1B35" w14:paraId="524C5BCA" w14:textId="48B75EF8">
            <w:pPr>
              <w:jc w:val="both"/>
              <w:rPr>
                <w:rFonts w:ascii="Arial Narrow" w:hAnsi="Arial Narrow"/>
                <w:color w:val="000000"/>
                <w:sz w:val="20"/>
                <w:szCs w:val="20"/>
              </w:rPr>
            </w:pPr>
            <w:r w:rsidRPr="008A4540">
              <w:rPr>
                <w:rFonts w:ascii="Arial Narrow" w:hAnsi="Arial Narrow" w:cs="Arial"/>
                <w:sz w:val="20"/>
                <w:szCs w:val="20"/>
              </w:rPr>
              <w:t>ART. 8 Ley 21.423</w:t>
            </w:r>
          </w:p>
        </w:tc>
      </w:tr>
      <w:tr w:rsidRPr="008A4540" w:rsidR="006A1B35" w:rsidTr="5FFAE9BA" w14:paraId="71C25618" w14:textId="77777777">
        <w:trPr>
          <w:trHeight w:val="74"/>
        </w:trPr>
        <w:tc>
          <w:tcPr>
            <w:tcW w:w="3150" w:type="dxa"/>
            <w:tcMar/>
          </w:tcPr>
          <w:p w:rsidRPr="008A4540" w:rsidR="006A1B35" w:rsidP="006A1B35" w:rsidRDefault="006A1B35" w14:paraId="703025D8" w14:textId="77777777">
            <w:pPr>
              <w:rPr>
                <w:rFonts w:ascii="Arial Narrow" w:hAnsi="Arial Narrow" w:cs="Arial"/>
                <w:b/>
                <w:bCs/>
                <w:sz w:val="20"/>
                <w:szCs w:val="20"/>
              </w:rPr>
            </w:pPr>
          </w:p>
        </w:tc>
        <w:tc>
          <w:tcPr>
            <w:tcW w:w="6172" w:type="dxa"/>
            <w:tcMar/>
          </w:tcPr>
          <w:p w:rsidRPr="008A4540" w:rsidR="006A1B35" w:rsidP="006A1B35" w:rsidRDefault="006A1B35" w14:paraId="0228C962" w14:textId="0B8B5DCE">
            <w:pPr>
              <w:jc w:val="both"/>
              <w:rPr>
                <w:rFonts w:ascii="Arial Narrow" w:hAnsi="Arial Narrow" w:cs="Arial"/>
                <w:sz w:val="20"/>
                <w:szCs w:val="20"/>
              </w:rPr>
            </w:pPr>
            <w:r w:rsidRPr="578079DF">
              <w:rPr>
                <w:rFonts w:ascii="Arial Narrow" w:hAnsi="Arial Narrow" w:cs="Arial"/>
                <w:sz w:val="20"/>
                <w:szCs w:val="20"/>
              </w:rPr>
              <w:t>Todo aquel que percibiere indebidamente los subsidios de agua potable y electricidad generados durante la pandemia de Covid-19 ocultando datos o proporcionando antecedentes falsos.</w:t>
            </w:r>
          </w:p>
        </w:tc>
      </w:tr>
      <w:tr w:rsidRPr="008A4540" w:rsidR="006A1B35" w:rsidTr="5FFAE9BA" w14:paraId="50E94293" w14:textId="77777777">
        <w:trPr>
          <w:trHeight w:val="74"/>
        </w:trPr>
        <w:tc>
          <w:tcPr>
            <w:tcW w:w="9322" w:type="dxa"/>
            <w:gridSpan w:val="2"/>
            <w:tcMar/>
          </w:tcPr>
          <w:p w:rsidR="006A1B35" w:rsidP="006A1B35" w:rsidRDefault="006A1B35" w14:paraId="7E37D735" w14:textId="160200D6">
            <w:pPr>
              <w:jc w:val="both"/>
              <w:rPr>
                <w:rFonts w:ascii="Arial Narrow" w:hAnsi="Arial Narrow" w:cs="Arial"/>
                <w:b/>
                <w:bCs/>
                <w:sz w:val="20"/>
                <w:szCs w:val="20"/>
              </w:rPr>
            </w:pPr>
          </w:p>
        </w:tc>
      </w:tr>
      <w:tr w:rsidRPr="008A4540" w:rsidR="006A1B35" w:rsidTr="5FFAE9BA" w14:paraId="237CA516" w14:textId="77777777">
        <w:trPr>
          <w:trHeight w:val="547"/>
        </w:trPr>
        <w:tc>
          <w:tcPr>
            <w:tcW w:w="9322" w:type="dxa"/>
            <w:gridSpan w:val="2"/>
            <w:shd w:val="clear" w:color="auto" w:fill="BFBFBF" w:themeFill="background1" w:themeFillShade="BF"/>
            <w:tcMar/>
          </w:tcPr>
          <w:p w:rsidRPr="008A4540" w:rsidR="006A1B35" w:rsidP="006A1B35" w:rsidRDefault="006A1B35" w14:paraId="345E5F59" w14:textId="77777777">
            <w:pPr>
              <w:jc w:val="both"/>
              <w:rPr>
                <w:rFonts w:ascii="Arial Narrow" w:hAnsi="Arial Narrow" w:cs="Arial"/>
                <w:sz w:val="20"/>
                <w:szCs w:val="20"/>
              </w:rPr>
            </w:pPr>
            <w:r w:rsidRPr="008A4540">
              <w:rPr>
                <w:rFonts w:ascii="Arial Narrow" w:hAnsi="Arial Narrow" w:cs="Arial"/>
                <w:b/>
                <w:bCs/>
                <w:sz w:val="20"/>
                <w:szCs w:val="20"/>
              </w:rPr>
              <w:t>LEY 18.314 SOBRE CONDUCTAS TERRORISTAS</w:t>
            </w:r>
          </w:p>
        </w:tc>
      </w:tr>
      <w:tr w:rsidRPr="008A4540" w:rsidR="006A1B35" w:rsidTr="5FFAE9BA" w14:paraId="5A8CC6BC" w14:textId="77777777">
        <w:trPr>
          <w:trHeight w:val="74"/>
        </w:trPr>
        <w:tc>
          <w:tcPr>
            <w:tcW w:w="3150" w:type="dxa"/>
            <w:tcMar/>
          </w:tcPr>
          <w:p w:rsidRPr="008A4540" w:rsidR="006A1B35" w:rsidP="006A1B35" w:rsidRDefault="006A1B35" w14:paraId="0B15FA89" w14:textId="77777777">
            <w:pPr>
              <w:rPr>
                <w:rFonts w:ascii="Arial Narrow" w:hAnsi="Arial Narrow" w:cs="Arial"/>
                <w:sz w:val="20"/>
                <w:szCs w:val="20"/>
              </w:rPr>
            </w:pPr>
          </w:p>
        </w:tc>
        <w:tc>
          <w:tcPr>
            <w:tcW w:w="6172" w:type="dxa"/>
            <w:tcMar/>
          </w:tcPr>
          <w:p w:rsidRPr="008A4540" w:rsidR="006A1B35" w:rsidP="006A1B35" w:rsidRDefault="006A1B35" w14:paraId="6539194F" w14:textId="77777777">
            <w:pPr>
              <w:jc w:val="both"/>
              <w:rPr>
                <w:rFonts w:ascii="Arial Narrow" w:hAnsi="Arial Narrow" w:cs="Arial"/>
                <w:sz w:val="20"/>
                <w:szCs w:val="20"/>
              </w:rPr>
            </w:pPr>
          </w:p>
        </w:tc>
      </w:tr>
      <w:tr w:rsidRPr="008A4540" w:rsidR="006A1B35" w:rsidTr="5FFAE9BA" w14:paraId="096B8DDE" w14:textId="77777777">
        <w:trPr>
          <w:trHeight w:val="74"/>
        </w:trPr>
        <w:tc>
          <w:tcPr>
            <w:tcW w:w="3150" w:type="dxa"/>
            <w:tcMar/>
          </w:tcPr>
          <w:p w:rsidRPr="008A4540" w:rsidR="006A1B35" w:rsidP="006A1B35" w:rsidRDefault="006A1B35" w14:paraId="6E50045A" w14:textId="007759BD">
            <w:pPr>
              <w:rPr>
                <w:rFonts w:ascii="Arial Narrow" w:hAnsi="Arial Narrow" w:cs="Arial"/>
                <w:b/>
                <w:bCs/>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0EC3D268" w14:textId="60AD4149">
            <w:pPr>
              <w:jc w:val="both"/>
              <w:rPr>
                <w:rFonts w:ascii="Arial Narrow" w:hAnsi="Arial Narrow" w:cs="Arial"/>
                <w:b/>
                <w:bCs/>
                <w:sz w:val="20"/>
                <w:szCs w:val="20"/>
              </w:rPr>
            </w:pPr>
            <w:r w:rsidRPr="008A4540">
              <w:rPr>
                <w:rFonts w:ascii="Arial Narrow" w:hAnsi="Arial Narrow" w:cs="Arial"/>
                <w:sz w:val="20"/>
                <w:szCs w:val="20"/>
              </w:rPr>
              <w:t>(20001-20099)</w:t>
            </w:r>
          </w:p>
        </w:tc>
      </w:tr>
      <w:tr w:rsidRPr="008A4540" w:rsidR="006A1B35" w:rsidTr="5FFAE9BA" w14:paraId="66F05C43" w14:textId="77777777">
        <w:trPr>
          <w:trHeight w:val="74"/>
        </w:trPr>
        <w:tc>
          <w:tcPr>
            <w:tcW w:w="3150" w:type="dxa"/>
            <w:tcMar/>
          </w:tcPr>
          <w:p w:rsidRPr="008A4540" w:rsidR="006A1B35" w:rsidP="006A1B35" w:rsidRDefault="006A1B35" w14:paraId="12C3EA8B" w14:textId="77777777">
            <w:pPr>
              <w:rPr>
                <w:rFonts w:ascii="Arial Narrow" w:hAnsi="Arial Narrow" w:cs="Arial"/>
                <w:sz w:val="20"/>
                <w:szCs w:val="20"/>
              </w:rPr>
            </w:pPr>
          </w:p>
        </w:tc>
        <w:tc>
          <w:tcPr>
            <w:tcW w:w="6172" w:type="dxa"/>
            <w:tcMar/>
          </w:tcPr>
          <w:p w:rsidRPr="008A4540" w:rsidR="006A1B35" w:rsidP="006A1B35" w:rsidRDefault="006A1B35" w14:paraId="01099045" w14:textId="77777777">
            <w:pPr>
              <w:jc w:val="both"/>
              <w:rPr>
                <w:rFonts w:ascii="Arial Narrow" w:hAnsi="Arial Narrow" w:cs="Arial"/>
                <w:sz w:val="20"/>
                <w:szCs w:val="20"/>
              </w:rPr>
            </w:pPr>
          </w:p>
        </w:tc>
      </w:tr>
      <w:tr w:rsidRPr="008A4540" w:rsidR="006A1B35" w:rsidTr="5FFAE9BA" w14:paraId="44D0356A" w14:textId="77777777">
        <w:trPr>
          <w:trHeight w:val="74"/>
        </w:trPr>
        <w:tc>
          <w:tcPr>
            <w:tcW w:w="3150" w:type="dxa"/>
            <w:tcMar/>
          </w:tcPr>
          <w:p w:rsidRPr="008A4540" w:rsidR="006A1B35" w:rsidP="006A1B35" w:rsidRDefault="006A1B35" w14:paraId="7FD608F7" w14:textId="77777777">
            <w:pPr>
              <w:rPr>
                <w:rFonts w:ascii="Arial Narrow" w:hAnsi="Arial Narrow" w:cs="Arial"/>
                <w:b/>
                <w:bCs/>
                <w:sz w:val="20"/>
                <w:szCs w:val="20"/>
              </w:rPr>
            </w:pPr>
            <w:r w:rsidRPr="008A4540">
              <w:rPr>
                <w:rFonts w:ascii="Arial Narrow" w:hAnsi="Arial Narrow" w:cs="Arial"/>
                <w:b/>
                <w:bCs/>
                <w:sz w:val="20"/>
                <w:szCs w:val="20"/>
              </w:rPr>
              <w:t>20001</w:t>
            </w:r>
          </w:p>
        </w:tc>
        <w:tc>
          <w:tcPr>
            <w:tcW w:w="6172" w:type="dxa"/>
            <w:tcMar/>
          </w:tcPr>
          <w:p w:rsidRPr="008A4540" w:rsidR="006A1B35" w:rsidP="006A1B35" w:rsidRDefault="006A1B35" w14:paraId="5122F2FA" w14:textId="77777777">
            <w:pPr>
              <w:jc w:val="both"/>
              <w:rPr>
                <w:rFonts w:ascii="Arial Narrow" w:hAnsi="Arial Narrow" w:cs="Arial"/>
                <w:b/>
                <w:bCs/>
                <w:sz w:val="20"/>
                <w:szCs w:val="20"/>
              </w:rPr>
            </w:pPr>
            <w:r w:rsidRPr="008A4540">
              <w:rPr>
                <w:rFonts w:ascii="Arial Narrow" w:hAnsi="Arial Narrow" w:cs="Arial"/>
                <w:b/>
                <w:bCs/>
                <w:sz w:val="20"/>
                <w:szCs w:val="20"/>
              </w:rPr>
              <w:t>ENVÍO DE EXPLOSIVOS, HOMICIDIO, LESIONES Y SECUESTROS TERRORISTAS.</w:t>
            </w:r>
          </w:p>
        </w:tc>
      </w:tr>
      <w:tr w:rsidRPr="008A4540" w:rsidR="006A1B35" w:rsidTr="5FFAE9BA" w14:paraId="3A7F7AB6" w14:textId="77777777">
        <w:trPr>
          <w:trHeight w:val="74"/>
        </w:trPr>
        <w:tc>
          <w:tcPr>
            <w:tcW w:w="3150" w:type="dxa"/>
            <w:tcMar/>
          </w:tcPr>
          <w:p w:rsidRPr="008A4540" w:rsidR="006A1B35" w:rsidP="006A1B35" w:rsidRDefault="006A1B35" w14:paraId="029E0020" w14:textId="77777777">
            <w:pPr>
              <w:rPr>
                <w:rFonts w:ascii="Arial Narrow" w:hAnsi="Arial Narrow"/>
                <w:sz w:val="20"/>
                <w:szCs w:val="20"/>
              </w:rPr>
            </w:pPr>
          </w:p>
        </w:tc>
        <w:tc>
          <w:tcPr>
            <w:tcW w:w="6172" w:type="dxa"/>
            <w:tcMar/>
          </w:tcPr>
          <w:p w:rsidRPr="008A4540" w:rsidR="006A1B35" w:rsidP="006A1B35" w:rsidRDefault="006A1B35" w14:paraId="02776C39" w14:textId="77777777">
            <w:pPr>
              <w:jc w:val="both"/>
              <w:rPr>
                <w:rFonts w:ascii="Arial Narrow" w:hAnsi="Arial Narrow" w:cs="Arial"/>
                <w:sz w:val="20"/>
                <w:szCs w:val="20"/>
              </w:rPr>
            </w:pPr>
            <w:r w:rsidRPr="008A4540">
              <w:rPr>
                <w:rFonts w:ascii="Arial Narrow" w:hAnsi="Arial Narrow" w:cs="Arial"/>
                <w:sz w:val="20"/>
                <w:szCs w:val="20"/>
              </w:rPr>
              <w:t>ART.2 N°1 LEY 18314</w:t>
            </w:r>
          </w:p>
        </w:tc>
      </w:tr>
      <w:tr w:rsidRPr="008A4540" w:rsidR="006A1B35" w:rsidTr="5FFAE9BA" w14:paraId="17F81109" w14:textId="77777777">
        <w:trPr>
          <w:trHeight w:val="74"/>
        </w:trPr>
        <w:tc>
          <w:tcPr>
            <w:tcW w:w="3150" w:type="dxa"/>
            <w:tcMar/>
          </w:tcPr>
          <w:p w:rsidRPr="008A4540" w:rsidR="006A1B35" w:rsidP="006A1B35" w:rsidRDefault="006A1B35" w14:paraId="479364D7" w14:textId="77777777">
            <w:pPr>
              <w:rPr>
                <w:rFonts w:ascii="Arial Narrow" w:hAnsi="Arial Narrow"/>
                <w:sz w:val="20"/>
                <w:szCs w:val="20"/>
              </w:rPr>
            </w:pPr>
          </w:p>
        </w:tc>
        <w:tc>
          <w:tcPr>
            <w:tcW w:w="6172" w:type="dxa"/>
            <w:tcMar/>
          </w:tcPr>
          <w:p w:rsidRPr="008A4540" w:rsidR="006A1B35" w:rsidP="006A1B35" w:rsidRDefault="006A1B35" w14:paraId="497E93C7" w14:textId="56ECC08E">
            <w:pPr>
              <w:jc w:val="both"/>
              <w:rPr>
                <w:rFonts w:ascii="Arial Narrow" w:hAnsi="Arial Narrow" w:cs="Arial"/>
                <w:sz w:val="20"/>
                <w:szCs w:val="20"/>
              </w:rPr>
            </w:pPr>
            <w:bookmarkStart w:name="_Int_tVh42XyY" w:id="4"/>
            <w:r w:rsidRPr="578079DF">
              <w:rPr>
                <w:rFonts w:ascii="Arial Narrow" w:hAnsi="Arial Narrow" w:cs="Arial"/>
                <w:sz w:val="20"/>
                <w:szCs w:val="20"/>
              </w:rPr>
              <w:t>Delitos contemplados en el Código Penal y la Ley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bookmarkEnd w:id="4"/>
          </w:p>
        </w:tc>
      </w:tr>
      <w:tr w:rsidRPr="008A4540" w:rsidR="006A1B35" w:rsidTr="5FFAE9BA" w14:paraId="3C3C3C29" w14:textId="77777777">
        <w:trPr>
          <w:trHeight w:val="74"/>
        </w:trPr>
        <w:tc>
          <w:tcPr>
            <w:tcW w:w="3150" w:type="dxa"/>
            <w:tcMar/>
          </w:tcPr>
          <w:p w:rsidRPr="008A4540" w:rsidR="006A1B35" w:rsidP="006A1B35" w:rsidRDefault="006A1B35" w14:paraId="38756AD6" w14:textId="77777777">
            <w:pPr>
              <w:rPr>
                <w:rFonts w:ascii="Arial Narrow" w:hAnsi="Arial Narrow"/>
                <w:sz w:val="20"/>
                <w:szCs w:val="20"/>
              </w:rPr>
            </w:pPr>
          </w:p>
        </w:tc>
        <w:tc>
          <w:tcPr>
            <w:tcW w:w="6172" w:type="dxa"/>
            <w:tcMar/>
          </w:tcPr>
          <w:p w:rsidRPr="008A4540" w:rsidR="006A1B35" w:rsidP="006A1B35" w:rsidRDefault="006A1B35" w14:paraId="0B905C93" w14:textId="77777777">
            <w:pPr>
              <w:jc w:val="both"/>
              <w:rPr>
                <w:rFonts w:ascii="Arial Narrow" w:hAnsi="Arial Narrow" w:cs="Arial"/>
                <w:sz w:val="20"/>
                <w:szCs w:val="20"/>
              </w:rPr>
            </w:pPr>
          </w:p>
        </w:tc>
      </w:tr>
      <w:tr w:rsidRPr="008A4540" w:rsidR="006A1B35" w:rsidTr="5FFAE9BA" w14:paraId="1DA56597" w14:textId="77777777">
        <w:trPr>
          <w:trHeight w:val="74"/>
        </w:trPr>
        <w:tc>
          <w:tcPr>
            <w:tcW w:w="3150" w:type="dxa"/>
            <w:tcMar/>
          </w:tcPr>
          <w:p w:rsidRPr="008A4540" w:rsidR="006A1B35" w:rsidP="006A1B35" w:rsidRDefault="006A1B35" w14:paraId="22B254A6" w14:textId="77777777">
            <w:pPr>
              <w:rPr>
                <w:rFonts w:ascii="Arial Narrow" w:hAnsi="Arial Narrow" w:cs="Arial"/>
                <w:b/>
                <w:bCs/>
                <w:sz w:val="20"/>
                <w:szCs w:val="20"/>
              </w:rPr>
            </w:pPr>
            <w:r w:rsidRPr="008A4540">
              <w:rPr>
                <w:rFonts w:ascii="Arial Narrow" w:hAnsi="Arial Narrow" w:cs="Arial"/>
                <w:b/>
                <w:bCs/>
                <w:sz w:val="20"/>
                <w:szCs w:val="20"/>
              </w:rPr>
              <w:t>20002</w:t>
            </w:r>
          </w:p>
        </w:tc>
        <w:tc>
          <w:tcPr>
            <w:tcW w:w="6172" w:type="dxa"/>
            <w:tcMar/>
          </w:tcPr>
          <w:p w:rsidRPr="008A4540" w:rsidR="006A1B35" w:rsidP="006A1B35" w:rsidRDefault="006A1B35" w14:paraId="2E6617A2" w14:textId="77777777">
            <w:pPr>
              <w:jc w:val="both"/>
              <w:rPr>
                <w:rFonts w:ascii="Arial Narrow" w:hAnsi="Arial Narrow" w:cs="Arial"/>
                <w:b/>
                <w:bCs/>
                <w:sz w:val="20"/>
                <w:szCs w:val="20"/>
              </w:rPr>
            </w:pPr>
            <w:r w:rsidRPr="008A4540">
              <w:rPr>
                <w:rFonts w:ascii="Arial Narrow" w:hAnsi="Arial Narrow" w:cs="Arial"/>
                <w:b/>
                <w:bCs/>
                <w:sz w:val="20"/>
                <w:szCs w:val="20"/>
              </w:rPr>
              <w:t>APODERAMIENTO O ATENTADO AL TRANSPORTE PÚBLICO.</w:t>
            </w:r>
          </w:p>
        </w:tc>
      </w:tr>
      <w:tr w:rsidRPr="008A4540" w:rsidR="006A1B35" w:rsidTr="5FFAE9BA" w14:paraId="24FD8265" w14:textId="77777777">
        <w:trPr>
          <w:trHeight w:val="74"/>
        </w:trPr>
        <w:tc>
          <w:tcPr>
            <w:tcW w:w="3150" w:type="dxa"/>
            <w:tcMar/>
          </w:tcPr>
          <w:p w:rsidRPr="008A4540" w:rsidR="006A1B35" w:rsidP="006A1B35" w:rsidRDefault="006A1B35" w14:paraId="6D370D1F" w14:textId="77777777">
            <w:pPr>
              <w:rPr>
                <w:rFonts w:ascii="Arial Narrow" w:hAnsi="Arial Narrow"/>
                <w:sz w:val="20"/>
                <w:szCs w:val="20"/>
              </w:rPr>
            </w:pPr>
          </w:p>
        </w:tc>
        <w:tc>
          <w:tcPr>
            <w:tcW w:w="6172" w:type="dxa"/>
            <w:tcMar/>
          </w:tcPr>
          <w:p w:rsidRPr="008A4540" w:rsidR="006A1B35" w:rsidP="006A1B35" w:rsidRDefault="006A1B35" w14:paraId="73FF5219" w14:textId="77777777">
            <w:pPr>
              <w:jc w:val="both"/>
              <w:rPr>
                <w:rFonts w:ascii="Arial Narrow" w:hAnsi="Arial Narrow" w:cs="Arial"/>
                <w:sz w:val="20"/>
                <w:szCs w:val="20"/>
              </w:rPr>
            </w:pPr>
            <w:r w:rsidRPr="008A4540">
              <w:rPr>
                <w:rFonts w:ascii="Arial Narrow" w:hAnsi="Arial Narrow" w:cs="Arial"/>
                <w:sz w:val="20"/>
                <w:szCs w:val="20"/>
              </w:rPr>
              <w:t>ART 2 Nº 2 LEY 18.314</w:t>
            </w:r>
          </w:p>
        </w:tc>
      </w:tr>
      <w:tr w:rsidRPr="008A4540" w:rsidR="006A1B35" w:rsidTr="5FFAE9BA" w14:paraId="1CACAC8E" w14:textId="77777777">
        <w:trPr>
          <w:trHeight w:val="74"/>
        </w:trPr>
        <w:tc>
          <w:tcPr>
            <w:tcW w:w="3150" w:type="dxa"/>
            <w:tcMar/>
          </w:tcPr>
          <w:p w:rsidRPr="008A4540" w:rsidR="006A1B35" w:rsidP="006A1B35" w:rsidRDefault="006A1B35" w14:paraId="2C80132A" w14:textId="77777777">
            <w:pPr>
              <w:rPr>
                <w:rFonts w:ascii="Arial Narrow" w:hAnsi="Arial Narrow"/>
                <w:sz w:val="20"/>
                <w:szCs w:val="20"/>
              </w:rPr>
            </w:pPr>
          </w:p>
        </w:tc>
        <w:tc>
          <w:tcPr>
            <w:tcW w:w="6172" w:type="dxa"/>
            <w:tcMar/>
          </w:tcPr>
          <w:p w:rsidRPr="008A4540" w:rsidR="006A1B35" w:rsidP="006A1B35" w:rsidRDefault="006A1B35" w14:paraId="74668942" w14:textId="6DDCB2AE">
            <w:pPr>
              <w:jc w:val="both"/>
              <w:rPr>
                <w:rFonts w:ascii="Arial Narrow" w:hAnsi="Arial Narrow" w:cs="Arial"/>
                <w:sz w:val="20"/>
                <w:szCs w:val="20"/>
              </w:rPr>
            </w:pPr>
            <w:r w:rsidRPr="008A4540">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Pr="008A4540" w:rsidR="006A1B35" w:rsidTr="5FFAE9BA" w14:paraId="7A802049" w14:textId="77777777">
        <w:trPr>
          <w:trHeight w:val="74"/>
        </w:trPr>
        <w:tc>
          <w:tcPr>
            <w:tcW w:w="3150" w:type="dxa"/>
            <w:tcMar/>
          </w:tcPr>
          <w:p w:rsidRPr="008A4540" w:rsidR="006A1B35" w:rsidP="006A1B35" w:rsidRDefault="006A1B35" w14:paraId="4026600E" w14:textId="77777777">
            <w:pPr>
              <w:rPr>
                <w:rFonts w:ascii="Arial Narrow" w:hAnsi="Arial Narrow"/>
                <w:sz w:val="20"/>
                <w:szCs w:val="20"/>
              </w:rPr>
            </w:pPr>
          </w:p>
        </w:tc>
        <w:tc>
          <w:tcPr>
            <w:tcW w:w="6172" w:type="dxa"/>
            <w:tcMar/>
          </w:tcPr>
          <w:p w:rsidRPr="008A4540" w:rsidR="006A1B35" w:rsidP="006A1B35" w:rsidRDefault="006A1B35" w14:paraId="1B3FD2A1" w14:textId="77777777">
            <w:pPr>
              <w:jc w:val="both"/>
              <w:rPr>
                <w:rFonts w:ascii="Arial Narrow" w:hAnsi="Arial Narrow" w:cs="Arial"/>
                <w:sz w:val="20"/>
                <w:szCs w:val="20"/>
              </w:rPr>
            </w:pPr>
          </w:p>
        </w:tc>
      </w:tr>
      <w:tr w:rsidRPr="008A4540" w:rsidR="006A1B35" w:rsidTr="5FFAE9BA" w14:paraId="770C929F" w14:textId="77777777">
        <w:trPr>
          <w:trHeight w:val="74"/>
        </w:trPr>
        <w:tc>
          <w:tcPr>
            <w:tcW w:w="3150" w:type="dxa"/>
            <w:tcMar/>
          </w:tcPr>
          <w:p w:rsidRPr="008A4540" w:rsidR="006A1B35" w:rsidP="006A1B35" w:rsidRDefault="006A1B35" w14:paraId="27647591" w14:textId="77777777">
            <w:pPr>
              <w:rPr>
                <w:rFonts w:ascii="Arial Narrow" w:hAnsi="Arial Narrow" w:cs="Arial"/>
                <w:b/>
                <w:bCs/>
                <w:sz w:val="20"/>
                <w:szCs w:val="20"/>
              </w:rPr>
            </w:pPr>
            <w:r w:rsidRPr="008A4540">
              <w:rPr>
                <w:rFonts w:ascii="Arial Narrow" w:hAnsi="Arial Narrow" w:cs="Arial"/>
                <w:b/>
                <w:bCs/>
                <w:sz w:val="20"/>
                <w:szCs w:val="20"/>
              </w:rPr>
              <w:lastRenderedPageBreak/>
              <w:t>20003</w:t>
            </w:r>
          </w:p>
        </w:tc>
        <w:tc>
          <w:tcPr>
            <w:tcW w:w="6172" w:type="dxa"/>
            <w:tcMar/>
          </w:tcPr>
          <w:p w:rsidRPr="008A4540" w:rsidR="006A1B35" w:rsidP="006A1B35" w:rsidRDefault="006A1B35" w14:paraId="53FEF512" w14:textId="77777777">
            <w:pPr>
              <w:jc w:val="both"/>
              <w:rPr>
                <w:rFonts w:ascii="Arial Narrow" w:hAnsi="Arial Narrow" w:cs="Arial"/>
                <w:b/>
                <w:bCs/>
                <w:sz w:val="20"/>
                <w:szCs w:val="20"/>
              </w:rPr>
            </w:pPr>
            <w:r w:rsidRPr="008A4540">
              <w:rPr>
                <w:rFonts w:ascii="Arial Narrow" w:hAnsi="Arial Narrow" w:cs="Arial"/>
                <w:b/>
                <w:bCs/>
                <w:sz w:val="20"/>
                <w:szCs w:val="20"/>
              </w:rPr>
              <w:t xml:space="preserve">ATENTADO CONTRA JEFE DE ESTADO O </w:t>
            </w:r>
            <w:proofErr w:type="gramStart"/>
            <w:r w:rsidRPr="008A4540">
              <w:rPr>
                <w:rFonts w:ascii="Arial Narrow" w:hAnsi="Arial Narrow" w:cs="Arial"/>
                <w:b/>
                <w:bCs/>
                <w:sz w:val="20"/>
                <w:szCs w:val="20"/>
              </w:rPr>
              <w:t>AUTORIDAD PÚBLICA</w:t>
            </w:r>
            <w:proofErr w:type="gramEnd"/>
            <w:r w:rsidRPr="008A4540">
              <w:rPr>
                <w:rFonts w:ascii="Arial Narrow" w:hAnsi="Arial Narrow" w:cs="Arial"/>
                <w:b/>
                <w:bCs/>
                <w:sz w:val="20"/>
                <w:szCs w:val="20"/>
              </w:rPr>
              <w:t>.</w:t>
            </w:r>
          </w:p>
        </w:tc>
      </w:tr>
      <w:tr w:rsidRPr="008A4540" w:rsidR="006A1B35" w:rsidTr="5FFAE9BA" w14:paraId="71B0B4B0" w14:textId="77777777">
        <w:trPr>
          <w:trHeight w:val="74"/>
        </w:trPr>
        <w:tc>
          <w:tcPr>
            <w:tcW w:w="3150" w:type="dxa"/>
            <w:tcMar/>
          </w:tcPr>
          <w:p w:rsidRPr="008A4540" w:rsidR="006A1B35" w:rsidP="006A1B35" w:rsidRDefault="006A1B35" w14:paraId="3861CADC" w14:textId="77777777">
            <w:pPr>
              <w:rPr>
                <w:rFonts w:ascii="Arial Narrow" w:hAnsi="Arial Narrow"/>
                <w:sz w:val="20"/>
                <w:szCs w:val="20"/>
              </w:rPr>
            </w:pPr>
          </w:p>
        </w:tc>
        <w:tc>
          <w:tcPr>
            <w:tcW w:w="6172" w:type="dxa"/>
            <w:tcMar/>
          </w:tcPr>
          <w:p w:rsidRPr="008A4540" w:rsidR="006A1B35" w:rsidP="006A1B35" w:rsidRDefault="006A1B35" w14:paraId="1AB01F62" w14:textId="77777777">
            <w:pPr>
              <w:jc w:val="both"/>
              <w:rPr>
                <w:rFonts w:ascii="Arial Narrow" w:hAnsi="Arial Narrow" w:cs="Arial"/>
                <w:sz w:val="20"/>
                <w:szCs w:val="20"/>
              </w:rPr>
            </w:pPr>
            <w:r w:rsidRPr="008A4540">
              <w:rPr>
                <w:rFonts w:ascii="Arial Narrow" w:hAnsi="Arial Narrow" w:cs="Arial"/>
                <w:sz w:val="20"/>
                <w:szCs w:val="20"/>
              </w:rPr>
              <w:t>ART. 2 Nº 3 LEY 18.314</w:t>
            </w:r>
          </w:p>
        </w:tc>
      </w:tr>
      <w:tr w:rsidRPr="008A4540" w:rsidR="006A1B35" w:rsidTr="5FFAE9BA" w14:paraId="4CD6B5B0" w14:textId="77777777">
        <w:trPr>
          <w:trHeight w:val="74"/>
        </w:trPr>
        <w:tc>
          <w:tcPr>
            <w:tcW w:w="3150" w:type="dxa"/>
            <w:tcMar/>
          </w:tcPr>
          <w:p w:rsidRPr="008A4540" w:rsidR="006A1B35" w:rsidP="006A1B35" w:rsidRDefault="006A1B35" w14:paraId="2310A5B9" w14:textId="77777777">
            <w:pPr>
              <w:rPr>
                <w:rFonts w:ascii="Arial Narrow" w:hAnsi="Arial Narrow"/>
                <w:sz w:val="20"/>
                <w:szCs w:val="20"/>
              </w:rPr>
            </w:pPr>
          </w:p>
        </w:tc>
        <w:tc>
          <w:tcPr>
            <w:tcW w:w="6172" w:type="dxa"/>
            <w:tcMar/>
          </w:tcPr>
          <w:p w:rsidRPr="008A4540" w:rsidR="006A1B35" w:rsidP="006A1B35" w:rsidRDefault="006A1B35" w14:paraId="50B25F55" w14:textId="77777777">
            <w:pPr>
              <w:jc w:val="both"/>
              <w:rPr>
                <w:rFonts w:ascii="Arial Narrow" w:hAnsi="Arial Narrow" w:cs="Arial"/>
                <w:sz w:val="20"/>
                <w:szCs w:val="20"/>
              </w:rPr>
            </w:pPr>
            <w:r w:rsidRPr="008A4540">
              <w:rPr>
                <w:rFonts w:ascii="Arial Narrow" w:hAnsi="Arial Narrow" w:cs="Arial"/>
                <w:sz w:val="20"/>
                <w:szCs w:val="20"/>
              </w:rPr>
              <w:t xml:space="preserve">Establece como delito terrorista el atentado en contra de la vida o la integridad corporal del </w:t>
            </w:r>
            <w:proofErr w:type="gramStart"/>
            <w:r w:rsidRPr="008A4540">
              <w:rPr>
                <w:rFonts w:ascii="Arial Narrow" w:hAnsi="Arial Narrow" w:cs="Arial"/>
                <w:sz w:val="20"/>
                <w:szCs w:val="20"/>
              </w:rPr>
              <w:t>Jefe</w:t>
            </w:r>
            <w:proofErr w:type="gramEnd"/>
            <w:r w:rsidRPr="008A4540">
              <w:rPr>
                <w:rFonts w:ascii="Arial Narrow" w:hAnsi="Arial Narrow" w:cs="Arial"/>
                <w:sz w:val="20"/>
                <w:szCs w:val="20"/>
              </w:rPr>
              <w:t xml:space="preserve"> de Estado o de otra autoridad política, judicial, militar, policial o religiosa, o de personas internacionalmente protegidas, en razón de sus cargos.</w:t>
            </w:r>
          </w:p>
          <w:p w:rsidRPr="008A4540" w:rsidR="006A1B35" w:rsidP="006A1B35" w:rsidRDefault="006A1B35" w14:paraId="66001166" w14:textId="77777777">
            <w:pPr>
              <w:jc w:val="both"/>
              <w:rPr>
                <w:rFonts w:ascii="Arial Narrow" w:hAnsi="Arial Narrow" w:cs="Arial"/>
                <w:sz w:val="20"/>
                <w:szCs w:val="20"/>
              </w:rPr>
            </w:pPr>
          </w:p>
          <w:p w:rsidRPr="008A4540" w:rsidR="006A1B35" w:rsidP="006A1B35" w:rsidRDefault="006A1B35" w14:paraId="76A5AC7A" w14:textId="374AA5E4">
            <w:pPr>
              <w:jc w:val="both"/>
              <w:rPr>
                <w:rFonts w:ascii="Arial Narrow" w:hAnsi="Arial Narrow" w:cs="Arial"/>
                <w:sz w:val="20"/>
                <w:szCs w:val="20"/>
              </w:rPr>
            </w:pPr>
            <w:r w:rsidRPr="008A4540">
              <w:rPr>
                <w:rFonts w:ascii="Arial Narrow" w:hAnsi="Arial Narrow" w:cs="Arial"/>
                <w:sz w:val="20"/>
                <w:szCs w:val="20"/>
              </w:rPr>
              <w:t>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8A4540" w:rsidR="006A1B35" w:rsidTr="5FFAE9BA" w14:paraId="2C08054C" w14:textId="77777777">
        <w:trPr>
          <w:trHeight w:val="74"/>
        </w:trPr>
        <w:tc>
          <w:tcPr>
            <w:tcW w:w="3150" w:type="dxa"/>
            <w:tcMar/>
          </w:tcPr>
          <w:p w:rsidRPr="008A4540" w:rsidR="006A1B35" w:rsidP="006A1B35" w:rsidRDefault="006A1B35" w14:paraId="3CCF1466" w14:textId="77777777">
            <w:pPr>
              <w:rPr>
                <w:rFonts w:ascii="Arial Narrow" w:hAnsi="Arial Narrow"/>
                <w:sz w:val="20"/>
                <w:szCs w:val="20"/>
              </w:rPr>
            </w:pPr>
          </w:p>
        </w:tc>
        <w:tc>
          <w:tcPr>
            <w:tcW w:w="6172" w:type="dxa"/>
            <w:tcMar/>
          </w:tcPr>
          <w:p w:rsidRPr="008A4540" w:rsidR="006A1B35" w:rsidP="006A1B35" w:rsidRDefault="006A1B35" w14:paraId="6F4E5B0D" w14:textId="77777777">
            <w:pPr>
              <w:jc w:val="both"/>
              <w:rPr>
                <w:rFonts w:ascii="Arial Narrow" w:hAnsi="Arial Narrow" w:cs="Arial"/>
                <w:sz w:val="20"/>
                <w:szCs w:val="20"/>
              </w:rPr>
            </w:pPr>
          </w:p>
        </w:tc>
      </w:tr>
      <w:tr w:rsidRPr="008A4540" w:rsidR="006A1B35" w:rsidTr="5FFAE9BA" w14:paraId="439A23F6" w14:textId="77777777">
        <w:trPr>
          <w:trHeight w:val="74"/>
        </w:trPr>
        <w:tc>
          <w:tcPr>
            <w:tcW w:w="3150" w:type="dxa"/>
            <w:tcMar/>
          </w:tcPr>
          <w:p w:rsidRPr="008A4540" w:rsidR="006A1B35" w:rsidP="006A1B35" w:rsidRDefault="006A1B35" w14:paraId="6404F408" w14:textId="77777777">
            <w:pPr>
              <w:rPr>
                <w:rFonts w:ascii="Arial Narrow" w:hAnsi="Arial Narrow" w:cs="Arial"/>
                <w:b/>
                <w:bCs/>
                <w:sz w:val="20"/>
                <w:szCs w:val="20"/>
              </w:rPr>
            </w:pPr>
            <w:r w:rsidRPr="008A4540">
              <w:rPr>
                <w:rFonts w:ascii="Arial Narrow" w:hAnsi="Arial Narrow" w:cs="Arial"/>
                <w:b/>
                <w:bCs/>
                <w:sz w:val="20"/>
                <w:szCs w:val="20"/>
              </w:rPr>
              <w:t>20004</w:t>
            </w:r>
          </w:p>
        </w:tc>
        <w:tc>
          <w:tcPr>
            <w:tcW w:w="6172" w:type="dxa"/>
            <w:tcMar/>
          </w:tcPr>
          <w:p w:rsidRPr="008A4540" w:rsidR="006A1B35" w:rsidP="006A1B35" w:rsidRDefault="006A1B35" w14:paraId="2D12C19B" w14:textId="77777777">
            <w:pPr>
              <w:jc w:val="both"/>
              <w:rPr>
                <w:rFonts w:ascii="Arial Narrow" w:hAnsi="Arial Narrow" w:cs="Arial"/>
                <w:b/>
                <w:bCs/>
                <w:sz w:val="20"/>
                <w:szCs w:val="20"/>
              </w:rPr>
            </w:pPr>
            <w:r w:rsidRPr="008A4540">
              <w:rPr>
                <w:rFonts w:ascii="Arial Narrow" w:hAnsi="Arial Narrow" w:cs="Arial"/>
                <w:b/>
                <w:bCs/>
                <w:sz w:val="20"/>
                <w:szCs w:val="20"/>
              </w:rPr>
              <w:t>ATENTADO EXPLOSIVO O INCENDIARIO.</w:t>
            </w:r>
          </w:p>
        </w:tc>
      </w:tr>
      <w:tr w:rsidRPr="008A4540" w:rsidR="006A1B35" w:rsidTr="5FFAE9BA" w14:paraId="2470BDA8" w14:textId="77777777">
        <w:trPr>
          <w:trHeight w:val="74"/>
        </w:trPr>
        <w:tc>
          <w:tcPr>
            <w:tcW w:w="3150" w:type="dxa"/>
            <w:tcMar/>
          </w:tcPr>
          <w:p w:rsidRPr="008A4540" w:rsidR="006A1B35" w:rsidP="006A1B35" w:rsidRDefault="006A1B35" w14:paraId="0B62673E" w14:textId="77777777">
            <w:pPr>
              <w:rPr>
                <w:rFonts w:ascii="Arial Narrow" w:hAnsi="Arial Narrow"/>
                <w:sz w:val="20"/>
                <w:szCs w:val="20"/>
              </w:rPr>
            </w:pPr>
          </w:p>
        </w:tc>
        <w:tc>
          <w:tcPr>
            <w:tcW w:w="6172" w:type="dxa"/>
            <w:tcMar/>
          </w:tcPr>
          <w:p w:rsidRPr="008A4540" w:rsidR="006A1B35" w:rsidP="006A1B35" w:rsidRDefault="006A1B35" w14:paraId="591F64F4" w14:textId="77777777">
            <w:pPr>
              <w:jc w:val="both"/>
              <w:rPr>
                <w:rFonts w:ascii="Arial Narrow" w:hAnsi="Arial Narrow" w:cs="Arial"/>
                <w:sz w:val="20"/>
                <w:szCs w:val="20"/>
              </w:rPr>
            </w:pPr>
            <w:r w:rsidRPr="008A4540">
              <w:rPr>
                <w:rFonts w:ascii="Arial Narrow" w:hAnsi="Arial Narrow" w:cs="Arial"/>
                <w:sz w:val="20"/>
                <w:szCs w:val="20"/>
              </w:rPr>
              <w:t>ART.2 Nº 4 LEY 18.314</w:t>
            </w:r>
          </w:p>
        </w:tc>
      </w:tr>
      <w:tr w:rsidRPr="008A4540" w:rsidR="006A1B35" w:rsidTr="5FFAE9BA" w14:paraId="08FA0D23" w14:textId="77777777">
        <w:trPr>
          <w:trHeight w:val="74"/>
        </w:trPr>
        <w:tc>
          <w:tcPr>
            <w:tcW w:w="3150" w:type="dxa"/>
            <w:tcMar/>
          </w:tcPr>
          <w:p w:rsidRPr="008A4540" w:rsidR="006A1B35" w:rsidP="006A1B35" w:rsidRDefault="006A1B35" w14:paraId="1428A7C8" w14:textId="77777777">
            <w:pPr>
              <w:rPr>
                <w:rFonts w:ascii="Arial Narrow" w:hAnsi="Arial Narrow"/>
                <w:sz w:val="20"/>
                <w:szCs w:val="20"/>
              </w:rPr>
            </w:pPr>
          </w:p>
        </w:tc>
        <w:tc>
          <w:tcPr>
            <w:tcW w:w="6172" w:type="dxa"/>
            <w:tcMar/>
          </w:tcPr>
          <w:p w:rsidRPr="008A4540" w:rsidR="006A1B35" w:rsidP="006A1B35" w:rsidRDefault="006A1B35" w14:paraId="404A99C6" w14:textId="4AC00CF3">
            <w:pPr>
              <w:jc w:val="both"/>
              <w:rPr>
                <w:rFonts w:ascii="Arial Narrow" w:hAnsi="Arial Narrow" w:cs="Arial"/>
                <w:sz w:val="20"/>
                <w:szCs w:val="20"/>
              </w:rPr>
            </w:pPr>
            <w:r w:rsidRPr="008A4540">
              <w:rPr>
                <w:rFonts w:ascii="Arial Narrow" w:hAnsi="Arial Narrow" w:cs="Arial"/>
                <w:sz w:val="20"/>
                <w:szCs w:val="20"/>
              </w:rPr>
              <w:t>Establece como delito terrorista colocar, enviar, activar, arrojar, detonar o disparar armas o artefactos explosivos o incendiarios, armas de gran poder destructivo o de efectos tóxicos, corrosivos o infecciosos o de cualquier tipo, que afecten o puedan afectar la integridad física de personas o causar daño. Exige concurrencia de alguna de las características señaladas en el artículo 1 de esta misma Ley, es decir, cuando el delito se cometa con la finalidad de producir en la población o en una parte de ella el temor justificado de ser víctima de delitos de la misma especie, sea por la naturaleza y efectos de los medios empleados, sea por la evidencia de que obedece a un plan premeditado de atentar contra una categoría o grupo determinado de personas, sea porque se cometa para arrancar o inhibir resoluciones de la autoridad o imponerle exigencias.</w:t>
            </w:r>
          </w:p>
        </w:tc>
      </w:tr>
      <w:tr w:rsidRPr="008A4540" w:rsidR="006A1B35" w:rsidTr="5FFAE9BA" w14:paraId="78F28F56" w14:textId="77777777">
        <w:trPr>
          <w:trHeight w:val="74"/>
        </w:trPr>
        <w:tc>
          <w:tcPr>
            <w:tcW w:w="3150" w:type="dxa"/>
            <w:tcMar/>
          </w:tcPr>
          <w:p w:rsidRPr="008A4540" w:rsidR="006A1B35" w:rsidP="006A1B35" w:rsidRDefault="006A1B35" w14:paraId="620A17CA" w14:textId="77777777">
            <w:pPr>
              <w:rPr>
                <w:rFonts w:ascii="Arial Narrow" w:hAnsi="Arial Narrow"/>
                <w:sz w:val="20"/>
                <w:szCs w:val="20"/>
              </w:rPr>
            </w:pPr>
          </w:p>
        </w:tc>
        <w:tc>
          <w:tcPr>
            <w:tcW w:w="6172" w:type="dxa"/>
            <w:tcMar/>
          </w:tcPr>
          <w:p w:rsidRPr="008A4540" w:rsidR="006A1B35" w:rsidP="006A1B35" w:rsidRDefault="006A1B35" w14:paraId="383F8C35" w14:textId="77777777">
            <w:pPr>
              <w:jc w:val="both"/>
              <w:rPr>
                <w:rFonts w:ascii="Arial Narrow" w:hAnsi="Arial Narrow" w:cs="Arial"/>
                <w:sz w:val="20"/>
                <w:szCs w:val="20"/>
              </w:rPr>
            </w:pPr>
          </w:p>
        </w:tc>
      </w:tr>
      <w:tr w:rsidRPr="008A4540" w:rsidR="006A1B35" w:rsidTr="5FFAE9BA" w14:paraId="5C17A49E" w14:textId="77777777">
        <w:trPr>
          <w:trHeight w:val="74"/>
        </w:trPr>
        <w:tc>
          <w:tcPr>
            <w:tcW w:w="3150" w:type="dxa"/>
            <w:tcMar/>
          </w:tcPr>
          <w:p w:rsidRPr="008A4540" w:rsidR="006A1B35" w:rsidP="006A1B35" w:rsidRDefault="006A1B35" w14:paraId="7BD6A0C6" w14:textId="77777777">
            <w:pPr>
              <w:rPr>
                <w:rFonts w:ascii="Arial Narrow" w:hAnsi="Arial Narrow" w:cs="Arial"/>
                <w:b/>
                <w:bCs/>
                <w:sz w:val="20"/>
                <w:szCs w:val="20"/>
              </w:rPr>
            </w:pPr>
            <w:r w:rsidRPr="008A4540">
              <w:rPr>
                <w:rFonts w:ascii="Arial Narrow" w:hAnsi="Arial Narrow" w:cs="Arial"/>
                <w:b/>
                <w:bCs/>
                <w:sz w:val="20"/>
                <w:szCs w:val="20"/>
              </w:rPr>
              <w:t>20005</w:t>
            </w:r>
          </w:p>
        </w:tc>
        <w:tc>
          <w:tcPr>
            <w:tcW w:w="6172" w:type="dxa"/>
            <w:tcMar/>
          </w:tcPr>
          <w:p w:rsidRPr="008A4540" w:rsidR="006A1B35" w:rsidP="006A1B35" w:rsidRDefault="006A1B35" w14:paraId="73E2BA72" w14:textId="77777777">
            <w:pPr>
              <w:jc w:val="both"/>
              <w:rPr>
                <w:rFonts w:ascii="Arial Narrow" w:hAnsi="Arial Narrow" w:cs="Arial"/>
                <w:b/>
                <w:bCs/>
                <w:sz w:val="20"/>
                <w:szCs w:val="20"/>
              </w:rPr>
            </w:pPr>
            <w:r w:rsidRPr="008A4540">
              <w:rPr>
                <w:rFonts w:ascii="Arial Narrow" w:hAnsi="Arial Narrow" w:cs="Arial"/>
                <w:b/>
                <w:bCs/>
                <w:sz w:val="20"/>
                <w:szCs w:val="20"/>
              </w:rPr>
              <w:t>ASOCIACIÓN ILÍCITA TERRORISTA.</w:t>
            </w:r>
          </w:p>
        </w:tc>
      </w:tr>
      <w:tr w:rsidRPr="008A4540" w:rsidR="006A1B35" w:rsidTr="5FFAE9BA" w14:paraId="172AD378" w14:textId="77777777">
        <w:trPr>
          <w:trHeight w:val="74"/>
        </w:trPr>
        <w:tc>
          <w:tcPr>
            <w:tcW w:w="3150" w:type="dxa"/>
            <w:tcMar/>
          </w:tcPr>
          <w:p w:rsidRPr="008A4540" w:rsidR="006A1B35" w:rsidP="006A1B35" w:rsidRDefault="006A1B35" w14:paraId="12132F52" w14:textId="77777777">
            <w:pPr>
              <w:rPr>
                <w:rFonts w:ascii="Arial Narrow" w:hAnsi="Arial Narrow"/>
                <w:sz w:val="20"/>
                <w:szCs w:val="20"/>
              </w:rPr>
            </w:pPr>
          </w:p>
        </w:tc>
        <w:tc>
          <w:tcPr>
            <w:tcW w:w="6172" w:type="dxa"/>
            <w:tcMar/>
          </w:tcPr>
          <w:p w:rsidRPr="008A4540" w:rsidR="006A1B35" w:rsidP="006A1B35" w:rsidRDefault="006A1B35" w14:paraId="050B222D" w14:textId="77777777">
            <w:pPr>
              <w:jc w:val="both"/>
              <w:rPr>
                <w:rFonts w:ascii="Arial Narrow" w:hAnsi="Arial Narrow" w:cs="Arial"/>
                <w:sz w:val="20"/>
                <w:szCs w:val="20"/>
              </w:rPr>
            </w:pPr>
            <w:r w:rsidRPr="008A4540">
              <w:rPr>
                <w:rFonts w:ascii="Arial Narrow" w:hAnsi="Arial Narrow" w:cs="Arial"/>
                <w:sz w:val="20"/>
                <w:szCs w:val="20"/>
              </w:rPr>
              <w:t>ART. 2 Nº 5 LEY 18.314</w:t>
            </w:r>
          </w:p>
        </w:tc>
      </w:tr>
      <w:tr w:rsidRPr="008A4540" w:rsidR="006A1B35" w:rsidTr="5FFAE9BA" w14:paraId="123C6A9A" w14:textId="77777777">
        <w:trPr>
          <w:trHeight w:val="74"/>
        </w:trPr>
        <w:tc>
          <w:tcPr>
            <w:tcW w:w="3150" w:type="dxa"/>
            <w:tcMar/>
          </w:tcPr>
          <w:p w:rsidRPr="008A4540" w:rsidR="006A1B35" w:rsidP="006A1B35" w:rsidRDefault="006A1B35" w14:paraId="60FF6222" w14:textId="77777777">
            <w:pPr>
              <w:rPr>
                <w:rFonts w:ascii="Arial Narrow" w:hAnsi="Arial Narrow"/>
                <w:sz w:val="20"/>
                <w:szCs w:val="20"/>
              </w:rPr>
            </w:pPr>
          </w:p>
        </w:tc>
        <w:tc>
          <w:tcPr>
            <w:tcW w:w="6172" w:type="dxa"/>
            <w:tcMar/>
          </w:tcPr>
          <w:p w:rsidRPr="008A4540" w:rsidR="006A1B35" w:rsidP="006A1B35" w:rsidRDefault="006A1B35" w14:paraId="6C910367" w14:textId="0C71DE64">
            <w:pPr>
              <w:jc w:val="both"/>
              <w:rPr>
                <w:rFonts w:ascii="Arial Narrow" w:hAnsi="Arial Narrow" w:cs="Arial"/>
                <w:sz w:val="20"/>
                <w:szCs w:val="20"/>
              </w:rPr>
            </w:pPr>
            <w:r w:rsidRPr="008A4540">
              <w:rPr>
                <w:rFonts w:ascii="Arial Narrow" w:hAnsi="Arial Narrow" w:cs="Arial"/>
                <w:sz w:val="20"/>
                <w:szCs w:val="20"/>
              </w:rPr>
              <w:t>Establece como delito terrorista la asociación ilícita cuando ella tenga por objeto la comisión de delitos que deban calificarse de terroristas conforme a los números 1 al 4 del artículo 2 de la Ley Nº 18.314 y al artículo 1 de esta misma Ley. 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Pr="008A4540" w:rsidR="006A1B35" w:rsidTr="5FFAE9BA" w14:paraId="30AFBFFF" w14:textId="77777777">
        <w:trPr>
          <w:trHeight w:val="74"/>
        </w:trPr>
        <w:tc>
          <w:tcPr>
            <w:tcW w:w="3150" w:type="dxa"/>
            <w:tcMar/>
          </w:tcPr>
          <w:p w:rsidRPr="008A4540" w:rsidR="006A1B35" w:rsidP="006A1B35" w:rsidRDefault="006A1B35" w14:paraId="67C51B35" w14:textId="77777777">
            <w:pPr>
              <w:rPr>
                <w:rFonts w:ascii="Arial Narrow" w:hAnsi="Arial Narrow"/>
                <w:sz w:val="20"/>
                <w:szCs w:val="20"/>
              </w:rPr>
            </w:pPr>
          </w:p>
        </w:tc>
        <w:tc>
          <w:tcPr>
            <w:tcW w:w="6172" w:type="dxa"/>
            <w:tcMar/>
          </w:tcPr>
          <w:p w:rsidRPr="008A4540" w:rsidR="006A1B35" w:rsidP="006A1B35" w:rsidRDefault="006A1B35" w14:paraId="0FB1BD16" w14:textId="77777777">
            <w:pPr>
              <w:jc w:val="both"/>
              <w:rPr>
                <w:rFonts w:ascii="Arial Narrow" w:hAnsi="Arial Narrow" w:cs="Arial"/>
                <w:sz w:val="20"/>
                <w:szCs w:val="20"/>
              </w:rPr>
            </w:pPr>
          </w:p>
        </w:tc>
      </w:tr>
      <w:tr w:rsidRPr="008A4540" w:rsidR="006A1B35" w:rsidTr="5FFAE9BA" w14:paraId="005E52C4" w14:textId="77777777">
        <w:trPr>
          <w:trHeight w:val="74"/>
        </w:trPr>
        <w:tc>
          <w:tcPr>
            <w:tcW w:w="3150" w:type="dxa"/>
            <w:tcMar/>
          </w:tcPr>
          <w:p w:rsidRPr="008A4540" w:rsidR="006A1B35" w:rsidP="006A1B35" w:rsidRDefault="006A1B35" w14:paraId="32D243E1" w14:textId="77777777">
            <w:pPr>
              <w:rPr>
                <w:rFonts w:ascii="Arial Narrow" w:hAnsi="Arial Narrow" w:cs="Arial"/>
                <w:b/>
                <w:bCs/>
                <w:sz w:val="20"/>
                <w:szCs w:val="20"/>
              </w:rPr>
            </w:pPr>
            <w:r w:rsidRPr="008A4540">
              <w:rPr>
                <w:rFonts w:ascii="Arial Narrow" w:hAnsi="Arial Narrow" w:cs="Arial"/>
                <w:b/>
                <w:bCs/>
                <w:sz w:val="20"/>
                <w:szCs w:val="20"/>
              </w:rPr>
              <w:t>20006</w:t>
            </w:r>
          </w:p>
        </w:tc>
        <w:tc>
          <w:tcPr>
            <w:tcW w:w="6172" w:type="dxa"/>
            <w:tcMar/>
          </w:tcPr>
          <w:p w:rsidRPr="008A4540" w:rsidR="006A1B35" w:rsidP="006A1B35" w:rsidRDefault="006A1B35" w14:paraId="4782CF7A" w14:textId="77777777">
            <w:pPr>
              <w:jc w:val="both"/>
              <w:rPr>
                <w:rFonts w:ascii="Arial Narrow" w:hAnsi="Arial Narrow" w:cs="Arial"/>
                <w:b/>
                <w:bCs/>
                <w:sz w:val="20"/>
                <w:szCs w:val="20"/>
              </w:rPr>
            </w:pPr>
            <w:r w:rsidRPr="008A4540">
              <w:rPr>
                <w:rFonts w:ascii="Arial Narrow" w:hAnsi="Arial Narrow" w:cs="Arial"/>
                <w:b/>
                <w:bCs/>
                <w:sz w:val="20"/>
                <w:szCs w:val="20"/>
              </w:rPr>
              <w:t>RECAUDAR O PROVEER FONDOS PARA LA COMISIÓN DE DELITOS TERRORISTAS POR PERSONA NATURAL.</w:t>
            </w:r>
          </w:p>
        </w:tc>
      </w:tr>
      <w:tr w:rsidRPr="008A4540" w:rsidR="006A1B35" w:rsidTr="5FFAE9BA" w14:paraId="3DCDF54D" w14:textId="77777777">
        <w:trPr>
          <w:trHeight w:val="74"/>
        </w:trPr>
        <w:tc>
          <w:tcPr>
            <w:tcW w:w="3150" w:type="dxa"/>
            <w:tcMar/>
          </w:tcPr>
          <w:p w:rsidRPr="008A4540" w:rsidR="006A1B35" w:rsidP="006A1B35" w:rsidRDefault="006A1B35" w14:paraId="3D99DBB5" w14:textId="77777777">
            <w:pPr>
              <w:rPr>
                <w:rFonts w:ascii="Arial Narrow" w:hAnsi="Arial Narrow"/>
                <w:sz w:val="20"/>
                <w:szCs w:val="20"/>
              </w:rPr>
            </w:pPr>
          </w:p>
        </w:tc>
        <w:tc>
          <w:tcPr>
            <w:tcW w:w="6172" w:type="dxa"/>
            <w:tcMar/>
          </w:tcPr>
          <w:p w:rsidRPr="008A4540" w:rsidR="006A1B35" w:rsidP="006A1B35" w:rsidRDefault="006A1B35" w14:paraId="528E7291" w14:textId="77777777">
            <w:pPr>
              <w:jc w:val="both"/>
              <w:rPr>
                <w:rFonts w:ascii="Arial Narrow" w:hAnsi="Arial Narrow" w:cs="Arial"/>
                <w:sz w:val="20"/>
                <w:szCs w:val="20"/>
              </w:rPr>
            </w:pPr>
            <w:r w:rsidRPr="008A4540">
              <w:rPr>
                <w:rFonts w:ascii="Arial Narrow" w:hAnsi="Arial Narrow" w:cs="Arial"/>
                <w:sz w:val="20"/>
                <w:szCs w:val="20"/>
              </w:rPr>
              <w:t>ART. 8 LEY 18.314</w:t>
            </w:r>
          </w:p>
        </w:tc>
      </w:tr>
      <w:tr w:rsidRPr="008A4540" w:rsidR="006A1B35" w:rsidTr="5FFAE9BA" w14:paraId="3A20BA27" w14:textId="77777777">
        <w:trPr>
          <w:trHeight w:val="74"/>
        </w:trPr>
        <w:tc>
          <w:tcPr>
            <w:tcW w:w="3150" w:type="dxa"/>
            <w:tcMar/>
          </w:tcPr>
          <w:p w:rsidRPr="008A4540" w:rsidR="006A1B35" w:rsidP="006A1B35" w:rsidRDefault="006A1B35" w14:paraId="21484F89" w14:textId="77777777">
            <w:pPr>
              <w:rPr>
                <w:rFonts w:ascii="Arial Narrow" w:hAnsi="Arial Narrow"/>
                <w:sz w:val="20"/>
                <w:szCs w:val="20"/>
              </w:rPr>
            </w:pPr>
          </w:p>
        </w:tc>
        <w:tc>
          <w:tcPr>
            <w:tcW w:w="6172" w:type="dxa"/>
            <w:tcMar/>
          </w:tcPr>
          <w:p w:rsidRPr="008A4540" w:rsidR="006A1B35" w:rsidP="006A1B35" w:rsidRDefault="006A1B35" w14:paraId="5B2BCB3D" w14:textId="61656CA8">
            <w:pPr>
              <w:jc w:val="both"/>
              <w:rPr>
                <w:rFonts w:ascii="Arial Narrow" w:hAnsi="Arial Narrow" w:cs="Arial"/>
                <w:sz w:val="20"/>
                <w:szCs w:val="20"/>
              </w:rPr>
            </w:pPr>
            <w:r w:rsidRPr="008A4540">
              <w:rPr>
                <w:rFonts w:ascii="Arial Narrow" w:hAnsi="Arial Narrow" w:cs="Arial"/>
                <w:sz w:val="20"/>
                <w:szCs w:val="20"/>
              </w:rPr>
              <w:t>Sanciona al que por cualquier medio, directa o indirectamente, solicite, recaude o provea fondos con la finalidad de que se utilicen en la comisión cualquiera de los delitos terroristas señalados en el artículo 2 de la Ley 18.314.</w:t>
            </w:r>
          </w:p>
        </w:tc>
      </w:tr>
      <w:tr w:rsidRPr="008A4540" w:rsidR="006A1B35" w:rsidTr="5FFAE9BA" w14:paraId="43A7AC77" w14:textId="77777777">
        <w:trPr>
          <w:trHeight w:val="74"/>
        </w:trPr>
        <w:tc>
          <w:tcPr>
            <w:tcW w:w="3150" w:type="dxa"/>
            <w:tcMar/>
          </w:tcPr>
          <w:p w:rsidRPr="008A4540" w:rsidR="006A1B35" w:rsidP="006A1B35" w:rsidRDefault="006A1B35" w14:paraId="38CD4A88" w14:textId="77777777">
            <w:pPr>
              <w:rPr>
                <w:rFonts w:ascii="Arial Narrow" w:hAnsi="Arial Narrow"/>
                <w:sz w:val="20"/>
                <w:szCs w:val="20"/>
              </w:rPr>
            </w:pPr>
          </w:p>
        </w:tc>
        <w:tc>
          <w:tcPr>
            <w:tcW w:w="6172" w:type="dxa"/>
            <w:tcMar/>
          </w:tcPr>
          <w:p w:rsidRPr="008A4540" w:rsidR="006A1B35" w:rsidP="006A1B35" w:rsidRDefault="006A1B35" w14:paraId="36B11CB9" w14:textId="77777777">
            <w:pPr>
              <w:jc w:val="both"/>
              <w:rPr>
                <w:rFonts w:ascii="Arial Narrow" w:hAnsi="Arial Narrow" w:cs="Arial"/>
                <w:sz w:val="20"/>
                <w:szCs w:val="20"/>
              </w:rPr>
            </w:pPr>
          </w:p>
        </w:tc>
      </w:tr>
      <w:tr w:rsidRPr="008A4540" w:rsidR="006A1B35" w:rsidTr="5FFAE9BA" w14:paraId="562504E5" w14:textId="77777777">
        <w:trPr>
          <w:trHeight w:val="74"/>
        </w:trPr>
        <w:tc>
          <w:tcPr>
            <w:tcW w:w="3150" w:type="dxa"/>
            <w:tcMar/>
          </w:tcPr>
          <w:p w:rsidRPr="008A4540" w:rsidR="006A1B35" w:rsidP="006A1B35" w:rsidRDefault="006A1B35" w14:paraId="14923F97" w14:textId="77777777">
            <w:pPr>
              <w:rPr>
                <w:rFonts w:ascii="Arial Narrow" w:hAnsi="Arial Narrow" w:cs="Arial"/>
                <w:b/>
                <w:bCs/>
                <w:sz w:val="20"/>
                <w:szCs w:val="20"/>
              </w:rPr>
            </w:pPr>
            <w:r w:rsidRPr="008A4540">
              <w:rPr>
                <w:rFonts w:ascii="Arial Narrow" w:hAnsi="Arial Narrow" w:cs="Arial"/>
                <w:b/>
                <w:bCs/>
                <w:sz w:val="20"/>
                <w:szCs w:val="20"/>
              </w:rPr>
              <w:t>20007</w:t>
            </w:r>
          </w:p>
        </w:tc>
        <w:tc>
          <w:tcPr>
            <w:tcW w:w="6172" w:type="dxa"/>
            <w:tcMar/>
          </w:tcPr>
          <w:p w:rsidRPr="008A4540" w:rsidR="006A1B35" w:rsidP="006A1B35" w:rsidRDefault="006A1B35" w14:paraId="499E3A07" w14:textId="77777777">
            <w:pPr>
              <w:jc w:val="both"/>
              <w:rPr>
                <w:rFonts w:ascii="Arial Narrow" w:hAnsi="Arial Narrow" w:cs="Arial"/>
                <w:b/>
                <w:bCs/>
                <w:sz w:val="20"/>
                <w:szCs w:val="20"/>
              </w:rPr>
            </w:pPr>
            <w:r w:rsidRPr="008A4540">
              <w:rPr>
                <w:rFonts w:ascii="Arial Narrow" w:hAnsi="Arial Narrow" w:cs="Arial"/>
                <w:b/>
                <w:bCs/>
                <w:sz w:val="20"/>
                <w:szCs w:val="20"/>
              </w:rPr>
              <w:t>RECAUDAR O PROVEER FONDOS PARA LA COMISIÓN DE DELITOS TERRORISTAS POR PERSONA JURÍDICA.</w:t>
            </w:r>
          </w:p>
        </w:tc>
      </w:tr>
      <w:tr w:rsidRPr="008A4540" w:rsidR="006A1B35" w:rsidTr="5FFAE9BA" w14:paraId="5E80F760" w14:textId="77777777">
        <w:trPr>
          <w:trHeight w:val="74"/>
        </w:trPr>
        <w:tc>
          <w:tcPr>
            <w:tcW w:w="3150" w:type="dxa"/>
            <w:tcMar/>
          </w:tcPr>
          <w:p w:rsidRPr="008A4540" w:rsidR="006A1B35" w:rsidP="006A1B35" w:rsidRDefault="006A1B35" w14:paraId="6539A3AD" w14:textId="77777777">
            <w:pPr>
              <w:rPr>
                <w:rFonts w:ascii="Arial Narrow" w:hAnsi="Arial Narrow"/>
                <w:sz w:val="20"/>
                <w:szCs w:val="20"/>
              </w:rPr>
            </w:pPr>
          </w:p>
        </w:tc>
        <w:tc>
          <w:tcPr>
            <w:tcW w:w="6172" w:type="dxa"/>
            <w:tcMar/>
          </w:tcPr>
          <w:p w:rsidRPr="008A4540" w:rsidR="006A1B35" w:rsidP="006A1B35" w:rsidRDefault="006A1B35" w14:paraId="6F48FF8F" w14:textId="77777777">
            <w:pPr>
              <w:jc w:val="both"/>
              <w:rPr>
                <w:rFonts w:ascii="Arial Narrow" w:hAnsi="Arial Narrow" w:cs="Arial"/>
                <w:sz w:val="20"/>
                <w:szCs w:val="20"/>
              </w:rPr>
            </w:pPr>
            <w:r w:rsidRPr="008A4540">
              <w:rPr>
                <w:rFonts w:ascii="Arial Narrow" w:hAnsi="Arial Narrow" w:cs="Arial"/>
                <w:sz w:val="20"/>
                <w:szCs w:val="20"/>
              </w:rPr>
              <w:t>ART. 8 LEY 18.314</w:t>
            </w:r>
          </w:p>
        </w:tc>
      </w:tr>
      <w:tr w:rsidRPr="008A4540" w:rsidR="006A1B35" w:rsidTr="5FFAE9BA" w14:paraId="3124E9CF" w14:textId="77777777">
        <w:trPr>
          <w:trHeight w:val="74"/>
        </w:trPr>
        <w:tc>
          <w:tcPr>
            <w:tcW w:w="3150" w:type="dxa"/>
            <w:tcMar/>
          </w:tcPr>
          <w:p w:rsidRPr="008A4540" w:rsidR="006A1B35" w:rsidP="006A1B35" w:rsidRDefault="006A1B35" w14:paraId="149F0368" w14:textId="77777777">
            <w:pPr>
              <w:rPr>
                <w:rFonts w:ascii="Arial Narrow" w:hAnsi="Arial Narrow"/>
                <w:sz w:val="20"/>
                <w:szCs w:val="20"/>
              </w:rPr>
            </w:pPr>
          </w:p>
        </w:tc>
        <w:tc>
          <w:tcPr>
            <w:tcW w:w="6172" w:type="dxa"/>
            <w:tcMar/>
          </w:tcPr>
          <w:p w:rsidRPr="008A4540" w:rsidR="006A1B35" w:rsidP="006A1B35" w:rsidRDefault="006A1B35" w14:paraId="7AF8AD7F" w14:textId="1290211B">
            <w:pPr>
              <w:jc w:val="both"/>
              <w:rPr>
                <w:rFonts w:ascii="Arial Narrow" w:hAnsi="Arial Narrow" w:cs="Arial"/>
                <w:sz w:val="20"/>
                <w:szCs w:val="20"/>
              </w:rPr>
            </w:pPr>
            <w:r w:rsidRPr="008A4540">
              <w:rPr>
                <w:rFonts w:ascii="Arial Narrow" w:hAnsi="Arial Narrow" w:cs="Arial"/>
                <w:sz w:val="20"/>
                <w:szCs w:val="20"/>
              </w:rPr>
              <w:t>Sanciona a la persona jurídica que por cualquier medio, directa o indirectamente, solicite, recaude o provea fondos con la finalidad de que se utilicen en la comisión de cualquiera de los delitos terroristas señalados en el artículo 2 de la Ley 18.314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Ley 20.393).</w:t>
            </w:r>
          </w:p>
        </w:tc>
      </w:tr>
      <w:tr w:rsidRPr="008A4540" w:rsidR="006A1B35" w:rsidTr="5FFAE9BA" w14:paraId="27904A44" w14:textId="77777777">
        <w:trPr>
          <w:trHeight w:val="74"/>
        </w:trPr>
        <w:tc>
          <w:tcPr>
            <w:tcW w:w="3150" w:type="dxa"/>
            <w:tcMar/>
          </w:tcPr>
          <w:p w:rsidRPr="008A4540" w:rsidR="006A1B35" w:rsidP="006A1B35" w:rsidRDefault="006A1B35" w14:paraId="75D477FB" w14:textId="77777777">
            <w:pPr>
              <w:rPr>
                <w:rFonts w:ascii="Arial Narrow" w:hAnsi="Arial Narrow"/>
                <w:sz w:val="20"/>
                <w:szCs w:val="20"/>
              </w:rPr>
            </w:pPr>
          </w:p>
        </w:tc>
        <w:tc>
          <w:tcPr>
            <w:tcW w:w="6172" w:type="dxa"/>
            <w:tcMar/>
          </w:tcPr>
          <w:p w:rsidRPr="008A4540" w:rsidR="006A1B35" w:rsidP="006A1B35" w:rsidRDefault="006A1B35" w14:paraId="730BD250" w14:textId="77777777">
            <w:pPr>
              <w:jc w:val="both"/>
              <w:rPr>
                <w:rFonts w:ascii="Arial Narrow" w:hAnsi="Arial Narrow" w:cs="Arial"/>
                <w:sz w:val="20"/>
                <w:szCs w:val="20"/>
              </w:rPr>
            </w:pPr>
          </w:p>
        </w:tc>
      </w:tr>
      <w:tr w:rsidRPr="008A4540" w:rsidR="006A1B35" w:rsidTr="5FFAE9BA" w14:paraId="5F56015C" w14:textId="77777777">
        <w:trPr>
          <w:trHeight w:val="74"/>
        </w:trPr>
        <w:tc>
          <w:tcPr>
            <w:tcW w:w="3150" w:type="dxa"/>
            <w:tcMar/>
          </w:tcPr>
          <w:p w:rsidRPr="008A4540" w:rsidR="006A1B35" w:rsidP="006A1B35" w:rsidRDefault="006A1B35" w14:paraId="702A69A9" w14:textId="77777777">
            <w:pPr>
              <w:rPr>
                <w:rFonts w:ascii="Arial Narrow" w:hAnsi="Arial Narrow" w:cs="Arial"/>
                <w:b/>
                <w:bCs/>
                <w:sz w:val="20"/>
                <w:szCs w:val="20"/>
              </w:rPr>
            </w:pPr>
            <w:r w:rsidRPr="008A4540">
              <w:rPr>
                <w:rFonts w:ascii="Arial Narrow" w:hAnsi="Arial Narrow" w:cs="Arial"/>
                <w:b/>
                <w:bCs/>
                <w:sz w:val="20"/>
                <w:szCs w:val="20"/>
              </w:rPr>
              <w:t>20099</w:t>
            </w:r>
          </w:p>
        </w:tc>
        <w:tc>
          <w:tcPr>
            <w:tcW w:w="6172" w:type="dxa"/>
            <w:tcMar/>
          </w:tcPr>
          <w:p w:rsidRPr="008A4540" w:rsidR="006A1B35" w:rsidP="006A1B35" w:rsidRDefault="006A1B35" w14:paraId="262472D4" w14:textId="4171148C">
            <w:pPr>
              <w:jc w:val="both"/>
              <w:rPr>
                <w:rFonts w:ascii="Arial Narrow" w:hAnsi="Arial Narrow" w:cs="Arial"/>
                <w:b/>
                <w:bCs/>
                <w:sz w:val="20"/>
                <w:szCs w:val="20"/>
              </w:rPr>
            </w:pPr>
            <w:r w:rsidRPr="008A4540">
              <w:rPr>
                <w:rFonts w:ascii="Arial Narrow" w:hAnsi="Arial Narrow" w:cs="Arial"/>
                <w:b/>
                <w:bCs/>
                <w:sz w:val="20"/>
                <w:szCs w:val="20"/>
              </w:rPr>
              <w:t xml:space="preserve">OTROS LEY 18.314.  </w:t>
            </w:r>
          </w:p>
        </w:tc>
      </w:tr>
      <w:tr w:rsidRPr="008A4540" w:rsidR="006A1B35" w:rsidTr="5FFAE9BA" w14:paraId="30782B9A" w14:textId="77777777">
        <w:trPr>
          <w:trHeight w:val="74"/>
        </w:trPr>
        <w:tc>
          <w:tcPr>
            <w:tcW w:w="3150" w:type="dxa"/>
            <w:tcMar/>
          </w:tcPr>
          <w:p w:rsidRPr="008A4540" w:rsidR="006A1B35" w:rsidP="006A1B35" w:rsidRDefault="006A1B35" w14:paraId="017F182B" w14:textId="77777777">
            <w:pPr>
              <w:rPr>
                <w:rFonts w:ascii="Arial Narrow" w:hAnsi="Arial Narrow"/>
                <w:sz w:val="20"/>
                <w:szCs w:val="20"/>
              </w:rPr>
            </w:pPr>
          </w:p>
        </w:tc>
        <w:tc>
          <w:tcPr>
            <w:tcW w:w="6172" w:type="dxa"/>
            <w:tcMar/>
          </w:tcPr>
          <w:p w:rsidRPr="008A4540" w:rsidR="006A1B35" w:rsidP="006A1B35" w:rsidRDefault="006A1B35" w14:paraId="03CED2C3" w14:textId="77777777">
            <w:pPr>
              <w:jc w:val="both"/>
              <w:rPr>
                <w:rFonts w:ascii="Arial Narrow" w:hAnsi="Arial Narrow" w:cs="Arial"/>
                <w:sz w:val="20"/>
                <w:szCs w:val="20"/>
              </w:rPr>
            </w:pPr>
            <w:r w:rsidRPr="008A4540">
              <w:rPr>
                <w:rFonts w:ascii="Arial Narrow" w:hAnsi="Arial Narrow" w:cs="Arial"/>
                <w:sz w:val="20"/>
                <w:szCs w:val="20"/>
              </w:rPr>
              <w:t>ART.8 LEY 18.314</w:t>
            </w:r>
          </w:p>
        </w:tc>
      </w:tr>
      <w:tr w:rsidRPr="008A4540" w:rsidR="006A1B35" w:rsidTr="5FFAE9BA" w14:paraId="247B0E52" w14:textId="77777777">
        <w:trPr>
          <w:trHeight w:val="74"/>
        </w:trPr>
        <w:tc>
          <w:tcPr>
            <w:tcW w:w="3150" w:type="dxa"/>
            <w:tcMar/>
          </w:tcPr>
          <w:p w:rsidRPr="008A4540" w:rsidR="006A1B35" w:rsidP="006A1B35" w:rsidRDefault="006A1B35" w14:paraId="0D2D9117" w14:textId="77777777">
            <w:pPr>
              <w:rPr>
                <w:rFonts w:ascii="Arial Narrow" w:hAnsi="Arial Narrow"/>
                <w:sz w:val="20"/>
                <w:szCs w:val="20"/>
              </w:rPr>
            </w:pPr>
          </w:p>
        </w:tc>
        <w:tc>
          <w:tcPr>
            <w:tcW w:w="6172" w:type="dxa"/>
            <w:tcMar/>
          </w:tcPr>
          <w:p w:rsidRPr="008A4540" w:rsidR="006A1B35" w:rsidP="006A1B35" w:rsidRDefault="006A1B35" w14:paraId="046B53D0" w14:textId="657DC846">
            <w:pPr>
              <w:jc w:val="both"/>
              <w:rPr>
                <w:rFonts w:ascii="Arial Narrow" w:hAnsi="Arial Narrow" w:cs="Arial"/>
                <w:sz w:val="20"/>
                <w:szCs w:val="20"/>
              </w:rPr>
            </w:pPr>
            <w:r w:rsidRPr="008A4540">
              <w:rPr>
                <w:rFonts w:ascii="Arial Narrow" w:hAnsi="Arial Narrow" w:cs="Arial"/>
                <w:sz w:val="20"/>
                <w:szCs w:val="20"/>
              </w:rPr>
              <w:t>Cualquier otra falta o delito distinto de los anteriores que se origine en una infracción a esta Ley y que no pueda clasificarse en otro código específico, incluyendo aquellos que se puedan incorporar a ésta en el futuro.</w:t>
            </w:r>
          </w:p>
        </w:tc>
      </w:tr>
      <w:tr w:rsidRPr="008A4540" w:rsidR="006A1B35" w:rsidTr="5FFAE9BA" w14:paraId="0998646F" w14:textId="77777777">
        <w:trPr>
          <w:trHeight w:val="74"/>
        </w:trPr>
        <w:tc>
          <w:tcPr>
            <w:tcW w:w="3150" w:type="dxa"/>
            <w:tcMar/>
          </w:tcPr>
          <w:p w:rsidRPr="008A4540" w:rsidR="006A1B35" w:rsidP="006A1B35" w:rsidRDefault="006A1B35" w14:paraId="7517F3A8" w14:textId="77777777">
            <w:pPr>
              <w:rPr>
                <w:rFonts w:ascii="Arial Narrow" w:hAnsi="Arial Narrow"/>
                <w:sz w:val="20"/>
                <w:szCs w:val="20"/>
              </w:rPr>
            </w:pPr>
          </w:p>
        </w:tc>
        <w:tc>
          <w:tcPr>
            <w:tcW w:w="6172" w:type="dxa"/>
            <w:tcMar/>
          </w:tcPr>
          <w:p w:rsidRPr="008A4540" w:rsidR="006A1B35" w:rsidP="006A1B35" w:rsidRDefault="006A1B35" w14:paraId="32EB57E9" w14:textId="77777777">
            <w:pPr>
              <w:jc w:val="both"/>
              <w:rPr>
                <w:rFonts w:ascii="Arial Narrow" w:hAnsi="Arial Narrow" w:cs="Arial"/>
                <w:sz w:val="20"/>
                <w:szCs w:val="20"/>
              </w:rPr>
            </w:pPr>
          </w:p>
        </w:tc>
      </w:tr>
      <w:tr w:rsidRPr="008A4540" w:rsidR="006A1B35" w:rsidTr="5FFAE9BA" w14:paraId="7CC9870B" w14:textId="77777777">
        <w:trPr>
          <w:trHeight w:val="74"/>
        </w:trPr>
        <w:tc>
          <w:tcPr>
            <w:tcW w:w="3150" w:type="dxa"/>
            <w:tcMar/>
          </w:tcPr>
          <w:p w:rsidRPr="008A4540" w:rsidR="006A1B35" w:rsidP="006A1B35" w:rsidRDefault="006A1B35" w14:paraId="70B8D02C" w14:textId="77777777">
            <w:pPr>
              <w:rPr>
                <w:rFonts w:ascii="Arial Narrow" w:hAnsi="Arial Narrow"/>
                <w:sz w:val="20"/>
                <w:szCs w:val="20"/>
              </w:rPr>
            </w:pPr>
          </w:p>
        </w:tc>
        <w:tc>
          <w:tcPr>
            <w:tcW w:w="6172" w:type="dxa"/>
            <w:tcMar/>
          </w:tcPr>
          <w:p w:rsidRPr="008A4540" w:rsidR="006A1B35" w:rsidP="006A1B35" w:rsidRDefault="006A1B35" w14:paraId="7D172A95" w14:textId="77777777">
            <w:pPr>
              <w:jc w:val="both"/>
              <w:rPr>
                <w:rFonts w:ascii="Arial Narrow" w:hAnsi="Arial Narrow" w:cs="Arial"/>
                <w:sz w:val="20"/>
                <w:szCs w:val="20"/>
              </w:rPr>
            </w:pPr>
          </w:p>
        </w:tc>
      </w:tr>
      <w:tr w:rsidRPr="008A4540" w:rsidR="006A1B35" w:rsidTr="5FFAE9BA" w14:paraId="1ABC61A5" w14:textId="77777777">
        <w:trPr>
          <w:trHeight w:val="547"/>
        </w:trPr>
        <w:tc>
          <w:tcPr>
            <w:tcW w:w="9322" w:type="dxa"/>
            <w:gridSpan w:val="2"/>
            <w:shd w:val="clear" w:color="auto" w:fill="BFBFBF" w:themeFill="background1" w:themeFillShade="BF"/>
            <w:tcMar/>
          </w:tcPr>
          <w:p w:rsidRPr="008A4540" w:rsidR="006A1B35" w:rsidP="006A1B35" w:rsidRDefault="006A1B35" w14:paraId="1FE12104" w14:textId="77777777">
            <w:pPr>
              <w:jc w:val="both"/>
              <w:rPr>
                <w:rFonts w:ascii="Arial Narrow" w:hAnsi="Arial Narrow" w:cs="Arial"/>
                <w:sz w:val="20"/>
                <w:szCs w:val="20"/>
              </w:rPr>
            </w:pPr>
            <w:r w:rsidRPr="008A4540">
              <w:rPr>
                <w:rFonts w:ascii="Arial Narrow" w:hAnsi="Arial Narrow" w:cs="Arial"/>
                <w:b/>
                <w:bCs/>
                <w:sz w:val="20"/>
                <w:szCs w:val="20"/>
              </w:rPr>
              <w:lastRenderedPageBreak/>
              <w:t>LEY 19.733 SOBRE LIBERTAD DE OPINIÓN E INFORMACIÓN</w:t>
            </w:r>
          </w:p>
        </w:tc>
      </w:tr>
      <w:tr w:rsidRPr="008A4540" w:rsidR="006A1B35" w:rsidTr="5FFAE9BA" w14:paraId="40FB8330" w14:textId="77777777">
        <w:trPr>
          <w:trHeight w:val="74"/>
        </w:trPr>
        <w:tc>
          <w:tcPr>
            <w:tcW w:w="3150" w:type="dxa"/>
            <w:tcMar/>
          </w:tcPr>
          <w:p w:rsidRPr="008A4540" w:rsidR="006A1B35" w:rsidP="006A1B35" w:rsidRDefault="006A1B35" w14:paraId="137FDB7E" w14:textId="77777777">
            <w:pPr>
              <w:rPr>
                <w:rFonts w:ascii="Arial Narrow" w:hAnsi="Arial Narrow" w:cs="Arial"/>
                <w:sz w:val="20"/>
                <w:szCs w:val="20"/>
              </w:rPr>
            </w:pPr>
          </w:p>
        </w:tc>
        <w:tc>
          <w:tcPr>
            <w:tcW w:w="6172" w:type="dxa"/>
            <w:tcMar/>
          </w:tcPr>
          <w:p w:rsidRPr="008A4540" w:rsidR="006A1B35" w:rsidP="006A1B35" w:rsidRDefault="006A1B35" w14:paraId="2B143329" w14:textId="77777777">
            <w:pPr>
              <w:jc w:val="both"/>
              <w:rPr>
                <w:rFonts w:ascii="Arial Narrow" w:hAnsi="Arial Narrow" w:cs="Arial"/>
                <w:sz w:val="20"/>
                <w:szCs w:val="20"/>
              </w:rPr>
            </w:pPr>
          </w:p>
        </w:tc>
      </w:tr>
      <w:tr w:rsidRPr="008A4540" w:rsidR="006A1B35" w:rsidTr="5FFAE9BA" w14:paraId="4F54C78D" w14:textId="77777777">
        <w:trPr>
          <w:trHeight w:val="74"/>
        </w:trPr>
        <w:tc>
          <w:tcPr>
            <w:tcW w:w="3150" w:type="dxa"/>
            <w:tcMar/>
          </w:tcPr>
          <w:p w:rsidRPr="008A4540" w:rsidR="006A1B35" w:rsidP="006A1B35" w:rsidRDefault="006A1B35" w14:paraId="10363B78" w14:textId="7A3E39B1">
            <w:pPr>
              <w:rPr>
                <w:rFonts w:ascii="Arial Narrow" w:hAnsi="Arial Narrow" w:cs="Arial"/>
                <w:b/>
                <w:bCs/>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0B943227" w14:textId="51E4429A">
            <w:pPr>
              <w:jc w:val="both"/>
              <w:rPr>
                <w:rFonts w:ascii="Arial Narrow" w:hAnsi="Arial Narrow" w:cs="Arial"/>
                <w:b/>
                <w:bCs/>
                <w:sz w:val="20"/>
                <w:szCs w:val="20"/>
              </w:rPr>
            </w:pPr>
            <w:r w:rsidRPr="008A4540">
              <w:rPr>
                <w:rFonts w:ascii="Arial Narrow" w:hAnsi="Arial Narrow" w:cs="Arial"/>
                <w:sz w:val="20"/>
                <w:szCs w:val="20"/>
              </w:rPr>
              <w:t>(21001-21099)</w:t>
            </w:r>
          </w:p>
        </w:tc>
      </w:tr>
      <w:tr w:rsidRPr="008A4540" w:rsidR="006A1B35" w:rsidTr="5FFAE9BA" w14:paraId="409FF13C" w14:textId="77777777">
        <w:trPr>
          <w:trHeight w:val="74"/>
        </w:trPr>
        <w:tc>
          <w:tcPr>
            <w:tcW w:w="3150" w:type="dxa"/>
            <w:tcMar/>
          </w:tcPr>
          <w:p w:rsidRPr="008A4540" w:rsidR="006A1B35" w:rsidP="006A1B35" w:rsidRDefault="006A1B35" w14:paraId="35631161" w14:textId="77777777">
            <w:pPr>
              <w:rPr>
                <w:rFonts w:ascii="Arial Narrow" w:hAnsi="Arial Narrow" w:cs="Arial"/>
                <w:sz w:val="20"/>
                <w:szCs w:val="20"/>
              </w:rPr>
            </w:pPr>
          </w:p>
        </w:tc>
        <w:tc>
          <w:tcPr>
            <w:tcW w:w="6172" w:type="dxa"/>
            <w:tcMar/>
          </w:tcPr>
          <w:p w:rsidRPr="008A4540" w:rsidR="006A1B35" w:rsidP="006A1B35" w:rsidRDefault="006A1B35" w14:paraId="349E86A3" w14:textId="77777777">
            <w:pPr>
              <w:jc w:val="both"/>
              <w:rPr>
                <w:rFonts w:ascii="Arial Narrow" w:hAnsi="Arial Narrow" w:cs="Arial"/>
                <w:sz w:val="20"/>
                <w:szCs w:val="20"/>
              </w:rPr>
            </w:pPr>
          </w:p>
        </w:tc>
      </w:tr>
      <w:tr w:rsidRPr="008A4540" w:rsidR="006A1B35" w:rsidTr="5FFAE9BA" w14:paraId="609FC563" w14:textId="77777777">
        <w:trPr>
          <w:trHeight w:val="74"/>
        </w:trPr>
        <w:tc>
          <w:tcPr>
            <w:tcW w:w="3150" w:type="dxa"/>
            <w:tcMar/>
          </w:tcPr>
          <w:p w:rsidRPr="008A4540" w:rsidR="006A1B35" w:rsidP="006A1B35" w:rsidRDefault="006A1B35" w14:paraId="47FAC833" w14:textId="77777777">
            <w:pPr>
              <w:rPr>
                <w:rFonts w:ascii="Arial Narrow" w:hAnsi="Arial Narrow" w:cs="Arial"/>
                <w:b/>
                <w:bCs/>
                <w:sz w:val="20"/>
                <w:szCs w:val="20"/>
              </w:rPr>
            </w:pPr>
            <w:r w:rsidRPr="008A4540">
              <w:rPr>
                <w:rFonts w:ascii="Arial Narrow" w:hAnsi="Arial Narrow" w:cs="Arial"/>
                <w:b/>
                <w:bCs/>
                <w:sz w:val="20"/>
                <w:szCs w:val="20"/>
              </w:rPr>
              <w:t>21001</w:t>
            </w:r>
          </w:p>
        </w:tc>
        <w:tc>
          <w:tcPr>
            <w:tcW w:w="6172" w:type="dxa"/>
            <w:tcMar/>
          </w:tcPr>
          <w:p w:rsidRPr="008A4540" w:rsidR="006A1B35" w:rsidP="006A1B35" w:rsidRDefault="006A1B35" w14:paraId="7ADF3922" w14:textId="77777777">
            <w:pPr>
              <w:jc w:val="both"/>
              <w:rPr>
                <w:rFonts w:ascii="Arial Narrow" w:hAnsi="Arial Narrow" w:cs="Arial"/>
                <w:b/>
                <w:bCs/>
                <w:sz w:val="20"/>
                <w:szCs w:val="20"/>
              </w:rPr>
            </w:pPr>
            <w:r w:rsidRPr="008A4540">
              <w:rPr>
                <w:rFonts w:ascii="Arial Narrow" w:hAnsi="Arial Narrow" w:cs="Arial"/>
                <w:b/>
                <w:bCs/>
                <w:sz w:val="20"/>
                <w:szCs w:val="20"/>
              </w:rPr>
              <w:t>INJURIAS Y CALUMNIAS POR MEDIOS DE COMUNICACIÓN SOCIAL.</w:t>
            </w:r>
          </w:p>
        </w:tc>
      </w:tr>
      <w:tr w:rsidRPr="008A4540" w:rsidR="006A1B35" w:rsidTr="5FFAE9BA" w14:paraId="1AFBDD35" w14:textId="77777777">
        <w:trPr>
          <w:trHeight w:val="74"/>
        </w:trPr>
        <w:tc>
          <w:tcPr>
            <w:tcW w:w="3150" w:type="dxa"/>
            <w:tcMar/>
          </w:tcPr>
          <w:p w:rsidRPr="008A4540" w:rsidR="006A1B35" w:rsidP="006A1B35" w:rsidRDefault="006A1B35" w14:paraId="6C644080" w14:textId="77777777">
            <w:pPr>
              <w:rPr>
                <w:rFonts w:ascii="Arial Narrow" w:hAnsi="Arial Narrow"/>
                <w:sz w:val="20"/>
                <w:szCs w:val="20"/>
              </w:rPr>
            </w:pPr>
          </w:p>
        </w:tc>
        <w:tc>
          <w:tcPr>
            <w:tcW w:w="6172" w:type="dxa"/>
            <w:tcMar/>
          </w:tcPr>
          <w:p w:rsidRPr="008A4540" w:rsidR="006A1B35" w:rsidP="006A1B35" w:rsidRDefault="006A1B35" w14:paraId="5D0B7106" w14:textId="77777777">
            <w:pPr>
              <w:jc w:val="both"/>
              <w:rPr>
                <w:rFonts w:ascii="Arial Narrow" w:hAnsi="Arial Narrow" w:cs="Arial"/>
                <w:sz w:val="20"/>
                <w:szCs w:val="20"/>
              </w:rPr>
            </w:pPr>
            <w:r w:rsidRPr="008A4540">
              <w:rPr>
                <w:rFonts w:ascii="Arial Narrow" w:hAnsi="Arial Narrow" w:cs="Arial"/>
                <w:sz w:val="20"/>
                <w:szCs w:val="20"/>
              </w:rPr>
              <w:t>ART. 29 LEY 19.733</w:t>
            </w:r>
          </w:p>
        </w:tc>
      </w:tr>
      <w:tr w:rsidRPr="008A4540" w:rsidR="006A1B35" w:rsidTr="5FFAE9BA" w14:paraId="2A396A7C" w14:textId="77777777">
        <w:trPr>
          <w:trHeight w:val="74"/>
        </w:trPr>
        <w:tc>
          <w:tcPr>
            <w:tcW w:w="3150" w:type="dxa"/>
            <w:tcMar/>
          </w:tcPr>
          <w:p w:rsidRPr="008A4540" w:rsidR="006A1B35" w:rsidP="006A1B35" w:rsidRDefault="006A1B35" w14:paraId="4B61EE8E" w14:textId="77777777">
            <w:pPr>
              <w:rPr>
                <w:rFonts w:ascii="Arial Narrow" w:hAnsi="Arial Narrow"/>
                <w:sz w:val="20"/>
                <w:szCs w:val="20"/>
              </w:rPr>
            </w:pPr>
          </w:p>
        </w:tc>
        <w:tc>
          <w:tcPr>
            <w:tcW w:w="6172" w:type="dxa"/>
            <w:tcMar/>
          </w:tcPr>
          <w:p w:rsidRPr="008A4540" w:rsidR="006A1B35" w:rsidP="006A1B35" w:rsidRDefault="006A1B35" w14:paraId="14C6D080" w14:textId="6C9E5933">
            <w:pPr>
              <w:jc w:val="both"/>
              <w:rPr>
                <w:rFonts w:ascii="Arial Narrow" w:hAnsi="Arial Narrow" w:cs="Arial"/>
                <w:sz w:val="20"/>
                <w:szCs w:val="20"/>
              </w:rPr>
            </w:pPr>
            <w:r w:rsidRPr="008A4540">
              <w:rPr>
                <w:rFonts w:ascii="Arial Narrow" w:hAnsi="Arial Narrow" w:cs="Arial"/>
                <w:sz w:val="20"/>
                <w:szCs w:val="20"/>
              </w:rPr>
              <w:t>Penalidad especial para las injurias y calumnias cometidas a través de medios de comunicación social.</w:t>
            </w:r>
          </w:p>
        </w:tc>
      </w:tr>
      <w:tr w:rsidRPr="008A4540" w:rsidR="006A1B35" w:rsidTr="5FFAE9BA" w14:paraId="7D76F57D" w14:textId="77777777">
        <w:trPr>
          <w:trHeight w:val="74"/>
        </w:trPr>
        <w:tc>
          <w:tcPr>
            <w:tcW w:w="3150" w:type="dxa"/>
            <w:tcMar/>
          </w:tcPr>
          <w:p w:rsidRPr="008A4540" w:rsidR="006A1B35" w:rsidP="006A1B35" w:rsidRDefault="006A1B35" w14:paraId="7FA588A6" w14:textId="77777777">
            <w:pPr>
              <w:rPr>
                <w:rFonts w:ascii="Arial Narrow" w:hAnsi="Arial Narrow"/>
                <w:sz w:val="20"/>
                <w:szCs w:val="20"/>
              </w:rPr>
            </w:pPr>
          </w:p>
        </w:tc>
        <w:tc>
          <w:tcPr>
            <w:tcW w:w="6172" w:type="dxa"/>
            <w:tcMar/>
          </w:tcPr>
          <w:p w:rsidRPr="008A4540" w:rsidR="006A1B35" w:rsidP="006A1B35" w:rsidRDefault="006A1B35" w14:paraId="0C784836" w14:textId="77777777">
            <w:pPr>
              <w:jc w:val="both"/>
              <w:rPr>
                <w:rFonts w:ascii="Arial Narrow" w:hAnsi="Arial Narrow" w:cs="Arial"/>
                <w:sz w:val="20"/>
                <w:szCs w:val="20"/>
              </w:rPr>
            </w:pPr>
          </w:p>
        </w:tc>
      </w:tr>
      <w:tr w:rsidRPr="008A4540" w:rsidR="006A1B35" w:rsidTr="5FFAE9BA" w14:paraId="69967147" w14:textId="77777777">
        <w:trPr>
          <w:trHeight w:val="74"/>
        </w:trPr>
        <w:tc>
          <w:tcPr>
            <w:tcW w:w="3150" w:type="dxa"/>
            <w:tcMar/>
          </w:tcPr>
          <w:p w:rsidRPr="008A4540" w:rsidR="006A1B35" w:rsidP="006A1B35" w:rsidRDefault="006A1B35" w14:paraId="77B6E26C" w14:textId="77777777">
            <w:pPr>
              <w:rPr>
                <w:rFonts w:ascii="Arial Narrow" w:hAnsi="Arial Narrow" w:cs="Arial"/>
                <w:b/>
                <w:bCs/>
                <w:sz w:val="20"/>
                <w:szCs w:val="20"/>
              </w:rPr>
            </w:pPr>
            <w:r w:rsidRPr="008A4540">
              <w:rPr>
                <w:rFonts w:ascii="Arial Narrow" w:hAnsi="Arial Narrow" w:cs="Arial"/>
                <w:b/>
                <w:bCs/>
                <w:sz w:val="20"/>
                <w:szCs w:val="20"/>
              </w:rPr>
              <w:t>21002</w:t>
            </w:r>
          </w:p>
        </w:tc>
        <w:tc>
          <w:tcPr>
            <w:tcW w:w="6172" w:type="dxa"/>
            <w:tcMar/>
          </w:tcPr>
          <w:p w:rsidRPr="008A4540" w:rsidR="006A1B35" w:rsidP="006A1B35" w:rsidRDefault="006A1B35" w14:paraId="3E193F19" w14:textId="77777777">
            <w:pPr>
              <w:jc w:val="both"/>
              <w:rPr>
                <w:rFonts w:ascii="Arial Narrow" w:hAnsi="Arial Narrow" w:cs="Arial"/>
                <w:b/>
                <w:bCs/>
                <w:sz w:val="20"/>
                <w:szCs w:val="20"/>
              </w:rPr>
            </w:pPr>
            <w:r w:rsidRPr="008A4540">
              <w:rPr>
                <w:rFonts w:ascii="Arial Narrow" w:hAnsi="Arial Narrow" w:cs="Arial"/>
                <w:b/>
                <w:bCs/>
                <w:sz w:val="20"/>
                <w:szCs w:val="20"/>
              </w:rPr>
              <w:t>ULTRAJE PÚBLICO A LAS BUENAS COSTUMBRES POR MEDIOS DE COMUNICACIÓN SOCIAL.</w:t>
            </w:r>
          </w:p>
        </w:tc>
      </w:tr>
      <w:tr w:rsidRPr="008A4540" w:rsidR="006A1B35" w:rsidTr="5FFAE9BA" w14:paraId="561D8A6A" w14:textId="77777777">
        <w:trPr>
          <w:trHeight w:val="74"/>
        </w:trPr>
        <w:tc>
          <w:tcPr>
            <w:tcW w:w="3150" w:type="dxa"/>
            <w:tcMar/>
          </w:tcPr>
          <w:p w:rsidRPr="008A4540" w:rsidR="006A1B35" w:rsidP="006A1B35" w:rsidRDefault="006A1B35" w14:paraId="4B84B0C5" w14:textId="77777777">
            <w:pPr>
              <w:rPr>
                <w:rFonts w:ascii="Arial Narrow" w:hAnsi="Arial Narrow"/>
                <w:sz w:val="20"/>
                <w:szCs w:val="20"/>
              </w:rPr>
            </w:pPr>
          </w:p>
        </w:tc>
        <w:tc>
          <w:tcPr>
            <w:tcW w:w="6172" w:type="dxa"/>
            <w:tcMar/>
          </w:tcPr>
          <w:p w:rsidRPr="008A4540" w:rsidR="006A1B35" w:rsidP="006A1B35" w:rsidRDefault="006A1B35" w14:paraId="3C7E58B2" w14:textId="77777777">
            <w:pPr>
              <w:jc w:val="both"/>
              <w:rPr>
                <w:rFonts w:ascii="Arial Narrow" w:hAnsi="Arial Narrow" w:cs="Arial"/>
                <w:sz w:val="20"/>
                <w:szCs w:val="20"/>
              </w:rPr>
            </w:pPr>
            <w:r w:rsidRPr="008A4540">
              <w:rPr>
                <w:rFonts w:ascii="Arial Narrow" w:hAnsi="Arial Narrow" w:cs="Arial"/>
                <w:sz w:val="20"/>
                <w:szCs w:val="20"/>
              </w:rPr>
              <w:t>ART. 34 LEY 19.733</w:t>
            </w:r>
          </w:p>
        </w:tc>
      </w:tr>
      <w:tr w:rsidRPr="008A4540" w:rsidR="006A1B35" w:rsidTr="5FFAE9BA" w14:paraId="026B4B26" w14:textId="77777777">
        <w:trPr>
          <w:trHeight w:val="74"/>
        </w:trPr>
        <w:tc>
          <w:tcPr>
            <w:tcW w:w="3150" w:type="dxa"/>
            <w:tcMar/>
          </w:tcPr>
          <w:p w:rsidRPr="008A4540" w:rsidR="006A1B35" w:rsidP="006A1B35" w:rsidRDefault="006A1B35" w14:paraId="4653F7F9" w14:textId="77777777">
            <w:pPr>
              <w:rPr>
                <w:rFonts w:ascii="Arial Narrow" w:hAnsi="Arial Narrow"/>
                <w:sz w:val="20"/>
                <w:szCs w:val="20"/>
              </w:rPr>
            </w:pPr>
          </w:p>
        </w:tc>
        <w:tc>
          <w:tcPr>
            <w:tcW w:w="6172" w:type="dxa"/>
            <w:tcMar/>
          </w:tcPr>
          <w:p w:rsidRPr="008A4540" w:rsidR="006A1B35" w:rsidP="006A1B35" w:rsidRDefault="006A1B35" w14:paraId="1E5CE1C7" w14:textId="77777777">
            <w:pPr>
              <w:jc w:val="both"/>
              <w:rPr>
                <w:rFonts w:ascii="Arial Narrow" w:hAnsi="Arial Narrow" w:cs="Arial"/>
                <w:sz w:val="20"/>
                <w:szCs w:val="20"/>
              </w:rPr>
            </w:pPr>
            <w:r w:rsidRPr="008A4540">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rsidRPr="008A4540" w:rsidR="006A1B35" w:rsidP="006A1B35" w:rsidRDefault="006A1B35" w14:paraId="6C4E4C5B" w14:textId="77777777">
            <w:pPr>
              <w:jc w:val="both"/>
              <w:rPr>
                <w:rFonts w:ascii="Arial Narrow" w:hAnsi="Arial Narrow" w:cs="Arial"/>
                <w:sz w:val="20"/>
                <w:szCs w:val="20"/>
              </w:rPr>
            </w:pPr>
          </w:p>
          <w:p w:rsidRPr="008A4540" w:rsidR="006A1B35" w:rsidP="006A1B35" w:rsidRDefault="006A1B35" w14:paraId="73C25CB4" w14:textId="57B4AD40">
            <w:pPr>
              <w:jc w:val="both"/>
              <w:rPr>
                <w:rFonts w:ascii="Arial Narrow" w:hAnsi="Arial Narrow" w:cs="Arial"/>
                <w:sz w:val="20"/>
                <w:szCs w:val="20"/>
              </w:rPr>
            </w:pPr>
            <w:r w:rsidRPr="008A4540">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Pr="008A4540" w:rsidR="006A1B35" w:rsidTr="5FFAE9BA" w14:paraId="6D45F944" w14:textId="77777777">
        <w:trPr>
          <w:trHeight w:val="74"/>
        </w:trPr>
        <w:tc>
          <w:tcPr>
            <w:tcW w:w="3150" w:type="dxa"/>
            <w:tcMar/>
          </w:tcPr>
          <w:p w:rsidRPr="008A4540" w:rsidR="006A1B35" w:rsidP="006A1B35" w:rsidRDefault="006A1B35" w14:paraId="49E72CE1" w14:textId="77777777">
            <w:pPr>
              <w:rPr>
                <w:rFonts w:ascii="Arial Narrow" w:hAnsi="Arial Narrow"/>
                <w:sz w:val="20"/>
                <w:szCs w:val="20"/>
              </w:rPr>
            </w:pPr>
          </w:p>
        </w:tc>
        <w:tc>
          <w:tcPr>
            <w:tcW w:w="6172" w:type="dxa"/>
            <w:tcMar/>
          </w:tcPr>
          <w:p w:rsidRPr="008A4540" w:rsidR="006A1B35" w:rsidP="006A1B35" w:rsidRDefault="006A1B35" w14:paraId="44B19FA3" w14:textId="77777777">
            <w:pPr>
              <w:jc w:val="both"/>
              <w:rPr>
                <w:rFonts w:ascii="Arial Narrow" w:hAnsi="Arial Narrow" w:cs="Arial"/>
                <w:sz w:val="20"/>
                <w:szCs w:val="20"/>
              </w:rPr>
            </w:pPr>
          </w:p>
        </w:tc>
      </w:tr>
      <w:tr w:rsidRPr="008A4540" w:rsidR="006A1B35" w:rsidTr="5FFAE9BA" w14:paraId="763F4AC6" w14:textId="77777777">
        <w:trPr>
          <w:trHeight w:val="74"/>
        </w:trPr>
        <w:tc>
          <w:tcPr>
            <w:tcW w:w="3150" w:type="dxa"/>
            <w:tcMar/>
          </w:tcPr>
          <w:p w:rsidRPr="008A4540" w:rsidR="006A1B35" w:rsidP="006A1B35" w:rsidRDefault="006A1B35" w14:paraId="692E97B1" w14:textId="77777777">
            <w:pPr>
              <w:rPr>
                <w:rFonts w:ascii="Arial Narrow" w:hAnsi="Arial Narrow" w:cs="Arial"/>
                <w:b/>
                <w:bCs/>
                <w:sz w:val="20"/>
                <w:szCs w:val="20"/>
              </w:rPr>
            </w:pPr>
            <w:r w:rsidRPr="008A4540">
              <w:rPr>
                <w:rFonts w:ascii="Arial Narrow" w:hAnsi="Arial Narrow" w:cs="Arial"/>
                <w:b/>
                <w:bCs/>
                <w:sz w:val="20"/>
                <w:szCs w:val="20"/>
              </w:rPr>
              <w:t>21003</w:t>
            </w:r>
          </w:p>
        </w:tc>
        <w:tc>
          <w:tcPr>
            <w:tcW w:w="6172" w:type="dxa"/>
            <w:tcMar/>
          </w:tcPr>
          <w:p w:rsidRPr="008A4540" w:rsidR="006A1B35" w:rsidP="006A1B35" w:rsidRDefault="006A1B35" w14:paraId="3B7E458F" w14:textId="77777777">
            <w:pPr>
              <w:jc w:val="both"/>
              <w:rPr>
                <w:rFonts w:ascii="Arial Narrow" w:hAnsi="Arial Narrow" w:cs="Arial"/>
                <w:b/>
                <w:bCs/>
                <w:sz w:val="20"/>
                <w:szCs w:val="20"/>
              </w:rPr>
            </w:pPr>
            <w:r w:rsidRPr="008A4540">
              <w:rPr>
                <w:rFonts w:ascii="Arial Narrow" w:hAnsi="Arial Narrow" w:cs="Arial"/>
                <w:b/>
                <w:bCs/>
                <w:sz w:val="20"/>
                <w:szCs w:val="20"/>
              </w:rPr>
              <w:t>DIVULGACIÓN DE IDENTIDAD DE MENORES POR MEDIOS DE COMUNICACIÓN SOCIAL.</w:t>
            </w:r>
          </w:p>
        </w:tc>
      </w:tr>
      <w:tr w:rsidRPr="008A4540" w:rsidR="006A1B35" w:rsidTr="5FFAE9BA" w14:paraId="608A1192" w14:textId="77777777">
        <w:trPr>
          <w:trHeight w:val="74"/>
        </w:trPr>
        <w:tc>
          <w:tcPr>
            <w:tcW w:w="3150" w:type="dxa"/>
            <w:tcMar/>
          </w:tcPr>
          <w:p w:rsidRPr="008A4540" w:rsidR="006A1B35" w:rsidP="006A1B35" w:rsidRDefault="006A1B35" w14:paraId="7524873C" w14:textId="77777777">
            <w:pPr>
              <w:rPr>
                <w:rFonts w:ascii="Arial Narrow" w:hAnsi="Arial Narrow"/>
                <w:sz w:val="20"/>
                <w:szCs w:val="20"/>
              </w:rPr>
            </w:pPr>
          </w:p>
        </w:tc>
        <w:tc>
          <w:tcPr>
            <w:tcW w:w="6172" w:type="dxa"/>
            <w:tcMar/>
          </w:tcPr>
          <w:p w:rsidRPr="008A4540" w:rsidR="006A1B35" w:rsidP="006A1B35" w:rsidRDefault="006A1B35" w14:paraId="15650C00" w14:textId="77777777">
            <w:pPr>
              <w:jc w:val="both"/>
              <w:rPr>
                <w:rFonts w:ascii="Arial Narrow" w:hAnsi="Arial Narrow" w:cs="Arial"/>
                <w:sz w:val="20"/>
                <w:szCs w:val="20"/>
              </w:rPr>
            </w:pPr>
            <w:r w:rsidRPr="008A4540">
              <w:rPr>
                <w:rFonts w:ascii="Arial Narrow" w:hAnsi="Arial Narrow" w:cs="Arial"/>
                <w:sz w:val="20"/>
                <w:szCs w:val="20"/>
              </w:rPr>
              <w:t>ART. 33 inciso 1 LEY 19.733</w:t>
            </w:r>
          </w:p>
        </w:tc>
      </w:tr>
      <w:tr w:rsidRPr="008A4540" w:rsidR="006A1B35" w:rsidTr="5FFAE9BA" w14:paraId="531C95A1" w14:textId="77777777">
        <w:trPr>
          <w:trHeight w:val="74"/>
        </w:trPr>
        <w:tc>
          <w:tcPr>
            <w:tcW w:w="3150" w:type="dxa"/>
            <w:tcMar/>
          </w:tcPr>
          <w:p w:rsidRPr="008A4540" w:rsidR="006A1B35" w:rsidP="006A1B35" w:rsidRDefault="006A1B35" w14:paraId="2BD1095F" w14:textId="77777777">
            <w:pPr>
              <w:rPr>
                <w:rFonts w:ascii="Arial Narrow" w:hAnsi="Arial Narrow"/>
                <w:sz w:val="20"/>
                <w:szCs w:val="20"/>
              </w:rPr>
            </w:pPr>
          </w:p>
        </w:tc>
        <w:tc>
          <w:tcPr>
            <w:tcW w:w="6172" w:type="dxa"/>
            <w:tcMar/>
          </w:tcPr>
          <w:p w:rsidRPr="008A4540" w:rsidR="006A1B35" w:rsidP="006A1B35" w:rsidRDefault="006A1B35" w14:paraId="6ADD9EA8" w14:textId="3078A9BA">
            <w:pPr>
              <w:jc w:val="both"/>
              <w:rPr>
                <w:rFonts w:ascii="Arial Narrow" w:hAnsi="Arial Narrow" w:cs="Arial"/>
                <w:sz w:val="20"/>
                <w:szCs w:val="20"/>
              </w:rPr>
            </w:pPr>
            <w:r w:rsidRPr="008A4540">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Pr="008A4540" w:rsidR="006A1B35" w:rsidTr="5FFAE9BA" w14:paraId="7C34EFC0" w14:textId="77777777">
        <w:trPr>
          <w:trHeight w:val="74"/>
        </w:trPr>
        <w:tc>
          <w:tcPr>
            <w:tcW w:w="3150" w:type="dxa"/>
            <w:tcMar/>
          </w:tcPr>
          <w:p w:rsidRPr="008A4540" w:rsidR="006A1B35" w:rsidP="006A1B35" w:rsidRDefault="006A1B35" w14:paraId="2D1E8741" w14:textId="77777777">
            <w:pPr>
              <w:rPr>
                <w:rFonts w:ascii="Arial Narrow" w:hAnsi="Arial Narrow"/>
                <w:sz w:val="20"/>
                <w:szCs w:val="20"/>
              </w:rPr>
            </w:pPr>
          </w:p>
        </w:tc>
        <w:tc>
          <w:tcPr>
            <w:tcW w:w="6172" w:type="dxa"/>
            <w:tcMar/>
          </w:tcPr>
          <w:p w:rsidRPr="008A4540" w:rsidR="006A1B35" w:rsidP="006A1B35" w:rsidRDefault="006A1B35" w14:paraId="0737A155" w14:textId="77777777">
            <w:pPr>
              <w:jc w:val="both"/>
              <w:rPr>
                <w:rFonts w:ascii="Arial Narrow" w:hAnsi="Arial Narrow" w:cs="Arial"/>
                <w:sz w:val="20"/>
                <w:szCs w:val="20"/>
              </w:rPr>
            </w:pPr>
          </w:p>
        </w:tc>
      </w:tr>
      <w:tr w:rsidRPr="008A4540" w:rsidR="006A1B35" w:rsidTr="5FFAE9BA" w14:paraId="4B076C27" w14:textId="77777777">
        <w:trPr>
          <w:trHeight w:val="74"/>
        </w:trPr>
        <w:tc>
          <w:tcPr>
            <w:tcW w:w="3150" w:type="dxa"/>
            <w:tcMar/>
          </w:tcPr>
          <w:p w:rsidRPr="008A4540" w:rsidR="006A1B35" w:rsidP="006A1B35" w:rsidRDefault="006A1B35" w14:paraId="0AA53269" w14:textId="77777777">
            <w:pPr>
              <w:rPr>
                <w:rFonts w:ascii="Arial Narrow" w:hAnsi="Arial Narrow" w:cs="Arial"/>
                <w:b/>
                <w:bCs/>
                <w:sz w:val="20"/>
                <w:szCs w:val="20"/>
              </w:rPr>
            </w:pPr>
            <w:r w:rsidRPr="008A4540">
              <w:rPr>
                <w:rFonts w:ascii="Arial Narrow" w:hAnsi="Arial Narrow" w:cs="Arial"/>
                <w:b/>
                <w:bCs/>
                <w:sz w:val="20"/>
                <w:szCs w:val="20"/>
              </w:rPr>
              <w:t>21099</w:t>
            </w:r>
          </w:p>
        </w:tc>
        <w:tc>
          <w:tcPr>
            <w:tcW w:w="6172" w:type="dxa"/>
            <w:tcMar/>
          </w:tcPr>
          <w:p w:rsidRPr="008A4540" w:rsidR="006A1B35" w:rsidP="006A1B35" w:rsidRDefault="006A1B35" w14:paraId="7E8B8F5A" w14:textId="77777777">
            <w:pPr>
              <w:jc w:val="both"/>
              <w:rPr>
                <w:rFonts w:ascii="Arial Narrow" w:hAnsi="Arial Narrow" w:cs="Arial"/>
                <w:b/>
                <w:bCs/>
                <w:sz w:val="20"/>
                <w:szCs w:val="20"/>
              </w:rPr>
            </w:pPr>
            <w:r w:rsidRPr="008A4540">
              <w:rPr>
                <w:rFonts w:ascii="Arial Narrow" w:hAnsi="Arial Narrow" w:cs="Arial"/>
                <w:b/>
                <w:bCs/>
                <w:sz w:val="20"/>
                <w:szCs w:val="20"/>
              </w:rPr>
              <w:t>OTRAS FALTAS Y DELITOS DE LA LEY 19.733.</w:t>
            </w:r>
          </w:p>
        </w:tc>
      </w:tr>
      <w:tr w:rsidRPr="008A4540" w:rsidR="006A1B35" w:rsidTr="5FFAE9BA" w14:paraId="513C420B" w14:textId="77777777">
        <w:trPr>
          <w:trHeight w:val="74"/>
        </w:trPr>
        <w:tc>
          <w:tcPr>
            <w:tcW w:w="3150" w:type="dxa"/>
            <w:tcMar/>
          </w:tcPr>
          <w:p w:rsidRPr="008A4540" w:rsidR="006A1B35" w:rsidP="006A1B35" w:rsidRDefault="006A1B35" w14:paraId="76CCE2C4" w14:textId="77777777">
            <w:pPr>
              <w:rPr>
                <w:rFonts w:ascii="Arial Narrow" w:hAnsi="Arial Narrow"/>
                <w:sz w:val="20"/>
                <w:szCs w:val="20"/>
              </w:rPr>
            </w:pPr>
          </w:p>
        </w:tc>
        <w:tc>
          <w:tcPr>
            <w:tcW w:w="6172" w:type="dxa"/>
            <w:tcMar/>
          </w:tcPr>
          <w:p w:rsidRPr="008A4540" w:rsidR="006A1B35" w:rsidP="006A1B35" w:rsidRDefault="006A1B35" w14:paraId="2D2467CC" w14:textId="37E9C2E0">
            <w:pPr>
              <w:jc w:val="both"/>
              <w:rPr>
                <w:rFonts w:ascii="Arial Narrow" w:hAnsi="Arial Narrow" w:cs="Arial"/>
                <w:sz w:val="20"/>
                <w:szCs w:val="20"/>
              </w:rPr>
            </w:pPr>
            <w:r w:rsidRPr="008A4540">
              <w:rPr>
                <w:rFonts w:ascii="Arial Narrow" w:hAnsi="Arial Narrow" w:cs="Arial"/>
                <w:sz w:val="20"/>
                <w:szCs w:val="20"/>
              </w:rPr>
              <w:t>Artículo 22: Infracciones al título III de la Ley Nº 19.733, cuyo título es De las Formalidades de Funcionamiento de los Medios de Comunicación Social.</w:t>
            </w:r>
          </w:p>
          <w:p w:rsidRPr="008A4540" w:rsidR="006A1B35" w:rsidP="006A1B35" w:rsidRDefault="006A1B35" w14:paraId="68AEDAD8" w14:textId="77777777">
            <w:pPr>
              <w:jc w:val="both"/>
              <w:rPr>
                <w:rFonts w:ascii="Arial Narrow" w:hAnsi="Arial Narrow" w:cs="Arial"/>
                <w:sz w:val="20"/>
                <w:szCs w:val="20"/>
              </w:rPr>
            </w:pPr>
          </w:p>
          <w:p w:rsidRPr="008A4540" w:rsidR="006A1B35" w:rsidP="006A1B35" w:rsidRDefault="006A1B35" w14:paraId="170E733A" w14:textId="3614687A">
            <w:pPr>
              <w:jc w:val="both"/>
              <w:rPr>
                <w:rFonts w:ascii="Arial Narrow" w:hAnsi="Arial Narrow" w:cs="Arial"/>
                <w:sz w:val="20"/>
                <w:szCs w:val="20"/>
              </w:rPr>
            </w:pPr>
            <w:r w:rsidRPr="008A4540">
              <w:rPr>
                <w:rFonts w:ascii="Arial Narrow" w:hAnsi="Arial Narrow" w:cs="Arial"/>
                <w:sz w:val="20"/>
                <w:szCs w:val="20"/>
              </w:rPr>
              <w:t>Artículo 23: Infracciones al título IV de la Ley Nº 19.733, cuyo título es del Derecho de Aclaración y de Rectificación.</w:t>
            </w:r>
          </w:p>
          <w:p w:rsidRPr="008A4540" w:rsidR="006A1B35" w:rsidP="006A1B35" w:rsidRDefault="006A1B35" w14:paraId="20673AFC" w14:textId="77777777">
            <w:pPr>
              <w:jc w:val="both"/>
              <w:rPr>
                <w:rFonts w:ascii="Arial Narrow" w:hAnsi="Arial Narrow" w:cs="Arial"/>
                <w:sz w:val="20"/>
                <w:szCs w:val="20"/>
              </w:rPr>
            </w:pPr>
          </w:p>
          <w:p w:rsidRPr="008A4540" w:rsidR="006A1B35" w:rsidP="006A1B35" w:rsidRDefault="006A1B35" w14:paraId="334E90E4" w14:textId="77777777">
            <w:pPr>
              <w:jc w:val="both"/>
              <w:rPr>
                <w:rFonts w:ascii="Arial Narrow" w:hAnsi="Arial Narrow" w:cs="Arial"/>
                <w:sz w:val="20"/>
                <w:szCs w:val="20"/>
              </w:rPr>
            </w:pPr>
            <w:r w:rsidRPr="008A4540">
              <w:rPr>
                <w:rFonts w:ascii="Arial Narrow" w:hAnsi="Arial Narrow" w:cs="Arial"/>
                <w:sz w:val="20"/>
                <w:szCs w:val="20"/>
              </w:rPr>
              <w:t xml:space="preserve">Artículo 31: Sanciona al que, por cualquier medio de comunicación social, realizare publicaciones o transmisiones destinadas a promover odio u hostilidad respecto de personas o colectividades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raza, sexo, religión o nacionalidad.</w:t>
            </w:r>
          </w:p>
          <w:p w:rsidRPr="008A4540" w:rsidR="006A1B35" w:rsidP="006A1B35" w:rsidRDefault="006A1B35" w14:paraId="68194F45" w14:textId="77777777">
            <w:pPr>
              <w:jc w:val="both"/>
              <w:rPr>
                <w:rFonts w:ascii="Arial Narrow" w:hAnsi="Arial Narrow" w:cs="Arial"/>
                <w:sz w:val="20"/>
                <w:szCs w:val="20"/>
              </w:rPr>
            </w:pPr>
          </w:p>
          <w:p w:rsidRPr="008A4540" w:rsidR="006A1B35" w:rsidP="006A1B35" w:rsidRDefault="006A1B35" w14:paraId="2E02FF1B" w14:textId="7650C111">
            <w:pPr>
              <w:jc w:val="both"/>
              <w:rPr>
                <w:rFonts w:ascii="Arial Narrow" w:hAnsi="Arial Narrow" w:cs="Arial"/>
                <w:sz w:val="20"/>
                <w:szCs w:val="20"/>
              </w:rPr>
            </w:pPr>
            <w:r w:rsidRPr="578079DF">
              <w:rPr>
                <w:rFonts w:ascii="Arial Narrow" w:hAnsi="Arial Narrow" w:cs="Arial"/>
                <w:sz w:val="20"/>
                <w:szCs w:val="20"/>
              </w:rPr>
              <w:t>Artículo 33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rsidRPr="008A4540" w:rsidR="006A1B35" w:rsidP="006A1B35" w:rsidRDefault="006A1B35" w14:paraId="44017E02" w14:textId="77777777">
            <w:pPr>
              <w:jc w:val="both"/>
              <w:rPr>
                <w:rFonts w:ascii="Arial Narrow" w:hAnsi="Arial Narrow" w:cs="Arial"/>
                <w:sz w:val="20"/>
                <w:szCs w:val="20"/>
              </w:rPr>
            </w:pPr>
          </w:p>
          <w:p w:rsidRPr="008A4540" w:rsidR="006A1B35" w:rsidP="006A1B35" w:rsidRDefault="006A1B35" w14:paraId="084BEC58" w14:textId="77777777">
            <w:pPr>
              <w:jc w:val="both"/>
              <w:rPr>
                <w:rFonts w:ascii="Arial Narrow" w:hAnsi="Arial Narrow" w:cs="Arial"/>
                <w:sz w:val="20"/>
                <w:szCs w:val="20"/>
              </w:rPr>
            </w:pPr>
            <w:r w:rsidRPr="008A4540">
              <w:rPr>
                <w:rFonts w:ascii="Arial Narrow" w:hAnsi="Arial Narrow" w:cs="Arial"/>
                <w:sz w:val="20"/>
                <w:szCs w:val="20"/>
              </w:rPr>
              <w:t>Artículo 36: Sanciona al que, fuera de los casos previstos por la Constitución o la Ley, y en el ejercicio de funciones públicas, obstaculizare o impidiere la libre difusión de opiniones o informaciones a través de cualquier medio de comunicación social.</w:t>
            </w:r>
          </w:p>
          <w:p w:rsidRPr="008A4540" w:rsidR="006A1B35" w:rsidP="006A1B35" w:rsidRDefault="006A1B35" w14:paraId="63B6A8BC" w14:textId="77777777">
            <w:pPr>
              <w:jc w:val="both"/>
              <w:rPr>
                <w:rFonts w:ascii="Arial Narrow" w:hAnsi="Arial Narrow" w:cs="Arial"/>
                <w:sz w:val="20"/>
                <w:szCs w:val="20"/>
              </w:rPr>
            </w:pPr>
          </w:p>
          <w:p w:rsidRPr="008A4540" w:rsidR="006A1B35" w:rsidP="006A1B35" w:rsidRDefault="006A1B35" w14:paraId="0E1831D4" w14:textId="15DE8998">
            <w:pPr>
              <w:jc w:val="both"/>
              <w:rPr>
                <w:rFonts w:ascii="Arial Narrow" w:hAnsi="Arial Narrow" w:cs="Arial"/>
                <w:sz w:val="20"/>
                <w:szCs w:val="20"/>
              </w:rPr>
            </w:pPr>
            <w:r w:rsidRPr="008A4540">
              <w:rPr>
                <w:rFonts w:ascii="Arial Narrow" w:hAnsi="Arial Narrow" w:cs="Arial"/>
                <w:sz w:val="20"/>
                <w:szCs w:val="20"/>
              </w:rPr>
              <w:t>En este código debe contemplarse también cualquier otra falta o delito distinto de los anteriores que se origine en una infracción a esta Ley y que no pueda clasificarse en otro código específico, incluyendo aquéllos que se puedan incorporar a ésta en el futuro.</w:t>
            </w:r>
          </w:p>
        </w:tc>
      </w:tr>
      <w:tr w:rsidRPr="008A4540" w:rsidR="006A1B35" w:rsidTr="5FFAE9BA" w14:paraId="3D6581F9" w14:textId="77777777">
        <w:trPr>
          <w:trHeight w:val="74"/>
        </w:trPr>
        <w:tc>
          <w:tcPr>
            <w:tcW w:w="3150" w:type="dxa"/>
            <w:tcMar/>
          </w:tcPr>
          <w:p w:rsidRPr="008A4540" w:rsidR="006A1B35" w:rsidP="006A1B35" w:rsidRDefault="006A1B35" w14:paraId="5347028A" w14:textId="77777777">
            <w:pPr>
              <w:rPr>
                <w:rFonts w:ascii="Arial Narrow" w:hAnsi="Arial Narrow"/>
                <w:sz w:val="20"/>
                <w:szCs w:val="20"/>
              </w:rPr>
            </w:pPr>
          </w:p>
        </w:tc>
        <w:tc>
          <w:tcPr>
            <w:tcW w:w="6172" w:type="dxa"/>
            <w:tcMar/>
          </w:tcPr>
          <w:p w:rsidRPr="008A4540" w:rsidR="006A1B35" w:rsidP="006A1B35" w:rsidRDefault="006A1B35" w14:paraId="66394052" w14:textId="77777777">
            <w:pPr>
              <w:jc w:val="both"/>
              <w:rPr>
                <w:rFonts w:ascii="Arial Narrow" w:hAnsi="Arial Narrow" w:cs="Arial"/>
                <w:sz w:val="20"/>
                <w:szCs w:val="20"/>
              </w:rPr>
            </w:pPr>
          </w:p>
        </w:tc>
      </w:tr>
      <w:tr w:rsidRPr="008A4540" w:rsidR="006A1B35" w:rsidTr="5FFAE9BA" w14:paraId="11FBB9B0" w14:textId="77777777">
        <w:trPr>
          <w:trHeight w:val="74"/>
        </w:trPr>
        <w:tc>
          <w:tcPr>
            <w:tcW w:w="3150" w:type="dxa"/>
            <w:tcMar/>
          </w:tcPr>
          <w:p w:rsidRPr="008A4540" w:rsidR="006A1B35" w:rsidP="006A1B35" w:rsidRDefault="006A1B35" w14:paraId="64917294" w14:textId="77777777">
            <w:pPr>
              <w:rPr>
                <w:rFonts w:ascii="Arial Narrow" w:hAnsi="Arial Narrow"/>
                <w:sz w:val="20"/>
                <w:szCs w:val="20"/>
              </w:rPr>
            </w:pPr>
          </w:p>
        </w:tc>
        <w:tc>
          <w:tcPr>
            <w:tcW w:w="6172" w:type="dxa"/>
            <w:tcMar/>
          </w:tcPr>
          <w:p w:rsidRPr="008A4540" w:rsidR="006A1B35" w:rsidP="006A1B35" w:rsidRDefault="006A1B35" w14:paraId="3AE583BD" w14:textId="77777777">
            <w:pPr>
              <w:jc w:val="both"/>
              <w:rPr>
                <w:rFonts w:ascii="Arial Narrow" w:hAnsi="Arial Narrow" w:cs="Arial"/>
                <w:sz w:val="20"/>
                <w:szCs w:val="20"/>
              </w:rPr>
            </w:pPr>
          </w:p>
        </w:tc>
      </w:tr>
      <w:tr w:rsidRPr="008A4540" w:rsidR="006A1B35" w:rsidTr="5FFAE9BA" w14:paraId="1BD01BD6" w14:textId="77777777">
        <w:trPr>
          <w:trHeight w:val="547"/>
        </w:trPr>
        <w:tc>
          <w:tcPr>
            <w:tcW w:w="9322" w:type="dxa"/>
            <w:gridSpan w:val="2"/>
            <w:shd w:val="clear" w:color="auto" w:fill="BFBFBF" w:themeFill="background1" w:themeFillShade="BF"/>
            <w:tcMar/>
          </w:tcPr>
          <w:p w:rsidRPr="008A4540" w:rsidR="006A1B35" w:rsidP="006A1B35" w:rsidRDefault="006A1B35" w14:paraId="0FBE8A66" w14:textId="77777777">
            <w:pPr>
              <w:jc w:val="both"/>
              <w:rPr>
                <w:rFonts w:ascii="Arial Narrow" w:hAnsi="Arial Narrow" w:cs="Arial"/>
                <w:sz w:val="20"/>
                <w:szCs w:val="20"/>
              </w:rPr>
            </w:pPr>
            <w:r w:rsidRPr="008A4540">
              <w:rPr>
                <w:rFonts w:ascii="Arial Narrow" w:hAnsi="Arial Narrow" w:cs="Arial"/>
                <w:b/>
                <w:bCs/>
                <w:sz w:val="20"/>
                <w:szCs w:val="20"/>
              </w:rPr>
              <w:lastRenderedPageBreak/>
              <w:t>INFRACCIÓN LEY 20.066 SOBRE VIOLENCIA INTRAFAMILIAR</w:t>
            </w:r>
          </w:p>
        </w:tc>
      </w:tr>
      <w:tr w:rsidRPr="008A4540" w:rsidR="006A1B35" w:rsidTr="5FFAE9BA" w14:paraId="1A4B38FB" w14:textId="77777777">
        <w:trPr>
          <w:trHeight w:val="74"/>
        </w:trPr>
        <w:tc>
          <w:tcPr>
            <w:tcW w:w="3150" w:type="dxa"/>
            <w:tcMar/>
          </w:tcPr>
          <w:p w:rsidRPr="008A4540" w:rsidR="006A1B35" w:rsidP="006A1B35" w:rsidRDefault="006A1B35" w14:paraId="395401DE" w14:textId="77777777">
            <w:pPr>
              <w:rPr>
                <w:rFonts w:ascii="Arial Narrow" w:hAnsi="Arial Narrow" w:cs="Arial"/>
                <w:sz w:val="20"/>
                <w:szCs w:val="20"/>
              </w:rPr>
            </w:pPr>
          </w:p>
        </w:tc>
        <w:tc>
          <w:tcPr>
            <w:tcW w:w="6172" w:type="dxa"/>
            <w:tcMar/>
          </w:tcPr>
          <w:p w:rsidRPr="008A4540" w:rsidR="006A1B35" w:rsidP="006A1B35" w:rsidRDefault="006A1B35" w14:paraId="66D87D49" w14:textId="77777777">
            <w:pPr>
              <w:jc w:val="both"/>
              <w:rPr>
                <w:rFonts w:ascii="Arial Narrow" w:hAnsi="Arial Narrow" w:cs="Arial"/>
                <w:sz w:val="20"/>
                <w:szCs w:val="20"/>
              </w:rPr>
            </w:pPr>
          </w:p>
        </w:tc>
      </w:tr>
      <w:tr w:rsidRPr="008A4540" w:rsidR="006A1B35" w:rsidTr="5FFAE9BA" w14:paraId="39D5ED93" w14:textId="77777777">
        <w:trPr>
          <w:trHeight w:val="74"/>
        </w:trPr>
        <w:tc>
          <w:tcPr>
            <w:tcW w:w="3150" w:type="dxa"/>
            <w:tcMar/>
          </w:tcPr>
          <w:p w:rsidRPr="008A4540" w:rsidR="006A1B35" w:rsidP="006A1B35" w:rsidRDefault="006A1B35" w14:paraId="25CEF4D9" w14:textId="799FEA4B">
            <w:pPr>
              <w:rPr>
                <w:rFonts w:ascii="Arial Narrow" w:hAnsi="Arial Narrow" w:cs="Arial"/>
                <w:b/>
                <w:bCs/>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0F93F2CA" w14:textId="69BB2B15">
            <w:pPr>
              <w:jc w:val="both"/>
              <w:rPr>
                <w:rFonts w:ascii="Arial Narrow" w:hAnsi="Arial Narrow" w:cs="Arial"/>
                <w:b/>
                <w:bCs/>
                <w:sz w:val="20"/>
                <w:szCs w:val="20"/>
              </w:rPr>
            </w:pPr>
            <w:r w:rsidRPr="008A4540">
              <w:rPr>
                <w:rFonts w:ascii="Arial Narrow" w:hAnsi="Arial Narrow" w:cs="Arial"/>
                <w:sz w:val="20"/>
                <w:szCs w:val="20"/>
              </w:rPr>
              <w:t>(22100</w:t>
            </w:r>
            <w:r>
              <w:rPr>
                <w:rFonts w:ascii="Arial Narrow" w:hAnsi="Arial Narrow" w:cs="Arial"/>
                <w:sz w:val="20"/>
                <w:szCs w:val="20"/>
              </w:rPr>
              <w:t>-22101</w:t>
            </w:r>
            <w:r w:rsidRPr="008A4540">
              <w:rPr>
                <w:rFonts w:ascii="Arial Narrow" w:hAnsi="Arial Narrow" w:cs="Arial"/>
                <w:sz w:val="20"/>
                <w:szCs w:val="20"/>
              </w:rPr>
              <w:t>)</w:t>
            </w:r>
          </w:p>
        </w:tc>
      </w:tr>
      <w:tr w:rsidRPr="008A4540" w:rsidR="006A1B35" w:rsidTr="5FFAE9BA" w14:paraId="69328B07" w14:textId="77777777">
        <w:trPr>
          <w:trHeight w:val="74"/>
        </w:trPr>
        <w:tc>
          <w:tcPr>
            <w:tcW w:w="3150" w:type="dxa"/>
            <w:tcMar/>
          </w:tcPr>
          <w:p w:rsidRPr="008A4540" w:rsidR="006A1B35" w:rsidP="006A1B35" w:rsidRDefault="006A1B35" w14:paraId="35F49B9B" w14:textId="77777777">
            <w:pPr>
              <w:rPr>
                <w:rFonts w:ascii="Arial Narrow" w:hAnsi="Arial Narrow" w:cs="Arial"/>
                <w:sz w:val="20"/>
                <w:szCs w:val="20"/>
              </w:rPr>
            </w:pPr>
          </w:p>
        </w:tc>
        <w:tc>
          <w:tcPr>
            <w:tcW w:w="6172" w:type="dxa"/>
            <w:tcMar/>
          </w:tcPr>
          <w:p w:rsidRPr="008A4540" w:rsidR="006A1B35" w:rsidP="006A1B35" w:rsidRDefault="006A1B35" w14:paraId="04025990" w14:textId="77777777">
            <w:pPr>
              <w:jc w:val="both"/>
              <w:rPr>
                <w:rFonts w:ascii="Arial Narrow" w:hAnsi="Arial Narrow" w:cs="Arial"/>
                <w:sz w:val="20"/>
                <w:szCs w:val="20"/>
              </w:rPr>
            </w:pPr>
          </w:p>
        </w:tc>
      </w:tr>
      <w:tr w:rsidRPr="008A4540" w:rsidR="006A1B35" w:rsidTr="5FFAE9BA" w14:paraId="0C74CCF6" w14:textId="77777777">
        <w:trPr>
          <w:trHeight w:val="74"/>
        </w:trPr>
        <w:tc>
          <w:tcPr>
            <w:tcW w:w="3150" w:type="dxa"/>
            <w:tcMar/>
          </w:tcPr>
          <w:p w:rsidRPr="008A4540" w:rsidR="006A1B35" w:rsidP="006A1B35" w:rsidRDefault="006A1B35" w14:paraId="19C89DBD" w14:textId="77777777">
            <w:pPr>
              <w:rPr>
                <w:rFonts w:ascii="Arial Narrow" w:hAnsi="Arial Narrow" w:cs="Arial"/>
                <w:b/>
                <w:bCs/>
                <w:sz w:val="20"/>
                <w:szCs w:val="20"/>
              </w:rPr>
            </w:pPr>
            <w:r w:rsidRPr="008A4540">
              <w:rPr>
                <w:rFonts w:ascii="Arial Narrow" w:hAnsi="Arial Narrow" w:cs="Arial"/>
                <w:b/>
                <w:bCs/>
                <w:sz w:val="20"/>
                <w:szCs w:val="20"/>
              </w:rPr>
              <w:t>22100</w:t>
            </w:r>
          </w:p>
        </w:tc>
        <w:tc>
          <w:tcPr>
            <w:tcW w:w="6172" w:type="dxa"/>
            <w:tcMar/>
          </w:tcPr>
          <w:p w:rsidRPr="008A4540" w:rsidR="006A1B35" w:rsidP="006A1B35" w:rsidRDefault="006A1B35" w14:paraId="40580997" w14:textId="77777777">
            <w:pPr>
              <w:jc w:val="both"/>
              <w:rPr>
                <w:rFonts w:ascii="Arial Narrow" w:hAnsi="Arial Narrow" w:cs="Arial"/>
                <w:b/>
                <w:bCs/>
                <w:sz w:val="20"/>
                <w:szCs w:val="20"/>
              </w:rPr>
            </w:pPr>
            <w:r w:rsidRPr="008A4540">
              <w:rPr>
                <w:rFonts w:ascii="Arial Narrow" w:hAnsi="Arial Narrow" w:cs="Arial"/>
                <w:b/>
                <w:bCs/>
                <w:sz w:val="20"/>
                <w:szCs w:val="20"/>
              </w:rPr>
              <w:t>MALTRATO HABITUAL (VIOLENCIA INTRAFAMILIAR).</w:t>
            </w:r>
          </w:p>
        </w:tc>
      </w:tr>
      <w:tr w:rsidRPr="008A4540" w:rsidR="006A1B35" w:rsidTr="5FFAE9BA" w14:paraId="69B17E1D" w14:textId="77777777">
        <w:trPr>
          <w:trHeight w:val="74"/>
        </w:trPr>
        <w:tc>
          <w:tcPr>
            <w:tcW w:w="3150" w:type="dxa"/>
            <w:tcMar/>
          </w:tcPr>
          <w:p w:rsidRPr="008A4540" w:rsidR="006A1B35" w:rsidP="006A1B35" w:rsidRDefault="006A1B35" w14:paraId="77E7AA71" w14:textId="77777777">
            <w:pPr>
              <w:rPr>
                <w:rFonts w:ascii="Arial Narrow" w:hAnsi="Arial Narrow"/>
                <w:sz w:val="20"/>
                <w:szCs w:val="20"/>
              </w:rPr>
            </w:pPr>
          </w:p>
        </w:tc>
        <w:tc>
          <w:tcPr>
            <w:tcW w:w="6172" w:type="dxa"/>
            <w:tcMar/>
          </w:tcPr>
          <w:p w:rsidRPr="008A4540" w:rsidR="006A1B35" w:rsidP="006A1B35" w:rsidRDefault="006A1B35" w14:paraId="0D82B048" w14:textId="73CBCAB4">
            <w:pPr>
              <w:jc w:val="both"/>
              <w:rPr>
                <w:rFonts w:ascii="Arial Narrow" w:hAnsi="Arial Narrow" w:cs="Arial"/>
                <w:sz w:val="20"/>
                <w:szCs w:val="20"/>
              </w:rPr>
            </w:pPr>
            <w:r w:rsidRPr="008A4540">
              <w:rPr>
                <w:rFonts w:ascii="Arial Narrow" w:hAnsi="Arial Narrow" w:cs="Arial"/>
                <w:sz w:val="20"/>
                <w:szCs w:val="20"/>
              </w:rPr>
              <w:t xml:space="preserve">ART. 14 </w:t>
            </w:r>
            <w:r w:rsidRPr="008A4540" w:rsidR="00E1707E">
              <w:rPr>
                <w:rFonts w:ascii="Arial Narrow" w:hAnsi="Arial Narrow" w:cs="Arial"/>
                <w:sz w:val="20"/>
                <w:szCs w:val="20"/>
              </w:rPr>
              <w:t xml:space="preserve">LEY </w:t>
            </w:r>
            <w:r w:rsidRPr="008A4540">
              <w:rPr>
                <w:rFonts w:ascii="Arial Narrow" w:hAnsi="Arial Narrow" w:cs="Arial"/>
                <w:sz w:val="20"/>
                <w:szCs w:val="20"/>
              </w:rPr>
              <w:t>20.066</w:t>
            </w:r>
          </w:p>
        </w:tc>
      </w:tr>
      <w:tr w:rsidRPr="008A4540" w:rsidR="006A1B35" w:rsidTr="5FFAE9BA" w14:paraId="34C41323" w14:textId="77777777">
        <w:trPr>
          <w:trHeight w:val="74"/>
        </w:trPr>
        <w:tc>
          <w:tcPr>
            <w:tcW w:w="3150" w:type="dxa"/>
            <w:tcMar/>
          </w:tcPr>
          <w:p w:rsidRPr="008A4540" w:rsidR="006A1B35" w:rsidP="006A1B35" w:rsidRDefault="006A1B35" w14:paraId="59401512" w14:textId="77777777">
            <w:pPr>
              <w:rPr>
                <w:rFonts w:ascii="Arial Narrow" w:hAnsi="Arial Narrow"/>
                <w:sz w:val="20"/>
                <w:szCs w:val="20"/>
              </w:rPr>
            </w:pPr>
          </w:p>
        </w:tc>
        <w:tc>
          <w:tcPr>
            <w:tcW w:w="6172" w:type="dxa"/>
            <w:tcMar/>
          </w:tcPr>
          <w:p w:rsidRPr="008A4540" w:rsidR="006A1B35" w:rsidP="006A1B35" w:rsidRDefault="006A1B35" w14:paraId="4E65DC5F" w14:textId="3C6F7F46">
            <w:pPr>
              <w:jc w:val="both"/>
              <w:rPr>
                <w:rFonts w:ascii="Arial Narrow" w:hAnsi="Arial Narrow" w:cs="Arial"/>
                <w:sz w:val="20"/>
                <w:szCs w:val="20"/>
              </w:rPr>
            </w:pPr>
            <w:r w:rsidRPr="008A4540">
              <w:rPr>
                <w:rFonts w:ascii="Arial Narrow" w:hAnsi="Arial Narrow" w:cs="Arial"/>
                <w:sz w:val="20"/>
                <w:szCs w:val="20"/>
              </w:rPr>
              <w:t>Se refiere al ejercicio habitual de violencia física, psíquica o económica de quien tenga o haya tenido la calidad de cónyuge del ofensor o una relación de convivencia con él; o sea pariente por consanguinidad o por afinidad en toda la línea recta o en la colateral hasta el tercer grado inclusive, del ofensor o de su cónyuge o de su actual conviviente.</w:t>
            </w:r>
          </w:p>
        </w:tc>
      </w:tr>
      <w:tr w:rsidRPr="008A4540" w:rsidR="006A1B35" w:rsidTr="5FFAE9BA" w14:paraId="167FCDB6" w14:textId="77777777">
        <w:trPr>
          <w:trHeight w:val="74"/>
        </w:trPr>
        <w:tc>
          <w:tcPr>
            <w:tcW w:w="3150" w:type="dxa"/>
            <w:tcMar/>
          </w:tcPr>
          <w:p w:rsidRPr="008A4540" w:rsidR="006A1B35" w:rsidP="006A1B35" w:rsidRDefault="006A1B35" w14:paraId="66568F23" w14:textId="77777777">
            <w:pPr>
              <w:rPr>
                <w:rFonts w:ascii="Arial Narrow" w:hAnsi="Arial Narrow"/>
                <w:sz w:val="20"/>
                <w:szCs w:val="20"/>
              </w:rPr>
            </w:pPr>
          </w:p>
        </w:tc>
        <w:tc>
          <w:tcPr>
            <w:tcW w:w="6172" w:type="dxa"/>
            <w:tcMar/>
          </w:tcPr>
          <w:p w:rsidRPr="008A4540" w:rsidR="006A1B35" w:rsidP="006A1B35" w:rsidRDefault="006A1B35" w14:paraId="21BE2435" w14:textId="77777777">
            <w:pPr>
              <w:jc w:val="both"/>
              <w:rPr>
                <w:rFonts w:ascii="Arial Narrow" w:hAnsi="Arial Narrow" w:cs="Arial"/>
                <w:sz w:val="20"/>
                <w:szCs w:val="20"/>
              </w:rPr>
            </w:pPr>
          </w:p>
        </w:tc>
      </w:tr>
      <w:tr w:rsidRPr="008A4540" w:rsidR="006A1B35" w:rsidTr="5FFAE9BA" w14:paraId="37367BEE" w14:textId="77777777">
        <w:trPr>
          <w:trHeight w:val="74"/>
        </w:trPr>
        <w:tc>
          <w:tcPr>
            <w:tcW w:w="3150" w:type="dxa"/>
            <w:tcMar/>
          </w:tcPr>
          <w:p w:rsidRPr="008A4540" w:rsidR="006A1B35" w:rsidP="006A1B35" w:rsidRDefault="006A1B35" w14:paraId="3096A807" w14:textId="02394712">
            <w:pPr>
              <w:rPr>
                <w:rFonts w:ascii="Arial Narrow" w:hAnsi="Arial Narrow" w:cs="Arial"/>
                <w:b/>
                <w:bCs/>
                <w:sz w:val="20"/>
                <w:szCs w:val="20"/>
              </w:rPr>
            </w:pPr>
            <w:r w:rsidRPr="008A4540">
              <w:rPr>
                <w:rFonts w:ascii="Arial Narrow" w:hAnsi="Arial Narrow" w:cs="Arial"/>
                <w:b/>
                <w:bCs/>
                <w:sz w:val="20"/>
                <w:szCs w:val="20"/>
              </w:rPr>
              <w:t>22101</w:t>
            </w:r>
          </w:p>
        </w:tc>
        <w:tc>
          <w:tcPr>
            <w:tcW w:w="6172" w:type="dxa"/>
            <w:tcMar/>
          </w:tcPr>
          <w:p w:rsidRPr="008A4540" w:rsidR="006A1B35" w:rsidP="006A1B35" w:rsidRDefault="006A1B35" w14:paraId="1EB8EBB0" w14:textId="6E80970A">
            <w:pPr>
              <w:jc w:val="both"/>
              <w:rPr>
                <w:rFonts w:ascii="Arial Narrow" w:hAnsi="Arial Narrow" w:cs="Arial"/>
                <w:b/>
                <w:bCs/>
                <w:sz w:val="20"/>
                <w:szCs w:val="20"/>
              </w:rPr>
            </w:pPr>
            <w:r w:rsidRPr="008A4540">
              <w:rPr>
                <w:rFonts w:ascii="Arial Narrow" w:hAnsi="Arial Narrow" w:cs="Arial"/>
                <w:b/>
                <w:bCs/>
                <w:sz w:val="20"/>
                <w:szCs w:val="20"/>
              </w:rPr>
              <w:t>INCUMPLIMIENTO REITERADO DE PAGO DE PENSIÓN ALIMENTICIA</w:t>
            </w:r>
          </w:p>
        </w:tc>
      </w:tr>
      <w:tr w:rsidRPr="008A4540" w:rsidR="006A1B35" w:rsidTr="5FFAE9BA" w14:paraId="7EB02628" w14:textId="77777777">
        <w:trPr>
          <w:trHeight w:val="74"/>
        </w:trPr>
        <w:tc>
          <w:tcPr>
            <w:tcW w:w="3150" w:type="dxa"/>
            <w:tcMar/>
          </w:tcPr>
          <w:p w:rsidRPr="008A4540" w:rsidR="006A1B35" w:rsidP="006A1B35" w:rsidRDefault="006A1B35" w14:paraId="5A5A327D" w14:textId="77777777">
            <w:pPr>
              <w:rPr>
                <w:rFonts w:ascii="Arial Narrow" w:hAnsi="Arial Narrow"/>
                <w:sz w:val="20"/>
                <w:szCs w:val="20"/>
              </w:rPr>
            </w:pPr>
          </w:p>
        </w:tc>
        <w:tc>
          <w:tcPr>
            <w:tcW w:w="6172" w:type="dxa"/>
            <w:tcMar/>
          </w:tcPr>
          <w:p w:rsidRPr="008A4540" w:rsidR="006A1B35" w:rsidP="006A1B35" w:rsidRDefault="006A1B35" w14:paraId="514FD521" w14:textId="799AEC61">
            <w:pPr>
              <w:jc w:val="both"/>
              <w:rPr>
                <w:rFonts w:ascii="Arial Narrow" w:hAnsi="Arial Narrow" w:cs="Arial"/>
                <w:sz w:val="20"/>
                <w:szCs w:val="20"/>
              </w:rPr>
            </w:pPr>
            <w:r w:rsidRPr="008A4540">
              <w:rPr>
                <w:rFonts w:ascii="Arial Narrow" w:hAnsi="Arial Narrow" w:cs="Arial"/>
                <w:sz w:val="20"/>
                <w:szCs w:val="20"/>
              </w:rPr>
              <w:t xml:space="preserve">ART. 14 </w:t>
            </w:r>
            <w:r w:rsidRPr="008A4540" w:rsidR="00E1707E">
              <w:rPr>
                <w:rFonts w:ascii="Arial Narrow" w:hAnsi="Arial Narrow" w:cs="Arial"/>
                <w:sz w:val="20"/>
                <w:szCs w:val="20"/>
              </w:rPr>
              <w:t xml:space="preserve">BIS LEY </w:t>
            </w:r>
            <w:r w:rsidRPr="008A4540">
              <w:rPr>
                <w:rFonts w:ascii="Arial Narrow" w:hAnsi="Arial Narrow" w:cs="Arial"/>
                <w:sz w:val="20"/>
                <w:szCs w:val="20"/>
              </w:rPr>
              <w:t>20.066</w:t>
            </w:r>
          </w:p>
        </w:tc>
      </w:tr>
      <w:tr w:rsidRPr="008A4540" w:rsidR="006A1B35" w:rsidTr="5FFAE9BA" w14:paraId="2FDAB991" w14:textId="77777777">
        <w:trPr>
          <w:trHeight w:val="74"/>
        </w:trPr>
        <w:tc>
          <w:tcPr>
            <w:tcW w:w="3150" w:type="dxa"/>
            <w:tcMar/>
          </w:tcPr>
          <w:p w:rsidRPr="008A4540" w:rsidR="006A1B35" w:rsidP="006A1B35" w:rsidRDefault="006A1B35" w14:paraId="46B4BE33" w14:textId="77777777">
            <w:pPr>
              <w:rPr>
                <w:rFonts w:ascii="Arial Narrow" w:hAnsi="Arial Narrow"/>
                <w:sz w:val="20"/>
                <w:szCs w:val="20"/>
              </w:rPr>
            </w:pPr>
          </w:p>
        </w:tc>
        <w:tc>
          <w:tcPr>
            <w:tcW w:w="6172" w:type="dxa"/>
            <w:tcMar/>
          </w:tcPr>
          <w:p w:rsidRPr="008A4540" w:rsidR="006A1B35" w:rsidP="006A1B35" w:rsidRDefault="006A1B35" w14:paraId="1EF17323" w14:textId="2709151B">
            <w:pPr>
              <w:jc w:val="both"/>
              <w:rPr>
                <w:rFonts w:ascii="Arial Narrow" w:hAnsi="Arial Narrow" w:cs="Arial"/>
                <w:sz w:val="20"/>
                <w:szCs w:val="20"/>
              </w:rPr>
            </w:pPr>
            <w:r w:rsidRPr="008A4540">
              <w:rPr>
                <w:rFonts w:ascii="Arial Narrow" w:hAnsi="Arial Narrow" w:cs="Arial"/>
                <w:sz w:val="20"/>
                <w:szCs w:val="20"/>
              </w:rPr>
              <w:t>El que estando obligado al pago de pensiones de alimentos, y con el objeto de menoscabar o controlar la posición económica de la mujer incumpliere reiteradamente el pago de la pensión de alimentos, será sancionado con las penas del artículo 14 de esta ley. Se entenderá, en este caso, que existe un incumplimiento reiterado cuando el deudor permanezca por más de 120 días en el Registro Nacional de Deudores de Pensiones de Alimentos.".</w:t>
            </w:r>
          </w:p>
        </w:tc>
      </w:tr>
      <w:tr w:rsidRPr="008A4540" w:rsidR="006A1B35" w:rsidTr="5FFAE9BA" w14:paraId="5DEAE919" w14:textId="77777777">
        <w:trPr>
          <w:trHeight w:val="74"/>
        </w:trPr>
        <w:tc>
          <w:tcPr>
            <w:tcW w:w="3150" w:type="dxa"/>
            <w:tcMar/>
          </w:tcPr>
          <w:p w:rsidRPr="008A4540" w:rsidR="006A1B35" w:rsidP="006A1B35" w:rsidRDefault="006A1B35" w14:paraId="08A5810E" w14:textId="77777777">
            <w:pPr>
              <w:rPr>
                <w:rFonts w:ascii="Arial Narrow" w:hAnsi="Arial Narrow"/>
                <w:sz w:val="20"/>
                <w:szCs w:val="20"/>
              </w:rPr>
            </w:pPr>
          </w:p>
        </w:tc>
        <w:tc>
          <w:tcPr>
            <w:tcW w:w="6172" w:type="dxa"/>
            <w:tcMar/>
          </w:tcPr>
          <w:p w:rsidRPr="008A4540" w:rsidR="006A1B35" w:rsidP="006A1B35" w:rsidRDefault="006A1B35" w14:paraId="5054BD31" w14:textId="77777777">
            <w:pPr>
              <w:jc w:val="both"/>
              <w:rPr>
                <w:rFonts w:ascii="Arial Narrow" w:hAnsi="Arial Narrow" w:cs="Arial"/>
                <w:sz w:val="20"/>
                <w:szCs w:val="20"/>
              </w:rPr>
            </w:pPr>
          </w:p>
        </w:tc>
      </w:tr>
      <w:tr w:rsidRPr="008A4540" w:rsidR="006A1B35" w:rsidTr="5FFAE9BA" w14:paraId="61B385AE" w14:textId="77777777">
        <w:trPr>
          <w:trHeight w:val="74"/>
        </w:trPr>
        <w:tc>
          <w:tcPr>
            <w:tcW w:w="3150" w:type="dxa"/>
            <w:tcMar/>
          </w:tcPr>
          <w:p w:rsidRPr="008A4540" w:rsidR="006A1B35" w:rsidP="006A1B35" w:rsidRDefault="006A1B35" w14:paraId="2601B2B9" w14:textId="77777777">
            <w:pPr>
              <w:rPr>
                <w:rFonts w:ascii="Arial Narrow" w:hAnsi="Arial Narrow"/>
                <w:sz w:val="20"/>
                <w:szCs w:val="20"/>
              </w:rPr>
            </w:pPr>
          </w:p>
        </w:tc>
        <w:tc>
          <w:tcPr>
            <w:tcW w:w="6172" w:type="dxa"/>
            <w:tcMar/>
          </w:tcPr>
          <w:p w:rsidRPr="008A4540" w:rsidR="006A1B35" w:rsidP="006A1B35" w:rsidRDefault="006A1B35" w14:paraId="2A322B4A" w14:textId="77777777">
            <w:pPr>
              <w:jc w:val="both"/>
              <w:rPr>
                <w:rFonts w:ascii="Arial Narrow" w:hAnsi="Arial Narrow" w:cs="Arial"/>
                <w:sz w:val="20"/>
                <w:szCs w:val="20"/>
              </w:rPr>
            </w:pPr>
          </w:p>
        </w:tc>
      </w:tr>
      <w:tr w:rsidRPr="008A4540" w:rsidR="006A1B35" w:rsidTr="5FFAE9BA" w14:paraId="7A397F0B" w14:textId="77777777">
        <w:trPr>
          <w:trHeight w:val="547"/>
        </w:trPr>
        <w:tc>
          <w:tcPr>
            <w:tcW w:w="9322" w:type="dxa"/>
            <w:gridSpan w:val="2"/>
            <w:shd w:val="clear" w:color="auto" w:fill="BFBFBF" w:themeFill="background1" w:themeFillShade="BF"/>
            <w:tcMar/>
          </w:tcPr>
          <w:p w:rsidRPr="008A4540" w:rsidR="006A1B35" w:rsidP="006A1B35" w:rsidRDefault="006A1B35" w14:paraId="611EEB65" w14:textId="77777777">
            <w:pPr>
              <w:jc w:val="both"/>
              <w:rPr>
                <w:rFonts w:ascii="Arial Narrow" w:hAnsi="Arial Narrow" w:cs="Arial"/>
                <w:sz w:val="20"/>
                <w:szCs w:val="20"/>
              </w:rPr>
            </w:pPr>
            <w:r w:rsidRPr="008A4540">
              <w:rPr>
                <w:rFonts w:ascii="Arial Narrow" w:hAnsi="Arial Narrow" w:cs="Arial"/>
                <w:b/>
                <w:bCs/>
                <w:sz w:val="20"/>
                <w:szCs w:val="20"/>
              </w:rPr>
              <w:t>LEY 20.800 ADMINISTRACIÓN PROVISIONAL DE SOSTENEDORES EDUCACIONALES</w:t>
            </w:r>
          </w:p>
        </w:tc>
      </w:tr>
      <w:tr w:rsidRPr="008A4540" w:rsidR="006A1B35" w:rsidTr="5FFAE9BA" w14:paraId="5199ED11" w14:textId="77777777">
        <w:trPr>
          <w:trHeight w:val="74"/>
        </w:trPr>
        <w:tc>
          <w:tcPr>
            <w:tcW w:w="3150" w:type="dxa"/>
            <w:tcMar/>
          </w:tcPr>
          <w:p w:rsidRPr="008A4540" w:rsidR="006A1B35" w:rsidP="006A1B35" w:rsidRDefault="006A1B35" w14:paraId="6CD3E14D" w14:textId="77777777">
            <w:pPr>
              <w:rPr>
                <w:rFonts w:ascii="Arial Narrow" w:hAnsi="Arial Narrow" w:cs="Arial"/>
                <w:sz w:val="20"/>
                <w:szCs w:val="20"/>
              </w:rPr>
            </w:pPr>
          </w:p>
        </w:tc>
        <w:tc>
          <w:tcPr>
            <w:tcW w:w="6172" w:type="dxa"/>
            <w:tcMar/>
          </w:tcPr>
          <w:p w:rsidRPr="008A4540" w:rsidR="006A1B35" w:rsidP="006A1B35" w:rsidRDefault="006A1B35" w14:paraId="17772A2E" w14:textId="77777777">
            <w:pPr>
              <w:jc w:val="both"/>
              <w:rPr>
                <w:rFonts w:ascii="Arial Narrow" w:hAnsi="Arial Narrow" w:cs="Arial"/>
                <w:sz w:val="20"/>
                <w:szCs w:val="20"/>
              </w:rPr>
            </w:pPr>
          </w:p>
        </w:tc>
      </w:tr>
      <w:tr w:rsidRPr="008A4540" w:rsidR="006A1B35" w:rsidTr="5FFAE9BA" w14:paraId="74089D93" w14:textId="77777777">
        <w:trPr>
          <w:trHeight w:val="74"/>
        </w:trPr>
        <w:tc>
          <w:tcPr>
            <w:tcW w:w="3150" w:type="dxa"/>
            <w:tcMar/>
          </w:tcPr>
          <w:p w:rsidRPr="008A4540" w:rsidR="006A1B35" w:rsidP="006A1B35" w:rsidRDefault="006A1B35" w14:paraId="04BADF9F" w14:textId="06907790">
            <w:pPr>
              <w:rPr>
                <w:rFonts w:ascii="Arial Narrow" w:hAnsi="Arial Narrow" w:cs="Arial"/>
                <w:b/>
                <w:bCs/>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10219973" w14:textId="035048A1">
            <w:pPr>
              <w:jc w:val="both"/>
              <w:rPr>
                <w:rFonts w:ascii="Arial Narrow" w:hAnsi="Arial Narrow" w:cs="Arial"/>
                <w:b/>
                <w:bCs/>
                <w:sz w:val="20"/>
                <w:szCs w:val="20"/>
              </w:rPr>
            </w:pPr>
            <w:r w:rsidRPr="008A4540">
              <w:rPr>
                <w:rFonts w:ascii="Arial Narrow" w:hAnsi="Arial Narrow" w:cs="Arial"/>
                <w:sz w:val="20"/>
                <w:szCs w:val="20"/>
              </w:rPr>
              <w:t>(22400)</w:t>
            </w:r>
          </w:p>
        </w:tc>
      </w:tr>
      <w:tr w:rsidRPr="008A4540" w:rsidR="006A1B35" w:rsidTr="5FFAE9BA" w14:paraId="26500FF1" w14:textId="77777777">
        <w:trPr>
          <w:trHeight w:val="74"/>
        </w:trPr>
        <w:tc>
          <w:tcPr>
            <w:tcW w:w="3150" w:type="dxa"/>
            <w:tcMar/>
          </w:tcPr>
          <w:p w:rsidRPr="008A4540" w:rsidR="006A1B35" w:rsidP="006A1B35" w:rsidRDefault="006A1B35" w14:paraId="7552F1A2" w14:textId="77777777">
            <w:pPr>
              <w:rPr>
                <w:rFonts w:ascii="Arial Narrow" w:hAnsi="Arial Narrow" w:cs="Arial"/>
                <w:sz w:val="20"/>
                <w:szCs w:val="20"/>
              </w:rPr>
            </w:pPr>
          </w:p>
        </w:tc>
        <w:tc>
          <w:tcPr>
            <w:tcW w:w="6172" w:type="dxa"/>
            <w:tcMar/>
          </w:tcPr>
          <w:p w:rsidRPr="008A4540" w:rsidR="006A1B35" w:rsidP="006A1B35" w:rsidRDefault="006A1B35" w14:paraId="0A0CC0E0" w14:textId="77777777">
            <w:pPr>
              <w:jc w:val="both"/>
              <w:rPr>
                <w:rFonts w:ascii="Arial Narrow" w:hAnsi="Arial Narrow" w:cs="Arial"/>
                <w:sz w:val="20"/>
                <w:szCs w:val="20"/>
              </w:rPr>
            </w:pPr>
          </w:p>
        </w:tc>
      </w:tr>
      <w:tr w:rsidRPr="008A4540" w:rsidR="006A1B35" w:rsidTr="5FFAE9BA" w14:paraId="7532C55D" w14:textId="77777777">
        <w:trPr>
          <w:trHeight w:val="74"/>
        </w:trPr>
        <w:tc>
          <w:tcPr>
            <w:tcW w:w="3150" w:type="dxa"/>
            <w:tcMar/>
          </w:tcPr>
          <w:p w:rsidRPr="008A4540" w:rsidR="006A1B35" w:rsidP="006A1B35" w:rsidRDefault="006A1B35" w14:paraId="0ACBC4C8" w14:textId="77777777">
            <w:pPr>
              <w:rPr>
                <w:rFonts w:ascii="Arial Narrow" w:hAnsi="Arial Narrow" w:cs="Arial"/>
                <w:b/>
                <w:bCs/>
                <w:sz w:val="20"/>
                <w:szCs w:val="20"/>
              </w:rPr>
            </w:pPr>
            <w:r w:rsidRPr="008A4540">
              <w:rPr>
                <w:rFonts w:ascii="Arial Narrow" w:hAnsi="Arial Narrow" w:cs="Arial"/>
                <w:b/>
                <w:bCs/>
                <w:sz w:val="20"/>
                <w:szCs w:val="20"/>
              </w:rPr>
              <w:t>22400</w:t>
            </w:r>
          </w:p>
        </w:tc>
        <w:tc>
          <w:tcPr>
            <w:tcW w:w="6172" w:type="dxa"/>
            <w:tcMar/>
          </w:tcPr>
          <w:p w:rsidRPr="008A4540" w:rsidR="006A1B35" w:rsidP="00E1707E" w:rsidRDefault="006A1B35" w14:paraId="4648E2D4" w14:textId="76BAC145">
            <w:pPr>
              <w:jc w:val="both"/>
              <w:rPr>
                <w:rFonts w:ascii="Arial Narrow" w:hAnsi="Arial Narrow" w:cs="Arial"/>
                <w:b/>
                <w:bCs/>
                <w:sz w:val="20"/>
                <w:szCs w:val="20"/>
              </w:rPr>
            </w:pPr>
            <w:r w:rsidRPr="008A4540">
              <w:rPr>
                <w:rFonts w:ascii="Arial Narrow" w:hAnsi="Arial Narrow" w:cs="Arial"/>
                <w:b/>
                <w:bCs/>
                <w:sz w:val="20"/>
                <w:szCs w:val="20"/>
              </w:rPr>
              <w:t>INFRACCIONES A LA LEY DE ADMINISTRACIÓN PROVISIONAL DE SOSTENEDORES EDUCACIONALES (LUCRO EN LA EDUCACIÓN). LEY 20.800</w:t>
            </w:r>
          </w:p>
        </w:tc>
      </w:tr>
      <w:tr w:rsidRPr="008A4540" w:rsidR="006A1B35" w:rsidTr="5FFAE9BA" w14:paraId="09303F02" w14:textId="77777777">
        <w:trPr>
          <w:trHeight w:val="74"/>
        </w:trPr>
        <w:tc>
          <w:tcPr>
            <w:tcW w:w="3150" w:type="dxa"/>
            <w:tcMar/>
          </w:tcPr>
          <w:p w:rsidRPr="008A4540" w:rsidR="006A1B35" w:rsidP="006A1B35" w:rsidRDefault="006A1B35" w14:paraId="37CA85A2" w14:textId="77777777">
            <w:pPr>
              <w:rPr>
                <w:rFonts w:ascii="Arial Narrow" w:hAnsi="Arial Narrow"/>
                <w:sz w:val="20"/>
                <w:szCs w:val="20"/>
              </w:rPr>
            </w:pPr>
          </w:p>
        </w:tc>
        <w:tc>
          <w:tcPr>
            <w:tcW w:w="6172" w:type="dxa"/>
            <w:tcMar/>
          </w:tcPr>
          <w:p w:rsidRPr="008A4540" w:rsidR="006A1B35" w:rsidP="006A1B35" w:rsidRDefault="006A1B35" w14:paraId="07E2219D" w14:textId="403D2DC1">
            <w:pPr>
              <w:jc w:val="both"/>
              <w:rPr>
                <w:rFonts w:ascii="Arial Narrow" w:hAnsi="Arial Narrow" w:cs="Arial"/>
                <w:sz w:val="20"/>
                <w:szCs w:val="20"/>
              </w:rPr>
            </w:pPr>
            <w:r w:rsidRPr="008A4540">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Pr="008A4540" w:rsidR="006A1B35" w:rsidTr="5FFAE9BA" w14:paraId="794FB1F6" w14:textId="77777777">
        <w:trPr>
          <w:trHeight w:val="74"/>
        </w:trPr>
        <w:tc>
          <w:tcPr>
            <w:tcW w:w="3150" w:type="dxa"/>
            <w:tcMar/>
          </w:tcPr>
          <w:p w:rsidRPr="008A4540" w:rsidR="006A1B35" w:rsidP="006A1B35" w:rsidRDefault="006A1B35" w14:paraId="15BB92D0" w14:textId="77777777">
            <w:pPr>
              <w:rPr>
                <w:rFonts w:ascii="Arial Narrow" w:hAnsi="Arial Narrow"/>
                <w:sz w:val="20"/>
                <w:szCs w:val="20"/>
              </w:rPr>
            </w:pPr>
          </w:p>
        </w:tc>
        <w:tc>
          <w:tcPr>
            <w:tcW w:w="6172" w:type="dxa"/>
            <w:tcMar/>
          </w:tcPr>
          <w:p w:rsidRPr="008A4540" w:rsidR="006A1B35" w:rsidP="006A1B35" w:rsidRDefault="006A1B35" w14:paraId="57FBFE18" w14:textId="77777777">
            <w:pPr>
              <w:jc w:val="both"/>
              <w:rPr>
                <w:rFonts w:ascii="Arial Narrow" w:hAnsi="Arial Narrow" w:cs="Arial"/>
                <w:sz w:val="20"/>
                <w:szCs w:val="20"/>
              </w:rPr>
            </w:pPr>
          </w:p>
        </w:tc>
      </w:tr>
      <w:tr w:rsidRPr="008A4540" w:rsidR="006A1B35" w:rsidTr="5FFAE9BA" w14:paraId="4577A837" w14:textId="77777777">
        <w:trPr>
          <w:trHeight w:val="74"/>
        </w:trPr>
        <w:tc>
          <w:tcPr>
            <w:tcW w:w="3150" w:type="dxa"/>
            <w:tcMar/>
          </w:tcPr>
          <w:p w:rsidRPr="008A4540" w:rsidR="006A1B35" w:rsidP="006A1B35" w:rsidRDefault="006A1B35" w14:paraId="57DB3519" w14:textId="77777777">
            <w:pPr>
              <w:rPr>
                <w:rFonts w:ascii="Arial Narrow" w:hAnsi="Arial Narrow"/>
                <w:sz w:val="20"/>
                <w:szCs w:val="20"/>
              </w:rPr>
            </w:pPr>
          </w:p>
        </w:tc>
        <w:tc>
          <w:tcPr>
            <w:tcW w:w="6172" w:type="dxa"/>
            <w:tcMar/>
          </w:tcPr>
          <w:p w:rsidRPr="008A4540" w:rsidR="006A1B35" w:rsidP="006A1B35" w:rsidRDefault="006A1B35" w14:paraId="0F90EA42" w14:textId="77777777">
            <w:pPr>
              <w:jc w:val="both"/>
              <w:rPr>
                <w:rFonts w:ascii="Arial Narrow" w:hAnsi="Arial Narrow" w:cs="Arial"/>
                <w:sz w:val="20"/>
                <w:szCs w:val="20"/>
              </w:rPr>
            </w:pPr>
          </w:p>
        </w:tc>
      </w:tr>
      <w:tr w:rsidRPr="008A4540" w:rsidR="006A1B35" w:rsidTr="5FFAE9BA" w14:paraId="32EA36CC" w14:textId="77777777">
        <w:trPr>
          <w:trHeight w:val="547"/>
        </w:trPr>
        <w:tc>
          <w:tcPr>
            <w:tcW w:w="9322" w:type="dxa"/>
            <w:gridSpan w:val="2"/>
            <w:shd w:val="clear" w:color="auto" w:fill="BFBFBF" w:themeFill="background1" w:themeFillShade="BF"/>
            <w:tcMar/>
          </w:tcPr>
          <w:p w:rsidRPr="008A4540" w:rsidR="006A1B35" w:rsidP="006A1B35" w:rsidRDefault="006A1B35" w14:paraId="1AEDE155" w14:textId="4CEEF5EB">
            <w:pPr>
              <w:jc w:val="both"/>
              <w:rPr>
                <w:rFonts w:ascii="Arial Narrow" w:hAnsi="Arial Narrow" w:cs="Arial"/>
                <w:sz w:val="20"/>
                <w:szCs w:val="20"/>
              </w:rPr>
            </w:pPr>
            <w:r w:rsidRPr="008A4540">
              <w:rPr>
                <w:rFonts w:ascii="Arial Narrow" w:hAnsi="Arial Narrow" w:cs="Arial"/>
                <w:b/>
                <w:bCs/>
                <w:sz w:val="20"/>
                <w:szCs w:val="20"/>
              </w:rPr>
              <w:t>LEY 20.845 INFRACCIONES AL SISTEMA DE ASEGURAMIENTO DE LA CALIDAD DE LA EDUCACIÓN</w:t>
            </w:r>
          </w:p>
        </w:tc>
      </w:tr>
      <w:tr w:rsidRPr="008A4540" w:rsidR="006A1B35" w:rsidTr="5FFAE9BA" w14:paraId="18E8F127" w14:textId="77777777">
        <w:trPr>
          <w:trHeight w:val="74"/>
        </w:trPr>
        <w:tc>
          <w:tcPr>
            <w:tcW w:w="3150" w:type="dxa"/>
            <w:tcMar/>
          </w:tcPr>
          <w:p w:rsidRPr="008A4540" w:rsidR="006A1B35" w:rsidP="006A1B35" w:rsidRDefault="006A1B35" w14:paraId="343D858A" w14:textId="77777777">
            <w:pPr>
              <w:rPr>
                <w:rFonts w:ascii="Arial Narrow" w:hAnsi="Arial Narrow" w:cs="Arial"/>
                <w:sz w:val="20"/>
                <w:szCs w:val="20"/>
              </w:rPr>
            </w:pPr>
          </w:p>
        </w:tc>
        <w:tc>
          <w:tcPr>
            <w:tcW w:w="6172" w:type="dxa"/>
            <w:tcMar/>
          </w:tcPr>
          <w:p w:rsidRPr="008A4540" w:rsidR="006A1B35" w:rsidP="006A1B35" w:rsidRDefault="006A1B35" w14:paraId="3738CBA3" w14:textId="77777777">
            <w:pPr>
              <w:jc w:val="both"/>
              <w:rPr>
                <w:rFonts w:ascii="Arial Narrow" w:hAnsi="Arial Narrow" w:cs="Arial"/>
                <w:sz w:val="20"/>
                <w:szCs w:val="20"/>
              </w:rPr>
            </w:pPr>
          </w:p>
        </w:tc>
      </w:tr>
      <w:tr w:rsidRPr="008A4540" w:rsidR="006A1B35" w:rsidTr="5FFAE9BA" w14:paraId="5D5E0F46" w14:textId="77777777">
        <w:trPr>
          <w:trHeight w:val="74"/>
        </w:trPr>
        <w:tc>
          <w:tcPr>
            <w:tcW w:w="3150" w:type="dxa"/>
            <w:tcMar/>
          </w:tcPr>
          <w:p w:rsidRPr="008A4540" w:rsidR="006A1B35" w:rsidP="006A1B35" w:rsidRDefault="006A1B35" w14:paraId="288F987B" w14:textId="17CA1491">
            <w:pPr>
              <w:rPr>
                <w:rFonts w:ascii="Arial Narrow" w:hAnsi="Arial Narrow" w:cs="Arial"/>
                <w:b/>
                <w:bCs/>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27D97B5B" w14:textId="787644DE">
            <w:pPr>
              <w:jc w:val="both"/>
              <w:rPr>
                <w:rFonts w:ascii="Arial Narrow" w:hAnsi="Arial Narrow" w:cs="Arial"/>
                <w:b/>
                <w:bCs/>
                <w:sz w:val="20"/>
                <w:szCs w:val="20"/>
              </w:rPr>
            </w:pPr>
            <w:r w:rsidRPr="008A4540">
              <w:rPr>
                <w:rFonts w:ascii="Arial Narrow" w:hAnsi="Arial Narrow" w:cs="Arial"/>
                <w:sz w:val="20"/>
                <w:szCs w:val="20"/>
              </w:rPr>
              <w:t>(22401)</w:t>
            </w:r>
          </w:p>
        </w:tc>
      </w:tr>
      <w:tr w:rsidRPr="008A4540" w:rsidR="006A1B35" w:rsidTr="5FFAE9BA" w14:paraId="0DBFAFEE" w14:textId="77777777">
        <w:trPr>
          <w:trHeight w:val="74"/>
        </w:trPr>
        <w:tc>
          <w:tcPr>
            <w:tcW w:w="3150" w:type="dxa"/>
            <w:tcMar/>
          </w:tcPr>
          <w:p w:rsidRPr="008A4540" w:rsidR="006A1B35" w:rsidP="006A1B35" w:rsidRDefault="006A1B35" w14:paraId="5E44FD6F" w14:textId="77777777">
            <w:pPr>
              <w:rPr>
                <w:rFonts w:ascii="Arial Narrow" w:hAnsi="Arial Narrow" w:cs="Arial"/>
                <w:b/>
                <w:bCs/>
                <w:sz w:val="20"/>
                <w:szCs w:val="20"/>
              </w:rPr>
            </w:pPr>
            <w:r w:rsidRPr="008A4540">
              <w:rPr>
                <w:rFonts w:ascii="Arial Narrow" w:hAnsi="Arial Narrow" w:cs="Arial"/>
                <w:b/>
                <w:bCs/>
                <w:sz w:val="20"/>
                <w:szCs w:val="20"/>
              </w:rPr>
              <w:t>22401</w:t>
            </w:r>
          </w:p>
        </w:tc>
        <w:tc>
          <w:tcPr>
            <w:tcW w:w="6172" w:type="dxa"/>
            <w:tcMar/>
          </w:tcPr>
          <w:p w:rsidRPr="008A4540" w:rsidR="006A1B35" w:rsidP="006A1B35" w:rsidRDefault="006A1B35" w14:paraId="17BB768D" w14:textId="2A2E1986">
            <w:pPr>
              <w:jc w:val="both"/>
              <w:rPr>
                <w:rFonts w:ascii="Arial Narrow" w:hAnsi="Arial Narrow" w:cs="Arial"/>
                <w:b/>
                <w:bCs/>
                <w:sz w:val="20"/>
                <w:szCs w:val="20"/>
              </w:rPr>
            </w:pPr>
            <w:r w:rsidRPr="008A4540">
              <w:rPr>
                <w:rFonts w:ascii="Arial Narrow" w:hAnsi="Arial Narrow" w:cs="Arial"/>
                <w:b/>
                <w:bCs/>
                <w:sz w:val="20"/>
                <w:szCs w:val="20"/>
              </w:rPr>
              <w:t>INFRACCIONES AL SISTEMA DE ASEGURAMIENTO DE LA CALIDAD DE LA EDUCACIÓN (LUCRO EN LA EDUCACIÓN). LEY 20.845.</w:t>
            </w:r>
          </w:p>
        </w:tc>
      </w:tr>
      <w:tr w:rsidRPr="008A4540" w:rsidR="006A1B35" w:rsidTr="5FFAE9BA" w14:paraId="7D5C172E" w14:textId="77777777">
        <w:trPr>
          <w:trHeight w:val="74"/>
        </w:trPr>
        <w:tc>
          <w:tcPr>
            <w:tcW w:w="3150" w:type="dxa"/>
            <w:tcMar/>
          </w:tcPr>
          <w:p w:rsidRPr="008A4540" w:rsidR="006A1B35" w:rsidP="006A1B35" w:rsidRDefault="006A1B35" w14:paraId="0DCCF37D" w14:textId="77777777">
            <w:pPr>
              <w:rPr>
                <w:rFonts w:ascii="Arial Narrow" w:hAnsi="Arial Narrow"/>
                <w:sz w:val="20"/>
                <w:szCs w:val="20"/>
              </w:rPr>
            </w:pPr>
          </w:p>
        </w:tc>
        <w:tc>
          <w:tcPr>
            <w:tcW w:w="6172" w:type="dxa"/>
            <w:tcMar/>
          </w:tcPr>
          <w:p w:rsidRPr="008A4540" w:rsidR="006A1B35" w:rsidP="006A1B35" w:rsidRDefault="006A1B35" w14:paraId="1208F999" w14:textId="016B2302">
            <w:pPr>
              <w:jc w:val="both"/>
              <w:rPr>
                <w:rFonts w:ascii="Arial Narrow" w:hAnsi="Arial Narrow" w:cs="Arial"/>
                <w:sz w:val="20"/>
                <w:szCs w:val="20"/>
              </w:rPr>
            </w:pPr>
            <w:r w:rsidRPr="008A4540">
              <w:rPr>
                <w:rFonts w:ascii="Arial Narrow" w:hAnsi="Arial Narrow" w:cs="Arial"/>
                <w:sz w:val="20"/>
                <w:szCs w:val="20"/>
              </w:rPr>
              <w:t xml:space="preserve">Sanciona a quien retarde u omita en la presentación </w:t>
            </w:r>
            <w:proofErr w:type="gramStart"/>
            <w:r w:rsidRPr="008A4540">
              <w:rPr>
                <w:rFonts w:ascii="Arial Narrow" w:hAnsi="Arial Narrow" w:cs="Arial"/>
                <w:sz w:val="20"/>
                <w:szCs w:val="20"/>
              </w:rPr>
              <w:t>de  declaraciones</w:t>
            </w:r>
            <w:proofErr w:type="gramEnd"/>
            <w:r w:rsidRPr="008A4540">
              <w:rPr>
                <w:rFonts w:ascii="Arial Narrow" w:hAnsi="Arial Narrow" w:cs="Arial"/>
                <w:sz w:val="20"/>
                <w:szCs w:val="20"/>
              </w:rPr>
              <w:t xml:space="preserve"> juradas que señala la Ley (en relación con art. 97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 del Código tributario) o que las  que presente fueren maliciosamente falsas (en relación con el art. 97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 (del Código tributario). Artículo 54 bis.</w:t>
            </w:r>
          </w:p>
        </w:tc>
      </w:tr>
      <w:tr w:rsidRPr="008A4540" w:rsidR="006A1B35" w:rsidTr="5FFAE9BA" w14:paraId="6FED4B02" w14:textId="77777777">
        <w:trPr>
          <w:trHeight w:val="74"/>
        </w:trPr>
        <w:tc>
          <w:tcPr>
            <w:tcW w:w="3150" w:type="dxa"/>
            <w:tcMar/>
          </w:tcPr>
          <w:p w:rsidRPr="008A4540" w:rsidR="006A1B35" w:rsidP="006A1B35" w:rsidRDefault="006A1B35" w14:paraId="36246C06" w14:textId="77777777">
            <w:pPr>
              <w:rPr>
                <w:rFonts w:ascii="Arial Narrow" w:hAnsi="Arial Narrow"/>
                <w:sz w:val="20"/>
                <w:szCs w:val="20"/>
              </w:rPr>
            </w:pPr>
          </w:p>
        </w:tc>
        <w:tc>
          <w:tcPr>
            <w:tcW w:w="6172" w:type="dxa"/>
            <w:tcMar/>
          </w:tcPr>
          <w:p w:rsidRPr="008A4540" w:rsidR="006A1B35" w:rsidP="006A1B35" w:rsidRDefault="006A1B35" w14:paraId="2E50E1A5" w14:textId="77777777">
            <w:pPr>
              <w:jc w:val="both"/>
              <w:rPr>
                <w:rFonts w:ascii="Arial Narrow" w:hAnsi="Arial Narrow" w:cs="Arial"/>
                <w:sz w:val="20"/>
                <w:szCs w:val="20"/>
              </w:rPr>
            </w:pPr>
          </w:p>
        </w:tc>
      </w:tr>
      <w:tr w:rsidRPr="008A4540" w:rsidR="006A1B35" w:rsidTr="5FFAE9BA" w14:paraId="774E6CFA" w14:textId="77777777">
        <w:trPr>
          <w:trHeight w:val="74"/>
        </w:trPr>
        <w:tc>
          <w:tcPr>
            <w:tcW w:w="3150" w:type="dxa"/>
            <w:tcMar/>
          </w:tcPr>
          <w:p w:rsidRPr="008A4540" w:rsidR="006A1B35" w:rsidP="006A1B35" w:rsidRDefault="006A1B35" w14:paraId="144E5B41" w14:textId="77777777">
            <w:pPr>
              <w:rPr>
                <w:rFonts w:ascii="Arial Narrow" w:hAnsi="Arial Narrow"/>
                <w:sz w:val="20"/>
                <w:szCs w:val="20"/>
              </w:rPr>
            </w:pPr>
          </w:p>
        </w:tc>
        <w:tc>
          <w:tcPr>
            <w:tcW w:w="6172" w:type="dxa"/>
            <w:tcMar/>
          </w:tcPr>
          <w:p w:rsidRPr="008A4540" w:rsidR="006A1B35" w:rsidP="006A1B35" w:rsidRDefault="006A1B35" w14:paraId="1D0F842D" w14:textId="77777777">
            <w:pPr>
              <w:jc w:val="both"/>
              <w:rPr>
                <w:rFonts w:ascii="Arial Narrow" w:hAnsi="Arial Narrow" w:cs="Arial"/>
                <w:sz w:val="20"/>
                <w:szCs w:val="20"/>
              </w:rPr>
            </w:pPr>
          </w:p>
        </w:tc>
      </w:tr>
      <w:tr w:rsidRPr="008A4540" w:rsidR="006A1B35" w:rsidTr="5FFAE9BA" w14:paraId="08986378" w14:textId="77777777">
        <w:trPr>
          <w:trHeight w:val="547"/>
        </w:trPr>
        <w:tc>
          <w:tcPr>
            <w:tcW w:w="9322" w:type="dxa"/>
            <w:gridSpan w:val="2"/>
            <w:shd w:val="clear" w:color="auto" w:fill="BFBFBF" w:themeFill="background1" w:themeFillShade="BF"/>
            <w:tcMar/>
          </w:tcPr>
          <w:p w:rsidRPr="008A4540" w:rsidR="006A1B35" w:rsidP="006A1B35" w:rsidRDefault="006A1B35" w14:paraId="10B4F143" w14:textId="764F7619">
            <w:pPr>
              <w:spacing w:line="240" w:lineRule="atLeast"/>
              <w:ind w:left="-70"/>
              <w:rPr>
                <w:rFonts w:ascii="Arial Narrow" w:hAnsi="Arial Narrow" w:cs="Arial"/>
                <w:sz w:val="20"/>
                <w:szCs w:val="20"/>
              </w:rPr>
            </w:pPr>
            <w:r w:rsidRPr="008A4540">
              <w:rPr>
                <w:rFonts w:ascii="Arial Narrow" w:hAnsi="Arial Narrow" w:cs="Arial"/>
                <w:b/>
                <w:bCs/>
                <w:sz w:val="20"/>
                <w:szCs w:val="20"/>
              </w:rPr>
              <w:t>DECRETO LEY 211 INFRACCIONES A LA LEY DE DEFENSA DE LA LIBRE COMPETENCIA</w:t>
            </w:r>
          </w:p>
        </w:tc>
      </w:tr>
      <w:tr w:rsidRPr="008A4540" w:rsidR="006A1B35" w:rsidTr="5FFAE9BA" w14:paraId="3CE43E08" w14:textId="77777777">
        <w:trPr>
          <w:trHeight w:val="74"/>
        </w:trPr>
        <w:tc>
          <w:tcPr>
            <w:tcW w:w="3150" w:type="dxa"/>
            <w:tcMar/>
          </w:tcPr>
          <w:p w:rsidRPr="008A4540" w:rsidR="006A1B35" w:rsidP="006A1B35" w:rsidRDefault="006A1B35" w14:paraId="56762213" w14:textId="77777777">
            <w:pPr>
              <w:rPr>
                <w:rFonts w:ascii="Arial Narrow" w:hAnsi="Arial Narrow" w:cs="Arial"/>
                <w:sz w:val="20"/>
                <w:szCs w:val="20"/>
              </w:rPr>
            </w:pPr>
          </w:p>
        </w:tc>
        <w:tc>
          <w:tcPr>
            <w:tcW w:w="6172" w:type="dxa"/>
            <w:tcMar/>
          </w:tcPr>
          <w:p w:rsidRPr="008A4540" w:rsidR="006A1B35" w:rsidP="006A1B35" w:rsidRDefault="006A1B35" w14:paraId="0D0611C4" w14:textId="77777777">
            <w:pPr>
              <w:jc w:val="both"/>
              <w:rPr>
                <w:rFonts w:ascii="Arial Narrow" w:hAnsi="Arial Narrow" w:cs="Arial"/>
                <w:sz w:val="20"/>
                <w:szCs w:val="20"/>
              </w:rPr>
            </w:pPr>
          </w:p>
        </w:tc>
      </w:tr>
      <w:tr w:rsidRPr="008A4540" w:rsidR="006A1B35" w:rsidTr="5FFAE9BA" w14:paraId="353CEE19" w14:textId="77777777">
        <w:trPr>
          <w:trHeight w:val="74"/>
        </w:trPr>
        <w:tc>
          <w:tcPr>
            <w:tcW w:w="3150" w:type="dxa"/>
            <w:tcMar/>
          </w:tcPr>
          <w:p w:rsidRPr="008A4540" w:rsidR="006A1B35" w:rsidP="006A1B35" w:rsidRDefault="006A1B35" w14:paraId="03257141" w14:textId="2C75DA07">
            <w:pPr>
              <w:rPr>
                <w:rFonts w:ascii="Arial Narrow" w:hAnsi="Arial Narrow" w:cs="Arial"/>
                <w:b/>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4E768E46" w14:textId="7D36CC0C">
            <w:pPr>
              <w:jc w:val="both"/>
              <w:rPr>
                <w:rFonts w:ascii="Arial Narrow" w:hAnsi="Arial Narrow" w:cs="Arial"/>
                <w:b/>
                <w:bCs/>
                <w:sz w:val="20"/>
                <w:szCs w:val="20"/>
              </w:rPr>
            </w:pPr>
            <w:r w:rsidRPr="008A4540">
              <w:rPr>
                <w:rFonts w:ascii="Arial Narrow" w:hAnsi="Arial Narrow" w:cs="Arial"/>
                <w:sz w:val="20"/>
                <w:szCs w:val="20"/>
              </w:rPr>
              <w:t>(22410-22411)</w:t>
            </w:r>
          </w:p>
        </w:tc>
      </w:tr>
      <w:tr w:rsidRPr="008A4540" w:rsidR="006A1B35" w:rsidTr="5FFAE9BA" w14:paraId="70F1C208" w14:textId="77777777">
        <w:trPr>
          <w:trHeight w:val="74"/>
        </w:trPr>
        <w:tc>
          <w:tcPr>
            <w:tcW w:w="3150" w:type="dxa"/>
            <w:tcMar/>
          </w:tcPr>
          <w:p w:rsidRPr="008A4540" w:rsidR="006A1B35" w:rsidP="006A1B35" w:rsidRDefault="006A1B35" w14:paraId="6DEBB536" w14:textId="77777777">
            <w:pPr>
              <w:rPr>
                <w:rFonts w:ascii="Arial Narrow" w:hAnsi="Arial Narrow" w:cs="Arial"/>
                <w:sz w:val="20"/>
                <w:szCs w:val="20"/>
              </w:rPr>
            </w:pPr>
          </w:p>
        </w:tc>
        <w:tc>
          <w:tcPr>
            <w:tcW w:w="6172" w:type="dxa"/>
            <w:tcMar/>
          </w:tcPr>
          <w:p w:rsidRPr="008A4540" w:rsidR="006A1B35" w:rsidP="006A1B35" w:rsidRDefault="006A1B35" w14:paraId="0693D8D3" w14:textId="77777777">
            <w:pPr>
              <w:jc w:val="both"/>
              <w:rPr>
                <w:rFonts w:ascii="Arial Narrow" w:hAnsi="Arial Narrow" w:cs="Arial"/>
                <w:sz w:val="20"/>
                <w:szCs w:val="20"/>
              </w:rPr>
            </w:pPr>
          </w:p>
        </w:tc>
      </w:tr>
      <w:tr w:rsidRPr="008A4540" w:rsidR="006A1B35" w:rsidTr="5FFAE9BA" w14:paraId="2EF00C65" w14:textId="77777777">
        <w:trPr>
          <w:trHeight w:val="74"/>
        </w:trPr>
        <w:tc>
          <w:tcPr>
            <w:tcW w:w="3150" w:type="dxa"/>
            <w:tcMar/>
          </w:tcPr>
          <w:p w:rsidRPr="008A4540" w:rsidR="006A1B35" w:rsidP="006A1B35" w:rsidRDefault="006A1B35" w14:paraId="592CBB0C" w14:textId="77777777">
            <w:pPr>
              <w:rPr>
                <w:rFonts w:ascii="Arial Narrow" w:hAnsi="Arial Narrow"/>
                <w:sz w:val="20"/>
                <w:szCs w:val="20"/>
              </w:rPr>
            </w:pPr>
            <w:r w:rsidRPr="008A4540">
              <w:rPr>
                <w:rFonts w:ascii="Arial Narrow" w:hAnsi="Arial Narrow" w:cs="Arial"/>
                <w:b/>
                <w:sz w:val="20"/>
                <w:szCs w:val="20"/>
              </w:rPr>
              <w:t>22410</w:t>
            </w:r>
          </w:p>
        </w:tc>
        <w:tc>
          <w:tcPr>
            <w:tcW w:w="6172" w:type="dxa"/>
            <w:tcMar/>
          </w:tcPr>
          <w:p w:rsidRPr="008A4540" w:rsidR="006A1B35" w:rsidP="006A1B35" w:rsidRDefault="006A1B35" w14:paraId="2410AE00" w14:textId="77777777">
            <w:pPr>
              <w:jc w:val="both"/>
              <w:rPr>
                <w:rFonts w:ascii="Arial Narrow" w:hAnsi="Arial Narrow" w:cs="Arial"/>
                <w:sz w:val="20"/>
                <w:szCs w:val="20"/>
              </w:rPr>
            </w:pPr>
            <w:r w:rsidRPr="008A4540">
              <w:rPr>
                <w:rFonts w:ascii="Arial Narrow" w:hAnsi="Arial Narrow" w:cs="Arial"/>
                <w:b/>
                <w:bCs/>
                <w:sz w:val="20"/>
                <w:szCs w:val="20"/>
              </w:rPr>
              <w:t>OCULTACION O ENTREGA DE INFORMACIÓN FALSA A FNE.</w:t>
            </w:r>
          </w:p>
        </w:tc>
      </w:tr>
      <w:tr w:rsidRPr="00833792" w:rsidR="006A1B35" w:rsidTr="5FFAE9BA" w14:paraId="57BC1979" w14:textId="77777777">
        <w:trPr>
          <w:trHeight w:val="74"/>
        </w:trPr>
        <w:tc>
          <w:tcPr>
            <w:tcW w:w="3150" w:type="dxa"/>
            <w:tcMar/>
          </w:tcPr>
          <w:p w:rsidRPr="008A4540" w:rsidR="006A1B35" w:rsidP="006A1B35" w:rsidRDefault="006A1B35" w14:paraId="4A1842BA" w14:textId="77777777">
            <w:pPr>
              <w:rPr>
                <w:rFonts w:ascii="Arial Narrow" w:hAnsi="Arial Narrow"/>
                <w:sz w:val="20"/>
                <w:szCs w:val="20"/>
              </w:rPr>
            </w:pPr>
          </w:p>
        </w:tc>
        <w:tc>
          <w:tcPr>
            <w:tcW w:w="6172" w:type="dxa"/>
            <w:tcMar/>
          </w:tcPr>
          <w:p w:rsidRPr="008A4540" w:rsidR="006A1B35" w:rsidP="006A1B35" w:rsidRDefault="006A1B35" w14:paraId="1FC4B0B7" w14:textId="7D83FBE2">
            <w:pPr>
              <w:jc w:val="both"/>
              <w:rPr>
                <w:rFonts w:ascii="Arial Narrow" w:hAnsi="Arial Narrow" w:cs="Arial"/>
                <w:sz w:val="20"/>
                <w:szCs w:val="20"/>
                <w:lang w:val="en-US"/>
              </w:rPr>
            </w:pPr>
            <w:r w:rsidRPr="008A4540">
              <w:rPr>
                <w:rFonts w:ascii="Arial Narrow" w:hAnsi="Arial Narrow" w:cs="Arial"/>
                <w:sz w:val="20"/>
                <w:szCs w:val="20"/>
                <w:lang w:val="en-US"/>
              </w:rPr>
              <w:t xml:space="preserve">ART. 39 </w:t>
            </w:r>
            <w:r w:rsidRPr="008A4540" w:rsidR="00E1707E">
              <w:rPr>
                <w:rFonts w:ascii="Arial Narrow" w:hAnsi="Arial Narrow" w:cs="Arial"/>
                <w:sz w:val="20"/>
                <w:szCs w:val="20"/>
                <w:lang w:val="en-US"/>
              </w:rPr>
              <w:t>LETRA H. D.L</w:t>
            </w:r>
            <w:r w:rsidRPr="008A4540">
              <w:rPr>
                <w:rFonts w:ascii="Arial Narrow" w:hAnsi="Arial Narrow" w:cs="Arial"/>
                <w:sz w:val="20"/>
                <w:szCs w:val="20"/>
                <w:lang w:val="en-US"/>
              </w:rPr>
              <w:t>. 211</w:t>
            </w:r>
          </w:p>
        </w:tc>
      </w:tr>
      <w:tr w:rsidRPr="008A4540" w:rsidR="006A1B35" w:rsidTr="5FFAE9BA" w14:paraId="2633C0A8" w14:textId="77777777">
        <w:trPr>
          <w:trHeight w:val="74"/>
        </w:trPr>
        <w:tc>
          <w:tcPr>
            <w:tcW w:w="3150" w:type="dxa"/>
            <w:tcMar/>
          </w:tcPr>
          <w:p w:rsidRPr="008A4540" w:rsidR="006A1B35" w:rsidP="006A1B35" w:rsidRDefault="006A1B35" w14:paraId="662A0B40" w14:textId="77777777">
            <w:pPr>
              <w:rPr>
                <w:rFonts w:ascii="Arial Narrow" w:hAnsi="Arial Narrow"/>
                <w:sz w:val="20"/>
                <w:szCs w:val="20"/>
                <w:lang w:val="en-US"/>
              </w:rPr>
            </w:pPr>
          </w:p>
        </w:tc>
        <w:tc>
          <w:tcPr>
            <w:tcW w:w="6172" w:type="dxa"/>
            <w:tcMar/>
          </w:tcPr>
          <w:p w:rsidRPr="008A4540" w:rsidR="006A1B35" w:rsidP="006A1B35" w:rsidRDefault="006A1B35" w14:paraId="3F1BBD23" w14:textId="36803159">
            <w:pPr>
              <w:jc w:val="both"/>
              <w:rPr>
                <w:rFonts w:ascii="Arial Narrow" w:hAnsi="Arial Narrow" w:cs="Arial"/>
                <w:sz w:val="20"/>
                <w:szCs w:val="20"/>
              </w:rPr>
            </w:pPr>
            <w:r w:rsidRPr="008A4540">
              <w:rPr>
                <w:rFonts w:ascii="Arial Narrow" w:hAnsi="Arial Narrow" w:cs="Arial"/>
                <w:sz w:val="20"/>
                <w:szCs w:val="20"/>
              </w:rPr>
              <w:t xml:space="preserve">Sanciona a quienes, con el fin de dificultar, desviar o eludir el ejercicio de las atribuciones de la </w:t>
            </w:r>
            <w:proofErr w:type="gramStart"/>
            <w:r w:rsidRPr="008A4540">
              <w:rPr>
                <w:rFonts w:ascii="Arial Narrow" w:hAnsi="Arial Narrow" w:cs="Arial"/>
                <w:sz w:val="20"/>
                <w:szCs w:val="20"/>
              </w:rPr>
              <w:t>Fiscalía Nacional</w:t>
            </w:r>
            <w:proofErr w:type="gramEnd"/>
            <w:r w:rsidRPr="008A4540">
              <w:rPr>
                <w:rFonts w:ascii="Arial Narrow" w:hAnsi="Arial Narrow" w:cs="Arial"/>
                <w:sz w:val="20"/>
                <w:szCs w:val="20"/>
              </w:rPr>
              <w:t xml:space="preserve"> Económica, oculten información que les haya sido solicitada por la Fiscalía o le proporcionen información falsa.</w:t>
            </w:r>
          </w:p>
        </w:tc>
      </w:tr>
      <w:tr w:rsidRPr="008A4540" w:rsidR="006A1B35" w:rsidTr="5FFAE9BA" w14:paraId="56B3EBEA" w14:textId="77777777">
        <w:trPr>
          <w:trHeight w:val="74"/>
        </w:trPr>
        <w:tc>
          <w:tcPr>
            <w:tcW w:w="3150" w:type="dxa"/>
            <w:tcMar/>
          </w:tcPr>
          <w:p w:rsidRPr="008A4540" w:rsidR="006A1B35" w:rsidP="006A1B35" w:rsidRDefault="006A1B35" w14:paraId="18FBB5C9" w14:textId="77777777">
            <w:pPr>
              <w:rPr>
                <w:rFonts w:ascii="Arial Narrow" w:hAnsi="Arial Narrow"/>
                <w:sz w:val="20"/>
                <w:szCs w:val="20"/>
              </w:rPr>
            </w:pPr>
          </w:p>
        </w:tc>
        <w:tc>
          <w:tcPr>
            <w:tcW w:w="6172" w:type="dxa"/>
            <w:tcMar/>
          </w:tcPr>
          <w:p w:rsidRPr="008A4540" w:rsidR="006A1B35" w:rsidP="006A1B35" w:rsidRDefault="006A1B35" w14:paraId="0B79B225" w14:textId="77777777">
            <w:pPr>
              <w:jc w:val="both"/>
              <w:rPr>
                <w:rFonts w:ascii="Arial Narrow" w:hAnsi="Arial Narrow" w:cs="Arial"/>
                <w:sz w:val="20"/>
                <w:szCs w:val="20"/>
              </w:rPr>
            </w:pPr>
          </w:p>
        </w:tc>
      </w:tr>
      <w:tr w:rsidRPr="008A4540" w:rsidR="006A1B35" w:rsidTr="5FFAE9BA" w14:paraId="0CDD30F2" w14:textId="77777777">
        <w:trPr>
          <w:trHeight w:val="74"/>
        </w:trPr>
        <w:tc>
          <w:tcPr>
            <w:tcW w:w="3150" w:type="dxa"/>
            <w:tcMar/>
          </w:tcPr>
          <w:p w:rsidRPr="008A4540" w:rsidR="006A1B35" w:rsidP="006A1B35" w:rsidRDefault="006A1B35" w14:paraId="2A72B7D0" w14:textId="77777777">
            <w:pPr>
              <w:rPr>
                <w:rFonts w:ascii="Arial Narrow" w:hAnsi="Arial Narrow" w:cs="Arial"/>
                <w:b/>
                <w:sz w:val="20"/>
                <w:szCs w:val="20"/>
              </w:rPr>
            </w:pPr>
            <w:r w:rsidRPr="008A4540">
              <w:rPr>
                <w:rFonts w:ascii="Arial Narrow" w:hAnsi="Arial Narrow" w:cs="Arial"/>
                <w:b/>
                <w:sz w:val="20"/>
                <w:szCs w:val="20"/>
              </w:rPr>
              <w:t>22411</w:t>
            </w:r>
          </w:p>
        </w:tc>
        <w:tc>
          <w:tcPr>
            <w:tcW w:w="6172" w:type="dxa"/>
            <w:tcMar/>
          </w:tcPr>
          <w:p w:rsidRPr="008A4540" w:rsidR="006A1B35" w:rsidP="006A1B35" w:rsidRDefault="006A1B35" w14:paraId="0E0264AE" w14:textId="77777777">
            <w:pPr>
              <w:jc w:val="both"/>
              <w:rPr>
                <w:rFonts w:ascii="Arial Narrow" w:hAnsi="Arial Narrow" w:cs="Arial"/>
                <w:b/>
                <w:sz w:val="20"/>
                <w:szCs w:val="20"/>
              </w:rPr>
            </w:pPr>
            <w:r w:rsidRPr="008A4540">
              <w:rPr>
                <w:rFonts w:ascii="Arial Narrow" w:hAnsi="Arial Narrow" w:cs="Arial"/>
                <w:b/>
                <w:sz w:val="20"/>
                <w:szCs w:val="20"/>
              </w:rPr>
              <w:t>COLUSIÓN D.L. 211.</w:t>
            </w:r>
          </w:p>
        </w:tc>
      </w:tr>
      <w:tr w:rsidRPr="008A4540" w:rsidR="006A1B35" w:rsidTr="5FFAE9BA" w14:paraId="65F14D42" w14:textId="77777777">
        <w:trPr>
          <w:trHeight w:val="74"/>
        </w:trPr>
        <w:tc>
          <w:tcPr>
            <w:tcW w:w="3150" w:type="dxa"/>
            <w:tcMar/>
          </w:tcPr>
          <w:p w:rsidRPr="008A4540" w:rsidR="006A1B35" w:rsidP="006A1B35" w:rsidRDefault="006A1B35" w14:paraId="1CAB5D34" w14:textId="77777777">
            <w:pPr>
              <w:rPr>
                <w:rFonts w:ascii="Arial Narrow" w:hAnsi="Arial Narrow"/>
                <w:sz w:val="20"/>
                <w:szCs w:val="20"/>
              </w:rPr>
            </w:pPr>
          </w:p>
        </w:tc>
        <w:tc>
          <w:tcPr>
            <w:tcW w:w="6172" w:type="dxa"/>
            <w:tcMar/>
          </w:tcPr>
          <w:p w:rsidRPr="008A4540" w:rsidR="006A1B35" w:rsidP="006A1B35" w:rsidRDefault="006A1B35" w14:paraId="75234A96" w14:textId="77777777">
            <w:pPr>
              <w:jc w:val="both"/>
              <w:rPr>
                <w:rFonts w:ascii="Arial Narrow" w:hAnsi="Arial Narrow" w:cs="Arial"/>
                <w:sz w:val="20"/>
                <w:szCs w:val="20"/>
              </w:rPr>
            </w:pPr>
            <w:r w:rsidRPr="008A4540">
              <w:rPr>
                <w:rFonts w:ascii="Arial Narrow" w:hAnsi="Arial Narrow" w:cs="Arial"/>
                <w:sz w:val="20"/>
                <w:szCs w:val="20"/>
              </w:rPr>
              <w:t>Art. 62</w:t>
            </w:r>
          </w:p>
        </w:tc>
      </w:tr>
      <w:tr w:rsidRPr="008A4540" w:rsidR="006A1B35" w:rsidTr="5FFAE9BA" w14:paraId="43CB9C48" w14:textId="77777777">
        <w:trPr>
          <w:trHeight w:val="74"/>
        </w:trPr>
        <w:tc>
          <w:tcPr>
            <w:tcW w:w="3150" w:type="dxa"/>
            <w:tcMar/>
          </w:tcPr>
          <w:p w:rsidRPr="008A4540" w:rsidR="006A1B35" w:rsidP="006A1B35" w:rsidRDefault="006A1B35" w14:paraId="752DC50D" w14:textId="77777777">
            <w:pPr>
              <w:rPr>
                <w:rFonts w:ascii="Arial Narrow" w:hAnsi="Arial Narrow"/>
                <w:sz w:val="20"/>
                <w:szCs w:val="20"/>
              </w:rPr>
            </w:pPr>
          </w:p>
        </w:tc>
        <w:tc>
          <w:tcPr>
            <w:tcW w:w="6172" w:type="dxa"/>
            <w:tcMar/>
          </w:tcPr>
          <w:p w:rsidRPr="008A4540" w:rsidR="006A1B35" w:rsidP="006A1B35" w:rsidRDefault="006A1B35" w14:paraId="69E2FB32" w14:textId="4E8B9259">
            <w:pPr>
              <w:jc w:val="both"/>
              <w:rPr>
                <w:rFonts w:ascii="Arial Narrow" w:hAnsi="Arial Narrow" w:cs="Arial"/>
                <w:sz w:val="20"/>
                <w:szCs w:val="20"/>
              </w:rPr>
            </w:pPr>
            <w:r w:rsidRPr="008A4540">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servicios públicos, u órganos públicos.</w:t>
            </w:r>
          </w:p>
        </w:tc>
      </w:tr>
      <w:tr w:rsidRPr="008A4540" w:rsidR="006A1B35" w:rsidTr="5FFAE9BA" w14:paraId="55B5BE75" w14:textId="77777777">
        <w:trPr>
          <w:trHeight w:val="74"/>
        </w:trPr>
        <w:tc>
          <w:tcPr>
            <w:tcW w:w="3150" w:type="dxa"/>
            <w:tcMar/>
          </w:tcPr>
          <w:p w:rsidRPr="008A4540" w:rsidR="006A1B35" w:rsidP="006A1B35" w:rsidRDefault="006A1B35" w14:paraId="28547B35" w14:textId="77777777">
            <w:pPr>
              <w:rPr>
                <w:rFonts w:ascii="Arial Narrow" w:hAnsi="Arial Narrow"/>
                <w:sz w:val="20"/>
                <w:szCs w:val="20"/>
              </w:rPr>
            </w:pPr>
          </w:p>
        </w:tc>
        <w:tc>
          <w:tcPr>
            <w:tcW w:w="6172" w:type="dxa"/>
            <w:tcMar/>
          </w:tcPr>
          <w:p w:rsidRPr="008A4540" w:rsidR="006A1B35" w:rsidP="006A1B35" w:rsidRDefault="006A1B35" w14:paraId="4C0778E5" w14:textId="77777777">
            <w:pPr>
              <w:jc w:val="both"/>
              <w:rPr>
                <w:rFonts w:ascii="Arial Narrow" w:hAnsi="Arial Narrow" w:cs="Arial"/>
                <w:sz w:val="20"/>
                <w:szCs w:val="20"/>
              </w:rPr>
            </w:pPr>
          </w:p>
        </w:tc>
      </w:tr>
      <w:tr w:rsidRPr="008A4540" w:rsidR="00267730" w:rsidTr="5FFAE9BA" w14:paraId="7E1A9390" w14:textId="77777777">
        <w:trPr>
          <w:trHeight w:val="74"/>
        </w:trPr>
        <w:tc>
          <w:tcPr>
            <w:tcW w:w="3150" w:type="dxa"/>
            <w:tcMar/>
          </w:tcPr>
          <w:p w:rsidRPr="00267730" w:rsidR="00267730" w:rsidP="006A1B35" w:rsidRDefault="00267730" w14:paraId="0E2FAB7B" w14:textId="40FA4F91">
            <w:pPr>
              <w:rPr>
                <w:rFonts w:ascii="Arial Narrow" w:hAnsi="Arial Narrow"/>
                <w:b/>
                <w:bCs/>
                <w:sz w:val="20"/>
                <w:szCs w:val="20"/>
              </w:rPr>
            </w:pPr>
            <w:r w:rsidRPr="00267730">
              <w:rPr>
                <w:rFonts w:ascii="Arial Narrow" w:hAnsi="Arial Narrow"/>
                <w:b/>
                <w:bCs/>
                <w:sz w:val="20"/>
                <w:szCs w:val="20"/>
              </w:rPr>
              <w:t>22499</w:t>
            </w:r>
          </w:p>
        </w:tc>
        <w:tc>
          <w:tcPr>
            <w:tcW w:w="6172" w:type="dxa"/>
            <w:tcMar/>
          </w:tcPr>
          <w:p w:rsidRPr="00267730" w:rsidR="00267730" w:rsidP="006A1B35" w:rsidRDefault="00267730" w14:paraId="55D24129" w14:textId="4E7FAC78">
            <w:pPr>
              <w:jc w:val="both"/>
              <w:rPr>
                <w:rFonts w:ascii="Arial Narrow" w:hAnsi="Arial Narrow" w:cs="Arial"/>
                <w:b/>
                <w:bCs/>
                <w:sz w:val="20"/>
                <w:szCs w:val="20"/>
              </w:rPr>
            </w:pPr>
            <w:r w:rsidRPr="00267730">
              <w:rPr>
                <w:rFonts w:ascii="Arial Narrow" w:hAnsi="Arial Narrow" w:cs="Arial"/>
                <w:b/>
                <w:bCs/>
                <w:sz w:val="20"/>
                <w:szCs w:val="20"/>
              </w:rPr>
              <w:t>OTROS DELITOS DL 211</w:t>
            </w:r>
          </w:p>
        </w:tc>
      </w:tr>
      <w:tr w:rsidRPr="008A4540" w:rsidR="00267730" w:rsidTr="5FFAE9BA" w14:paraId="494D943D" w14:textId="77777777">
        <w:trPr>
          <w:trHeight w:val="74"/>
        </w:trPr>
        <w:tc>
          <w:tcPr>
            <w:tcW w:w="3150" w:type="dxa"/>
            <w:tcMar/>
          </w:tcPr>
          <w:p w:rsidRPr="008A4540" w:rsidR="00267730" w:rsidP="006A1B35" w:rsidRDefault="00267730" w14:paraId="7228F1A8" w14:textId="77777777">
            <w:pPr>
              <w:rPr>
                <w:rFonts w:ascii="Arial Narrow" w:hAnsi="Arial Narrow"/>
                <w:sz w:val="20"/>
                <w:szCs w:val="20"/>
              </w:rPr>
            </w:pPr>
          </w:p>
        </w:tc>
        <w:tc>
          <w:tcPr>
            <w:tcW w:w="6172" w:type="dxa"/>
            <w:tcMar/>
          </w:tcPr>
          <w:p w:rsidRPr="008A4540" w:rsidR="00267730" w:rsidP="006A1B35" w:rsidRDefault="00267730" w14:paraId="27CB9CDD" w14:textId="310ED5F1">
            <w:pPr>
              <w:jc w:val="both"/>
              <w:rPr>
                <w:rFonts w:ascii="Arial Narrow" w:hAnsi="Arial Narrow" w:cs="Arial"/>
                <w:sz w:val="20"/>
                <w:szCs w:val="20"/>
              </w:rPr>
            </w:pPr>
            <w:r>
              <w:rPr>
                <w:rFonts w:ascii="Arial Narrow" w:hAnsi="Arial Narrow" w:cs="Arial"/>
                <w:sz w:val="20"/>
                <w:szCs w:val="20"/>
              </w:rPr>
              <w:t>Sanciona</w:t>
            </w:r>
            <w:r>
              <w:t xml:space="preserve"> </w:t>
            </w:r>
            <w:r w:rsidRPr="00267730">
              <w:rPr>
                <w:rFonts w:ascii="Arial Narrow" w:hAnsi="Arial Narrow" w:cs="Arial"/>
                <w:sz w:val="20"/>
                <w:szCs w:val="20"/>
              </w:rPr>
              <w:t xml:space="preserve">cualquier otro delito sancionado en el </w:t>
            </w:r>
            <w:r>
              <w:rPr>
                <w:rFonts w:ascii="Arial Narrow" w:hAnsi="Arial Narrow" w:cs="Arial"/>
                <w:sz w:val="20"/>
                <w:szCs w:val="20"/>
              </w:rPr>
              <w:t>DL</w:t>
            </w:r>
            <w:r w:rsidRPr="00267730">
              <w:rPr>
                <w:rFonts w:ascii="Arial Narrow" w:hAnsi="Arial Narrow" w:cs="Arial"/>
                <w:sz w:val="20"/>
                <w:szCs w:val="20"/>
              </w:rPr>
              <w:t xml:space="preserve"> 211.</w:t>
            </w:r>
            <w:r>
              <w:rPr>
                <w:rFonts w:ascii="Arial Narrow" w:hAnsi="Arial Narrow" w:cs="Arial"/>
                <w:sz w:val="20"/>
                <w:szCs w:val="20"/>
              </w:rPr>
              <w:t xml:space="preserve"> </w:t>
            </w:r>
          </w:p>
        </w:tc>
      </w:tr>
      <w:tr w:rsidRPr="008A4540" w:rsidR="006A1B35" w:rsidTr="5FFAE9BA" w14:paraId="608C90C5" w14:textId="77777777">
        <w:trPr>
          <w:trHeight w:val="74"/>
        </w:trPr>
        <w:tc>
          <w:tcPr>
            <w:tcW w:w="3150" w:type="dxa"/>
            <w:tcMar/>
          </w:tcPr>
          <w:p w:rsidRPr="008A4540" w:rsidR="006A1B35" w:rsidP="006A1B35" w:rsidRDefault="006A1B35" w14:paraId="307D199A" w14:textId="77777777">
            <w:pPr>
              <w:rPr>
                <w:rFonts w:ascii="Arial Narrow" w:hAnsi="Arial Narrow"/>
                <w:sz w:val="20"/>
                <w:szCs w:val="20"/>
              </w:rPr>
            </w:pPr>
          </w:p>
        </w:tc>
        <w:tc>
          <w:tcPr>
            <w:tcW w:w="6172" w:type="dxa"/>
            <w:tcMar/>
          </w:tcPr>
          <w:p w:rsidRPr="008A4540" w:rsidR="006A1B35" w:rsidP="006A1B35" w:rsidRDefault="006A1B35" w14:paraId="4A4BFF43" w14:textId="77777777">
            <w:pPr>
              <w:jc w:val="both"/>
              <w:rPr>
                <w:rFonts w:ascii="Arial Narrow" w:hAnsi="Arial Narrow" w:cs="Arial"/>
                <w:sz w:val="20"/>
                <w:szCs w:val="20"/>
              </w:rPr>
            </w:pPr>
          </w:p>
        </w:tc>
      </w:tr>
      <w:tr w:rsidRPr="008A4540" w:rsidR="006A1B35" w:rsidTr="5FFAE9BA" w14:paraId="6829C29B" w14:textId="77777777">
        <w:trPr>
          <w:trHeight w:val="547"/>
        </w:trPr>
        <w:tc>
          <w:tcPr>
            <w:tcW w:w="9322" w:type="dxa"/>
            <w:gridSpan w:val="2"/>
            <w:shd w:val="clear" w:color="auto" w:fill="BFBFBF" w:themeFill="background1" w:themeFillShade="BF"/>
            <w:tcMar/>
          </w:tcPr>
          <w:p w:rsidRPr="008A4540" w:rsidR="006A1B35" w:rsidP="006A1B35" w:rsidRDefault="006A1B35" w14:paraId="75375E4E" w14:textId="77777777">
            <w:pPr>
              <w:spacing w:line="240" w:lineRule="atLeast"/>
              <w:rPr>
                <w:rFonts w:ascii="Arial Narrow" w:hAnsi="Arial Narrow" w:cs="Arial"/>
                <w:sz w:val="20"/>
                <w:szCs w:val="20"/>
              </w:rPr>
            </w:pPr>
            <w:r w:rsidRPr="008A4540">
              <w:rPr>
                <w:rFonts w:ascii="Arial Narrow" w:hAnsi="Arial Narrow" w:cs="Arial"/>
                <w:b/>
                <w:bCs/>
                <w:sz w:val="20"/>
                <w:szCs w:val="20"/>
              </w:rPr>
              <w:t>FALTAS</w:t>
            </w:r>
          </w:p>
        </w:tc>
      </w:tr>
      <w:tr w:rsidRPr="008A4540" w:rsidR="006A1B35" w:rsidTr="5FFAE9BA" w14:paraId="6A72F23D" w14:textId="77777777">
        <w:trPr>
          <w:trHeight w:val="74"/>
        </w:trPr>
        <w:tc>
          <w:tcPr>
            <w:tcW w:w="3150" w:type="dxa"/>
            <w:tcMar/>
          </w:tcPr>
          <w:p w:rsidRPr="008A4540" w:rsidR="006A1B35" w:rsidP="006A1B35" w:rsidRDefault="006A1B35" w14:paraId="087963C7" w14:textId="77777777">
            <w:pPr>
              <w:rPr>
                <w:rFonts w:ascii="Arial Narrow" w:hAnsi="Arial Narrow" w:cs="Arial"/>
                <w:sz w:val="20"/>
                <w:szCs w:val="20"/>
              </w:rPr>
            </w:pPr>
          </w:p>
        </w:tc>
        <w:tc>
          <w:tcPr>
            <w:tcW w:w="6172" w:type="dxa"/>
            <w:tcMar/>
          </w:tcPr>
          <w:p w:rsidRPr="008A4540" w:rsidR="006A1B35" w:rsidP="006A1B35" w:rsidRDefault="006A1B35" w14:paraId="33F57414" w14:textId="77777777">
            <w:pPr>
              <w:jc w:val="both"/>
              <w:rPr>
                <w:rFonts w:ascii="Arial Narrow" w:hAnsi="Arial Narrow" w:cs="Arial"/>
                <w:sz w:val="20"/>
                <w:szCs w:val="20"/>
              </w:rPr>
            </w:pPr>
          </w:p>
        </w:tc>
      </w:tr>
      <w:tr w:rsidRPr="008A4540" w:rsidR="006A1B35" w:rsidTr="5FFAE9BA" w14:paraId="263A836A" w14:textId="77777777">
        <w:trPr>
          <w:trHeight w:val="74"/>
        </w:trPr>
        <w:tc>
          <w:tcPr>
            <w:tcW w:w="3150" w:type="dxa"/>
            <w:tcMar/>
          </w:tcPr>
          <w:p w:rsidRPr="008A4540" w:rsidR="006A1B35" w:rsidP="006A1B35" w:rsidRDefault="006A1B35" w14:paraId="251BA048" w14:textId="77777777">
            <w:pPr>
              <w:rPr>
                <w:rFonts w:ascii="Arial Narrow" w:hAnsi="Arial Narrow"/>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5B535040" w14:textId="30A38C37">
            <w:pPr>
              <w:jc w:val="both"/>
              <w:rPr>
                <w:rFonts w:ascii="Arial Narrow" w:hAnsi="Arial Narrow" w:cs="Arial"/>
                <w:sz w:val="20"/>
                <w:szCs w:val="20"/>
              </w:rPr>
            </w:pPr>
            <w:r w:rsidRPr="008A4540">
              <w:rPr>
                <w:rFonts w:ascii="Arial Narrow" w:hAnsi="Arial Narrow" w:cs="Arial"/>
                <w:sz w:val="20"/>
                <w:szCs w:val="20"/>
              </w:rPr>
              <w:t>(13021-13106)</w:t>
            </w:r>
          </w:p>
        </w:tc>
      </w:tr>
      <w:tr w:rsidRPr="008A4540" w:rsidR="006A1B35" w:rsidTr="5FFAE9BA" w14:paraId="4AF9D97C" w14:textId="77777777">
        <w:trPr>
          <w:trHeight w:val="74"/>
        </w:trPr>
        <w:tc>
          <w:tcPr>
            <w:tcW w:w="3150" w:type="dxa"/>
            <w:tcMar/>
          </w:tcPr>
          <w:p w:rsidRPr="008A4540" w:rsidR="006A1B35" w:rsidP="006A1B35" w:rsidRDefault="006A1B35" w14:paraId="43D0D23D" w14:textId="77777777">
            <w:pPr>
              <w:rPr>
                <w:rFonts w:ascii="Arial Narrow" w:hAnsi="Arial Narrow" w:cs="Arial"/>
                <w:sz w:val="20"/>
                <w:szCs w:val="20"/>
              </w:rPr>
            </w:pPr>
          </w:p>
        </w:tc>
        <w:tc>
          <w:tcPr>
            <w:tcW w:w="6172" w:type="dxa"/>
            <w:tcMar/>
          </w:tcPr>
          <w:p w:rsidRPr="008A4540" w:rsidR="006A1B35" w:rsidP="006A1B35" w:rsidRDefault="006A1B35" w14:paraId="3D1E3591" w14:textId="77777777">
            <w:pPr>
              <w:jc w:val="both"/>
              <w:rPr>
                <w:rFonts w:ascii="Arial Narrow" w:hAnsi="Arial Narrow" w:cs="Arial"/>
                <w:sz w:val="20"/>
                <w:szCs w:val="20"/>
              </w:rPr>
            </w:pPr>
          </w:p>
        </w:tc>
      </w:tr>
      <w:tr w:rsidRPr="008A4540" w:rsidR="006A1B35" w:rsidTr="5FFAE9BA" w14:paraId="624C70C0" w14:textId="77777777">
        <w:trPr>
          <w:trHeight w:val="74"/>
        </w:trPr>
        <w:tc>
          <w:tcPr>
            <w:tcW w:w="3150" w:type="dxa"/>
            <w:tcMar/>
          </w:tcPr>
          <w:p w:rsidRPr="008A4540" w:rsidR="006A1B35" w:rsidP="006A1B35" w:rsidRDefault="006A1B35" w14:paraId="08ED721F" w14:textId="77777777">
            <w:pPr>
              <w:rPr>
                <w:rFonts w:ascii="Arial Narrow" w:hAnsi="Arial Narrow"/>
                <w:sz w:val="20"/>
                <w:szCs w:val="20"/>
              </w:rPr>
            </w:pPr>
          </w:p>
        </w:tc>
        <w:tc>
          <w:tcPr>
            <w:tcW w:w="6172" w:type="dxa"/>
            <w:tcMar/>
          </w:tcPr>
          <w:p w:rsidRPr="008A4540" w:rsidR="006A1B35" w:rsidP="006A1B35" w:rsidRDefault="006A1B35" w14:paraId="183FCA9C" w14:textId="77777777">
            <w:pPr>
              <w:jc w:val="both"/>
              <w:rPr>
                <w:rFonts w:ascii="Arial Narrow" w:hAnsi="Arial Narrow" w:cs="Arial"/>
                <w:sz w:val="20"/>
                <w:szCs w:val="20"/>
              </w:rPr>
            </w:pPr>
          </w:p>
        </w:tc>
      </w:tr>
      <w:tr w:rsidRPr="008A4540" w:rsidR="006A1B35" w:rsidTr="5FFAE9BA" w14:paraId="7969E74F" w14:textId="77777777">
        <w:trPr>
          <w:trHeight w:val="74"/>
        </w:trPr>
        <w:tc>
          <w:tcPr>
            <w:tcW w:w="3150" w:type="dxa"/>
            <w:tcMar/>
          </w:tcPr>
          <w:p w:rsidRPr="008A4540" w:rsidR="006A1B35" w:rsidP="006A1B35" w:rsidRDefault="006A1B35" w14:paraId="60483961" w14:textId="77777777">
            <w:pPr>
              <w:rPr>
                <w:rFonts w:ascii="Arial Narrow" w:hAnsi="Arial Narrow" w:cs="Arial"/>
                <w:b/>
                <w:sz w:val="20"/>
                <w:szCs w:val="20"/>
              </w:rPr>
            </w:pPr>
            <w:r w:rsidRPr="008A4540">
              <w:rPr>
                <w:rFonts w:ascii="Arial Narrow" w:hAnsi="Arial Narrow" w:cs="Arial"/>
                <w:b/>
                <w:sz w:val="20"/>
                <w:szCs w:val="20"/>
              </w:rPr>
              <w:t>13021</w:t>
            </w:r>
          </w:p>
        </w:tc>
        <w:tc>
          <w:tcPr>
            <w:tcW w:w="6172" w:type="dxa"/>
            <w:tcMar/>
          </w:tcPr>
          <w:p w:rsidRPr="008A4540" w:rsidR="006A1B35" w:rsidP="006A1B35" w:rsidRDefault="006A1B35" w14:paraId="4DCE2B8F" w14:textId="77777777">
            <w:pPr>
              <w:jc w:val="both"/>
              <w:rPr>
                <w:rFonts w:ascii="Arial Narrow" w:hAnsi="Arial Narrow" w:cs="Arial"/>
                <w:b/>
                <w:sz w:val="20"/>
                <w:szCs w:val="20"/>
              </w:rPr>
            </w:pPr>
            <w:r w:rsidRPr="008A4540">
              <w:rPr>
                <w:rFonts w:ascii="Arial Narrow" w:hAnsi="Arial Narrow" w:cs="Arial"/>
                <w:b/>
                <w:sz w:val="20"/>
                <w:szCs w:val="20"/>
              </w:rPr>
              <w:t>OFENSAS AL PUDOR.</w:t>
            </w:r>
          </w:p>
        </w:tc>
      </w:tr>
      <w:tr w:rsidRPr="008A4540" w:rsidR="006A1B35" w:rsidTr="5FFAE9BA" w14:paraId="39239EE9" w14:textId="77777777">
        <w:trPr>
          <w:trHeight w:val="74"/>
        </w:trPr>
        <w:tc>
          <w:tcPr>
            <w:tcW w:w="3150" w:type="dxa"/>
            <w:tcMar/>
          </w:tcPr>
          <w:p w:rsidRPr="008A4540" w:rsidR="006A1B35" w:rsidP="006A1B35" w:rsidRDefault="006A1B35" w14:paraId="6EDBC426" w14:textId="77777777">
            <w:pPr>
              <w:rPr>
                <w:rFonts w:ascii="Arial Narrow" w:hAnsi="Arial Narrow"/>
                <w:sz w:val="20"/>
                <w:szCs w:val="20"/>
              </w:rPr>
            </w:pPr>
          </w:p>
        </w:tc>
        <w:tc>
          <w:tcPr>
            <w:tcW w:w="6172" w:type="dxa"/>
            <w:tcMar/>
          </w:tcPr>
          <w:p w:rsidRPr="008A4540" w:rsidR="006A1B35" w:rsidP="006A1B35" w:rsidRDefault="006A1B35" w14:paraId="0000C8CA" w14:textId="77777777">
            <w:pPr>
              <w:jc w:val="both"/>
              <w:rPr>
                <w:rFonts w:ascii="Arial Narrow" w:hAnsi="Arial Narrow" w:cs="Arial"/>
                <w:sz w:val="20"/>
                <w:szCs w:val="20"/>
              </w:rPr>
            </w:pPr>
            <w:r w:rsidRPr="008A4540">
              <w:rPr>
                <w:rFonts w:ascii="Arial Narrow" w:hAnsi="Arial Narrow" w:cs="Arial"/>
                <w:sz w:val="20"/>
                <w:szCs w:val="20"/>
              </w:rPr>
              <w:t>ART. 495 Nº 5 Código Penal</w:t>
            </w:r>
          </w:p>
        </w:tc>
      </w:tr>
      <w:tr w:rsidRPr="008A4540" w:rsidR="006A1B35" w:rsidTr="5FFAE9BA" w14:paraId="5BE96298" w14:textId="77777777">
        <w:trPr>
          <w:trHeight w:val="74"/>
        </w:trPr>
        <w:tc>
          <w:tcPr>
            <w:tcW w:w="3150" w:type="dxa"/>
            <w:tcMar/>
          </w:tcPr>
          <w:p w:rsidRPr="008A4540" w:rsidR="006A1B35" w:rsidP="006A1B35" w:rsidRDefault="006A1B35" w14:paraId="26942CF6" w14:textId="77777777">
            <w:pPr>
              <w:rPr>
                <w:rFonts w:ascii="Arial Narrow" w:hAnsi="Arial Narrow"/>
                <w:sz w:val="20"/>
                <w:szCs w:val="20"/>
              </w:rPr>
            </w:pPr>
          </w:p>
        </w:tc>
        <w:tc>
          <w:tcPr>
            <w:tcW w:w="6172" w:type="dxa"/>
            <w:tcMar/>
          </w:tcPr>
          <w:p w:rsidRPr="008A4540" w:rsidR="006A1B35" w:rsidP="006A1B35" w:rsidRDefault="006A1B35" w14:paraId="5B3002D4" w14:textId="298E6ACA">
            <w:pPr>
              <w:jc w:val="both"/>
              <w:rPr>
                <w:rFonts w:ascii="Arial Narrow" w:hAnsi="Arial Narrow" w:cs="Arial"/>
                <w:sz w:val="20"/>
                <w:szCs w:val="20"/>
              </w:rPr>
            </w:pPr>
            <w:r w:rsidRPr="008A4540">
              <w:rPr>
                <w:rFonts w:ascii="Arial Narrow" w:hAnsi="Arial Narrow" w:cs="Arial"/>
                <w:sz w:val="20"/>
                <w:szCs w:val="20"/>
              </w:rPr>
              <w:t>Castiga a quien públicamente ofendiere el pudor con acciones o dichos deshonestos.</w:t>
            </w:r>
          </w:p>
        </w:tc>
      </w:tr>
      <w:tr w:rsidRPr="008A4540" w:rsidR="006A1B35" w:rsidTr="5FFAE9BA" w14:paraId="713166D5" w14:textId="77777777">
        <w:trPr>
          <w:trHeight w:val="74"/>
        </w:trPr>
        <w:tc>
          <w:tcPr>
            <w:tcW w:w="3150" w:type="dxa"/>
            <w:tcMar/>
          </w:tcPr>
          <w:p w:rsidRPr="008A4540" w:rsidR="006A1B35" w:rsidP="006A1B35" w:rsidRDefault="006A1B35" w14:paraId="2ECD7B28" w14:textId="77777777">
            <w:pPr>
              <w:rPr>
                <w:rFonts w:ascii="Arial Narrow" w:hAnsi="Arial Narrow"/>
                <w:sz w:val="20"/>
                <w:szCs w:val="20"/>
              </w:rPr>
            </w:pPr>
          </w:p>
        </w:tc>
        <w:tc>
          <w:tcPr>
            <w:tcW w:w="6172" w:type="dxa"/>
            <w:tcMar/>
          </w:tcPr>
          <w:p w:rsidRPr="008A4540" w:rsidR="006A1B35" w:rsidP="006A1B35" w:rsidRDefault="006A1B35" w14:paraId="1BFA6CEC" w14:textId="77777777">
            <w:pPr>
              <w:jc w:val="both"/>
              <w:rPr>
                <w:rFonts w:ascii="Arial Narrow" w:hAnsi="Arial Narrow" w:cs="Arial"/>
                <w:sz w:val="20"/>
                <w:szCs w:val="20"/>
              </w:rPr>
            </w:pPr>
          </w:p>
        </w:tc>
      </w:tr>
      <w:tr w:rsidRPr="008A4540" w:rsidR="006A1B35" w:rsidTr="5FFAE9BA" w14:paraId="1C68CA3D" w14:textId="77777777">
        <w:trPr>
          <w:trHeight w:val="74"/>
        </w:trPr>
        <w:tc>
          <w:tcPr>
            <w:tcW w:w="3150" w:type="dxa"/>
            <w:tcMar/>
          </w:tcPr>
          <w:p w:rsidRPr="008A4540" w:rsidR="006A1B35" w:rsidP="006A1B35" w:rsidRDefault="006A1B35" w14:paraId="23784A6C" w14:textId="77777777">
            <w:pPr>
              <w:jc w:val="both"/>
              <w:rPr>
                <w:rFonts w:ascii="Arial Narrow" w:hAnsi="Arial Narrow" w:cs="Arial"/>
                <w:b/>
                <w:sz w:val="20"/>
                <w:szCs w:val="20"/>
              </w:rPr>
            </w:pPr>
            <w:r w:rsidRPr="008A4540">
              <w:rPr>
                <w:rFonts w:ascii="Arial Narrow" w:hAnsi="Arial Narrow" w:cs="Arial"/>
                <w:b/>
                <w:sz w:val="20"/>
                <w:szCs w:val="20"/>
              </w:rPr>
              <w:t>13022</w:t>
            </w:r>
          </w:p>
        </w:tc>
        <w:tc>
          <w:tcPr>
            <w:tcW w:w="6172" w:type="dxa"/>
            <w:tcMar/>
          </w:tcPr>
          <w:p w:rsidRPr="008A4540" w:rsidR="006A1B35" w:rsidP="006A1B35" w:rsidRDefault="006A1B35" w14:paraId="58CBC59C" w14:textId="77777777">
            <w:pPr>
              <w:jc w:val="both"/>
              <w:rPr>
                <w:rFonts w:ascii="Arial Narrow" w:hAnsi="Arial Narrow" w:cs="Arial"/>
                <w:b/>
                <w:sz w:val="20"/>
                <w:szCs w:val="20"/>
              </w:rPr>
            </w:pPr>
            <w:r w:rsidRPr="008A4540">
              <w:rPr>
                <w:rFonts w:ascii="Arial Narrow" w:hAnsi="Arial Narrow" w:cs="Arial"/>
                <w:b/>
                <w:sz w:val="20"/>
                <w:szCs w:val="20"/>
              </w:rPr>
              <w:t>DISENSIONES DOMÉSTICAS.</w:t>
            </w:r>
          </w:p>
        </w:tc>
      </w:tr>
      <w:tr w:rsidRPr="008A4540" w:rsidR="006A1B35" w:rsidTr="5FFAE9BA" w14:paraId="6C1F39B6" w14:textId="77777777">
        <w:trPr>
          <w:trHeight w:val="74"/>
        </w:trPr>
        <w:tc>
          <w:tcPr>
            <w:tcW w:w="3150" w:type="dxa"/>
            <w:tcMar/>
          </w:tcPr>
          <w:p w:rsidRPr="008A4540" w:rsidR="006A1B35" w:rsidP="006A1B35" w:rsidRDefault="006A1B35" w14:paraId="7B235475" w14:textId="77777777">
            <w:pPr>
              <w:rPr>
                <w:rFonts w:ascii="Arial Narrow" w:hAnsi="Arial Narrow"/>
                <w:sz w:val="20"/>
                <w:szCs w:val="20"/>
              </w:rPr>
            </w:pPr>
          </w:p>
        </w:tc>
        <w:tc>
          <w:tcPr>
            <w:tcW w:w="6172" w:type="dxa"/>
            <w:tcMar/>
          </w:tcPr>
          <w:p w:rsidRPr="008A4540" w:rsidR="006A1B35" w:rsidP="006A1B35" w:rsidRDefault="006A1B35" w14:paraId="156C0597" w14:textId="77777777">
            <w:pPr>
              <w:jc w:val="both"/>
              <w:rPr>
                <w:rFonts w:ascii="Arial Narrow" w:hAnsi="Arial Narrow" w:cs="Arial"/>
                <w:sz w:val="20"/>
                <w:szCs w:val="20"/>
              </w:rPr>
            </w:pPr>
            <w:r w:rsidRPr="008A4540">
              <w:rPr>
                <w:rFonts w:ascii="Arial Narrow" w:hAnsi="Arial Narrow" w:cs="Arial"/>
                <w:sz w:val="20"/>
                <w:szCs w:val="20"/>
              </w:rPr>
              <w:t>ART. 495 Nº 6 Código Penal</w:t>
            </w:r>
          </w:p>
        </w:tc>
      </w:tr>
      <w:tr w:rsidRPr="008A4540" w:rsidR="006A1B35" w:rsidTr="5FFAE9BA" w14:paraId="2258A43E" w14:textId="77777777">
        <w:trPr>
          <w:trHeight w:val="74"/>
        </w:trPr>
        <w:tc>
          <w:tcPr>
            <w:tcW w:w="3150" w:type="dxa"/>
            <w:tcMar/>
          </w:tcPr>
          <w:p w:rsidRPr="008A4540" w:rsidR="006A1B35" w:rsidP="006A1B35" w:rsidRDefault="006A1B35" w14:paraId="04F5DC61" w14:textId="77777777">
            <w:pPr>
              <w:rPr>
                <w:rFonts w:ascii="Arial Narrow" w:hAnsi="Arial Narrow"/>
                <w:sz w:val="20"/>
                <w:szCs w:val="20"/>
              </w:rPr>
            </w:pPr>
          </w:p>
        </w:tc>
        <w:tc>
          <w:tcPr>
            <w:tcW w:w="6172" w:type="dxa"/>
            <w:tcMar/>
          </w:tcPr>
          <w:p w:rsidRPr="008A4540" w:rsidR="006A1B35" w:rsidP="006A1B35" w:rsidRDefault="006A1B35" w14:paraId="0A1D5528" w14:textId="0F42F610">
            <w:pPr>
              <w:jc w:val="both"/>
              <w:rPr>
                <w:rFonts w:ascii="Arial Narrow" w:hAnsi="Arial Narrow" w:cs="Arial"/>
                <w:sz w:val="20"/>
                <w:szCs w:val="20"/>
              </w:rPr>
            </w:pPr>
            <w:r w:rsidRPr="008A4540">
              <w:rPr>
                <w:rFonts w:ascii="Arial Narrow" w:hAnsi="Arial Narrow" w:cs="Arial"/>
                <w:sz w:val="20"/>
                <w:szCs w:val="20"/>
              </w:rPr>
              <w:t>Castiga al cónyuge que escandalizare con sus disensiones domésticas después de haber sido amonestado por la autoridad.</w:t>
            </w:r>
          </w:p>
        </w:tc>
      </w:tr>
      <w:tr w:rsidRPr="008A4540" w:rsidR="006A1B35" w:rsidTr="5FFAE9BA" w14:paraId="5B262758" w14:textId="77777777">
        <w:trPr>
          <w:trHeight w:val="74"/>
        </w:trPr>
        <w:tc>
          <w:tcPr>
            <w:tcW w:w="3150" w:type="dxa"/>
            <w:tcMar/>
          </w:tcPr>
          <w:p w:rsidRPr="008A4540" w:rsidR="006A1B35" w:rsidP="006A1B35" w:rsidRDefault="006A1B35" w14:paraId="0C44C9FC" w14:textId="77777777">
            <w:pPr>
              <w:rPr>
                <w:rFonts w:ascii="Arial Narrow" w:hAnsi="Arial Narrow"/>
                <w:sz w:val="20"/>
                <w:szCs w:val="20"/>
              </w:rPr>
            </w:pPr>
          </w:p>
        </w:tc>
        <w:tc>
          <w:tcPr>
            <w:tcW w:w="6172" w:type="dxa"/>
            <w:tcMar/>
          </w:tcPr>
          <w:p w:rsidRPr="008A4540" w:rsidR="006A1B35" w:rsidP="006A1B35" w:rsidRDefault="006A1B35" w14:paraId="46057A00" w14:textId="77777777">
            <w:pPr>
              <w:jc w:val="both"/>
              <w:rPr>
                <w:rFonts w:ascii="Arial Narrow" w:hAnsi="Arial Narrow" w:cs="Arial"/>
                <w:sz w:val="20"/>
                <w:szCs w:val="20"/>
              </w:rPr>
            </w:pPr>
          </w:p>
        </w:tc>
      </w:tr>
      <w:tr w:rsidRPr="008A4540" w:rsidR="006A1B35" w:rsidTr="5FFAE9BA" w14:paraId="6DF7B946" w14:textId="77777777">
        <w:trPr>
          <w:trHeight w:val="74"/>
        </w:trPr>
        <w:tc>
          <w:tcPr>
            <w:tcW w:w="3150" w:type="dxa"/>
            <w:tcMar/>
          </w:tcPr>
          <w:p w:rsidRPr="008A4540" w:rsidR="006A1B35" w:rsidP="006A1B35" w:rsidRDefault="006A1B35" w14:paraId="3DA1A7A7" w14:textId="77777777">
            <w:pPr>
              <w:jc w:val="both"/>
              <w:rPr>
                <w:rFonts w:ascii="Arial Narrow" w:hAnsi="Arial Narrow" w:cs="Arial"/>
                <w:b/>
                <w:sz w:val="20"/>
                <w:szCs w:val="20"/>
              </w:rPr>
            </w:pPr>
            <w:r w:rsidRPr="008A4540">
              <w:rPr>
                <w:rFonts w:ascii="Arial Narrow" w:hAnsi="Arial Narrow" w:cs="Arial"/>
                <w:b/>
                <w:sz w:val="20"/>
                <w:szCs w:val="20"/>
              </w:rPr>
              <w:t>13023</w:t>
            </w:r>
          </w:p>
        </w:tc>
        <w:tc>
          <w:tcPr>
            <w:tcW w:w="6172" w:type="dxa"/>
            <w:tcMar/>
          </w:tcPr>
          <w:p w:rsidRPr="008A4540" w:rsidR="006A1B35" w:rsidP="006A1B35" w:rsidRDefault="006A1B35" w14:paraId="7DA9964B" w14:textId="4595FB47">
            <w:pPr>
              <w:jc w:val="both"/>
              <w:rPr>
                <w:rFonts w:ascii="Arial Narrow" w:hAnsi="Arial Narrow" w:cs="Arial"/>
                <w:b/>
                <w:sz w:val="20"/>
                <w:szCs w:val="20"/>
              </w:rPr>
            </w:pPr>
            <w:r w:rsidRPr="008A4540">
              <w:rPr>
                <w:rFonts w:ascii="Arial Narrow" w:hAnsi="Arial Narrow" w:cs="Arial"/>
                <w:b/>
                <w:sz w:val="20"/>
                <w:szCs w:val="20"/>
              </w:rPr>
              <w:t>ALTERACIÓN ORDEN PÚBLICO.</w:t>
            </w:r>
          </w:p>
        </w:tc>
      </w:tr>
      <w:tr w:rsidRPr="008A4540" w:rsidR="006A1B35" w:rsidTr="5FFAE9BA" w14:paraId="67295A9E" w14:textId="77777777">
        <w:trPr>
          <w:trHeight w:val="74"/>
        </w:trPr>
        <w:tc>
          <w:tcPr>
            <w:tcW w:w="3150" w:type="dxa"/>
            <w:tcMar/>
          </w:tcPr>
          <w:p w:rsidRPr="008A4540" w:rsidR="006A1B35" w:rsidP="006A1B35" w:rsidRDefault="006A1B35" w14:paraId="538BA059" w14:textId="77777777">
            <w:pPr>
              <w:rPr>
                <w:rFonts w:ascii="Arial Narrow" w:hAnsi="Arial Narrow"/>
                <w:sz w:val="20"/>
                <w:szCs w:val="20"/>
              </w:rPr>
            </w:pPr>
          </w:p>
        </w:tc>
        <w:tc>
          <w:tcPr>
            <w:tcW w:w="6172" w:type="dxa"/>
            <w:tcMar/>
          </w:tcPr>
          <w:p w:rsidRPr="008A4540" w:rsidR="006A1B35" w:rsidP="006A1B35" w:rsidRDefault="006A1B35" w14:paraId="2E936228" w14:textId="77777777">
            <w:pPr>
              <w:jc w:val="both"/>
              <w:rPr>
                <w:rFonts w:ascii="Arial Narrow" w:hAnsi="Arial Narrow" w:cs="Arial"/>
                <w:sz w:val="20"/>
                <w:szCs w:val="20"/>
              </w:rPr>
            </w:pPr>
            <w:r w:rsidRPr="008A4540">
              <w:rPr>
                <w:rFonts w:ascii="Arial Narrow" w:hAnsi="Arial Narrow" w:cs="Arial"/>
                <w:sz w:val="20"/>
                <w:szCs w:val="20"/>
              </w:rPr>
              <w:t>ART. 495 Nº 1 Código Penal</w:t>
            </w:r>
          </w:p>
        </w:tc>
      </w:tr>
      <w:tr w:rsidRPr="008A4540" w:rsidR="006A1B35" w:rsidTr="5FFAE9BA" w14:paraId="34643749" w14:textId="77777777">
        <w:trPr>
          <w:trHeight w:val="74"/>
        </w:trPr>
        <w:tc>
          <w:tcPr>
            <w:tcW w:w="3150" w:type="dxa"/>
            <w:tcMar/>
          </w:tcPr>
          <w:p w:rsidRPr="008A4540" w:rsidR="006A1B35" w:rsidP="006A1B35" w:rsidRDefault="006A1B35" w14:paraId="3886412E" w14:textId="77777777">
            <w:pPr>
              <w:rPr>
                <w:rFonts w:ascii="Arial Narrow" w:hAnsi="Arial Narrow"/>
                <w:sz w:val="20"/>
                <w:szCs w:val="20"/>
              </w:rPr>
            </w:pPr>
          </w:p>
        </w:tc>
        <w:tc>
          <w:tcPr>
            <w:tcW w:w="6172" w:type="dxa"/>
            <w:tcMar/>
          </w:tcPr>
          <w:p w:rsidRPr="008A4540" w:rsidR="006A1B35" w:rsidP="006A1B35" w:rsidRDefault="006A1B35" w14:paraId="5E245F2D" w14:textId="61C03089">
            <w:pPr>
              <w:jc w:val="both"/>
              <w:rPr>
                <w:rFonts w:ascii="Arial Narrow" w:hAnsi="Arial Narrow" w:cs="Arial"/>
                <w:sz w:val="20"/>
                <w:szCs w:val="20"/>
              </w:rPr>
            </w:pPr>
            <w:r w:rsidRPr="008A4540">
              <w:rPr>
                <w:rFonts w:ascii="Arial Narrow" w:hAnsi="Arial Narrow" w:cs="Arial"/>
                <w:sz w:val="20"/>
                <w:szCs w:val="20"/>
              </w:rPr>
              <w:t>Contravenir las reglas que dictare la autoridad para conservar el orden público o evitar que éste se altere.</w:t>
            </w:r>
          </w:p>
        </w:tc>
      </w:tr>
      <w:tr w:rsidRPr="008A4540" w:rsidR="006A1B35" w:rsidTr="5FFAE9BA" w14:paraId="5801F6F9" w14:textId="77777777">
        <w:trPr>
          <w:trHeight w:val="74"/>
        </w:trPr>
        <w:tc>
          <w:tcPr>
            <w:tcW w:w="3150" w:type="dxa"/>
            <w:tcMar/>
          </w:tcPr>
          <w:p w:rsidRPr="008A4540" w:rsidR="006A1B35" w:rsidP="006A1B35" w:rsidRDefault="006A1B35" w14:paraId="66CF2015" w14:textId="77777777">
            <w:pPr>
              <w:rPr>
                <w:rFonts w:ascii="Arial Narrow" w:hAnsi="Arial Narrow"/>
                <w:sz w:val="20"/>
                <w:szCs w:val="20"/>
              </w:rPr>
            </w:pPr>
          </w:p>
        </w:tc>
        <w:tc>
          <w:tcPr>
            <w:tcW w:w="6172" w:type="dxa"/>
            <w:tcMar/>
          </w:tcPr>
          <w:p w:rsidRPr="008A4540" w:rsidR="006A1B35" w:rsidP="006A1B35" w:rsidRDefault="006A1B35" w14:paraId="330EC0AA" w14:textId="77777777">
            <w:pPr>
              <w:jc w:val="both"/>
              <w:rPr>
                <w:rFonts w:ascii="Arial Narrow" w:hAnsi="Arial Narrow" w:cs="Arial"/>
                <w:sz w:val="20"/>
                <w:szCs w:val="20"/>
              </w:rPr>
            </w:pPr>
          </w:p>
        </w:tc>
      </w:tr>
      <w:tr w:rsidRPr="008A4540" w:rsidR="006A1B35" w:rsidTr="5FFAE9BA" w14:paraId="0EB8BF94" w14:textId="77777777">
        <w:trPr>
          <w:trHeight w:val="74"/>
        </w:trPr>
        <w:tc>
          <w:tcPr>
            <w:tcW w:w="3150" w:type="dxa"/>
            <w:tcMar/>
          </w:tcPr>
          <w:p w:rsidRPr="008A4540" w:rsidR="006A1B35" w:rsidP="006A1B35" w:rsidRDefault="006A1B35" w14:paraId="03A9C19E" w14:textId="77777777">
            <w:pPr>
              <w:jc w:val="both"/>
              <w:rPr>
                <w:rFonts w:ascii="Arial Narrow" w:hAnsi="Arial Narrow" w:cs="Arial"/>
                <w:b/>
                <w:sz w:val="20"/>
                <w:szCs w:val="20"/>
              </w:rPr>
            </w:pPr>
            <w:r w:rsidRPr="008A4540">
              <w:rPr>
                <w:rFonts w:ascii="Arial Narrow" w:hAnsi="Arial Narrow" w:cs="Arial"/>
                <w:b/>
                <w:sz w:val="20"/>
                <w:szCs w:val="20"/>
              </w:rPr>
              <w:t>13025</w:t>
            </w:r>
          </w:p>
        </w:tc>
        <w:tc>
          <w:tcPr>
            <w:tcW w:w="6172" w:type="dxa"/>
            <w:tcMar/>
          </w:tcPr>
          <w:p w:rsidRPr="008A4540" w:rsidR="006A1B35" w:rsidP="006A1B35" w:rsidRDefault="006A1B35" w14:paraId="22757290" w14:textId="77777777">
            <w:pPr>
              <w:jc w:val="both"/>
              <w:rPr>
                <w:rFonts w:ascii="Arial Narrow" w:hAnsi="Arial Narrow" w:cs="Arial"/>
                <w:b/>
                <w:sz w:val="20"/>
                <w:szCs w:val="20"/>
              </w:rPr>
            </w:pPr>
            <w:r w:rsidRPr="008A4540">
              <w:rPr>
                <w:rFonts w:ascii="Arial Narrow" w:hAnsi="Arial Narrow" w:cs="Arial"/>
                <w:b/>
                <w:sz w:val="20"/>
                <w:szCs w:val="20"/>
              </w:rPr>
              <w:t>DEJAR ANIMALES SUELTOS.</w:t>
            </w:r>
          </w:p>
        </w:tc>
      </w:tr>
      <w:tr w:rsidRPr="008A4540" w:rsidR="006A1B35" w:rsidTr="5FFAE9BA" w14:paraId="4B0629DB" w14:textId="77777777">
        <w:trPr>
          <w:trHeight w:val="74"/>
        </w:trPr>
        <w:tc>
          <w:tcPr>
            <w:tcW w:w="3150" w:type="dxa"/>
            <w:tcMar/>
          </w:tcPr>
          <w:p w:rsidRPr="008A4540" w:rsidR="006A1B35" w:rsidP="006A1B35" w:rsidRDefault="006A1B35" w14:paraId="609A4C42" w14:textId="77777777">
            <w:pPr>
              <w:rPr>
                <w:rFonts w:ascii="Arial Narrow" w:hAnsi="Arial Narrow"/>
                <w:sz w:val="20"/>
                <w:szCs w:val="20"/>
              </w:rPr>
            </w:pPr>
          </w:p>
        </w:tc>
        <w:tc>
          <w:tcPr>
            <w:tcW w:w="6172" w:type="dxa"/>
            <w:tcMar/>
          </w:tcPr>
          <w:p w:rsidRPr="008A4540" w:rsidR="006A1B35" w:rsidP="006A1B35" w:rsidRDefault="006A1B35" w14:paraId="1A6C625C" w14:textId="77777777">
            <w:pPr>
              <w:jc w:val="both"/>
              <w:rPr>
                <w:rFonts w:ascii="Arial Narrow" w:hAnsi="Arial Narrow" w:cs="Arial"/>
                <w:sz w:val="20"/>
                <w:szCs w:val="20"/>
              </w:rPr>
            </w:pPr>
            <w:r w:rsidRPr="008A4540">
              <w:rPr>
                <w:rFonts w:ascii="Arial Narrow" w:hAnsi="Arial Narrow" w:cs="Arial"/>
                <w:sz w:val="20"/>
                <w:szCs w:val="20"/>
              </w:rPr>
              <w:t>ART. 496 Nº 17 Código Penal</w:t>
            </w:r>
          </w:p>
        </w:tc>
      </w:tr>
      <w:tr w:rsidRPr="008A4540" w:rsidR="006A1B35" w:rsidTr="5FFAE9BA" w14:paraId="403862D4" w14:textId="77777777">
        <w:trPr>
          <w:trHeight w:val="74"/>
        </w:trPr>
        <w:tc>
          <w:tcPr>
            <w:tcW w:w="3150" w:type="dxa"/>
            <w:tcMar/>
          </w:tcPr>
          <w:p w:rsidRPr="008A4540" w:rsidR="006A1B35" w:rsidP="006A1B35" w:rsidRDefault="006A1B35" w14:paraId="46808682" w14:textId="77777777">
            <w:pPr>
              <w:rPr>
                <w:rFonts w:ascii="Arial Narrow" w:hAnsi="Arial Narrow"/>
                <w:sz w:val="20"/>
                <w:szCs w:val="20"/>
              </w:rPr>
            </w:pPr>
          </w:p>
        </w:tc>
        <w:tc>
          <w:tcPr>
            <w:tcW w:w="6172" w:type="dxa"/>
            <w:tcMar/>
          </w:tcPr>
          <w:p w:rsidRPr="008A4540" w:rsidR="006A1B35" w:rsidP="006A1B35" w:rsidRDefault="006A1B35" w14:paraId="792CA164" w14:textId="5E6C97A8">
            <w:pPr>
              <w:jc w:val="both"/>
              <w:rPr>
                <w:rFonts w:ascii="Arial Narrow" w:hAnsi="Arial Narrow" w:cs="Arial"/>
                <w:sz w:val="20"/>
                <w:szCs w:val="20"/>
              </w:rPr>
            </w:pPr>
            <w:r w:rsidRPr="008A4540">
              <w:rPr>
                <w:rFonts w:ascii="Arial Narrow" w:hAnsi="Arial Narrow" w:cs="Arial"/>
                <w:sz w:val="20"/>
                <w:szCs w:val="20"/>
              </w:rPr>
              <w:t>Castiga al dueño de animales dañinos que los dejare sueltos o en disposición de causar mal en las poblaciones.</w:t>
            </w:r>
          </w:p>
        </w:tc>
      </w:tr>
      <w:tr w:rsidRPr="008A4540" w:rsidR="006A1B35" w:rsidTr="5FFAE9BA" w14:paraId="6579872F" w14:textId="77777777">
        <w:trPr>
          <w:trHeight w:val="74"/>
        </w:trPr>
        <w:tc>
          <w:tcPr>
            <w:tcW w:w="3150" w:type="dxa"/>
            <w:tcMar/>
          </w:tcPr>
          <w:p w:rsidRPr="008A4540" w:rsidR="006A1B35" w:rsidP="006A1B35" w:rsidRDefault="006A1B35" w14:paraId="03877EA8" w14:textId="77777777">
            <w:pPr>
              <w:rPr>
                <w:rFonts w:ascii="Arial Narrow" w:hAnsi="Arial Narrow"/>
                <w:sz w:val="20"/>
                <w:szCs w:val="20"/>
              </w:rPr>
            </w:pPr>
          </w:p>
        </w:tc>
        <w:tc>
          <w:tcPr>
            <w:tcW w:w="6172" w:type="dxa"/>
            <w:tcMar/>
          </w:tcPr>
          <w:p w:rsidRPr="008A4540" w:rsidR="006A1B35" w:rsidP="006A1B35" w:rsidRDefault="006A1B35" w14:paraId="00129F65" w14:textId="77777777">
            <w:pPr>
              <w:jc w:val="both"/>
              <w:rPr>
                <w:rFonts w:ascii="Arial Narrow" w:hAnsi="Arial Narrow" w:cs="Arial"/>
                <w:sz w:val="20"/>
                <w:szCs w:val="20"/>
              </w:rPr>
            </w:pPr>
          </w:p>
        </w:tc>
      </w:tr>
      <w:tr w:rsidRPr="008A4540" w:rsidR="006A1B35" w:rsidTr="5FFAE9BA" w14:paraId="59FEEDD1" w14:textId="77777777">
        <w:trPr>
          <w:trHeight w:val="74"/>
        </w:trPr>
        <w:tc>
          <w:tcPr>
            <w:tcW w:w="3150" w:type="dxa"/>
            <w:tcMar/>
          </w:tcPr>
          <w:p w:rsidRPr="008A4540" w:rsidR="006A1B35" w:rsidP="006A1B35" w:rsidRDefault="006A1B35" w14:paraId="4E342F43" w14:textId="77777777">
            <w:pPr>
              <w:rPr>
                <w:rFonts w:ascii="Arial Narrow" w:hAnsi="Arial Narrow"/>
                <w:sz w:val="20"/>
                <w:szCs w:val="20"/>
              </w:rPr>
            </w:pPr>
            <w:r w:rsidRPr="008A4540">
              <w:rPr>
                <w:rFonts w:ascii="Arial Narrow" w:hAnsi="Arial Narrow" w:cs="Arial"/>
                <w:b/>
                <w:bCs/>
                <w:sz w:val="20"/>
                <w:szCs w:val="20"/>
              </w:rPr>
              <w:t>13026</w:t>
            </w:r>
          </w:p>
        </w:tc>
        <w:tc>
          <w:tcPr>
            <w:tcW w:w="6172" w:type="dxa"/>
            <w:tcMar/>
          </w:tcPr>
          <w:p w:rsidRPr="008A4540" w:rsidR="006A1B35" w:rsidP="006A1B35" w:rsidRDefault="006A1B35" w14:paraId="43060BC9" w14:textId="77777777">
            <w:pPr>
              <w:jc w:val="both"/>
              <w:rPr>
                <w:rFonts w:ascii="Arial Narrow" w:hAnsi="Arial Narrow" w:cs="Arial"/>
                <w:sz w:val="20"/>
                <w:szCs w:val="20"/>
              </w:rPr>
            </w:pPr>
            <w:r w:rsidRPr="008A4540">
              <w:rPr>
                <w:rFonts w:ascii="Arial Narrow" w:hAnsi="Arial Narrow" w:cs="Arial"/>
                <w:b/>
                <w:sz w:val="20"/>
                <w:szCs w:val="20"/>
              </w:rPr>
              <w:t>ARROJAMIENTO DE PIEDRAS U OTROS OBJETOS.</w:t>
            </w:r>
          </w:p>
        </w:tc>
      </w:tr>
      <w:tr w:rsidRPr="008A4540" w:rsidR="006A1B35" w:rsidTr="5FFAE9BA" w14:paraId="2A2DF7BA" w14:textId="77777777">
        <w:trPr>
          <w:trHeight w:val="74"/>
        </w:trPr>
        <w:tc>
          <w:tcPr>
            <w:tcW w:w="3150" w:type="dxa"/>
            <w:tcMar/>
          </w:tcPr>
          <w:p w:rsidRPr="008A4540" w:rsidR="006A1B35" w:rsidP="006A1B35" w:rsidRDefault="006A1B35" w14:paraId="23F655ED" w14:textId="77777777">
            <w:pPr>
              <w:rPr>
                <w:rFonts w:ascii="Arial Narrow" w:hAnsi="Arial Narrow"/>
                <w:sz w:val="20"/>
                <w:szCs w:val="20"/>
              </w:rPr>
            </w:pPr>
          </w:p>
        </w:tc>
        <w:tc>
          <w:tcPr>
            <w:tcW w:w="6172" w:type="dxa"/>
            <w:tcMar/>
          </w:tcPr>
          <w:p w:rsidRPr="008A4540" w:rsidR="006A1B35" w:rsidP="006A1B35" w:rsidRDefault="006A1B35" w14:paraId="3C4B2743" w14:textId="77777777">
            <w:pPr>
              <w:jc w:val="both"/>
              <w:rPr>
                <w:rFonts w:ascii="Arial Narrow" w:hAnsi="Arial Narrow" w:cs="Arial"/>
                <w:sz w:val="20"/>
                <w:szCs w:val="20"/>
              </w:rPr>
            </w:pPr>
            <w:r w:rsidRPr="008A4540">
              <w:rPr>
                <w:rFonts w:ascii="Arial Narrow" w:hAnsi="Arial Narrow" w:cs="Arial"/>
                <w:sz w:val="20"/>
                <w:szCs w:val="20"/>
              </w:rPr>
              <w:t>ART. 496 Nº 26 Código Penal</w:t>
            </w:r>
          </w:p>
        </w:tc>
      </w:tr>
      <w:tr w:rsidRPr="008A4540" w:rsidR="006A1B35" w:rsidTr="5FFAE9BA" w14:paraId="4A22E2C2" w14:textId="77777777">
        <w:trPr>
          <w:trHeight w:val="74"/>
        </w:trPr>
        <w:tc>
          <w:tcPr>
            <w:tcW w:w="3150" w:type="dxa"/>
            <w:tcMar/>
          </w:tcPr>
          <w:p w:rsidRPr="008A4540" w:rsidR="006A1B35" w:rsidP="006A1B35" w:rsidRDefault="006A1B35" w14:paraId="408571DD" w14:textId="77777777">
            <w:pPr>
              <w:rPr>
                <w:rFonts w:ascii="Arial Narrow" w:hAnsi="Arial Narrow"/>
                <w:sz w:val="20"/>
                <w:szCs w:val="20"/>
              </w:rPr>
            </w:pPr>
          </w:p>
        </w:tc>
        <w:tc>
          <w:tcPr>
            <w:tcW w:w="6172" w:type="dxa"/>
            <w:tcMar/>
          </w:tcPr>
          <w:p w:rsidRPr="008A4540" w:rsidR="006A1B35" w:rsidP="006A1B35" w:rsidRDefault="006A1B35" w14:paraId="478B6808" w14:textId="0243F756">
            <w:pPr>
              <w:jc w:val="both"/>
              <w:rPr>
                <w:rFonts w:ascii="Arial Narrow" w:hAnsi="Arial Narrow" w:cs="Arial"/>
                <w:sz w:val="20"/>
                <w:szCs w:val="20"/>
              </w:rPr>
            </w:pPr>
            <w:r w:rsidRPr="008A4540">
              <w:rPr>
                <w:rFonts w:ascii="Arial Narrow" w:hAnsi="Arial Narrow" w:cs="Arial"/>
                <w:sz w:val="20"/>
                <w:szCs w:val="20"/>
              </w:rPr>
              <w:t xml:space="preserve">Sanciona a quien tirare piedras u otros objetos arrojadizos en parajes públicos, con riesgo de los transeúntes, o lo hiciere a las casas o edificios, en perjuicio de </w:t>
            </w:r>
            <w:proofErr w:type="gramStart"/>
            <w:r w:rsidRPr="008A4540">
              <w:rPr>
                <w:rFonts w:ascii="Arial Narrow" w:hAnsi="Arial Narrow" w:cs="Arial"/>
                <w:sz w:val="20"/>
                <w:szCs w:val="20"/>
              </w:rPr>
              <w:t>los mismos</w:t>
            </w:r>
            <w:proofErr w:type="gramEnd"/>
            <w:r w:rsidRPr="008A4540">
              <w:rPr>
                <w:rFonts w:ascii="Arial Narrow" w:hAnsi="Arial Narrow" w:cs="Arial"/>
                <w:sz w:val="20"/>
                <w:szCs w:val="20"/>
              </w:rPr>
              <w:t xml:space="preserve"> o con peligro de las personas.</w:t>
            </w:r>
          </w:p>
        </w:tc>
      </w:tr>
      <w:tr w:rsidRPr="008A4540" w:rsidR="006A1B35" w:rsidTr="5FFAE9BA" w14:paraId="3C0EC085" w14:textId="77777777">
        <w:trPr>
          <w:trHeight w:val="74"/>
        </w:trPr>
        <w:tc>
          <w:tcPr>
            <w:tcW w:w="3150" w:type="dxa"/>
            <w:tcMar/>
          </w:tcPr>
          <w:p w:rsidRPr="008A4540" w:rsidR="006A1B35" w:rsidP="006A1B35" w:rsidRDefault="006A1B35" w14:paraId="57601E56" w14:textId="77777777">
            <w:pPr>
              <w:rPr>
                <w:rFonts w:ascii="Arial Narrow" w:hAnsi="Arial Narrow"/>
                <w:sz w:val="20"/>
                <w:szCs w:val="20"/>
              </w:rPr>
            </w:pPr>
          </w:p>
        </w:tc>
        <w:tc>
          <w:tcPr>
            <w:tcW w:w="6172" w:type="dxa"/>
            <w:tcMar/>
          </w:tcPr>
          <w:p w:rsidRPr="008A4540" w:rsidR="006A1B35" w:rsidP="006A1B35" w:rsidRDefault="006A1B35" w14:paraId="1D78BD9C" w14:textId="77777777">
            <w:pPr>
              <w:jc w:val="both"/>
              <w:rPr>
                <w:rFonts w:ascii="Arial Narrow" w:hAnsi="Arial Narrow" w:cs="Arial"/>
                <w:sz w:val="20"/>
                <w:szCs w:val="20"/>
              </w:rPr>
            </w:pPr>
          </w:p>
        </w:tc>
      </w:tr>
      <w:tr w:rsidRPr="008A4540" w:rsidR="006A1B35" w:rsidTr="5FFAE9BA" w14:paraId="353C3140" w14:textId="77777777">
        <w:trPr>
          <w:trHeight w:val="74"/>
        </w:trPr>
        <w:tc>
          <w:tcPr>
            <w:tcW w:w="3150" w:type="dxa"/>
            <w:tcMar/>
          </w:tcPr>
          <w:p w:rsidRPr="008A4540" w:rsidR="006A1B35" w:rsidP="006A1B35" w:rsidRDefault="006A1B35" w14:paraId="3761FCE0" w14:textId="77777777">
            <w:pPr>
              <w:rPr>
                <w:rFonts w:ascii="Arial Narrow" w:hAnsi="Arial Narrow" w:cs="Arial"/>
                <w:b/>
                <w:sz w:val="20"/>
                <w:szCs w:val="20"/>
              </w:rPr>
            </w:pPr>
            <w:r w:rsidRPr="008A4540">
              <w:rPr>
                <w:rFonts w:ascii="Arial Narrow" w:hAnsi="Arial Narrow" w:cs="Arial"/>
                <w:b/>
                <w:sz w:val="20"/>
                <w:szCs w:val="20"/>
              </w:rPr>
              <w:t>13027</w:t>
            </w:r>
          </w:p>
        </w:tc>
        <w:tc>
          <w:tcPr>
            <w:tcW w:w="6172" w:type="dxa"/>
            <w:tcMar/>
          </w:tcPr>
          <w:p w:rsidRPr="008A4540" w:rsidR="006A1B35" w:rsidP="006A1B35" w:rsidRDefault="006A1B35" w14:paraId="452EF365" w14:textId="77777777">
            <w:pPr>
              <w:jc w:val="both"/>
              <w:rPr>
                <w:rFonts w:ascii="Arial Narrow" w:hAnsi="Arial Narrow" w:cs="Arial"/>
                <w:b/>
                <w:sz w:val="20"/>
                <w:szCs w:val="20"/>
              </w:rPr>
            </w:pPr>
            <w:r w:rsidRPr="008A4540">
              <w:rPr>
                <w:rFonts w:ascii="Arial Narrow" w:hAnsi="Arial Narrow" w:cs="Arial"/>
                <w:b/>
                <w:sz w:val="20"/>
                <w:szCs w:val="20"/>
              </w:rPr>
              <w:t>DAÑO FALTA.</w:t>
            </w:r>
          </w:p>
        </w:tc>
      </w:tr>
      <w:tr w:rsidRPr="008A4540" w:rsidR="006A1B35" w:rsidTr="5FFAE9BA" w14:paraId="59785BC8" w14:textId="77777777">
        <w:trPr>
          <w:trHeight w:val="74"/>
        </w:trPr>
        <w:tc>
          <w:tcPr>
            <w:tcW w:w="3150" w:type="dxa"/>
            <w:tcMar/>
          </w:tcPr>
          <w:p w:rsidRPr="008A4540" w:rsidR="006A1B35" w:rsidP="006A1B35" w:rsidRDefault="006A1B35" w14:paraId="613A29A2" w14:textId="77777777">
            <w:pPr>
              <w:rPr>
                <w:rFonts w:ascii="Arial Narrow" w:hAnsi="Arial Narrow"/>
                <w:sz w:val="20"/>
                <w:szCs w:val="20"/>
              </w:rPr>
            </w:pPr>
          </w:p>
        </w:tc>
        <w:tc>
          <w:tcPr>
            <w:tcW w:w="6172" w:type="dxa"/>
            <w:tcMar/>
          </w:tcPr>
          <w:p w:rsidRPr="008A4540" w:rsidR="006A1B35" w:rsidP="006A1B35" w:rsidRDefault="006A1B35" w14:paraId="0F5C0D56" w14:textId="77777777">
            <w:pPr>
              <w:jc w:val="both"/>
              <w:rPr>
                <w:rFonts w:ascii="Arial Narrow" w:hAnsi="Arial Narrow" w:cs="Arial"/>
                <w:sz w:val="20"/>
                <w:szCs w:val="20"/>
              </w:rPr>
            </w:pPr>
            <w:r w:rsidRPr="008A4540">
              <w:rPr>
                <w:rFonts w:ascii="Arial Narrow" w:hAnsi="Arial Narrow" w:cs="Arial"/>
                <w:sz w:val="20"/>
                <w:szCs w:val="20"/>
              </w:rPr>
              <w:t>ART. 495 Nº 21 Código Penal</w:t>
            </w:r>
          </w:p>
        </w:tc>
      </w:tr>
      <w:tr w:rsidRPr="008A4540" w:rsidR="006A1B35" w:rsidTr="5FFAE9BA" w14:paraId="51CD9E11" w14:textId="77777777">
        <w:trPr>
          <w:trHeight w:val="74"/>
        </w:trPr>
        <w:tc>
          <w:tcPr>
            <w:tcW w:w="3150" w:type="dxa"/>
            <w:tcMar/>
          </w:tcPr>
          <w:p w:rsidRPr="008A4540" w:rsidR="006A1B35" w:rsidP="006A1B35" w:rsidRDefault="006A1B35" w14:paraId="7965E2B1" w14:textId="77777777">
            <w:pPr>
              <w:rPr>
                <w:rFonts w:ascii="Arial Narrow" w:hAnsi="Arial Narrow"/>
                <w:sz w:val="20"/>
                <w:szCs w:val="20"/>
              </w:rPr>
            </w:pPr>
          </w:p>
        </w:tc>
        <w:tc>
          <w:tcPr>
            <w:tcW w:w="6172" w:type="dxa"/>
            <w:tcMar/>
          </w:tcPr>
          <w:p w:rsidRPr="008A4540" w:rsidR="006A1B35" w:rsidP="006A1B35" w:rsidRDefault="006A1B35" w14:paraId="7B74FAFC" w14:textId="1CFC86A9">
            <w:pPr>
              <w:jc w:val="both"/>
              <w:rPr>
                <w:rFonts w:ascii="Arial Narrow" w:hAnsi="Arial Narrow" w:cs="Arial"/>
                <w:sz w:val="20"/>
                <w:szCs w:val="20"/>
              </w:rPr>
            </w:pPr>
            <w:r w:rsidRPr="008A4540">
              <w:rPr>
                <w:rFonts w:ascii="Arial Narrow" w:hAnsi="Arial Narrow" w:cs="Arial"/>
                <w:sz w:val="20"/>
                <w:szCs w:val="20"/>
              </w:rPr>
              <w:t>Castiga a quien cause daño por un valor que no excede una unidad tributaria mensual en bienes públicos o de propiedad privada.</w:t>
            </w:r>
          </w:p>
        </w:tc>
      </w:tr>
      <w:tr w:rsidRPr="008A4540" w:rsidR="006A1B35" w:rsidTr="5FFAE9BA" w14:paraId="325627E9" w14:textId="77777777">
        <w:trPr>
          <w:trHeight w:val="74"/>
        </w:trPr>
        <w:tc>
          <w:tcPr>
            <w:tcW w:w="3150" w:type="dxa"/>
            <w:tcMar/>
          </w:tcPr>
          <w:p w:rsidRPr="008A4540" w:rsidR="006A1B35" w:rsidP="006A1B35" w:rsidRDefault="006A1B35" w14:paraId="087CE054" w14:textId="77777777">
            <w:pPr>
              <w:rPr>
                <w:rFonts w:ascii="Arial Narrow" w:hAnsi="Arial Narrow"/>
                <w:sz w:val="20"/>
                <w:szCs w:val="20"/>
              </w:rPr>
            </w:pPr>
          </w:p>
        </w:tc>
        <w:tc>
          <w:tcPr>
            <w:tcW w:w="6172" w:type="dxa"/>
            <w:tcMar/>
          </w:tcPr>
          <w:p w:rsidRPr="008A4540" w:rsidR="006A1B35" w:rsidP="006A1B35" w:rsidRDefault="006A1B35" w14:paraId="39B6BBFA" w14:textId="77777777">
            <w:pPr>
              <w:jc w:val="both"/>
              <w:rPr>
                <w:rFonts w:ascii="Arial Narrow" w:hAnsi="Arial Narrow" w:cs="Arial"/>
                <w:sz w:val="20"/>
                <w:szCs w:val="20"/>
              </w:rPr>
            </w:pPr>
          </w:p>
        </w:tc>
      </w:tr>
      <w:tr w:rsidRPr="008A4540" w:rsidR="006A1B35" w:rsidTr="5FFAE9BA" w14:paraId="4412C2A3" w14:textId="77777777">
        <w:trPr>
          <w:trHeight w:val="74"/>
        </w:trPr>
        <w:tc>
          <w:tcPr>
            <w:tcW w:w="3150" w:type="dxa"/>
            <w:tcMar/>
          </w:tcPr>
          <w:p w:rsidRPr="008A4540" w:rsidR="006A1B35" w:rsidP="006A1B35" w:rsidRDefault="006A1B35" w14:paraId="5835CA37" w14:textId="77777777">
            <w:pPr>
              <w:rPr>
                <w:rFonts w:ascii="Arial Narrow" w:hAnsi="Arial Narrow"/>
                <w:sz w:val="20"/>
                <w:szCs w:val="20"/>
              </w:rPr>
            </w:pPr>
            <w:r w:rsidRPr="008A4540">
              <w:rPr>
                <w:rFonts w:ascii="Arial Narrow" w:hAnsi="Arial Narrow" w:cs="Arial"/>
                <w:b/>
                <w:bCs/>
                <w:sz w:val="20"/>
                <w:szCs w:val="20"/>
              </w:rPr>
              <w:t>13028</w:t>
            </w:r>
          </w:p>
        </w:tc>
        <w:tc>
          <w:tcPr>
            <w:tcW w:w="6172" w:type="dxa"/>
            <w:tcMar/>
          </w:tcPr>
          <w:p w:rsidRPr="008A4540" w:rsidR="006A1B35" w:rsidP="006A1B35" w:rsidRDefault="006A1B35" w14:paraId="229B8A3B" w14:textId="77777777">
            <w:pPr>
              <w:jc w:val="both"/>
              <w:rPr>
                <w:rFonts w:ascii="Arial Narrow" w:hAnsi="Arial Narrow" w:cs="Arial"/>
                <w:sz w:val="20"/>
                <w:szCs w:val="20"/>
              </w:rPr>
            </w:pPr>
            <w:r w:rsidRPr="008A4540">
              <w:rPr>
                <w:rFonts w:ascii="Arial Narrow" w:hAnsi="Arial Narrow" w:cs="Arial"/>
                <w:b/>
                <w:sz w:val="20"/>
                <w:szCs w:val="20"/>
              </w:rPr>
              <w:t>HURTO FALTA.</w:t>
            </w:r>
          </w:p>
        </w:tc>
      </w:tr>
      <w:tr w:rsidRPr="008A4540" w:rsidR="006A1B35" w:rsidTr="5FFAE9BA" w14:paraId="6E1E7EF3" w14:textId="77777777">
        <w:trPr>
          <w:trHeight w:val="74"/>
        </w:trPr>
        <w:tc>
          <w:tcPr>
            <w:tcW w:w="3150" w:type="dxa"/>
            <w:tcMar/>
          </w:tcPr>
          <w:p w:rsidRPr="008A4540" w:rsidR="006A1B35" w:rsidP="006A1B35" w:rsidRDefault="006A1B35" w14:paraId="1EC1D2D0" w14:textId="77777777">
            <w:pPr>
              <w:rPr>
                <w:rFonts w:ascii="Arial Narrow" w:hAnsi="Arial Narrow"/>
                <w:sz w:val="20"/>
                <w:szCs w:val="20"/>
              </w:rPr>
            </w:pPr>
          </w:p>
        </w:tc>
        <w:tc>
          <w:tcPr>
            <w:tcW w:w="6172" w:type="dxa"/>
            <w:tcMar/>
          </w:tcPr>
          <w:p w:rsidRPr="008A4540" w:rsidR="006A1B35" w:rsidP="006A1B35" w:rsidRDefault="006A1B35" w14:paraId="0CC1491C" w14:textId="77777777">
            <w:pPr>
              <w:jc w:val="both"/>
              <w:rPr>
                <w:rFonts w:ascii="Arial Narrow" w:hAnsi="Arial Narrow" w:cs="Arial"/>
                <w:sz w:val="20"/>
                <w:szCs w:val="20"/>
              </w:rPr>
            </w:pPr>
            <w:r w:rsidRPr="008A4540">
              <w:rPr>
                <w:rFonts w:ascii="Arial Narrow" w:hAnsi="Arial Narrow" w:cs="Arial"/>
                <w:sz w:val="20"/>
                <w:szCs w:val="20"/>
              </w:rPr>
              <w:t>ART. 494 BIS Código Penal</w:t>
            </w:r>
          </w:p>
        </w:tc>
      </w:tr>
      <w:tr w:rsidRPr="008A4540" w:rsidR="006A1B35" w:rsidTr="5FFAE9BA" w14:paraId="6E5C911B" w14:textId="77777777">
        <w:trPr>
          <w:trHeight w:val="74"/>
        </w:trPr>
        <w:tc>
          <w:tcPr>
            <w:tcW w:w="3150" w:type="dxa"/>
            <w:tcMar/>
          </w:tcPr>
          <w:p w:rsidRPr="008A4540" w:rsidR="006A1B35" w:rsidP="006A1B35" w:rsidRDefault="006A1B35" w14:paraId="22F930EE" w14:textId="77777777">
            <w:pPr>
              <w:rPr>
                <w:rFonts w:ascii="Arial Narrow" w:hAnsi="Arial Narrow"/>
                <w:sz w:val="20"/>
                <w:szCs w:val="20"/>
              </w:rPr>
            </w:pPr>
          </w:p>
        </w:tc>
        <w:tc>
          <w:tcPr>
            <w:tcW w:w="6172" w:type="dxa"/>
            <w:tcMar/>
          </w:tcPr>
          <w:p w:rsidRPr="008A4540" w:rsidR="006A1B35" w:rsidP="006A1B35" w:rsidRDefault="006A1B35" w14:paraId="6CB4C7A9" w14:textId="2E45D110">
            <w:pPr>
              <w:jc w:val="both"/>
              <w:rPr>
                <w:rFonts w:ascii="Arial Narrow" w:hAnsi="Arial Narrow" w:cs="Arial"/>
                <w:sz w:val="20"/>
                <w:szCs w:val="20"/>
              </w:rPr>
            </w:pPr>
            <w:r w:rsidRPr="008A4540">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Pr="008A4540" w:rsidR="006A1B35" w:rsidTr="5FFAE9BA" w14:paraId="0013B5CB" w14:textId="77777777">
        <w:trPr>
          <w:trHeight w:val="74"/>
        </w:trPr>
        <w:tc>
          <w:tcPr>
            <w:tcW w:w="3150" w:type="dxa"/>
            <w:tcMar/>
          </w:tcPr>
          <w:p w:rsidRPr="008A4540" w:rsidR="006A1B35" w:rsidP="006A1B35" w:rsidRDefault="006A1B35" w14:paraId="58D096B3" w14:textId="77777777">
            <w:pPr>
              <w:rPr>
                <w:rFonts w:ascii="Arial Narrow" w:hAnsi="Arial Narrow"/>
                <w:sz w:val="20"/>
                <w:szCs w:val="20"/>
              </w:rPr>
            </w:pPr>
          </w:p>
        </w:tc>
        <w:tc>
          <w:tcPr>
            <w:tcW w:w="6172" w:type="dxa"/>
            <w:tcMar/>
          </w:tcPr>
          <w:p w:rsidRPr="008A4540" w:rsidR="006A1B35" w:rsidP="006A1B35" w:rsidRDefault="006A1B35" w14:paraId="5532271F" w14:textId="77777777">
            <w:pPr>
              <w:jc w:val="both"/>
              <w:rPr>
                <w:rFonts w:ascii="Arial Narrow" w:hAnsi="Arial Narrow" w:cs="Arial"/>
                <w:sz w:val="20"/>
                <w:szCs w:val="20"/>
              </w:rPr>
            </w:pPr>
          </w:p>
        </w:tc>
      </w:tr>
      <w:tr w:rsidRPr="008A4540" w:rsidR="006A1B35" w:rsidTr="5FFAE9BA" w14:paraId="5A9FC1ED" w14:textId="77777777">
        <w:trPr>
          <w:trHeight w:val="74"/>
        </w:trPr>
        <w:tc>
          <w:tcPr>
            <w:tcW w:w="3150" w:type="dxa"/>
            <w:tcMar/>
          </w:tcPr>
          <w:p w:rsidRPr="008A4540" w:rsidR="006A1B35" w:rsidP="006A1B35" w:rsidRDefault="006A1B35" w14:paraId="7037BC9B" w14:textId="77777777">
            <w:pPr>
              <w:rPr>
                <w:rFonts w:ascii="Arial Narrow" w:hAnsi="Arial Narrow" w:cs="Arial"/>
                <w:b/>
                <w:bCs/>
                <w:sz w:val="20"/>
                <w:szCs w:val="20"/>
              </w:rPr>
            </w:pPr>
            <w:r w:rsidRPr="008A4540">
              <w:rPr>
                <w:rFonts w:ascii="Arial Narrow" w:hAnsi="Arial Narrow" w:cs="Arial"/>
                <w:b/>
                <w:bCs/>
                <w:sz w:val="20"/>
                <w:szCs w:val="20"/>
              </w:rPr>
              <w:t>13030</w:t>
            </w:r>
          </w:p>
        </w:tc>
        <w:tc>
          <w:tcPr>
            <w:tcW w:w="6172" w:type="dxa"/>
            <w:tcMar/>
          </w:tcPr>
          <w:p w:rsidRPr="008A4540" w:rsidR="006A1B35" w:rsidP="006A1B35" w:rsidRDefault="006A1B35" w14:paraId="254B73A2" w14:textId="77777777">
            <w:pPr>
              <w:jc w:val="both"/>
              <w:rPr>
                <w:rFonts w:ascii="Arial Narrow" w:hAnsi="Arial Narrow" w:cs="Arial"/>
                <w:b/>
                <w:bCs/>
                <w:sz w:val="20"/>
                <w:szCs w:val="20"/>
              </w:rPr>
            </w:pPr>
            <w:r w:rsidRPr="008A4540">
              <w:rPr>
                <w:rFonts w:ascii="Arial Narrow" w:hAnsi="Arial Narrow" w:cs="Arial"/>
                <w:b/>
                <w:bCs/>
                <w:sz w:val="20"/>
                <w:szCs w:val="20"/>
              </w:rPr>
              <w:t>AMENAZA CON ARMA (FALTA).</w:t>
            </w:r>
          </w:p>
        </w:tc>
      </w:tr>
      <w:tr w:rsidRPr="008A4540" w:rsidR="006A1B35" w:rsidTr="5FFAE9BA" w14:paraId="4CF423DD" w14:textId="77777777">
        <w:trPr>
          <w:trHeight w:val="74"/>
        </w:trPr>
        <w:tc>
          <w:tcPr>
            <w:tcW w:w="3150" w:type="dxa"/>
            <w:tcMar/>
          </w:tcPr>
          <w:p w:rsidRPr="008A4540" w:rsidR="006A1B35" w:rsidP="006A1B35" w:rsidRDefault="006A1B35" w14:paraId="3DDF8427" w14:textId="77777777">
            <w:pPr>
              <w:rPr>
                <w:rFonts w:ascii="Arial Narrow" w:hAnsi="Arial Narrow"/>
                <w:sz w:val="20"/>
                <w:szCs w:val="20"/>
              </w:rPr>
            </w:pPr>
          </w:p>
        </w:tc>
        <w:tc>
          <w:tcPr>
            <w:tcW w:w="6172" w:type="dxa"/>
            <w:tcMar/>
          </w:tcPr>
          <w:p w:rsidRPr="008A4540" w:rsidR="006A1B35" w:rsidP="006A1B35" w:rsidRDefault="006A1B35" w14:paraId="42DDAAF4" w14:textId="77777777">
            <w:pPr>
              <w:jc w:val="both"/>
              <w:rPr>
                <w:rFonts w:ascii="Arial Narrow" w:hAnsi="Arial Narrow" w:cs="Arial"/>
                <w:sz w:val="20"/>
                <w:szCs w:val="20"/>
              </w:rPr>
            </w:pPr>
            <w:r w:rsidRPr="008A4540">
              <w:rPr>
                <w:rFonts w:ascii="Arial Narrow" w:hAnsi="Arial Narrow" w:cs="Arial"/>
                <w:sz w:val="20"/>
                <w:szCs w:val="20"/>
              </w:rPr>
              <w:t>ART. 494 Nº 4 Código Penal</w:t>
            </w:r>
          </w:p>
        </w:tc>
      </w:tr>
      <w:tr w:rsidRPr="008A4540" w:rsidR="006A1B35" w:rsidTr="5FFAE9BA" w14:paraId="0C315CAF" w14:textId="77777777">
        <w:trPr>
          <w:trHeight w:val="74"/>
        </w:trPr>
        <w:tc>
          <w:tcPr>
            <w:tcW w:w="3150" w:type="dxa"/>
            <w:tcMar/>
          </w:tcPr>
          <w:p w:rsidRPr="008A4540" w:rsidR="006A1B35" w:rsidP="006A1B35" w:rsidRDefault="006A1B35" w14:paraId="4D10AB3A" w14:textId="77777777">
            <w:pPr>
              <w:rPr>
                <w:rFonts w:ascii="Arial Narrow" w:hAnsi="Arial Narrow"/>
                <w:sz w:val="20"/>
                <w:szCs w:val="20"/>
              </w:rPr>
            </w:pPr>
          </w:p>
        </w:tc>
        <w:tc>
          <w:tcPr>
            <w:tcW w:w="6172" w:type="dxa"/>
            <w:tcMar/>
          </w:tcPr>
          <w:p w:rsidRPr="008A4540" w:rsidR="006A1B35" w:rsidP="006A1B35" w:rsidRDefault="006A1B35" w14:paraId="0BCB2AB0" w14:textId="0F31E4F2">
            <w:pPr>
              <w:jc w:val="both"/>
              <w:rPr>
                <w:rFonts w:ascii="Arial Narrow" w:hAnsi="Arial Narrow" w:cs="Arial"/>
                <w:sz w:val="20"/>
                <w:szCs w:val="20"/>
              </w:rPr>
            </w:pPr>
            <w:r w:rsidRPr="008A4540">
              <w:rPr>
                <w:rFonts w:ascii="Arial Narrow" w:hAnsi="Arial Narrow" w:cs="Arial"/>
                <w:sz w:val="20"/>
                <w:szCs w:val="20"/>
              </w:rPr>
              <w:t>Castiga a quien amenazare a otro con armas blancas o de fuego y a quien riñendo con otro las sacare.</w:t>
            </w:r>
          </w:p>
        </w:tc>
      </w:tr>
      <w:tr w:rsidRPr="008A4540" w:rsidR="006A1B35" w:rsidTr="5FFAE9BA" w14:paraId="392E3DDE" w14:textId="77777777">
        <w:trPr>
          <w:trHeight w:val="74"/>
        </w:trPr>
        <w:tc>
          <w:tcPr>
            <w:tcW w:w="3150" w:type="dxa"/>
            <w:tcMar/>
          </w:tcPr>
          <w:p w:rsidRPr="008A4540" w:rsidR="006A1B35" w:rsidP="006A1B35" w:rsidRDefault="006A1B35" w14:paraId="6621C1EB" w14:textId="77777777">
            <w:pPr>
              <w:rPr>
                <w:rFonts w:ascii="Arial Narrow" w:hAnsi="Arial Narrow"/>
                <w:sz w:val="20"/>
                <w:szCs w:val="20"/>
              </w:rPr>
            </w:pPr>
          </w:p>
        </w:tc>
        <w:tc>
          <w:tcPr>
            <w:tcW w:w="6172" w:type="dxa"/>
            <w:tcMar/>
          </w:tcPr>
          <w:p w:rsidRPr="008A4540" w:rsidR="006A1B35" w:rsidP="006A1B35" w:rsidRDefault="006A1B35" w14:paraId="38192F09" w14:textId="77777777">
            <w:pPr>
              <w:jc w:val="both"/>
              <w:rPr>
                <w:rFonts w:ascii="Arial Narrow" w:hAnsi="Arial Narrow" w:cs="Arial"/>
                <w:sz w:val="20"/>
                <w:szCs w:val="20"/>
              </w:rPr>
            </w:pPr>
          </w:p>
        </w:tc>
      </w:tr>
      <w:tr w:rsidRPr="008A4540" w:rsidR="006A1B35" w:rsidTr="5FFAE9BA" w14:paraId="3C271A57" w14:textId="77777777">
        <w:trPr>
          <w:trHeight w:val="74"/>
        </w:trPr>
        <w:tc>
          <w:tcPr>
            <w:tcW w:w="3150" w:type="dxa"/>
            <w:tcMar/>
          </w:tcPr>
          <w:p w:rsidRPr="008A4540" w:rsidR="006A1B35" w:rsidP="006A1B35" w:rsidRDefault="006A1B35" w14:paraId="5CBD68A2" w14:textId="77777777">
            <w:pPr>
              <w:rPr>
                <w:rFonts w:ascii="Arial Narrow" w:hAnsi="Arial Narrow" w:cs="Arial"/>
                <w:b/>
                <w:bCs/>
                <w:sz w:val="20"/>
                <w:szCs w:val="20"/>
              </w:rPr>
            </w:pPr>
            <w:r w:rsidRPr="008A4540">
              <w:rPr>
                <w:rFonts w:ascii="Arial Narrow" w:hAnsi="Arial Narrow" w:cs="Arial"/>
                <w:b/>
                <w:bCs/>
                <w:sz w:val="20"/>
                <w:szCs w:val="20"/>
              </w:rPr>
              <w:t>13031</w:t>
            </w:r>
          </w:p>
        </w:tc>
        <w:tc>
          <w:tcPr>
            <w:tcW w:w="6172" w:type="dxa"/>
            <w:tcMar/>
          </w:tcPr>
          <w:p w:rsidRPr="008A4540" w:rsidR="006A1B35" w:rsidP="006A1B35" w:rsidRDefault="006A1B35" w14:paraId="6963FE7E" w14:textId="77777777">
            <w:pPr>
              <w:jc w:val="both"/>
              <w:rPr>
                <w:rFonts w:ascii="Arial Narrow" w:hAnsi="Arial Narrow" w:cs="Arial"/>
                <w:b/>
                <w:bCs/>
                <w:sz w:val="20"/>
                <w:szCs w:val="20"/>
              </w:rPr>
            </w:pPr>
            <w:r w:rsidRPr="008A4540">
              <w:rPr>
                <w:rFonts w:ascii="Arial Narrow" w:hAnsi="Arial Narrow" w:cs="Arial"/>
                <w:b/>
                <w:bCs/>
                <w:sz w:val="20"/>
                <w:szCs w:val="20"/>
              </w:rPr>
              <w:t xml:space="preserve">FALTA DE RESPETO A LA </w:t>
            </w:r>
            <w:proofErr w:type="gramStart"/>
            <w:r w:rsidRPr="008A4540">
              <w:rPr>
                <w:rFonts w:ascii="Arial Narrow" w:hAnsi="Arial Narrow" w:cs="Arial"/>
                <w:b/>
                <w:bCs/>
                <w:sz w:val="20"/>
                <w:szCs w:val="20"/>
              </w:rPr>
              <w:t>AUTORIDAD PÚBLICA</w:t>
            </w:r>
            <w:proofErr w:type="gramEnd"/>
            <w:r w:rsidRPr="008A4540">
              <w:rPr>
                <w:rFonts w:ascii="Arial Narrow" w:hAnsi="Arial Narrow" w:cs="Arial"/>
                <w:b/>
                <w:bCs/>
                <w:sz w:val="20"/>
                <w:szCs w:val="20"/>
              </w:rPr>
              <w:t>.</w:t>
            </w:r>
          </w:p>
        </w:tc>
      </w:tr>
      <w:tr w:rsidRPr="008A4540" w:rsidR="006A1B35" w:rsidTr="5FFAE9BA" w14:paraId="6CF94E94" w14:textId="77777777">
        <w:trPr>
          <w:trHeight w:val="74"/>
        </w:trPr>
        <w:tc>
          <w:tcPr>
            <w:tcW w:w="3150" w:type="dxa"/>
            <w:tcMar/>
          </w:tcPr>
          <w:p w:rsidRPr="008A4540" w:rsidR="006A1B35" w:rsidP="006A1B35" w:rsidRDefault="006A1B35" w14:paraId="432A4B08" w14:textId="77777777">
            <w:pPr>
              <w:rPr>
                <w:rFonts w:ascii="Arial Narrow" w:hAnsi="Arial Narrow"/>
                <w:sz w:val="20"/>
                <w:szCs w:val="20"/>
              </w:rPr>
            </w:pPr>
          </w:p>
        </w:tc>
        <w:tc>
          <w:tcPr>
            <w:tcW w:w="6172" w:type="dxa"/>
            <w:tcMar/>
          </w:tcPr>
          <w:p w:rsidRPr="008A4540" w:rsidR="006A1B35" w:rsidP="006A1B35" w:rsidRDefault="006A1B35" w14:paraId="488D3A10" w14:textId="77777777">
            <w:pPr>
              <w:jc w:val="both"/>
              <w:rPr>
                <w:rFonts w:ascii="Arial Narrow" w:hAnsi="Arial Narrow" w:cs="Arial"/>
                <w:sz w:val="20"/>
                <w:szCs w:val="20"/>
              </w:rPr>
            </w:pPr>
            <w:r w:rsidRPr="008A4540">
              <w:rPr>
                <w:rFonts w:ascii="Arial Narrow" w:hAnsi="Arial Narrow" w:cs="Arial"/>
                <w:sz w:val="20"/>
                <w:szCs w:val="20"/>
              </w:rPr>
              <w:t>ART. 495 Nº 4 Código Penal</w:t>
            </w:r>
          </w:p>
        </w:tc>
      </w:tr>
      <w:tr w:rsidRPr="008A4540" w:rsidR="006A1B35" w:rsidTr="5FFAE9BA" w14:paraId="769E14CC" w14:textId="77777777">
        <w:trPr>
          <w:trHeight w:val="74"/>
        </w:trPr>
        <w:tc>
          <w:tcPr>
            <w:tcW w:w="3150" w:type="dxa"/>
            <w:tcMar/>
          </w:tcPr>
          <w:p w:rsidRPr="008A4540" w:rsidR="006A1B35" w:rsidP="006A1B35" w:rsidRDefault="006A1B35" w14:paraId="33486AA5" w14:textId="77777777">
            <w:pPr>
              <w:rPr>
                <w:rFonts w:ascii="Arial Narrow" w:hAnsi="Arial Narrow"/>
                <w:sz w:val="20"/>
                <w:szCs w:val="20"/>
              </w:rPr>
            </w:pPr>
          </w:p>
        </w:tc>
        <w:tc>
          <w:tcPr>
            <w:tcW w:w="6172" w:type="dxa"/>
            <w:tcMar/>
          </w:tcPr>
          <w:p w:rsidRPr="008A4540" w:rsidR="006A1B35" w:rsidP="006A1B35" w:rsidRDefault="006A1B35" w14:paraId="5845536B" w14:textId="3E084012">
            <w:pPr>
              <w:jc w:val="both"/>
              <w:rPr>
                <w:rFonts w:ascii="Arial Narrow" w:hAnsi="Arial Narrow" w:cs="Arial"/>
                <w:sz w:val="20"/>
                <w:szCs w:val="20"/>
              </w:rPr>
            </w:pPr>
            <w:r w:rsidRPr="008A4540">
              <w:rPr>
                <w:rFonts w:ascii="Arial Narrow" w:hAnsi="Arial Narrow" w:cs="Arial"/>
                <w:sz w:val="20"/>
                <w:szCs w:val="20"/>
              </w:rPr>
              <w:t xml:space="preserve">El particular que faltare el respecto a la </w:t>
            </w:r>
            <w:proofErr w:type="gramStart"/>
            <w:r w:rsidRPr="008A4540">
              <w:rPr>
                <w:rFonts w:ascii="Arial Narrow" w:hAnsi="Arial Narrow" w:cs="Arial"/>
                <w:sz w:val="20"/>
                <w:szCs w:val="20"/>
              </w:rPr>
              <w:t>autoridad pública</w:t>
            </w:r>
            <w:proofErr w:type="gramEnd"/>
            <w:r w:rsidRPr="008A4540">
              <w:rPr>
                <w:rFonts w:ascii="Arial Narrow" w:hAnsi="Arial Narrow" w:cs="Arial"/>
                <w:sz w:val="20"/>
                <w:szCs w:val="20"/>
              </w:rPr>
              <w:t>.</w:t>
            </w:r>
          </w:p>
        </w:tc>
      </w:tr>
      <w:tr w:rsidRPr="008A4540" w:rsidR="006A1B35" w:rsidTr="5FFAE9BA" w14:paraId="33F00FFE" w14:textId="77777777">
        <w:trPr>
          <w:trHeight w:val="74"/>
        </w:trPr>
        <w:tc>
          <w:tcPr>
            <w:tcW w:w="3150" w:type="dxa"/>
            <w:tcMar/>
          </w:tcPr>
          <w:p w:rsidRPr="008A4540" w:rsidR="006A1B35" w:rsidP="006A1B35" w:rsidRDefault="006A1B35" w14:paraId="05B444F9" w14:textId="77777777">
            <w:pPr>
              <w:rPr>
                <w:rFonts w:ascii="Arial Narrow" w:hAnsi="Arial Narrow"/>
                <w:sz w:val="20"/>
                <w:szCs w:val="20"/>
              </w:rPr>
            </w:pPr>
          </w:p>
        </w:tc>
        <w:tc>
          <w:tcPr>
            <w:tcW w:w="6172" w:type="dxa"/>
            <w:tcMar/>
          </w:tcPr>
          <w:p w:rsidRPr="008A4540" w:rsidR="006A1B35" w:rsidP="006A1B35" w:rsidRDefault="006A1B35" w14:paraId="6FC6AD37" w14:textId="77777777">
            <w:pPr>
              <w:jc w:val="both"/>
              <w:rPr>
                <w:rFonts w:ascii="Arial Narrow" w:hAnsi="Arial Narrow" w:cs="Arial"/>
                <w:sz w:val="20"/>
                <w:szCs w:val="20"/>
              </w:rPr>
            </w:pPr>
          </w:p>
        </w:tc>
      </w:tr>
      <w:tr w:rsidRPr="008A4540" w:rsidR="006A1B35" w:rsidTr="5FFAE9BA" w14:paraId="0FFFB9E9" w14:textId="77777777">
        <w:trPr>
          <w:trHeight w:val="74"/>
        </w:trPr>
        <w:tc>
          <w:tcPr>
            <w:tcW w:w="3150" w:type="dxa"/>
            <w:tcMar/>
          </w:tcPr>
          <w:p w:rsidRPr="008A4540" w:rsidR="006A1B35" w:rsidP="006A1B35" w:rsidRDefault="006A1B35" w14:paraId="2990C9A7" w14:textId="77777777">
            <w:pPr>
              <w:rPr>
                <w:rFonts w:ascii="Arial Narrow" w:hAnsi="Arial Narrow"/>
                <w:sz w:val="20"/>
                <w:szCs w:val="20"/>
              </w:rPr>
            </w:pPr>
            <w:r w:rsidRPr="008A4540">
              <w:rPr>
                <w:rFonts w:ascii="Arial Narrow" w:hAnsi="Arial Narrow" w:cs="Arial"/>
                <w:b/>
                <w:bCs/>
                <w:sz w:val="20"/>
                <w:szCs w:val="20"/>
              </w:rPr>
              <w:t>13032</w:t>
            </w:r>
          </w:p>
        </w:tc>
        <w:tc>
          <w:tcPr>
            <w:tcW w:w="6172" w:type="dxa"/>
            <w:tcMar/>
          </w:tcPr>
          <w:p w:rsidRPr="008A4540" w:rsidR="006A1B35" w:rsidP="006A1B35" w:rsidRDefault="006A1B35" w14:paraId="3294C2BE" w14:textId="77777777">
            <w:pPr>
              <w:jc w:val="both"/>
              <w:rPr>
                <w:rFonts w:ascii="Arial Narrow" w:hAnsi="Arial Narrow" w:cs="Arial"/>
                <w:sz w:val="20"/>
                <w:szCs w:val="20"/>
              </w:rPr>
            </w:pPr>
            <w:r w:rsidRPr="008A4540">
              <w:rPr>
                <w:rFonts w:ascii="Arial Narrow" w:hAnsi="Arial Narrow" w:cs="Arial"/>
                <w:b/>
                <w:bCs/>
                <w:sz w:val="20"/>
                <w:szCs w:val="20"/>
              </w:rPr>
              <w:t>MALVERSACIÓN, DEFRAUDACIÓN E INCENDIO POR MENOS DE 1 UTM.</w:t>
            </w:r>
          </w:p>
        </w:tc>
      </w:tr>
      <w:tr w:rsidRPr="008A4540" w:rsidR="006A1B35" w:rsidTr="5FFAE9BA" w14:paraId="50C2A1D8" w14:textId="77777777">
        <w:trPr>
          <w:trHeight w:val="74"/>
        </w:trPr>
        <w:tc>
          <w:tcPr>
            <w:tcW w:w="3150" w:type="dxa"/>
            <w:tcMar/>
          </w:tcPr>
          <w:p w:rsidRPr="008A4540" w:rsidR="006A1B35" w:rsidP="006A1B35" w:rsidRDefault="006A1B35" w14:paraId="608BCCAD" w14:textId="77777777">
            <w:pPr>
              <w:rPr>
                <w:rFonts w:ascii="Arial Narrow" w:hAnsi="Arial Narrow"/>
                <w:sz w:val="20"/>
                <w:szCs w:val="20"/>
              </w:rPr>
            </w:pPr>
          </w:p>
        </w:tc>
        <w:tc>
          <w:tcPr>
            <w:tcW w:w="6172" w:type="dxa"/>
            <w:tcMar/>
          </w:tcPr>
          <w:p w:rsidRPr="008A4540" w:rsidR="006A1B35" w:rsidP="006A1B35" w:rsidRDefault="006A1B35" w14:paraId="71F4A09D" w14:textId="1BA2443D">
            <w:pPr>
              <w:jc w:val="both"/>
              <w:rPr>
                <w:rFonts w:ascii="Arial Narrow" w:hAnsi="Arial Narrow" w:cs="Arial"/>
                <w:sz w:val="20"/>
                <w:szCs w:val="20"/>
              </w:rPr>
            </w:pPr>
            <w:r w:rsidRPr="008A4540">
              <w:rPr>
                <w:rFonts w:ascii="Arial Narrow" w:hAnsi="Arial Narrow" w:cs="Arial"/>
                <w:sz w:val="20"/>
                <w:szCs w:val="20"/>
              </w:rPr>
              <w:t>ART. 494 Nº 19 Código Penal</w:t>
            </w:r>
          </w:p>
        </w:tc>
      </w:tr>
      <w:tr w:rsidRPr="008A4540" w:rsidR="006A1B35" w:rsidTr="5FFAE9BA" w14:paraId="7124AFE9" w14:textId="77777777">
        <w:trPr>
          <w:trHeight w:val="74"/>
        </w:trPr>
        <w:tc>
          <w:tcPr>
            <w:tcW w:w="3150" w:type="dxa"/>
            <w:tcMar/>
          </w:tcPr>
          <w:p w:rsidRPr="008A4540" w:rsidR="006A1B35" w:rsidP="006A1B35" w:rsidRDefault="006A1B35" w14:paraId="0D06B1DA" w14:textId="77777777">
            <w:pPr>
              <w:rPr>
                <w:rFonts w:ascii="Arial Narrow" w:hAnsi="Arial Narrow"/>
                <w:sz w:val="20"/>
                <w:szCs w:val="20"/>
              </w:rPr>
            </w:pPr>
          </w:p>
        </w:tc>
        <w:tc>
          <w:tcPr>
            <w:tcW w:w="6172" w:type="dxa"/>
            <w:tcMar/>
          </w:tcPr>
          <w:p w:rsidRPr="008A4540" w:rsidR="006A1B35" w:rsidP="006A1B35" w:rsidRDefault="006A1B35" w14:paraId="54E1AFDE" w14:textId="77777777">
            <w:pPr>
              <w:jc w:val="both"/>
              <w:rPr>
                <w:rFonts w:ascii="Arial Narrow" w:hAnsi="Arial Narrow" w:cs="Arial"/>
                <w:sz w:val="20"/>
                <w:szCs w:val="20"/>
              </w:rPr>
            </w:pPr>
          </w:p>
        </w:tc>
      </w:tr>
      <w:tr w:rsidRPr="008A4540" w:rsidR="006A1B35" w:rsidTr="5FFAE9BA" w14:paraId="30B90316" w14:textId="77777777">
        <w:trPr>
          <w:trHeight w:val="74"/>
        </w:trPr>
        <w:tc>
          <w:tcPr>
            <w:tcW w:w="3150" w:type="dxa"/>
            <w:tcMar/>
          </w:tcPr>
          <w:p w:rsidRPr="008A4540" w:rsidR="006A1B35" w:rsidP="006A1B35" w:rsidRDefault="006A1B35" w14:paraId="55C7AA38" w14:textId="77777777">
            <w:pPr>
              <w:rPr>
                <w:rFonts w:ascii="Arial Narrow" w:hAnsi="Arial Narrow" w:cs="Arial"/>
                <w:b/>
                <w:bCs/>
                <w:sz w:val="20"/>
                <w:szCs w:val="20"/>
              </w:rPr>
            </w:pPr>
            <w:r w:rsidRPr="008A4540">
              <w:rPr>
                <w:rFonts w:ascii="Arial Narrow" w:hAnsi="Arial Narrow" w:cs="Arial"/>
                <w:b/>
                <w:bCs/>
                <w:sz w:val="20"/>
                <w:szCs w:val="20"/>
              </w:rPr>
              <w:t>13033</w:t>
            </w:r>
          </w:p>
        </w:tc>
        <w:tc>
          <w:tcPr>
            <w:tcW w:w="6172" w:type="dxa"/>
            <w:tcMar/>
          </w:tcPr>
          <w:p w:rsidRPr="008A4540" w:rsidR="006A1B35" w:rsidP="006A1B35" w:rsidRDefault="006A1B35" w14:paraId="67D9FC82" w14:textId="07047AD0">
            <w:pPr>
              <w:jc w:val="both"/>
              <w:rPr>
                <w:rFonts w:ascii="Arial Narrow" w:hAnsi="Arial Narrow" w:cs="Arial"/>
                <w:b/>
                <w:bCs/>
                <w:sz w:val="20"/>
                <w:szCs w:val="20"/>
              </w:rPr>
            </w:pPr>
            <w:r w:rsidRPr="008A4540">
              <w:rPr>
                <w:rFonts w:ascii="Arial Narrow" w:hAnsi="Arial Narrow" w:cs="Arial"/>
                <w:b/>
                <w:bCs/>
                <w:sz w:val="20"/>
                <w:szCs w:val="20"/>
              </w:rPr>
              <w:t>RIÑA PÚBLICA.</w:t>
            </w:r>
          </w:p>
        </w:tc>
      </w:tr>
      <w:tr w:rsidRPr="008A4540" w:rsidR="006A1B35" w:rsidTr="5FFAE9BA" w14:paraId="5FF824FD" w14:textId="77777777">
        <w:trPr>
          <w:trHeight w:val="74"/>
        </w:trPr>
        <w:tc>
          <w:tcPr>
            <w:tcW w:w="3150" w:type="dxa"/>
            <w:tcMar/>
          </w:tcPr>
          <w:p w:rsidRPr="008A4540" w:rsidR="006A1B35" w:rsidP="006A1B35" w:rsidRDefault="006A1B35" w14:paraId="44B82022" w14:textId="77777777">
            <w:pPr>
              <w:rPr>
                <w:rFonts w:ascii="Arial Narrow" w:hAnsi="Arial Narrow"/>
                <w:sz w:val="20"/>
                <w:szCs w:val="20"/>
              </w:rPr>
            </w:pPr>
          </w:p>
        </w:tc>
        <w:tc>
          <w:tcPr>
            <w:tcW w:w="6172" w:type="dxa"/>
            <w:tcMar/>
          </w:tcPr>
          <w:p w:rsidRPr="008A4540" w:rsidR="006A1B35" w:rsidP="006A1B35" w:rsidRDefault="006A1B35" w14:paraId="66B59A95" w14:textId="77777777">
            <w:pPr>
              <w:jc w:val="both"/>
              <w:rPr>
                <w:rFonts w:ascii="Arial Narrow" w:hAnsi="Arial Narrow" w:cs="Arial"/>
                <w:sz w:val="20"/>
                <w:szCs w:val="20"/>
              </w:rPr>
            </w:pPr>
            <w:r w:rsidRPr="008A4540">
              <w:rPr>
                <w:rFonts w:ascii="Arial Narrow" w:hAnsi="Arial Narrow" w:cs="Arial"/>
                <w:sz w:val="20"/>
                <w:szCs w:val="20"/>
              </w:rPr>
              <w:t>ART. 496 Nº 10 Código Penal</w:t>
            </w:r>
          </w:p>
        </w:tc>
      </w:tr>
      <w:tr w:rsidRPr="008A4540" w:rsidR="006A1B35" w:rsidTr="5FFAE9BA" w14:paraId="45DB8DF7" w14:textId="77777777">
        <w:trPr>
          <w:trHeight w:val="74"/>
        </w:trPr>
        <w:tc>
          <w:tcPr>
            <w:tcW w:w="3150" w:type="dxa"/>
            <w:tcMar/>
          </w:tcPr>
          <w:p w:rsidRPr="008A4540" w:rsidR="006A1B35" w:rsidP="006A1B35" w:rsidRDefault="006A1B35" w14:paraId="4DAFD61A" w14:textId="77777777">
            <w:pPr>
              <w:rPr>
                <w:rFonts w:ascii="Arial Narrow" w:hAnsi="Arial Narrow"/>
                <w:sz w:val="20"/>
                <w:szCs w:val="20"/>
              </w:rPr>
            </w:pPr>
          </w:p>
        </w:tc>
        <w:tc>
          <w:tcPr>
            <w:tcW w:w="6172" w:type="dxa"/>
            <w:tcMar/>
          </w:tcPr>
          <w:p w:rsidRPr="008A4540" w:rsidR="006A1B35" w:rsidP="006A1B35" w:rsidRDefault="006A1B35" w14:paraId="65609907" w14:textId="277D7CCD">
            <w:pPr>
              <w:jc w:val="both"/>
              <w:rPr>
                <w:rFonts w:ascii="Arial Narrow" w:hAnsi="Arial Narrow" w:cs="Arial"/>
                <w:sz w:val="20"/>
                <w:szCs w:val="20"/>
              </w:rPr>
            </w:pPr>
            <w:r w:rsidRPr="008A4540">
              <w:rPr>
                <w:rFonts w:ascii="Arial Narrow" w:hAnsi="Arial Narrow" w:cs="Arial"/>
                <w:sz w:val="20"/>
                <w:szCs w:val="20"/>
              </w:rPr>
              <w:t>Riña en público sin armas.</w:t>
            </w:r>
          </w:p>
        </w:tc>
      </w:tr>
      <w:tr w:rsidRPr="008A4540" w:rsidR="006A1B35" w:rsidTr="5FFAE9BA" w14:paraId="487C0194" w14:textId="77777777">
        <w:trPr>
          <w:trHeight w:val="74"/>
        </w:trPr>
        <w:tc>
          <w:tcPr>
            <w:tcW w:w="3150" w:type="dxa"/>
            <w:tcMar/>
          </w:tcPr>
          <w:p w:rsidRPr="008A4540" w:rsidR="006A1B35" w:rsidP="006A1B35" w:rsidRDefault="006A1B35" w14:paraId="4BE73FE4" w14:textId="77777777">
            <w:pPr>
              <w:rPr>
                <w:rFonts w:ascii="Arial Narrow" w:hAnsi="Arial Narrow"/>
                <w:sz w:val="20"/>
                <w:szCs w:val="20"/>
              </w:rPr>
            </w:pPr>
          </w:p>
        </w:tc>
        <w:tc>
          <w:tcPr>
            <w:tcW w:w="6172" w:type="dxa"/>
            <w:tcMar/>
          </w:tcPr>
          <w:p w:rsidRPr="008A4540" w:rsidR="006A1B35" w:rsidP="006A1B35" w:rsidRDefault="006A1B35" w14:paraId="018AE4E6" w14:textId="77777777">
            <w:pPr>
              <w:jc w:val="both"/>
              <w:rPr>
                <w:rFonts w:ascii="Arial Narrow" w:hAnsi="Arial Narrow" w:cs="Arial"/>
                <w:sz w:val="20"/>
                <w:szCs w:val="20"/>
              </w:rPr>
            </w:pPr>
          </w:p>
        </w:tc>
      </w:tr>
      <w:tr w:rsidRPr="008A4540" w:rsidR="006A1B35" w:rsidTr="5FFAE9BA" w14:paraId="278EE6CD" w14:textId="77777777">
        <w:trPr>
          <w:trHeight w:val="74"/>
        </w:trPr>
        <w:tc>
          <w:tcPr>
            <w:tcW w:w="3150" w:type="dxa"/>
            <w:tcMar/>
          </w:tcPr>
          <w:p w:rsidRPr="008A4540" w:rsidR="006A1B35" w:rsidP="006A1B35" w:rsidRDefault="006A1B35" w14:paraId="12E21034" w14:textId="77777777">
            <w:pPr>
              <w:rPr>
                <w:rFonts w:ascii="Arial Narrow" w:hAnsi="Arial Narrow"/>
                <w:sz w:val="20"/>
                <w:szCs w:val="20"/>
              </w:rPr>
            </w:pPr>
            <w:r w:rsidRPr="008A4540">
              <w:rPr>
                <w:rFonts w:ascii="Arial Narrow" w:hAnsi="Arial Narrow" w:cs="Arial"/>
                <w:b/>
                <w:bCs/>
                <w:sz w:val="20"/>
                <w:szCs w:val="20"/>
              </w:rPr>
              <w:t>13035</w:t>
            </w:r>
          </w:p>
        </w:tc>
        <w:tc>
          <w:tcPr>
            <w:tcW w:w="6172" w:type="dxa"/>
            <w:tcMar/>
          </w:tcPr>
          <w:p w:rsidRPr="008A4540" w:rsidR="006A1B35" w:rsidP="006A1B35" w:rsidRDefault="006A1B35" w14:paraId="05945BB5" w14:textId="77777777">
            <w:pPr>
              <w:jc w:val="both"/>
              <w:rPr>
                <w:rFonts w:ascii="Arial Narrow" w:hAnsi="Arial Narrow" w:cs="Arial"/>
                <w:b/>
                <w:bCs/>
                <w:sz w:val="20"/>
                <w:szCs w:val="20"/>
              </w:rPr>
            </w:pPr>
            <w:r w:rsidRPr="008A4540">
              <w:rPr>
                <w:rFonts w:ascii="Arial Narrow" w:hAnsi="Arial Narrow" w:cs="Arial"/>
                <w:b/>
                <w:bCs/>
                <w:sz w:val="20"/>
                <w:szCs w:val="20"/>
              </w:rPr>
              <w:t>DESÓRDENES EN ESPECTÁCULOS PÚBLICOS.</w:t>
            </w:r>
          </w:p>
        </w:tc>
      </w:tr>
      <w:tr w:rsidRPr="008A4540" w:rsidR="006A1B35" w:rsidTr="5FFAE9BA" w14:paraId="4085DB1F" w14:textId="77777777">
        <w:trPr>
          <w:trHeight w:val="74"/>
        </w:trPr>
        <w:tc>
          <w:tcPr>
            <w:tcW w:w="3150" w:type="dxa"/>
            <w:tcMar/>
          </w:tcPr>
          <w:p w:rsidRPr="008A4540" w:rsidR="006A1B35" w:rsidP="006A1B35" w:rsidRDefault="006A1B35" w14:paraId="30391B38" w14:textId="77777777">
            <w:pPr>
              <w:rPr>
                <w:rFonts w:ascii="Arial Narrow" w:hAnsi="Arial Narrow"/>
                <w:sz w:val="20"/>
                <w:szCs w:val="20"/>
              </w:rPr>
            </w:pPr>
          </w:p>
        </w:tc>
        <w:tc>
          <w:tcPr>
            <w:tcW w:w="6172" w:type="dxa"/>
            <w:tcMar/>
          </w:tcPr>
          <w:p w:rsidRPr="008A4540" w:rsidR="006A1B35" w:rsidP="006A1B35" w:rsidRDefault="006A1B35" w14:paraId="19D5F788" w14:textId="77777777">
            <w:pPr>
              <w:jc w:val="both"/>
              <w:rPr>
                <w:rFonts w:ascii="Arial Narrow" w:hAnsi="Arial Narrow" w:cs="Arial"/>
                <w:sz w:val="20"/>
                <w:szCs w:val="20"/>
              </w:rPr>
            </w:pPr>
            <w:r w:rsidRPr="008A4540">
              <w:rPr>
                <w:rFonts w:ascii="Arial Narrow" w:hAnsi="Arial Narrow" w:cs="Arial"/>
                <w:sz w:val="20"/>
                <w:szCs w:val="20"/>
              </w:rPr>
              <w:t>ART. 494 Nº 1 Código Penal</w:t>
            </w:r>
          </w:p>
        </w:tc>
      </w:tr>
      <w:tr w:rsidRPr="008A4540" w:rsidR="006A1B35" w:rsidTr="5FFAE9BA" w14:paraId="23B5258F" w14:textId="77777777">
        <w:trPr>
          <w:trHeight w:val="74"/>
        </w:trPr>
        <w:tc>
          <w:tcPr>
            <w:tcW w:w="3150" w:type="dxa"/>
            <w:tcMar/>
          </w:tcPr>
          <w:p w:rsidRPr="008A4540" w:rsidR="006A1B35" w:rsidP="006A1B35" w:rsidRDefault="006A1B35" w14:paraId="6A340F5F" w14:textId="77777777">
            <w:pPr>
              <w:rPr>
                <w:rFonts w:ascii="Arial Narrow" w:hAnsi="Arial Narrow"/>
                <w:sz w:val="20"/>
                <w:szCs w:val="20"/>
              </w:rPr>
            </w:pPr>
          </w:p>
        </w:tc>
        <w:tc>
          <w:tcPr>
            <w:tcW w:w="6172" w:type="dxa"/>
            <w:tcMar/>
          </w:tcPr>
          <w:p w:rsidRPr="008A4540" w:rsidR="006A1B35" w:rsidP="006A1B35" w:rsidRDefault="006A1B35" w14:paraId="012FD96F" w14:textId="5855632E">
            <w:pPr>
              <w:jc w:val="both"/>
              <w:rPr>
                <w:rFonts w:ascii="Arial Narrow" w:hAnsi="Arial Narrow" w:cs="Arial"/>
                <w:sz w:val="20"/>
                <w:szCs w:val="20"/>
              </w:rPr>
            </w:pPr>
            <w:r w:rsidRPr="008A4540">
              <w:rPr>
                <w:rFonts w:ascii="Arial Narrow" w:hAnsi="Arial Narrow" w:cs="Arial"/>
                <w:sz w:val="20"/>
                <w:szCs w:val="20"/>
              </w:rPr>
              <w:t>El que asistiendo a un espectáculo público provocare algún desorden o tomare parte en él.</w:t>
            </w:r>
          </w:p>
        </w:tc>
      </w:tr>
      <w:tr w:rsidRPr="008A4540" w:rsidR="006A1B35" w:rsidTr="5FFAE9BA" w14:paraId="2D2FACBC" w14:textId="77777777">
        <w:trPr>
          <w:trHeight w:val="74"/>
        </w:trPr>
        <w:tc>
          <w:tcPr>
            <w:tcW w:w="3150" w:type="dxa"/>
            <w:tcMar/>
          </w:tcPr>
          <w:p w:rsidRPr="008A4540" w:rsidR="006A1B35" w:rsidP="006A1B35" w:rsidRDefault="006A1B35" w14:paraId="1F9DA00C" w14:textId="77777777">
            <w:pPr>
              <w:rPr>
                <w:rFonts w:ascii="Arial Narrow" w:hAnsi="Arial Narrow"/>
                <w:sz w:val="20"/>
                <w:szCs w:val="20"/>
              </w:rPr>
            </w:pPr>
          </w:p>
        </w:tc>
        <w:tc>
          <w:tcPr>
            <w:tcW w:w="6172" w:type="dxa"/>
            <w:tcMar/>
          </w:tcPr>
          <w:p w:rsidRPr="008A4540" w:rsidR="006A1B35" w:rsidP="006A1B35" w:rsidRDefault="006A1B35" w14:paraId="7D11C140" w14:textId="77777777">
            <w:pPr>
              <w:jc w:val="both"/>
              <w:rPr>
                <w:rFonts w:ascii="Arial Narrow" w:hAnsi="Arial Narrow" w:cs="Arial"/>
                <w:sz w:val="20"/>
                <w:szCs w:val="20"/>
              </w:rPr>
            </w:pPr>
          </w:p>
        </w:tc>
      </w:tr>
      <w:tr w:rsidRPr="008A4540" w:rsidR="006A1B35" w:rsidTr="5FFAE9BA" w14:paraId="0FF987AD" w14:textId="77777777">
        <w:trPr>
          <w:trHeight w:val="74"/>
        </w:trPr>
        <w:tc>
          <w:tcPr>
            <w:tcW w:w="3150" w:type="dxa"/>
            <w:tcMar/>
          </w:tcPr>
          <w:p w:rsidRPr="008A4540" w:rsidR="006A1B35" w:rsidP="006A1B35" w:rsidRDefault="006A1B35" w14:paraId="776E9532" w14:textId="77777777">
            <w:pPr>
              <w:rPr>
                <w:rFonts w:ascii="Arial Narrow" w:hAnsi="Arial Narrow" w:cs="Arial"/>
                <w:b/>
                <w:bCs/>
                <w:sz w:val="20"/>
                <w:szCs w:val="20"/>
              </w:rPr>
            </w:pPr>
            <w:r w:rsidRPr="008A4540">
              <w:rPr>
                <w:rFonts w:ascii="Arial Narrow" w:hAnsi="Arial Narrow" w:cs="Arial"/>
                <w:b/>
                <w:bCs/>
                <w:sz w:val="20"/>
                <w:szCs w:val="20"/>
              </w:rPr>
              <w:t>13037</w:t>
            </w:r>
          </w:p>
        </w:tc>
        <w:tc>
          <w:tcPr>
            <w:tcW w:w="6172" w:type="dxa"/>
            <w:tcMar/>
          </w:tcPr>
          <w:p w:rsidRPr="008A4540" w:rsidR="006A1B35" w:rsidP="006A1B35" w:rsidRDefault="006A1B35" w14:paraId="685E97FC" w14:textId="77777777">
            <w:pPr>
              <w:jc w:val="both"/>
              <w:rPr>
                <w:rFonts w:ascii="Arial Narrow" w:hAnsi="Arial Narrow" w:cs="Arial"/>
                <w:b/>
                <w:bCs/>
                <w:sz w:val="20"/>
                <w:szCs w:val="20"/>
              </w:rPr>
            </w:pPr>
            <w:r w:rsidRPr="008A4540">
              <w:rPr>
                <w:rFonts w:ascii="Arial Narrow" w:hAnsi="Arial Narrow" w:cs="Arial"/>
                <w:b/>
                <w:bCs/>
                <w:sz w:val="20"/>
                <w:szCs w:val="20"/>
              </w:rPr>
              <w:t>CAZA Y PESCA CON VIOLENCIA.</w:t>
            </w:r>
          </w:p>
        </w:tc>
      </w:tr>
      <w:tr w:rsidRPr="008A4540" w:rsidR="006A1B35" w:rsidTr="5FFAE9BA" w14:paraId="0A82D6FA" w14:textId="77777777">
        <w:trPr>
          <w:trHeight w:val="74"/>
        </w:trPr>
        <w:tc>
          <w:tcPr>
            <w:tcW w:w="3150" w:type="dxa"/>
            <w:tcMar/>
          </w:tcPr>
          <w:p w:rsidRPr="008A4540" w:rsidR="006A1B35" w:rsidP="006A1B35" w:rsidRDefault="006A1B35" w14:paraId="72D6A540" w14:textId="77777777">
            <w:pPr>
              <w:rPr>
                <w:rFonts w:ascii="Arial Narrow" w:hAnsi="Arial Narrow"/>
                <w:sz w:val="20"/>
                <w:szCs w:val="20"/>
              </w:rPr>
            </w:pPr>
          </w:p>
        </w:tc>
        <w:tc>
          <w:tcPr>
            <w:tcW w:w="6172" w:type="dxa"/>
            <w:tcMar/>
          </w:tcPr>
          <w:p w:rsidRPr="008A4540" w:rsidR="006A1B35" w:rsidP="006A1B35" w:rsidRDefault="006A1B35" w14:paraId="2F8E8B4D" w14:textId="77777777">
            <w:pPr>
              <w:jc w:val="both"/>
              <w:rPr>
                <w:rFonts w:ascii="Arial Narrow" w:hAnsi="Arial Narrow" w:cs="Arial"/>
                <w:sz w:val="20"/>
                <w:szCs w:val="20"/>
              </w:rPr>
            </w:pPr>
            <w:r w:rsidRPr="008A4540">
              <w:rPr>
                <w:rFonts w:ascii="Arial Narrow" w:hAnsi="Arial Narrow" w:cs="Arial"/>
                <w:sz w:val="20"/>
                <w:szCs w:val="20"/>
              </w:rPr>
              <w:t>ART. 494 Nº 21 Código Penal</w:t>
            </w:r>
          </w:p>
        </w:tc>
      </w:tr>
      <w:tr w:rsidRPr="008A4540" w:rsidR="006A1B35" w:rsidTr="5FFAE9BA" w14:paraId="092C3E5D" w14:textId="77777777">
        <w:trPr>
          <w:trHeight w:val="74"/>
        </w:trPr>
        <w:tc>
          <w:tcPr>
            <w:tcW w:w="3150" w:type="dxa"/>
            <w:tcMar/>
          </w:tcPr>
          <w:p w:rsidRPr="008A4540" w:rsidR="006A1B35" w:rsidP="006A1B35" w:rsidRDefault="006A1B35" w14:paraId="587DEBAB" w14:textId="77777777">
            <w:pPr>
              <w:rPr>
                <w:rFonts w:ascii="Arial Narrow" w:hAnsi="Arial Narrow"/>
                <w:sz w:val="20"/>
                <w:szCs w:val="20"/>
              </w:rPr>
            </w:pPr>
          </w:p>
        </w:tc>
        <w:tc>
          <w:tcPr>
            <w:tcW w:w="6172" w:type="dxa"/>
            <w:tcMar/>
          </w:tcPr>
          <w:p w:rsidRPr="008A4540" w:rsidR="006A1B35" w:rsidP="006A1B35" w:rsidRDefault="006A1B35" w14:paraId="7444A99F" w14:textId="19028523">
            <w:pPr>
              <w:jc w:val="both"/>
              <w:rPr>
                <w:rFonts w:ascii="Arial Narrow" w:hAnsi="Arial Narrow" w:cs="Arial"/>
                <w:sz w:val="20"/>
                <w:szCs w:val="20"/>
              </w:rPr>
            </w:pPr>
            <w:r w:rsidRPr="008A4540">
              <w:rPr>
                <w:rFonts w:ascii="Arial Narrow" w:hAnsi="Arial Narrow" w:cs="Arial"/>
                <w:sz w:val="20"/>
                <w:szCs w:val="20"/>
              </w:rPr>
              <w:t>El que con violencia en las cosas entrare a cazar o pescar en lugar abierto contra expresa prohibición intimada personalmente.</w:t>
            </w:r>
          </w:p>
        </w:tc>
      </w:tr>
      <w:tr w:rsidRPr="008A4540" w:rsidR="006A1B35" w:rsidTr="5FFAE9BA" w14:paraId="030497AB" w14:textId="77777777">
        <w:trPr>
          <w:trHeight w:val="74"/>
        </w:trPr>
        <w:tc>
          <w:tcPr>
            <w:tcW w:w="3150" w:type="dxa"/>
            <w:tcMar/>
          </w:tcPr>
          <w:p w:rsidRPr="008A4540" w:rsidR="006A1B35" w:rsidP="006A1B35" w:rsidRDefault="006A1B35" w14:paraId="33AAA665" w14:textId="77777777">
            <w:pPr>
              <w:rPr>
                <w:rFonts w:ascii="Arial Narrow" w:hAnsi="Arial Narrow"/>
                <w:sz w:val="20"/>
                <w:szCs w:val="20"/>
              </w:rPr>
            </w:pPr>
          </w:p>
        </w:tc>
        <w:tc>
          <w:tcPr>
            <w:tcW w:w="6172" w:type="dxa"/>
            <w:tcMar/>
          </w:tcPr>
          <w:p w:rsidRPr="008A4540" w:rsidR="006A1B35" w:rsidP="006A1B35" w:rsidRDefault="006A1B35" w14:paraId="34BE4908" w14:textId="77777777">
            <w:pPr>
              <w:jc w:val="both"/>
              <w:rPr>
                <w:rFonts w:ascii="Arial Narrow" w:hAnsi="Arial Narrow" w:cs="Arial"/>
                <w:sz w:val="20"/>
                <w:szCs w:val="20"/>
              </w:rPr>
            </w:pPr>
          </w:p>
        </w:tc>
      </w:tr>
      <w:tr w:rsidRPr="008A4540" w:rsidR="006A1B35" w:rsidTr="5FFAE9BA" w14:paraId="73DD48EA" w14:textId="77777777">
        <w:trPr>
          <w:trHeight w:val="74"/>
        </w:trPr>
        <w:tc>
          <w:tcPr>
            <w:tcW w:w="3150" w:type="dxa"/>
            <w:tcMar/>
          </w:tcPr>
          <w:p w:rsidRPr="008A4540" w:rsidR="006A1B35" w:rsidP="006A1B35" w:rsidRDefault="006A1B35" w14:paraId="0161242B" w14:textId="77777777">
            <w:pPr>
              <w:rPr>
                <w:rFonts w:ascii="Arial Narrow" w:hAnsi="Arial Narrow" w:cs="Arial"/>
                <w:b/>
                <w:bCs/>
                <w:sz w:val="20"/>
                <w:szCs w:val="20"/>
              </w:rPr>
            </w:pPr>
            <w:r w:rsidRPr="008A4540">
              <w:rPr>
                <w:rFonts w:ascii="Arial Narrow" w:hAnsi="Arial Narrow" w:cs="Arial"/>
                <w:b/>
                <w:bCs/>
                <w:sz w:val="20"/>
                <w:szCs w:val="20"/>
              </w:rPr>
              <w:t>13038</w:t>
            </w:r>
          </w:p>
        </w:tc>
        <w:tc>
          <w:tcPr>
            <w:tcW w:w="6172" w:type="dxa"/>
            <w:tcMar/>
          </w:tcPr>
          <w:p w:rsidRPr="008A4540" w:rsidR="006A1B35" w:rsidP="006A1B35" w:rsidRDefault="006A1B35" w14:paraId="06B549CF" w14:textId="77777777">
            <w:pPr>
              <w:jc w:val="both"/>
              <w:rPr>
                <w:rFonts w:ascii="Arial Narrow" w:hAnsi="Arial Narrow" w:cs="Arial"/>
                <w:b/>
                <w:bCs/>
                <w:sz w:val="20"/>
                <w:szCs w:val="20"/>
              </w:rPr>
            </w:pPr>
            <w:r w:rsidRPr="008A4540">
              <w:rPr>
                <w:rFonts w:ascii="Arial Narrow" w:hAnsi="Arial Narrow" w:cs="Arial"/>
                <w:b/>
                <w:bCs/>
                <w:sz w:val="20"/>
                <w:szCs w:val="20"/>
              </w:rPr>
              <w:t xml:space="preserve">GANADO QUE ENTRA A PREDIO AJENO CAUSANDO DAÑOS.  </w:t>
            </w:r>
          </w:p>
        </w:tc>
      </w:tr>
      <w:tr w:rsidRPr="008A4540" w:rsidR="006A1B35" w:rsidTr="5FFAE9BA" w14:paraId="7136848B" w14:textId="77777777">
        <w:trPr>
          <w:trHeight w:val="74"/>
        </w:trPr>
        <w:tc>
          <w:tcPr>
            <w:tcW w:w="3150" w:type="dxa"/>
            <w:tcMar/>
          </w:tcPr>
          <w:p w:rsidRPr="008A4540" w:rsidR="006A1B35" w:rsidP="006A1B35" w:rsidRDefault="006A1B35" w14:paraId="0B431FA0" w14:textId="77777777">
            <w:pPr>
              <w:rPr>
                <w:rFonts w:ascii="Arial Narrow" w:hAnsi="Arial Narrow"/>
                <w:sz w:val="20"/>
                <w:szCs w:val="20"/>
              </w:rPr>
            </w:pPr>
          </w:p>
        </w:tc>
        <w:tc>
          <w:tcPr>
            <w:tcW w:w="6172" w:type="dxa"/>
            <w:tcMar/>
          </w:tcPr>
          <w:p w:rsidRPr="008A4540" w:rsidR="006A1B35" w:rsidP="006A1B35" w:rsidRDefault="006A1B35" w14:paraId="2920FA7E" w14:textId="77777777">
            <w:pPr>
              <w:jc w:val="both"/>
              <w:rPr>
                <w:rFonts w:ascii="Arial Narrow" w:hAnsi="Arial Narrow" w:cs="Arial"/>
                <w:sz w:val="20"/>
                <w:szCs w:val="20"/>
              </w:rPr>
            </w:pPr>
            <w:r w:rsidRPr="008A4540">
              <w:rPr>
                <w:rFonts w:ascii="Arial Narrow" w:hAnsi="Arial Narrow" w:cs="Arial"/>
                <w:sz w:val="20"/>
                <w:szCs w:val="20"/>
              </w:rPr>
              <w:t>ART. 497 Código Penal</w:t>
            </w:r>
          </w:p>
        </w:tc>
      </w:tr>
      <w:tr w:rsidRPr="008A4540" w:rsidR="006A1B35" w:rsidTr="5FFAE9BA" w14:paraId="0738B51F" w14:textId="77777777">
        <w:trPr>
          <w:trHeight w:val="74"/>
        </w:trPr>
        <w:tc>
          <w:tcPr>
            <w:tcW w:w="3150" w:type="dxa"/>
            <w:tcMar/>
          </w:tcPr>
          <w:p w:rsidRPr="008A4540" w:rsidR="006A1B35" w:rsidP="006A1B35" w:rsidRDefault="006A1B35" w14:paraId="5387C15B" w14:textId="77777777">
            <w:pPr>
              <w:rPr>
                <w:rFonts w:ascii="Arial Narrow" w:hAnsi="Arial Narrow"/>
                <w:sz w:val="20"/>
                <w:szCs w:val="20"/>
              </w:rPr>
            </w:pPr>
          </w:p>
        </w:tc>
        <w:tc>
          <w:tcPr>
            <w:tcW w:w="6172" w:type="dxa"/>
            <w:tcMar/>
          </w:tcPr>
          <w:p w:rsidRPr="008A4540" w:rsidR="006A1B35" w:rsidP="006A1B35" w:rsidRDefault="006A1B35" w14:paraId="30389F01" w14:textId="623B33D7">
            <w:pPr>
              <w:jc w:val="both"/>
              <w:rPr>
                <w:rFonts w:ascii="Arial Narrow" w:hAnsi="Arial Narrow" w:cs="Arial"/>
                <w:sz w:val="20"/>
                <w:szCs w:val="20"/>
              </w:rPr>
            </w:pPr>
            <w:r w:rsidRPr="008A4540">
              <w:rPr>
                <w:rFonts w:ascii="Arial Narrow" w:hAnsi="Arial Narrow" w:cs="Arial"/>
                <w:sz w:val="20"/>
                <w:szCs w:val="20"/>
              </w:rPr>
              <w:t>Sanciona al dueño de ganados que entraren en heredad ajena cerrada y causaren daño.</w:t>
            </w:r>
          </w:p>
        </w:tc>
      </w:tr>
      <w:tr w:rsidRPr="008A4540" w:rsidR="006A1B35" w:rsidTr="5FFAE9BA" w14:paraId="09D6EE5A" w14:textId="77777777">
        <w:trPr>
          <w:trHeight w:val="74"/>
        </w:trPr>
        <w:tc>
          <w:tcPr>
            <w:tcW w:w="3150" w:type="dxa"/>
            <w:tcMar/>
          </w:tcPr>
          <w:p w:rsidRPr="008A4540" w:rsidR="006A1B35" w:rsidP="006A1B35" w:rsidRDefault="006A1B35" w14:paraId="7C281313" w14:textId="77777777">
            <w:pPr>
              <w:rPr>
                <w:rFonts w:ascii="Arial Narrow" w:hAnsi="Arial Narrow"/>
                <w:sz w:val="20"/>
                <w:szCs w:val="20"/>
              </w:rPr>
            </w:pPr>
          </w:p>
        </w:tc>
        <w:tc>
          <w:tcPr>
            <w:tcW w:w="6172" w:type="dxa"/>
            <w:tcMar/>
          </w:tcPr>
          <w:p w:rsidRPr="008A4540" w:rsidR="006A1B35" w:rsidP="006A1B35" w:rsidRDefault="006A1B35" w14:paraId="2870C8DF" w14:textId="77777777">
            <w:pPr>
              <w:jc w:val="both"/>
              <w:rPr>
                <w:rFonts w:ascii="Arial Narrow" w:hAnsi="Arial Narrow" w:cs="Arial"/>
                <w:sz w:val="20"/>
                <w:szCs w:val="20"/>
              </w:rPr>
            </w:pPr>
          </w:p>
        </w:tc>
      </w:tr>
      <w:tr w:rsidRPr="008A4540" w:rsidR="006A1B35" w:rsidTr="5FFAE9BA" w14:paraId="3A9AC57F" w14:textId="77777777">
        <w:trPr>
          <w:trHeight w:val="74"/>
        </w:trPr>
        <w:tc>
          <w:tcPr>
            <w:tcW w:w="3150" w:type="dxa"/>
            <w:tcMar/>
          </w:tcPr>
          <w:p w:rsidRPr="008A4540" w:rsidR="006A1B35" w:rsidP="006A1B35" w:rsidRDefault="006A1B35" w14:paraId="25890BE1" w14:textId="77777777">
            <w:pPr>
              <w:rPr>
                <w:rFonts w:ascii="Arial Narrow" w:hAnsi="Arial Narrow" w:cs="Arial"/>
                <w:b/>
                <w:bCs/>
                <w:sz w:val="20"/>
                <w:szCs w:val="20"/>
              </w:rPr>
            </w:pPr>
            <w:r w:rsidRPr="008A4540">
              <w:rPr>
                <w:rFonts w:ascii="Arial Narrow" w:hAnsi="Arial Narrow" w:cs="Arial"/>
                <w:b/>
                <w:bCs/>
                <w:sz w:val="20"/>
                <w:szCs w:val="20"/>
              </w:rPr>
              <w:t>13052</w:t>
            </w:r>
          </w:p>
        </w:tc>
        <w:tc>
          <w:tcPr>
            <w:tcW w:w="6172" w:type="dxa"/>
            <w:tcMar/>
          </w:tcPr>
          <w:p w:rsidRPr="008A4540" w:rsidR="006A1B35" w:rsidP="006A1B35" w:rsidRDefault="006A1B35" w14:paraId="34BB43E6" w14:textId="77777777">
            <w:pPr>
              <w:jc w:val="both"/>
              <w:rPr>
                <w:rFonts w:ascii="Arial Narrow" w:hAnsi="Arial Narrow" w:cs="Arial"/>
                <w:b/>
                <w:bCs/>
                <w:sz w:val="20"/>
                <w:szCs w:val="20"/>
              </w:rPr>
            </w:pPr>
            <w:r w:rsidRPr="008A4540">
              <w:rPr>
                <w:rFonts w:ascii="Arial Narrow" w:hAnsi="Arial Narrow" w:cs="Arial"/>
                <w:b/>
                <w:bCs/>
                <w:sz w:val="20"/>
                <w:szCs w:val="20"/>
              </w:rPr>
              <w:t>OCULTACION DE IDENTIDAD EN CONTROL INVESTIGATIVO</w:t>
            </w:r>
          </w:p>
          <w:p w:rsidRPr="008A4540" w:rsidR="006A1B35" w:rsidP="006A1B35" w:rsidRDefault="006A1B35" w14:paraId="15997143" w14:textId="2189CDA3">
            <w:pPr>
              <w:jc w:val="both"/>
              <w:rPr>
                <w:rFonts w:ascii="Arial Narrow" w:hAnsi="Arial Narrow" w:cs="Arial"/>
                <w:bCs/>
                <w:sz w:val="20"/>
                <w:szCs w:val="20"/>
              </w:rPr>
            </w:pPr>
            <w:r w:rsidRPr="008A4540">
              <w:rPr>
                <w:rFonts w:ascii="Arial Narrow" w:hAnsi="Arial Narrow" w:cs="Arial"/>
                <w:bCs/>
                <w:sz w:val="20"/>
                <w:szCs w:val="20"/>
              </w:rPr>
              <w:t>ART. 496 N°5. ART. 85 CPP.</w:t>
            </w:r>
          </w:p>
        </w:tc>
      </w:tr>
      <w:tr w:rsidRPr="008A4540" w:rsidR="006A1B35" w:rsidTr="5FFAE9BA" w14:paraId="44523F34" w14:textId="77777777">
        <w:trPr>
          <w:trHeight w:val="74"/>
        </w:trPr>
        <w:tc>
          <w:tcPr>
            <w:tcW w:w="3150" w:type="dxa"/>
            <w:tcMar/>
          </w:tcPr>
          <w:p w:rsidRPr="008A4540" w:rsidR="006A1B35" w:rsidP="006A1B35" w:rsidRDefault="006A1B35" w14:paraId="5E976EC7" w14:textId="77777777">
            <w:pPr>
              <w:rPr>
                <w:rFonts w:ascii="Arial Narrow" w:hAnsi="Arial Narrow"/>
                <w:sz w:val="20"/>
                <w:szCs w:val="20"/>
              </w:rPr>
            </w:pPr>
          </w:p>
        </w:tc>
        <w:tc>
          <w:tcPr>
            <w:tcW w:w="6172" w:type="dxa"/>
            <w:tcMar/>
          </w:tcPr>
          <w:p w:rsidRPr="008A4540" w:rsidR="006A1B35" w:rsidP="006A1B35" w:rsidRDefault="006A1B35" w14:paraId="75BF3B48" w14:textId="1582B649">
            <w:pPr>
              <w:jc w:val="both"/>
              <w:rPr>
                <w:rFonts w:ascii="Arial Narrow" w:hAnsi="Arial Narrow" w:cs="Arial"/>
                <w:sz w:val="20"/>
                <w:szCs w:val="20"/>
              </w:rPr>
            </w:pPr>
            <w:r w:rsidRPr="008A4540">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p>
        </w:tc>
      </w:tr>
      <w:tr w:rsidRPr="008A4540" w:rsidR="006A1B35" w:rsidTr="5FFAE9BA" w14:paraId="25224CA0" w14:textId="77777777">
        <w:trPr>
          <w:trHeight w:val="74"/>
        </w:trPr>
        <w:tc>
          <w:tcPr>
            <w:tcW w:w="3150" w:type="dxa"/>
            <w:tcMar/>
          </w:tcPr>
          <w:p w:rsidRPr="008A4540" w:rsidR="006A1B35" w:rsidP="006A1B35" w:rsidRDefault="006A1B35" w14:paraId="1EE8360E" w14:textId="77777777">
            <w:pPr>
              <w:rPr>
                <w:rFonts w:ascii="Arial Narrow" w:hAnsi="Arial Narrow"/>
                <w:sz w:val="20"/>
                <w:szCs w:val="20"/>
              </w:rPr>
            </w:pPr>
          </w:p>
        </w:tc>
        <w:tc>
          <w:tcPr>
            <w:tcW w:w="6172" w:type="dxa"/>
            <w:tcMar/>
          </w:tcPr>
          <w:p w:rsidRPr="008A4540" w:rsidR="006A1B35" w:rsidP="006A1B35" w:rsidRDefault="006A1B35" w14:paraId="4D6E8CF4" w14:textId="77777777">
            <w:pPr>
              <w:jc w:val="both"/>
              <w:rPr>
                <w:rFonts w:ascii="Arial Narrow" w:hAnsi="Arial Narrow" w:cs="Arial"/>
                <w:sz w:val="20"/>
                <w:szCs w:val="20"/>
              </w:rPr>
            </w:pPr>
          </w:p>
        </w:tc>
      </w:tr>
      <w:tr w:rsidRPr="008A4540" w:rsidR="006A1B35" w:rsidTr="5FFAE9BA" w14:paraId="6EF3141A" w14:textId="77777777">
        <w:trPr>
          <w:trHeight w:val="74"/>
        </w:trPr>
        <w:tc>
          <w:tcPr>
            <w:tcW w:w="3150" w:type="dxa"/>
            <w:tcMar/>
          </w:tcPr>
          <w:p w:rsidRPr="008A4540" w:rsidR="006A1B35" w:rsidP="006A1B35" w:rsidRDefault="006A1B35" w14:paraId="224F8615" w14:textId="77777777">
            <w:pPr>
              <w:rPr>
                <w:rFonts w:ascii="Arial Narrow" w:hAnsi="Arial Narrow" w:cs="Arial"/>
                <w:b/>
                <w:bCs/>
                <w:sz w:val="20"/>
                <w:szCs w:val="20"/>
              </w:rPr>
            </w:pPr>
            <w:r w:rsidRPr="008A4540">
              <w:rPr>
                <w:rFonts w:ascii="Arial Narrow" w:hAnsi="Arial Narrow" w:cs="Arial"/>
                <w:b/>
                <w:bCs/>
                <w:sz w:val="20"/>
                <w:szCs w:val="20"/>
              </w:rPr>
              <w:t>13053</w:t>
            </w:r>
          </w:p>
        </w:tc>
        <w:tc>
          <w:tcPr>
            <w:tcW w:w="6172" w:type="dxa"/>
            <w:tcMar/>
          </w:tcPr>
          <w:p w:rsidRPr="008A4540" w:rsidR="006A1B35" w:rsidP="006A1B35" w:rsidRDefault="006A1B35" w14:paraId="3EA2BCD5" w14:textId="77777777">
            <w:pPr>
              <w:jc w:val="both"/>
              <w:rPr>
                <w:rFonts w:ascii="Arial Narrow" w:hAnsi="Arial Narrow" w:cs="Arial"/>
                <w:b/>
                <w:bCs/>
                <w:sz w:val="20"/>
                <w:szCs w:val="20"/>
              </w:rPr>
            </w:pPr>
            <w:r w:rsidRPr="008A4540">
              <w:rPr>
                <w:rFonts w:ascii="Arial Narrow" w:hAnsi="Arial Narrow" w:cs="Arial"/>
                <w:b/>
                <w:bCs/>
                <w:sz w:val="20"/>
                <w:szCs w:val="20"/>
              </w:rPr>
              <w:t xml:space="preserve">OCULTACION DE IDENTIDAD EN CONTROL PREVENTIVO. </w:t>
            </w:r>
          </w:p>
          <w:p w:rsidRPr="008A4540" w:rsidR="006A1B35" w:rsidP="006A1B35" w:rsidRDefault="006A1B35" w14:paraId="5FD7A573" w14:textId="04331053">
            <w:pPr>
              <w:jc w:val="both"/>
              <w:rPr>
                <w:rFonts w:ascii="Arial Narrow" w:hAnsi="Arial Narrow" w:cs="Arial"/>
                <w:bCs/>
                <w:sz w:val="20"/>
                <w:szCs w:val="20"/>
              </w:rPr>
            </w:pPr>
            <w:r w:rsidRPr="008A4540">
              <w:rPr>
                <w:rFonts w:ascii="Arial Narrow" w:hAnsi="Arial Narrow" w:cs="Arial"/>
                <w:bCs/>
                <w:sz w:val="20"/>
                <w:szCs w:val="20"/>
              </w:rPr>
              <w:t xml:space="preserve">ART. 496 Nº 5. ART. 12 LEY 20.931.  </w:t>
            </w:r>
          </w:p>
        </w:tc>
      </w:tr>
      <w:tr w:rsidRPr="008A4540" w:rsidR="006A1B35" w:rsidTr="5FFAE9BA" w14:paraId="74CD69D5" w14:textId="77777777">
        <w:trPr>
          <w:trHeight w:val="74"/>
        </w:trPr>
        <w:tc>
          <w:tcPr>
            <w:tcW w:w="3150" w:type="dxa"/>
            <w:tcMar/>
          </w:tcPr>
          <w:p w:rsidRPr="008A4540" w:rsidR="006A1B35" w:rsidP="006A1B35" w:rsidRDefault="006A1B35" w14:paraId="7E5715CA" w14:textId="77777777">
            <w:pPr>
              <w:rPr>
                <w:rFonts w:ascii="Arial Narrow" w:hAnsi="Arial Narrow"/>
                <w:sz w:val="20"/>
                <w:szCs w:val="20"/>
              </w:rPr>
            </w:pPr>
          </w:p>
        </w:tc>
        <w:tc>
          <w:tcPr>
            <w:tcW w:w="6172" w:type="dxa"/>
            <w:tcMar/>
          </w:tcPr>
          <w:p w:rsidRPr="008A4540" w:rsidR="006A1B35" w:rsidP="006A1B35" w:rsidRDefault="006A1B35" w14:paraId="0BFFF101" w14:textId="262FC73D">
            <w:pPr>
              <w:jc w:val="both"/>
              <w:rPr>
                <w:rFonts w:ascii="Arial Narrow" w:hAnsi="Arial Narrow" w:cs="Arial"/>
                <w:sz w:val="20"/>
                <w:szCs w:val="20"/>
              </w:rPr>
            </w:pPr>
            <w:r w:rsidRPr="008A4540">
              <w:rPr>
                <w:rFonts w:ascii="Arial Narrow" w:hAnsi="Arial Narrow" w:cs="Arial"/>
                <w:sz w:val="20"/>
                <w:szCs w:val="20"/>
              </w:rPr>
              <w:t xml:space="preserve">Castiga a quien ocultare su verdadero nombre y apellido a la autoridad o a persona que tenga derecho a exigir que los manifieste, o se negare a manifestarlos o diere domicilio falso, en el marco de un control de identidad preventivo realizado en conformidad al art. 12 Ley 20.931; Carabineros de Chile, en el marco de sus labores de supervigilancia de las normas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18.290, del Tránsito, podrá realizar controles preventivos de los ocupantes de un vehículo motorizado. En el ejercicio de esta facultad, los funcionarios policiales podrán realizar registros al interior de los maleteros o portaequipajes del respectivo vehículo o en uno de tracción animal y se </w:t>
            </w:r>
            <w:proofErr w:type="spellStart"/>
            <w:r w:rsidRPr="008A4540">
              <w:rPr>
                <w:rFonts w:ascii="Arial Narrow" w:hAnsi="Arial Narrow" w:cs="Arial"/>
                <w:sz w:val="20"/>
                <w:szCs w:val="20"/>
              </w:rPr>
              <w:t>sancinará</w:t>
            </w:r>
            <w:proofErr w:type="spellEnd"/>
            <w:r w:rsidRPr="008A4540">
              <w:rPr>
                <w:rFonts w:ascii="Arial Narrow" w:hAnsi="Arial Narrow" w:cs="Arial"/>
                <w:sz w:val="20"/>
                <w:szCs w:val="20"/>
              </w:rPr>
              <w:t xml:space="preserve"> a quien impida u obstaculice la realización del registro.</w:t>
            </w:r>
          </w:p>
        </w:tc>
      </w:tr>
      <w:tr w:rsidRPr="008A4540" w:rsidR="006A1B35" w:rsidTr="5FFAE9BA" w14:paraId="33FC66EC" w14:textId="77777777">
        <w:trPr>
          <w:trHeight w:val="74"/>
        </w:trPr>
        <w:tc>
          <w:tcPr>
            <w:tcW w:w="3150" w:type="dxa"/>
            <w:tcMar/>
          </w:tcPr>
          <w:p w:rsidRPr="008A4540" w:rsidR="006A1B35" w:rsidP="006A1B35" w:rsidRDefault="006A1B35" w14:paraId="7010525F" w14:textId="77777777">
            <w:pPr>
              <w:rPr>
                <w:rFonts w:ascii="Arial Narrow" w:hAnsi="Arial Narrow"/>
                <w:sz w:val="20"/>
                <w:szCs w:val="20"/>
              </w:rPr>
            </w:pPr>
          </w:p>
        </w:tc>
        <w:tc>
          <w:tcPr>
            <w:tcW w:w="6172" w:type="dxa"/>
            <w:tcMar/>
          </w:tcPr>
          <w:p w:rsidRPr="008A4540" w:rsidR="006A1B35" w:rsidP="006A1B35" w:rsidRDefault="006A1B35" w14:paraId="3D34F734" w14:textId="77777777">
            <w:pPr>
              <w:jc w:val="both"/>
              <w:rPr>
                <w:rFonts w:ascii="Arial Narrow" w:hAnsi="Arial Narrow" w:cs="Arial"/>
                <w:sz w:val="20"/>
                <w:szCs w:val="20"/>
              </w:rPr>
            </w:pPr>
          </w:p>
        </w:tc>
      </w:tr>
      <w:tr w:rsidRPr="008A4540" w:rsidR="006A1B35" w:rsidTr="5FFAE9BA" w14:paraId="71AF7DA6" w14:textId="77777777">
        <w:trPr>
          <w:trHeight w:val="74"/>
        </w:trPr>
        <w:tc>
          <w:tcPr>
            <w:tcW w:w="3150" w:type="dxa"/>
            <w:tcMar/>
          </w:tcPr>
          <w:p w:rsidRPr="008A4540" w:rsidR="006A1B35" w:rsidP="006A1B35" w:rsidRDefault="006A1B35" w14:paraId="0762129C" w14:textId="77777777">
            <w:pPr>
              <w:rPr>
                <w:rFonts w:ascii="Arial Narrow" w:hAnsi="Arial Narrow"/>
                <w:sz w:val="20"/>
                <w:szCs w:val="20"/>
              </w:rPr>
            </w:pPr>
            <w:r w:rsidRPr="008A4540">
              <w:rPr>
                <w:rFonts w:ascii="Arial Narrow" w:hAnsi="Arial Narrow" w:cs="Arial"/>
                <w:b/>
                <w:bCs/>
                <w:sz w:val="20"/>
                <w:szCs w:val="20"/>
              </w:rPr>
              <w:t>13096</w:t>
            </w:r>
          </w:p>
        </w:tc>
        <w:tc>
          <w:tcPr>
            <w:tcW w:w="6172" w:type="dxa"/>
            <w:tcMar/>
          </w:tcPr>
          <w:p w:rsidRPr="008A4540" w:rsidR="006A1B35" w:rsidP="006A1B35" w:rsidRDefault="006A1B35" w14:paraId="58709275" w14:textId="77777777">
            <w:pPr>
              <w:jc w:val="both"/>
              <w:rPr>
                <w:rFonts w:ascii="Arial Narrow" w:hAnsi="Arial Narrow" w:cs="Arial"/>
                <w:b/>
                <w:bCs/>
                <w:sz w:val="20"/>
                <w:szCs w:val="20"/>
              </w:rPr>
            </w:pPr>
            <w:r w:rsidRPr="008A4540">
              <w:rPr>
                <w:rFonts w:ascii="Arial Narrow" w:hAnsi="Arial Narrow" w:cs="Arial"/>
                <w:b/>
                <w:bCs/>
                <w:sz w:val="20"/>
                <w:szCs w:val="20"/>
              </w:rPr>
              <w:t>DIRIGIR REUNIONES TUMULTUOSAS.</w:t>
            </w:r>
          </w:p>
        </w:tc>
      </w:tr>
      <w:tr w:rsidRPr="008A4540" w:rsidR="006A1B35" w:rsidTr="5FFAE9BA" w14:paraId="01A6581C" w14:textId="77777777">
        <w:trPr>
          <w:trHeight w:val="74"/>
        </w:trPr>
        <w:tc>
          <w:tcPr>
            <w:tcW w:w="3150" w:type="dxa"/>
            <w:tcMar/>
          </w:tcPr>
          <w:p w:rsidRPr="008A4540" w:rsidR="006A1B35" w:rsidP="006A1B35" w:rsidRDefault="006A1B35" w14:paraId="74743FC3" w14:textId="77777777">
            <w:pPr>
              <w:rPr>
                <w:rFonts w:ascii="Arial Narrow" w:hAnsi="Arial Narrow"/>
                <w:sz w:val="20"/>
                <w:szCs w:val="20"/>
              </w:rPr>
            </w:pPr>
          </w:p>
        </w:tc>
        <w:tc>
          <w:tcPr>
            <w:tcW w:w="6172" w:type="dxa"/>
            <w:tcMar/>
          </w:tcPr>
          <w:p w:rsidRPr="008A4540" w:rsidR="006A1B35" w:rsidP="006A1B35" w:rsidRDefault="006A1B35" w14:paraId="2ABF22CA" w14:textId="77777777">
            <w:pPr>
              <w:jc w:val="both"/>
              <w:rPr>
                <w:rFonts w:ascii="Arial Narrow" w:hAnsi="Arial Narrow" w:cs="Arial"/>
                <w:sz w:val="20"/>
                <w:szCs w:val="20"/>
              </w:rPr>
            </w:pPr>
            <w:r w:rsidRPr="008A4540">
              <w:rPr>
                <w:rFonts w:ascii="Arial Narrow" w:hAnsi="Arial Narrow" w:cs="Arial"/>
                <w:sz w:val="20"/>
                <w:szCs w:val="20"/>
              </w:rPr>
              <w:t>ART 494 Nº 2 Código Penal</w:t>
            </w:r>
          </w:p>
        </w:tc>
      </w:tr>
      <w:tr w:rsidRPr="008A4540" w:rsidR="006A1B35" w:rsidTr="5FFAE9BA" w14:paraId="1FA7285A" w14:textId="77777777">
        <w:trPr>
          <w:trHeight w:val="74"/>
        </w:trPr>
        <w:tc>
          <w:tcPr>
            <w:tcW w:w="3150" w:type="dxa"/>
            <w:tcMar/>
          </w:tcPr>
          <w:p w:rsidRPr="008A4540" w:rsidR="006A1B35" w:rsidP="006A1B35" w:rsidRDefault="006A1B35" w14:paraId="658ECA8A" w14:textId="77777777">
            <w:pPr>
              <w:rPr>
                <w:rFonts w:ascii="Arial Narrow" w:hAnsi="Arial Narrow"/>
                <w:sz w:val="20"/>
                <w:szCs w:val="20"/>
              </w:rPr>
            </w:pPr>
          </w:p>
        </w:tc>
        <w:tc>
          <w:tcPr>
            <w:tcW w:w="6172" w:type="dxa"/>
            <w:tcMar/>
          </w:tcPr>
          <w:p w:rsidRPr="008A4540" w:rsidR="006A1B35" w:rsidP="006A1B35" w:rsidRDefault="006A1B35" w14:paraId="515AB38E" w14:textId="75054E30">
            <w:pPr>
              <w:jc w:val="both"/>
              <w:rPr>
                <w:rFonts w:ascii="Arial Narrow" w:hAnsi="Arial Narrow" w:cs="Arial"/>
                <w:sz w:val="20"/>
                <w:szCs w:val="20"/>
              </w:rPr>
            </w:pPr>
            <w:r w:rsidRPr="008A4540">
              <w:rPr>
                <w:rFonts w:ascii="Arial Narrow" w:hAnsi="Arial Narrow" w:cs="Arial"/>
                <w:sz w:val="20"/>
                <w:szCs w:val="20"/>
              </w:rPr>
              <w:t>El que excitare o dirigiere reuniones tumultuosas en ofensa de alguna persona o del sosiego de las poblaciones.</w:t>
            </w:r>
          </w:p>
        </w:tc>
      </w:tr>
      <w:tr w:rsidRPr="008A4540" w:rsidR="006A1B35" w:rsidTr="5FFAE9BA" w14:paraId="387BB09D" w14:textId="77777777">
        <w:trPr>
          <w:trHeight w:val="74"/>
        </w:trPr>
        <w:tc>
          <w:tcPr>
            <w:tcW w:w="3150" w:type="dxa"/>
            <w:tcMar/>
          </w:tcPr>
          <w:p w:rsidRPr="008A4540" w:rsidR="006A1B35" w:rsidP="006A1B35" w:rsidRDefault="006A1B35" w14:paraId="751656A8" w14:textId="77777777">
            <w:pPr>
              <w:rPr>
                <w:rFonts w:ascii="Arial Narrow" w:hAnsi="Arial Narrow"/>
                <w:sz w:val="20"/>
                <w:szCs w:val="20"/>
              </w:rPr>
            </w:pPr>
          </w:p>
        </w:tc>
        <w:tc>
          <w:tcPr>
            <w:tcW w:w="6172" w:type="dxa"/>
            <w:tcMar/>
          </w:tcPr>
          <w:p w:rsidRPr="008A4540" w:rsidR="006A1B35" w:rsidP="006A1B35" w:rsidRDefault="006A1B35" w14:paraId="75076A08" w14:textId="77777777">
            <w:pPr>
              <w:jc w:val="both"/>
              <w:rPr>
                <w:rFonts w:ascii="Arial Narrow" w:hAnsi="Arial Narrow" w:cs="Arial"/>
                <w:sz w:val="20"/>
                <w:szCs w:val="20"/>
              </w:rPr>
            </w:pPr>
          </w:p>
        </w:tc>
      </w:tr>
      <w:tr w:rsidRPr="008A4540" w:rsidR="006A1B35" w:rsidTr="5FFAE9BA" w14:paraId="7690DD86" w14:textId="77777777">
        <w:trPr>
          <w:trHeight w:val="74"/>
        </w:trPr>
        <w:tc>
          <w:tcPr>
            <w:tcW w:w="3150" w:type="dxa"/>
            <w:tcMar/>
          </w:tcPr>
          <w:p w:rsidRPr="008A4540" w:rsidR="006A1B35" w:rsidP="006A1B35" w:rsidRDefault="006A1B35" w14:paraId="6AC3CF66" w14:textId="77777777">
            <w:pPr>
              <w:rPr>
                <w:rFonts w:ascii="Arial Narrow" w:hAnsi="Arial Narrow"/>
                <w:sz w:val="20"/>
                <w:szCs w:val="20"/>
              </w:rPr>
            </w:pPr>
            <w:r w:rsidRPr="008A4540">
              <w:rPr>
                <w:rFonts w:ascii="Arial Narrow" w:hAnsi="Arial Narrow" w:cs="Arial"/>
                <w:b/>
                <w:bCs/>
                <w:sz w:val="20"/>
                <w:szCs w:val="20"/>
              </w:rPr>
              <w:t>13097</w:t>
            </w:r>
          </w:p>
        </w:tc>
        <w:tc>
          <w:tcPr>
            <w:tcW w:w="6172" w:type="dxa"/>
            <w:tcMar/>
          </w:tcPr>
          <w:p w:rsidRPr="008A4540" w:rsidR="006A1B35" w:rsidP="006A1B35" w:rsidRDefault="006A1B35" w14:paraId="74F85990" w14:textId="77777777">
            <w:pPr>
              <w:jc w:val="both"/>
              <w:rPr>
                <w:rFonts w:ascii="Arial Narrow" w:hAnsi="Arial Narrow" w:cs="Arial"/>
                <w:sz w:val="20"/>
                <w:szCs w:val="20"/>
              </w:rPr>
            </w:pPr>
            <w:r w:rsidRPr="008A4540">
              <w:rPr>
                <w:rFonts w:ascii="Arial Narrow" w:hAnsi="Arial Narrow" w:cs="Arial"/>
                <w:b/>
                <w:bCs/>
                <w:sz w:val="20"/>
                <w:szCs w:val="20"/>
              </w:rPr>
              <w:t>OTRAS FALTAS CÓDIGO PENAL.</w:t>
            </w:r>
          </w:p>
        </w:tc>
      </w:tr>
      <w:tr w:rsidRPr="008A4540" w:rsidR="006A1B35" w:rsidTr="5FFAE9BA" w14:paraId="12BC6AC1" w14:textId="77777777">
        <w:trPr>
          <w:trHeight w:val="74"/>
        </w:trPr>
        <w:tc>
          <w:tcPr>
            <w:tcW w:w="3150" w:type="dxa"/>
            <w:tcMar/>
          </w:tcPr>
          <w:p w:rsidRPr="008A4540" w:rsidR="006A1B35" w:rsidP="006A1B35" w:rsidRDefault="006A1B35" w14:paraId="4B7F0AF4" w14:textId="77777777">
            <w:pPr>
              <w:rPr>
                <w:rFonts w:ascii="Arial Narrow" w:hAnsi="Arial Narrow"/>
                <w:sz w:val="20"/>
                <w:szCs w:val="20"/>
              </w:rPr>
            </w:pPr>
          </w:p>
        </w:tc>
        <w:tc>
          <w:tcPr>
            <w:tcW w:w="6172" w:type="dxa"/>
            <w:tcMar/>
          </w:tcPr>
          <w:p w:rsidRPr="008A4540" w:rsidR="006A1B35" w:rsidP="006A1B35" w:rsidRDefault="006A1B35" w14:paraId="5A232E84" w14:textId="7C334CAD">
            <w:pPr>
              <w:jc w:val="both"/>
              <w:rPr>
                <w:rFonts w:ascii="Arial Narrow" w:hAnsi="Arial Narrow" w:cs="Arial"/>
                <w:sz w:val="20"/>
                <w:szCs w:val="20"/>
              </w:rPr>
            </w:pPr>
            <w:r w:rsidRPr="008A4540">
              <w:rPr>
                <w:rFonts w:ascii="Arial Narrow" w:hAnsi="Arial Narrow" w:cs="Arial"/>
                <w:sz w:val="20"/>
                <w:szCs w:val="20"/>
              </w:rPr>
              <w:t>Incluye aquellas faltas establecidas en el Código Penal y que no están contempladas en ningún otro código de la clasificación.</w:t>
            </w:r>
          </w:p>
        </w:tc>
      </w:tr>
      <w:tr w:rsidRPr="008A4540" w:rsidR="006A1B35" w:rsidTr="5FFAE9BA" w14:paraId="10BC5207" w14:textId="77777777">
        <w:trPr>
          <w:trHeight w:val="74"/>
        </w:trPr>
        <w:tc>
          <w:tcPr>
            <w:tcW w:w="3150" w:type="dxa"/>
            <w:tcMar/>
          </w:tcPr>
          <w:p w:rsidRPr="008A4540" w:rsidR="006A1B35" w:rsidP="006A1B35" w:rsidRDefault="006A1B35" w14:paraId="4A51045C" w14:textId="77777777">
            <w:pPr>
              <w:rPr>
                <w:rFonts w:ascii="Arial Narrow" w:hAnsi="Arial Narrow"/>
                <w:sz w:val="20"/>
                <w:szCs w:val="20"/>
              </w:rPr>
            </w:pPr>
          </w:p>
        </w:tc>
        <w:tc>
          <w:tcPr>
            <w:tcW w:w="6172" w:type="dxa"/>
            <w:tcMar/>
          </w:tcPr>
          <w:p w:rsidRPr="008A4540" w:rsidR="006A1B35" w:rsidP="006A1B35" w:rsidRDefault="006A1B35" w14:paraId="21212CB1" w14:textId="77777777">
            <w:pPr>
              <w:jc w:val="both"/>
              <w:rPr>
                <w:rFonts w:ascii="Arial Narrow" w:hAnsi="Arial Narrow" w:cs="Arial"/>
                <w:sz w:val="20"/>
                <w:szCs w:val="20"/>
              </w:rPr>
            </w:pPr>
          </w:p>
        </w:tc>
      </w:tr>
      <w:tr w:rsidRPr="008A4540" w:rsidR="006A1B35" w:rsidTr="5FFAE9BA" w14:paraId="7B2DCDDD" w14:textId="77777777">
        <w:trPr>
          <w:trHeight w:val="74"/>
        </w:trPr>
        <w:tc>
          <w:tcPr>
            <w:tcW w:w="3150" w:type="dxa"/>
            <w:tcMar/>
          </w:tcPr>
          <w:p w:rsidRPr="008A4540" w:rsidR="006A1B35" w:rsidP="006A1B35" w:rsidRDefault="006A1B35" w14:paraId="615817B2" w14:textId="77777777">
            <w:pPr>
              <w:rPr>
                <w:rFonts w:ascii="Arial Narrow" w:hAnsi="Arial Narrow" w:cs="Arial"/>
                <w:b/>
                <w:bCs/>
                <w:sz w:val="20"/>
                <w:szCs w:val="20"/>
              </w:rPr>
            </w:pPr>
            <w:r w:rsidRPr="008A4540">
              <w:rPr>
                <w:rFonts w:ascii="Arial Narrow" w:hAnsi="Arial Narrow" w:cs="Arial"/>
                <w:b/>
                <w:bCs/>
                <w:sz w:val="20"/>
                <w:szCs w:val="20"/>
              </w:rPr>
              <w:lastRenderedPageBreak/>
              <w:t>13100</w:t>
            </w:r>
          </w:p>
        </w:tc>
        <w:tc>
          <w:tcPr>
            <w:tcW w:w="6172" w:type="dxa"/>
            <w:tcMar/>
          </w:tcPr>
          <w:p w:rsidRPr="008A4540" w:rsidR="006A1B35" w:rsidP="006A1B35" w:rsidRDefault="006A1B35" w14:paraId="0B92009A" w14:textId="77777777">
            <w:pPr>
              <w:jc w:val="both"/>
              <w:rPr>
                <w:rFonts w:ascii="Arial Narrow" w:hAnsi="Arial Narrow" w:cs="Arial"/>
                <w:b/>
                <w:bCs/>
                <w:sz w:val="20"/>
                <w:szCs w:val="20"/>
              </w:rPr>
            </w:pPr>
            <w:r w:rsidRPr="008A4540">
              <w:rPr>
                <w:rFonts w:ascii="Arial Narrow" w:hAnsi="Arial Narrow" w:cs="Arial"/>
                <w:b/>
                <w:bCs/>
                <w:sz w:val="20"/>
                <w:szCs w:val="20"/>
              </w:rPr>
              <w:t>IMPEDIR EJERCICIO DE FUNCIONES A INSPECTORES MUNICIPALES.</w:t>
            </w:r>
          </w:p>
        </w:tc>
      </w:tr>
      <w:tr w:rsidRPr="008A4540" w:rsidR="006A1B35" w:rsidTr="5FFAE9BA" w14:paraId="0B857227" w14:textId="77777777">
        <w:trPr>
          <w:trHeight w:val="74"/>
        </w:trPr>
        <w:tc>
          <w:tcPr>
            <w:tcW w:w="3150" w:type="dxa"/>
            <w:tcMar/>
          </w:tcPr>
          <w:p w:rsidRPr="008A4540" w:rsidR="006A1B35" w:rsidP="006A1B35" w:rsidRDefault="006A1B35" w14:paraId="273F80C9" w14:textId="77777777">
            <w:pPr>
              <w:rPr>
                <w:rFonts w:ascii="Arial Narrow" w:hAnsi="Arial Narrow"/>
                <w:sz w:val="20"/>
                <w:szCs w:val="20"/>
              </w:rPr>
            </w:pPr>
          </w:p>
        </w:tc>
        <w:tc>
          <w:tcPr>
            <w:tcW w:w="6172" w:type="dxa"/>
            <w:tcMar/>
          </w:tcPr>
          <w:p w:rsidRPr="008A4540" w:rsidR="006A1B35" w:rsidP="006A1B35" w:rsidRDefault="006A1B35" w14:paraId="4A3C6F44" w14:textId="77777777">
            <w:pPr>
              <w:jc w:val="both"/>
              <w:rPr>
                <w:rFonts w:ascii="Arial Narrow" w:hAnsi="Arial Narrow" w:cs="Arial"/>
                <w:sz w:val="20"/>
                <w:szCs w:val="20"/>
              </w:rPr>
            </w:pPr>
            <w:r w:rsidRPr="008A4540">
              <w:rPr>
                <w:rFonts w:ascii="Arial Narrow" w:hAnsi="Arial Narrow" w:cs="Arial"/>
                <w:sz w:val="20"/>
                <w:szCs w:val="20"/>
              </w:rPr>
              <w:t xml:space="preserve">ART 496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CODIGO PENAL</w:t>
            </w:r>
          </w:p>
        </w:tc>
      </w:tr>
      <w:tr w:rsidRPr="008A4540" w:rsidR="006A1B35" w:rsidTr="5FFAE9BA" w14:paraId="6967CF13" w14:textId="77777777">
        <w:trPr>
          <w:trHeight w:val="74"/>
        </w:trPr>
        <w:tc>
          <w:tcPr>
            <w:tcW w:w="3150" w:type="dxa"/>
            <w:tcMar/>
          </w:tcPr>
          <w:p w:rsidRPr="008A4540" w:rsidR="006A1B35" w:rsidP="006A1B35" w:rsidRDefault="006A1B35" w14:paraId="1978EB9B" w14:textId="77777777">
            <w:pPr>
              <w:rPr>
                <w:rFonts w:ascii="Arial Narrow" w:hAnsi="Arial Narrow"/>
                <w:sz w:val="20"/>
                <w:szCs w:val="20"/>
              </w:rPr>
            </w:pPr>
          </w:p>
        </w:tc>
        <w:tc>
          <w:tcPr>
            <w:tcW w:w="6172" w:type="dxa"/>
            <w:tcMar/>
          </w:tcPr>
          <w:p w:rsidRPr="008A4540" w:rsidR="006A1B35" w:rsidP="006A1B35" w:rsidRDefault="006A1B35" w14:paraId="4EF35DF1" w14:textId="77777777">
            <w:pPr>
              <w:jc w:val="both"/>
              <w:rPr>
                <w:rFonts w:ascii="Arial Narrow" w:hAnsi="Arial Narrow" w:cs="Arial"/>
                <w:sz w:val="20"/>
                <w:szCs w:val="20"/>
              </w:rPr>
            </w:pPr>
            <w:r w:rsidRPr="008A4540">
              <w:rPr>
                <w:rFonts w:ascii="Arial Narrow" w:hAnsi="Arial Narrow" w:cs="Arial"/>
                <w:sz w:val="20"/>
                <w:szCs w:val="20"/>
              </w:rPr>
              <w:t>El que impidiere el ejercicio de las funciones fiscalizadoras de los inspectores municipales.</w:t>
            </w:r>
          </w:p>
        </w:tc>
      </w:tr>
      <w:tr w:rsidRPr="008A4540" w:rsidR="006A1B35" w:rsidTr="5FFAE9BA" w14:paraId="45F269F7" w14:textId="77777777">
        <w:trPr>
          <w:trHeight w:val="74"/>
        </w:trPr>
        <w:tc>
          <w:tcPr>
            <w:tcW w:w="3150" w:type="dxa"/>
            <w:tcMar/>
          </w:tcPr>
          <w:p w:rsidRPr="008A4540" w:rsidR="006A1B35" w:rsidP="006A1B35" w:rsidRDefault="006A1B35" w14:paraId="3644DCEE" w14:textId="77777777">
            <w:pPr>
              <w:rPr>
                <w:rFonts w:ascii="Arial Narrow" w:hAnsi="Arial Narrow"/>
                <w:sz w:val="20"/>
                <w:szCs w:val="20"/>
              </w:rPr>
            </w:pPr>
          </w:p>
        </w:tc>
        <w:tc>
          <w:tcPr>
            <w:tcW w:w="6172" w:type="dxa"/>
            <w:tcMar/>
          </w:tcPr>
          <w:p w:rsidRPr="008A4540" w:rsidR="006A1B35" w:rsidP="006A1B35" w:rsidRDefault="006A1B35" w14:paraId="0ADC7147" w14:textId="77777777">
            <w:pPr>
              <w:jc w:val="both"/>
              <w:rPr>
                <w:rFonts w:ascii="Arial Narrow" w:hAnsi="Arial Narrow" w:cs="Arial"/>
                <w:sz w:val="20"/>
                <w:szCs w:val="20"/>
              </w:rPr>
            </w:pPr>
          </w:p>
        </w:tc>
      </w:tr>
      <w:tr w:rsidRPr="008A4540" w:rsidR="006A1B35" w:rsidTr="5FFAE9BA" w14:paraId="3C5B854C" w14:textId="77777777">
        <w:trPr>
          <w:trHeight w:val="74"/>
        </w:trPr>
        <w:tc>
          <w:tcPr>
            <w:tcW w:w="3150" w:type="dxa"/>
            <w:tcMar/>
          </w:tcPr>
          <w:p w:rsidRPr="008A4540" w:rsidR="006A1B35" w:rsidP="006A1B35" w:rsidRDefault="006A1B35" w14:paraId="4E7FF4A7" w14:textId="77777777">
            <w:pPr>
              <w:rPr>
                <w:rFonts w:ascii="Arial Narrow" w:hAnsi="Arial Narrow"/>
                <w:sz w:val="20"/>
                <w:szCs w:val="20"/>
              </w:rPr>
            </w:pPr>
            <w:r w:rsidRPr="008A4540">
              <w:rPr>
                <w:rFonts w:ascii="Arial Narrow" w:hAnsi="Arial Narrow" w:cs="Arial"/>
                <w:b/>
                <w:bCs/>
                <w:sz w:val="20"/>
                <w:szCs w:val="20"/>
              </w:rPr>
              <w:t>13101</w:t>
            </w:r>
          </w:p>
        </w:tc>
        <w:tc>
          <w:tcPr>
            <w:tcW w:w="6172" w:type="dxa"/>
            <w:tcMar/>
          </w:tcPr>
          <w:p w:rsidRPr="008A4540" w:rsidR="006A1B35" w:rsidP="006A1B35" w:rsidRDefault="006A1B35" w14:paraId="1DD981F6" w14:textId="77777777">
            <w:pPr>
              <w:jc w:val="both"/>
              <w:rPr>
                <w:rFonts w:ascii="Arial Narrow" w:hAnsi="Arial Narrow" w:cs="Arial"/>
                <w:sz w:val="20"/>
                <w:szCs w:val="20"/>
              </w:rPr>
            </w:pPr>
            <w:r w:rsidRPr="008A4540">
              <w:rPr>
                <w:rFonts w:ascii="Arial Narrow" w:hAnsi="Arial Narrow" w:cs="Arial"/>
                <w:b/>
                <w:bCs/>
                <w:sz w:val="20"/>
                <w:szCs w:val="20"/>
              </w:rPr>
              <w:t>TRANSPORTE DE DESECHOS A VERTEDEROS CLANDESTINOS.</w:t>
            </w:r>
          </w:p>
        </w:tc>
      </w:tr>
      <w:tr w:rsidRPr="008A4540" w:rsidR="006A1B35" w:rsidTr="5FFAE9BA" w14:paraId="231D3049" w14:textId="77777777">
        <w:trPr>
          <w:trHeight w:val="74"/>
        </w:trPr>
        <w:tc>
          <w:tcPr>
            <w:tcW w:w="3150" w:type="dxa"/>
            <w:tcMar/>
          </w:tcPr>
          <w:p w:rsidRPr="008A4540" w:rsidR="006A1B35" w:rsidP="006A1B35" w:rsidRDefault="006A1B35" w14:paraId="1E1580AA" w14:textId="77777777">
            <w:pPr>
              <w:rPr>
                <w:rFonts w:ascii="Arial Narrow" w:hAnsi="Arial Narrow"/>
                <w:sz w:val="20"/>
                <w:szCs w:val="20"/>
              </w:rPr>
            </w:pPr>
          </w:p>
        </w:tc>
        <w:tc>
          <w:tcPr>
            <w:tcW w:w="6172" w:type="dxa"/>
            <w:tcMar/>
          </w:tcPr>
          <w:p w:rsidRPr="008A4540" w:rsidR="006A1B35" w:rsidP="006A1B35" w:rsidRDefault="006A1B35" w14:paraId="39F5BB3F" w14:textId="77777777">
            <w:pPr>
              <w:jc w:val="both"/>
              <w:rPr>
                <w:rFonts w:ascii="Arial Narrow" w:hAnsi="Arial Narrow" w:cs="Arial"/>
                <w:sz w:val="20"/>
                <w:szCs w:val="20"/>
              </w:rPr>
            </w:pPr>
            <w:r w:rsidRPr="008A4540">
              <w:rPr>
                <w:rFonts w:ascii="Arial Narrow" w:hAnsi="Arial Narrow" w:cs="Arial"/>
                <w:sz w:val="20"/>
                <w:szCs w:val="20"/>
              </w:rPr>
              <w:t>ART. 192 BIS, INC. 6 LEY 20.879</w:t>
            </w:r>
          </w:p>
        </w:tc>
      </w:tr>
      <w:tr w:rsidRPr="008A4540" w:rsidR="006A1B35" w:rsidTr="5FFAE9BA" w14:paraId="29E60FFD" w14:textId="77777777">
        <w:trPr>
          <w:trHeight w:val="74"/>
        </w:trPr>
        <w:tc>
          <w:tcPr>
            <w:tcW w:w="3150" w:type="dxa"/>
            <w:tcMar/>
          </w:tcPr>
          <w:p w:rsidRPr="008A4540" w:rsidR="006A1B35" w:rsidP="006A1B35" w:rsidRDefault="006A1B35" w14:paraId="31D2368A" w14:textId="77777777">
            <w:pPr>
              <w:rPr>
                <w:rFonts w:ascii="Arial Narrow" w:hAnsi="Arial Narrow"/>
                <w:sz w:val="20"/>
                <w:szCs w:val="20"/>
              </w:rPr>
            </w:pPr>
          </w:p>
        </w:tc>
        <w:tc>
          <w:tcPr>
            <w:tcW w:w="6172" w:type="dxa"/>
            <w:tcMar/>
          </w:tcPr>
          <w:p w:rsidRPr="008A4540" w:rsidR="006A1B35" w:rsidP="006A1B35" w:rsidRDefault="006A1B35" w14:paraId="4E80450E" w14:textId="0B9AB0D5">
            <w:pPr>
              <w:jc w:val="both"/>
              <w:rPr>
                <w:rFonts w:ascii="Arial Narrow" w:hAnsi="Arial Narrow" w:cs="Arial"/>
                <w:sz w:val="20"/>
                <w:szCs w:val="20"/>
              </w:rPr>
            </w:pPr>
            <w:r w:rsidRPr="008A4540">
              <w:rPr>
                <w:rFonts w:ascii="Arial Narrow" w:hAnsi="Arial Narrow" w:cs="Arial"/>
                <w:sz w:val="20"/>
                <w:szCs w:val="20"/>
              </w:rPr>
              <w:t>Sanciona a la persona que encarga o realiza el transporte, traslado o depósito de desechos tóxicos, peligrosos o infecciosos, en cualquier tipo de vehículo.</w:t>
            </w:r>
          </w:p>
        </w:tc>
      </w:tr>
      <w:tr w:rsidRPr="008A4540" w:rsidR="006A1B35" w:rsidTr="5FFAE9BA" w14:paraId="13453EEE" w14:textId="77777777">
        <w:trPr>
          <w:trHeight w:val="74"/>
        </w:trPr>
        <w:tc>
          <w:tcPr>
            <w:tcW w:w="3150" w:type="dxa"/>
            <w:tcMar/>
          </w:tcPr>
          <w:p w:rsidRPr="008A4540" w:rsidR="006A1B35" w:rsidP="006A1B35" w:rsidRDefault="006A1B35" w14:paraId="5C72BDF1" w14:textId="77777777">
            <w:pPr>
              <w:rPr>
                <w:rFonts w:ascii="Arial Narrow" w:hAnsi="Arial Narrow"/>
                <w:sz w:val="20"/>
                <w:szCs w:val="20"/>
              </w:rPr>
            </w:pPr>
          </w:p>
        </w:tc>
        <w:tc>
          <w:tcPr>
            <w:tcW w:w="6172" w:type="dxa"/>
            <w:tcMar/>
          </w:tcPr>
          <w:p w:rsidRPr="008A4540" w:rsidR="006A1B35" w:rsidP="006A1B35" w:rsidRDefault="006A1B35" w14:paraId="38EDBBAA" w14:textId="77777777">
            <w:pPr>
              <w:jc w:val="both"/>
              <w:rPr>
                <w:rFonts w:ascii="Arial Narrow" w:hAnsi="Arial Narrow" w:cs="Arial"/>
                <w:sz w:val="20"/>
                <w:szCs w:val="20"/>
              </w:rPr>
            </w:pPr>
          </w:p>
        </w:tc>
      </w:tr>
      <w:tr w:rsidRPr="008A4540" w:rsidR="006A1B35" w:rsidTr="5FFAE9BA" w14:paraId="4611E806" w14:textId="77777777">
        <w:trPr>
          <w:trHeight w:val="74"/>
        </w:trPr>
        <w:tc>
          <w:tcPr>
            <w:tcW w:w="3150" w:type="dxa"/>
            <w:tcMar/>
          </w:tcPr>
          <w:p w:rsidRPr="008A4540" w:rsidR="006A1B35" w:rsidP="006A1B35" w:rsidRDefault="006A1B35" w14:paraId="7A0037F2" w14:textId="77777777">
            <w:pPr>
              <w:rPr>
                <w:rFonts w:ascii="Arial Narrow" w:hAnsi="Arial Narrow"/>
                <w:sz w:val="20"/>
                <w:szCs w:val="20"/>
              </w:rPr>
            </w:pPr>
            <w:r w:rsidRPr="008A4540">
              <w:rPr>
                <w:rFonts w:ascii="Arial Narrow" w:hAnsi="Arial Narrow" w:cs="Arial"/>
                <w:b/>
                <w:bCs/>
                <w:sz w:val="20"/>
                <w:szCs w:val="20"/>
              </w:rPr>
              <w:t>13103</w:t>
            </w:r>
          </w:p>
        </w:tc>
        <w:tc>
          <w:tcPr>
            <w:tcW w:w="6172" w:type="dxa"/>
            <w:tcMar/>
          </w:tcPr>
          <w:p w:rsidRPr="008A4540" w:rsidR="006A1B35" w:rsidP="006A1B35" w:rsidRDefault="006A1B35" w14:paraId="756F335A" w14:textId="77777777">
            <w:pPr>
              <w:jc w:val="both"/>
              <w:rPr>
                <w:rFonts w:ascii="Arial Narrow" w:hAnsi="Arial Narrow" w:cs="Arial"/>
                <w:sz w:val="20"/>
                <w:szCs w:val="20"/>
              </w:rPr>
            </w:pPr>
            <w:r w:rsidRPr="008A4540">
              <w:rPr>
                <w:rFonts w:ascii="Arial Narrow" w:hAnsi="Arial Narrow" w:cs="Arial"/>
                <w:b/>
                <w:bCs/>
                <w:sz w:val="20"/>
                <w:szCs w:val="20"/>
              </w:rPr>
              <w:t>PERRO POTENCIALMENTE PELIGROSO NO INSCRITO.</w:t>
            </w:r>
          </w:p>
        </w:tc>
      </w:tr>
      <w:tr w:rsidRPr="008A4540" w:rsidR="006A1B35" w:rsidTr="5FFAE9BA" w14:paraId="6986DD8D" w14:textId="77777777">
        <w:trPr>
          <w:trHeight w:val="74"/>
        </w:trPr>
        <w:tc>
          <w:tcPr>
            <w:tcW w:w="3150" w:type="dxa"/>
            <w:tcMar/>
          </w:tcPr>
          <w:p w:rsidRPr="008A4540" w:rsidR="006A1B35" w:rsidP="006A1B35" w:rsidRDefault="006A1B35" w14:paraId="37FF1069" w14:textId="77777777">
            <w:pPr>
              <w:rPr>
                <w:rFonts w:ascii="Arial Narrow" w:hAnsi="Arial Narrow"/>
                <w:sz w:val="20"/>
                <w:szCs w:val="20"/>
              </w:rPr>
            </w:pPr>
          </w:p>
        </w:tc>
        <w:tc>
          <w:tcPr>
            <w:tcW w:w="6172" w:type="dxa"/>
            <w:tcMar/>
          </w:tcPr>
          <w:p w:rsidRPr="008A4540" w:rsidR="006A1B35" w:rsidP="006A1B35" w:rsidRDefault="006A1B35" w14:paraId="4F256B01" w14:textId="77777777">
            <w:pPr>
              <w:jc w:val="both"/>
              <w:rPr>
                <w:rFonts w:ascii="Arial Narrow" w:hAnsi="Arial Narrow" w:cs="Arial"/>
                <w:sz w:val="20"/>
                <w:szCs w:val="20"/>
              </w:rPr>
            </w:pPr>
            <w:r w:rsidRPr="008A4540">
              <w:rPr>
                <w:rFonts w:ascii="Arial Narrow" w:hAnsi="Arial Narrow" w:cs="Arial"/>
                <w:sz w:val="20"/>
                <w:szCs w:val="20"/>
              </w:rPr>
              <w:t>ART.16, LEY 21.020</w:t>
            </w:r>
          </w:p>
        </w:tc>
      </w:tr>
      <w:tr w:rsidRPr="008A4540" w:rsidR="006A1B35" w:rsidTr="5FFAE9BA" w14:paraId="59EED1E7" w14:textId="77777777">
        <w:trPr>
          <w:trHeight w:val="74"/>
        </w:trPr>
        <w:tc>
          <w:tcPr>
            <w:tcW w:w="3150" w:type="dxa"/>
            <w:tcMar/>
          </w:tcPr>
          <w:p w:rsidRPr="008A4540" w:rsidR="006A1B35" w:rsidP="006A1B35" w:rsidRDefault="006A1B35" w14:paraId="75EE6268" w14:textId="77777777">
            <w:pPr>
              <w:rPr>
                <w:rFonts w:ascii="Arial Narrow" w:hAnsi="Arial Narrow"/>
                <w:sz w:val="20"/>
                <w:szCs w:val="20"/>
              </w:rPr>
            </w:pPr>
          </w:p>
        </w:tc>
        <w:tc>
          <w:tcPr>
            <w:tcW w:w="6172" w:type="dxa"/>
            <w:tcMar/>
          </w:tcPr>
          <w:p w:rsidRPr="008A4540" w:rsidR="006A1B35" w:rsidP="006A1B35" w:rsidRDefault="006A1B35" w14:paraId="637D533A" w14:textId="57422503">
            <w:pPr>
              <w:jc w:val="both"/>
              <w:rPr>
                <w:rFonts w:ascii="Arial Narrow" w:hAnsi="Arial Narrow" w:cs="Arial"/>
                <w:sz w:val="20"/>
                <w:szCs w:val="20"/>
              </w:rPr>
            </w:pPr>
            <w:r w:rsidRPr="008A4540">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Pr="008A4540" w:rsidR="006A1B35" w:rsidTr="5FFAE9BA" w14:paraId="44A7CB3F" w14:textId="77777777">
        <w:trPr>
          <w:trHeight w:val="74"/>
        </w:trPr>
        <w:tc>
          <w:tcPr>
            <w:tcW w:w="3150" w:type="dxa"/>
            <w:tcMar/>
          </w:tcPr>
          <w:p w:rsidRPr="008A4540" w:rsidR="006A1B35" w:rsidP="006A1B35" w:rsidRDefault="006A1B35" w14:paraId="234530AC" w14:textId="77777777">
            <w:pPr>
              <w:rPr>
                <w:rFonts w:ascii="Arial Narrow" w:hAnsi="Arial Narrow"/>
                <w:sz w:val="20"/>
                <w:szCs w:val="20"/>
              </w:rPr>
            </w:pPr>
          </w:p>
        </w:tc>
        <w:tc>
          <w:tcPr>
            <w:tcW w:w="6172" w:type="dxa"/>
            <w:tcMar/>
          </w:tcPr>
          <w:p w:rsidRPr="008A4540" w:rsidR="006A1B35" w:rsidP="006A1B35" w:rsidRDefault="006A1B35" w14:paraId="3068EF0E" w14:textId="77777777">
            <w:pPr>
              <w:jc w:val="both"/>
              <w:rPr>
                <w:rFonts w:ascii="Arial Narrow" w:hAnsi="Arial Narrow" w:cs="Arial"/>
                <w:sz w:val="20"/>
                <w:szCs w:val="20"/>
              </w:rPr>
            </w:pPr>
          </w:p>
        </w:tc>
      </w:tr>
      <w:tr w:rsidRPr="008A4540" w:rsidR="006A1B35" w:rsidTr="5FFAE9BA" w14:paraId="222983BC" w14:textId="77777777">
        <w:trPr>
          <w:trHeight w:val="74"/>
        </w:trPr>
        <w:tc>
          <w:tcPr>
            <w:tcW w:w="3150" w:type="dxa"/>
            <w:tcMar/>
          </w:tcPr>
          <w:p w:rsidRPr="008A4540" w:rsidR="006A1B35" w:rsidP="006A1B35" w:rsidRDefault="006A1B35" w14:paraId="39F77218" w14:textId="77777777">
            <w:pPr>
              <w:rPr>
                <w:rFonts w:ascii="Arial Narrow" w:hAnsi="Arial Narrow" w:cs="Arial"/>
                <w:b/>
                <w:bCs/>
                <w:sz w:val="20"/>
                <w:szCs w:val="20"/>
              </w:rPr>
            </w:pPr>
            <w:r w:rsidRPr="008A4540">
              <w:rPr>
                <w:rFonts w:ascii="Arial Narrow" w:hAnsi="Arial Narrow" w:cs="Arial"/>
                <w:b/>
                <w:bCs/>
                <w:sz w:val="20"/>
                <w:szCs w:val="20"/>
              </w:rPr>
              <w:t>13104</w:t>
            </w:r>
          </w:p>
        </w:tc>
        <w:tc>
          <w:tcPr>
            <w:tcW w:w="6172" w:type="dxa"/>
            <w:tcMar/>
          </w:tcPr>
          <w:p w:rsidRPr="008A4540" w:rsidR="006A1B35" w:rsidP="006A1B35" w:rsidRDefault="006A1B35" w14:paraId="64E0E120" w14:textId="77777777">
            <w:pPr>
              <w:jc w:val="both"/>
              <w:rPr>
                <w:rFonts w:ascii="Arial Narrow" w:hAnsi="Arial Narrow" w:cs="Arial"/>
                <w:b/>
                <w:bCs/>
                <w:sz w:val="20"/>
                <w:szCs w:val="20"/>
              </w:rPr>
            </w:pPr>
            <w:r w:rsidRPr="008A4540">
              <w:rPr>
                <w:rFonts w:ascii="Arial Narrow" w:hAnsi="Arial Narrow" w:cs="Arial"/>
                <w:b/>
                <w:bCs/>
                <w:sz w:val="20"/>
                <w:szCs w:val="20"/>
              </w:rPr>
              <w:t>ARROJAR BASURA O DESECHOS EN PLAYAS, PARQUES NACIONALES U OTROS.</w:t>
            </w:r>
          </w:p>
        </w:tc>
      </w:tr>
      <w:tr w:rsidRPr="008A4540" w:rsidR="006A1B35" w:rsidTr="5FFAE9BA" w14:paraId="4A5939F4" w14:textId="77777777">
        <w:trPr>
          <w:trHeight w:val="74"/>
        </w:trPr>
        <w:tc>
          <w:tcPr>
            <w:tcW w:w="3150" w:type="dxa"/>
            <w:tcMar/>
          </w:tcPr>
          <w:p w:rsidRPr="008A4540" w:rsidR="006A1B35" w:rsidP="006A1B35" w:rsidRDefault="006A1B35" w14:paraId="2DAF877C" w14:textId="77777777">
            <w:pPr>
              <w:rPr>
                <w:rFonts w:ascii="Arial Narrow" w:hAnsi="Arial Narrow"/>
                <w:sz w:val="20"/>
                <w:szCs w:val="20"/>
              </w:rPr>
            </w:pPr>
          </w:p>
        </w:tc>
        <w:tc>
          <w:tcPr>
            <w:tcW w:w="6172" w:type="dxa"/>
            <w:tcMar/>
          </w:tcPr>
          <w:p w:rsidRPr="008A4540" w:rsidR="006A1B35" w:rsidP="006A1B35" w:rsidRDefault="006A1B35" w14:paraId="41ED5EC3" w14:textId="41AC7AD1">
            <w:pPr>
              <w:jc w:val="both"/>
              <w:rPr>
                <w:rFonts w:ascii="Arial Narrow" w:hAnsi="Arial Narrow" w:cs="Arial"/>
                <w:sz w:val="20"/>
                <w:szCs w:val="20"/>
              </w:rPr>
            </w:pPr>
            <w:r w:rsidRPr="008A4540">
              <w:rPr>
                <w:rFonts w:ascii="Arial Narrow" w:hAnsi="Arial Narrow" w:cs="Arial"/>
                <w:sz w:val="20"/>
                <w:szCs w:val="20"/>
              </w:rPr>
              <w:t>ART. 494 N°3 C</w:t>
            </w:r>
            <w:r w:rsidR="00E1707E">
              <w:rPr>
                <w:rFonts w:ascii="Arial Narrow" w:hAnsi="Arial Narrow" w:cs="Arial"/>
                <w:sz w:val="20"/>
                <w:szCs w:val="20"/>
              </w:rPr>
              <w:t>.</w:t>
            </w:r>
            <w:r w:rsidRPr="008A4540">
              <w:rPr>
                <w:rFonts w:ascii="Arial Narrow" w:hAnsi="Arial Narrow" w:cs="Arial"/>
                <w:sz w:val="20"/>
                <w:szCs w:val="20"/>
              </w:rPr>
              <w:t>P</w:t>
            </w:r>
            <w:r w:rsidR="00E1707E">
              <w:rPr>
                <w:rFonts w:ascii="Arial Narrow" w:hAnsi="Arial Narrow" w:cs="Arial"/>
                <w:sz w:val="20"/>
                <w:szCs w:val="20"/>
              </w:rPr>
              <w:t>.</w:t>
            </w:r>
          </w:p>
        </w:tc>
      </w:tr>
      <w:tr w:rsidRPr="008A4540" w:rsidR="006A1B35" w:rsidTr="5FFAE9BA" w14:paraId="6667E406" w14:textId="77777777">
        <w:trPr>
          <w:trHeight w:val="74"/>
        </w:trPr>
        <w:tc>
          <w:tcPr>
            <w:tcW w:w="3150" w:type="dxa"/>
            <w:tcMar/>
          </w:tcPr>
          <w:p w:rsidRPr="008A4540" w:rsidR="006A1B35" w:rsidP="006A1B35" w:rsidRDefault="006A1B35" w14:paraId="5C111AAF" w14:textId="77777777">
            <w:pPr>
              <w:rPr>
                <w:rFonts w:ascii="Arial Narrow" w:hAnsi="Arial Narrow"/>
                <w:sz w:val="20"/>
                <w:szCs w:val="20"/>
              </w:rPr>
            </w:pPr>
          </w:p>
        </w:tc>
        <w:tc>
          <w:tcPr>
            <w:tcW w:w="6172" w:type="dxa"/>
            <w:tcMar/>
          </w:tcPr>
          <w:p w:rsidRPr="008A4540" w:rsidR="006A1B35" w:rsidP="006A1B35" w:rsidRDefault="006A1B35" w14:paraId="15AE9A73" w14:textId="742CFD96">
            <w:pPr>
              <w:jc w:val="both"/>
              <w:rPr>
                <w:rFonts w:ascii="Arial Narrow" w:hAnsi="Arial Narrow" w:cs="Arial"/>
                <w:sz w:val="20"/>
                <w:szCs w:val="20"/>
              </w:rPr>
            </w:pPr>
            <w:r w:rsidRPr="008A4540">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 oficial.</w:t>
            </w:r>
          </w:p>
        </w:tc>
      </w:tr>
      <w:tr w:rsidRPr="008A4540" w:rsidR="006A1B35" w:rsidTr="5FFAE9BA" w14:paraId="722EA165" w14:textId="77777777">
        <w:trPr>
          <w:trHeight w:val="74"/>
        </w:trPr>
        <w:tc>
          <w:tcPr>
            <w:tcW w:w="3150" w:type="dxa"/>
            <w:tcMar/>
          </w:tcPr>
          <w:p w:rsidRPr="008A4540" w:rsidR="006A1B35" w:rsidP="006A1B35" w:rsidRDefault="006A1B35" w14:paraId="70AAFB75" w14:textId="77777777">
            <w:pPr>
              <w:rPr>
                <w:rFonts w:ascii="Arial Narrow" w:hAnsi="Arial Narrow"/>
                <w:sz w:val="20"/>
                <w:szCs w:val="20"/>
              </w:rPr>
            </w:pPr>
          </w:p>
        </w:tc>
        <w:tc>
          <w:tcPr>
            <w:tcW w:w="6172" w:type="dxa"/>
            <w:tcMar/>
          </w:tcPr>
          <w:p w:rsidRPr="008A4540" w:rsidR="006A1B35" w:rsidP="006A1B35" w:rsidRDefault="006A1B35" w14:paraId="6A7DABA4" w14:textId="77777777">
            <w:pPr>
              <w:jc w:val="both"/>
              <w:rPr>
                <w:rFonts w:ascii="Arial Narrow" w:hAnsi="Arial Narrow" w:cs="Arial"/>
                <w:sz w:val="20"/>
                <w:szCs w:val="20"/>
              </w:rPr>
            </w:pPr>
          </w:p>
        </w:tc>
      </w:tr>
      <w:tr w:rsidRPr="008A4540" w:rsidR="006A1B35" w:rsidTr="5FFAE9BA" w14:paraId="2CCA0160" w14:textId="77777777">
        <w:trPr>
          <w:trHeight w:val="74"/>
        </w:trPr>
        <w:tc>
          <w:tcPr>
            <w:tcW w:w="3150" w:type="dxa"/>
            <w:tcMar/>
          </w:tcPr>
          <w:p w:rsidRPr="008A4540" w:rsidR="006A1B35" w:rsidP="006A1B35" w:rsidRDefault="006A1B35" w14:paraId="3AA3A780" w14:textId="77777777">
            <w:pPr>
              <w:rPr>
                <w:rFonts w:ascii="Arial Narrow" w:hAnsi="Arial Narrow" w:cs="Arial"/>
                <w:b/>
                <w:bCs/>
                <w:sz w:val="20"/>
                <w:szCs w:val="20"/>
              </w:rPr>
            </w:pPr>
            <w:r w:rsidRPr="008A4540">
              <w:rPr>
                <w:rFonts w:ascii="Arial Narrow" w:hAnsi="Arial Narrow" w:cs="Arial"/>
                <w:b/>
                <w:bCs/>
                <w:sz w:val="20"/>
                <w:szCs w:val="20"/>
              </w:rPr>
              <w:t>13105</w:t>
            </w:r>
          </w:p>
        </w:tc>
        <w:tc>
          <w:tcPr>
            <w:tcW w:w="6172" w:type="dxa"/>
            <w:tcMar/>
          </w:tcPr>
          <w:p w:rsidRPr="008A4540" w:rsidR="006A1B35" w:rsidP="006A1B35" w:rsidRDefault="006A1B35" w14:paraId="335DB3DD" w14:textId="77777777">
            <w:pPr>
              <w:jc w:val="both"/>
              <w:rPr>
                <w:rFonts w:ascii="Arial Narrow" w:hAnsi="Arial Narrow" w:cs="Arial"/>
                <w:b/>
                <w:bCs/>
                <w:sz w:val="20"/>
                <w:szCs w:val="20"/>
              </w:rPr>
            </w:pPr>
            <w:r w:rsidRPr="008A4540">
              <w:rPr>
                <w:rFonts w:ascii="Arial Narrow" w:hAnsi="Arial Narrow" w:cs="Arial"/>
                <w:b/>
                <w:bCs/>
                <w:sz w:val="20"/>
                <w:szCs w:val="20"/>
              </w:rPr>
              <w:t>IMPEDIR ACCESO A PLAYAS.</w:t>
            </w:r>
          </w:p>
        </w:tc>
      </w:tr>
      <w:tr w:rsidRPr="008A4540" w:rsidR="006A1B35" w:rsidTr="5FFAE9BA" w14:paraId="2FC19D4F" w14:textId="77777777">
        <w:trPr>
          <w:trHeight w:val="74"/>
        </w:trPr>
        <w:tc>
          <w:tcPr>
            <w:tcW w:w="3150" w:type="dxa"/>
            <w:tcMar/>
          </w:tcPr>
          <w:p w:rsidRPr="008A4540" w:rsidR="006A1B35" w:rsidP="006A1B35" w:rsidRDefault="006A1B35" w14:paraId="5CA37C6A" w14:textId="77777777">
            <w:pPr>
              <w:rPr>
                <w:rFonts w:ascii="Arial Narrow" w:hAnsi="Arial Narrow"/>
                <w:sz w:val="20"/>
                <w:szCs w:val="20"/>
              </w:rPr>
            </w:pPr>
          </w:p>
        </w:tc>
        <w:tc>
          <w:tcPr>
            <w:tcW w:w="6172" w:type="dxa"/>
            <w:tcMar/>
          </w:tcPr>
          <w:p w:rsidRPr="008A4540" w:rsidR="006A1B35" w:rsidP="006A1B35" w:rsidRDefault="006A1B35" w14:paraId="06E8E5B9" w14:textId="77777777">
            <w:pPr>
              <w:jc w:val="both"/>
              <w:rPr>
                <w:rFonts w:ascii="Arial Narrow" w:hAnsi="Arial Narrow" w:cs="Arial"/>
                <w:sz w:val="20"/>
                <w:szCs w:val="20"/>
              </w:rPr>
            </w:pPr>
            <w:r w:rsidRPr="008A4540">
              <w:rPr>
                <w:rFonts w:ascii="Arial Narrow" w:hAnsi="Arial Narrow" w:cs="Arial"/>
                <w:sz w:val="20"/>
                <w:szCs w:val="20"/>
              </w:rPr>
              <w:t>ART. 13 INC. FINAL.  D.L. Nº 1.939, de 1977, (LEY 21.149)</w:t>
            </w:r>
          </w:p>
        </w:tc>
      </w:tr>
      <w:tr w:rsidRPr="008A4540" w:rsidR="006A1B35" w:rsidTr="5FFAE9BA" w14:paraId="58133EB9" w14:textId="77777777">
        <w:trPr>
          <w:trHeight w:val="74"/>
        </w:trPr>
        <w:tc>
          <w:tcPr>
            <w:tcW w:w="3150" w:type="dxa"/>
            <w:tcMar/>
          </w:tcPr>
          <w:p w:rsidRPr="008A4540" w:rsidR="006A1B35" w:rsidP="006A1B35" w:rsidRDefault="006A1B35" w14:paraId="31BCB4E5" w14:textId="77777777">
            <w:pPr>
              <w:rPr>
                <w:rFonts w:ascii="Arial Narrow" w:hAnsi="Arial Narrow"/>
                <w:sz w:val="20"/>
                <w:szCs w:val="20"/>
              </w:rPr>
            </w:pPr>
          </w:p>
        </w:tc>
        <w:tc>
          <w:tcPr>
            <w:tcW w:w="6172" w:type="dxa"/>
            <w:tcMar/>
          </w:tcPr>
          <w:p w:rsidRPr="008A4540" w:rsidR="006A1B35" w:rsidP="006A1B35" w:rsidRDefault="006A1B35" w14:paraId="22E57702" w14:textId="01F29256">
            <w:pPr>
              <w:jc w:val="both"/>
              <w:rPr>
                <w:rFonts w:ascii="Arial Narrow" w:hAnsi="Arial Narrow" w:cs="Arial"/>
                <w:sz w:val="20"/>
                <w:szCs w:val="20"/>
              </w:rPr>
            </w:pPr>
            <w:r w:rsidRPr="008A4540">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Pr="008A4540" w:rsidR="006A1B35" w:rsidTr="5FFAE9BA" w14:paraId="46718530" w14:textId="77777777">
        <w:trPr>
          <w:trHeight w:val="74"/>
        </w:trPr>
        <w:tc>
          <w:tcPr>
            <w:tcW w:w="3150" w:type="dxa"/>
            <w:tcMar/>
          </w:tcPr>
          <w:p w:rsidRPr="008A4540" w:rsidR="006A1B35" w:rsidP="006A1B35" w:rsidRDefault="006A1B35" w14:paraId="7A2C7927" w14:textId="77777777">
            <w:pPr>
              <w:rPr>
                <w:rFonts w:ascii="Arial Narrow" w:hAnsi="Arial Narrow"/>
                <w:sz w:val="20"/>
                <w:szCs w:val="20"/>
              </w:rPr>
            </w:pPr>
          </w:p>
        </w:tc>
        <w:tc>
          <w:tcPr>
            <w:tcW w:w="6172" w:type="dxa"/>
            <w:tcMar/>
          </w:tcPr>
          <w:p w:rsidRPr="008A4540" w:rsidR="006A1B35" w:rsidP="006A1B35" w:rsidRDefault="006A1B35" w14:paraId="1730CE92" w14:textId="77777777">
            <w:pPr>
              <w:jc w:val="both"/>
              <w:rPr>
                <w:rFonts w:ascii="Arial Narrow" w:hAnsi="Arial Narrow" w:cs="Arial"/>
                <w:sz w:val="20"/>
                <w:szCs w:val="20"/>
              </w:rPr>
            </w:pPr>
          </w:p>
        </w:tc>
      </w:tr>
      <w:tr w:rsidRPr="008A4540" w:rsidR="006A1B35" w:rsidTr="5FFAE9BA" w14:paraId="6BACBD25" w14:textId="77777777">
        <w:trPr>
          <w:trHeight w:val="74"/>
        </w:trPr>
        <w:tc>
          <w:tcPr>
            <w:tcW w:w="3150" w:type="dxa"/>
            <w:tcMar/>
          </w:tcPr>
          <w:p w:rsidRPr="008A4540" w:rsidR="006A1B35" w:rsidP="006A1B35" w:rsidRDefault="006A1B35" w14:paraId="755A257B" w14:textId="77777777">
            <w:pPr>
              <w:rPr>
                <w:rFonts w:ascii="Arial Narrow" w:hAnsi="Arial Narrow" w:cs="Arial"/>
                <w:b/>
                <w:bCs/>
                <w:sz w:val="20"/>
                <w:szCs w:val="20"/>
              </w:rPr>
            </w:pPr>
            <w:r w:rsidRPr="008A4540">
              <w:rPr>
                <w:rFonts w:ascii="Arial Narrow" w:hAnsi="Arial Narrow" w:cs="Arial"/>
                <w:b/>
                <w:bCs/>
                <w:sz w:val="20"/>
                <w:szCs w:val="20"/>
              </w:rPr>
              <w:t>13106</w:t>
            </w:r>
          </w:p>
        </w:tc>
        <w:tc>
          <w:tcPr>
            <w:tcW w:w="6172" w:type="dxa"/>
            <w:tcMar/>
          </w:tcPr>
          <w:p w:rsidRPr="008A4540" w:rsidR="006A1B35" w:rsidP="006A1B35" w:rsidRDefault="006A1B35" w14:paraId="1E5CDD91" w14:textId="1DB1E8CB">
            <w:pPr>
              <w:jc w:val="both"/>
              <w:rPr>
                <w:rFonts w:ascii="Arial Narrow" w:hAnsi="Arial Narrow" w:cs="Arial"/>
                <w:b/>
                <w:bCs/>
                <w:sz w:val="20"/>
                <w:szCs w:val="20"/>
              </w:rPr>
            </w:pPr>
            <w:r w:rsidRPr="008A4540">
              <w:rPr>
                <w:rFonts w:ascii="Arial Narrow" w:hAnsi="Arial Narrow" w:cs="Arial"/>
                <w:b/>
                <w:bCs/>
                <w:sz w:val="20"/>
                <w:szCs w:val="20"/>
              </w:rPr>
              <w:t>NO INFORMAR DOMICILIO POR DELITOS SEXUALES (NNA).</w:t>
            </w:r>
          </w:p>
        </w:tc>
      </w:tr>
      <w:tr w:rsidRPr="008A4540" w:rsidR="006A1B35" w:rsidTr="5FFAE9BA" w14:paraId="30A71753" w14:textId="77777777">
        <w:trPr>
          <w:trHeight w:val="74"/>
        </w:trPr>
        <w:tc>
          <w:tcPr>
            <w:tcW w:w="3150" w:type="dxa"/>
            <w:tcMar/>
          </w:tcPr>
          <w:p w:rsidRPr="008A4540" w:rsidR="006A1B35" w:rsidP="006A1B35" w:rsidRDefault="006A1B35" w14:paraId="5CE11A7E" w14:textId="77777777">
            <w:pPr>
              <w:rPr>
                <w:rFonts w:ascii="Arial Narrow" w:hAnsi="Arial Narrow"/>
                <w:sz w:val="20"/>
                <w:szCs w:val="20"/>
              </w:rPr>
            </w:pPr>
          </w:p>
        </w:tc>
        <w:tc>
          <w:tcPr>
            <w:tcW w:w="6172" w:type="dxa"/>
            <w:tcMar/>
          </w:tcPr>
          <w:p w:rsidRPr="008A4540" w:rsidR="006A1B35" w:rsidP="006A1B35" w:rsidRDefault="006A1B35" w14:paraId="42C23CE6" w14:textId="77777777">
            <w:pPr>
              <w:jc w:val="both"/>
              <w:rPr>
                <w:rFonts w:ascii="Arial Narrow" w:hAnsi="Arial Narrow" w:cs="Arial"/>
                <w:sz w:val="20"/>
                <w:szCs w:val="20"/>
              </w:rPr>
            </w:pPr>
            <w:r w:rsidRPr="008A4540">
              <w:rPr>
                <w:rFonts w:ascii="Arial Narrow" w:hAnsi="Arial Narrow" w:cs="Arial"/>
                <w:sz w:val="20"/>
                <w:szCs w:val="20"/>
              </w:rPr>
              <w:t>ART. 372 inc. 1º; 496 Nº1</w:t>
            </w:r>
          </w:p>
        </w:tc>
      </w:tr>
      <w:tr w:rsidRPr="008A4540" w:rsidR="006A1B35" w:rsidTr="5FFAE9BA" w14:paraId="53D2CC57" w14:textId="77777777">
        <w:trPr>
          <w:trHeight w:val="74"/>
        </w:trPr>
        <w:tc>
          <w:tcPr>
            <w:tcW w:w="3150" w:type="dxa"/>
            <w:tcMar/>
          </w:tcPr>
          <w:p w:rsidRPr="008A4540" w:rsidR="006A1B35" w:rsidP="006A1B35" w:rsidRDefault="006A1B35" w14:paraId="1536A7D7" w14:textId="77777777">
            <w:pPr>
              <w:rPr>
                <w:rFonts w:ascii="Arial Narrow" w:hAnsi="Arial Narrow"/>
                <w:sz w:val="20"/>
                <w:szCs w:val="20"/>
              </w:rPr>
            </w:pPr>
          </w:p>
        </w:tc>
        <w:tc>
          <w:tcPr>
            <w:tcW w:w="6172" w:type="dxa"/>
            <w:tcMar/>
          </w:tcPr>
          <w:p w:rsidRPr="008A4540" w:rsidR="006A1B35" w:rsidP="006A1B35" w:rsidRDefault="006A1B35" w14:paraId="43815626" w14:textId="376358EF">
            <w:pPr>
              <w:jc w:val="both"/>
              <w:rPr>
                <w:rFonts w:ascii="Arial Narrow" w:hAnsi="Arial Narrow" w:cs="Arial"/>
                <w:sz w:val="20"/>
                <w:szCs w:val="20"/>
              </w:rPr>
            </w:pPr>
            <w:r w:rsidRPr="008A4540">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tc>
      </w:tr>
      <w:tr w:rsidRPr="008A4540" w:rsidR="006A1B35" w:rsidTr="5FFAE9BA" w14:paraId="0C8E5B20" w14:textId="77777777">
        <w:trPr>
          <w:trHeight w:val="74"/>
        </w:trPr>
        <w:tc>
          <w:tcPr>
            <w:tcW w:w="3150" w:type="dxa"/>
            <w:tcMar/>
          </w:tcPr>
          <w:p w:rsidRPr="008A4540" w:rsidR="006A1B35" w:rsidP="006A1B35" w:rsidRDefault="006A1B35" w14:paraId="58F60BF5" w14:textId="77777777">
            <w:pPr>
              <w:rPr>
                <w:rFonts w:ascii="Arial Narrow" w:hAnsi="Arial Narrow"/>
                <w:sz w:val="20"/>
                <w:szCs w:val="20"/>
              </w:rPr>
            </w:pPr>
          </w:p>
        </w:tc>
        <w:tc>
          <w:tcPr>
            <w:tcW w:w="6172" w:type="dxa"/>
            <w:tcMar/>
          </w:tcPr>
          <w:p w:rsidRPr="008A4540" w:rsidR="006A1B35" w:rsidP="006A1B35" w:rsidRDefault="006A1B35" w14:paraId="7235947C" w14:textId="77777777">
            <w:pPr>
              <w:jc w:val="both"/>
              <w:rPr>
                <w:rFonts w:ascii="Arial Narrow" w:hAnsi="Arial Narrow" w:cs="Arial"/>
                <w:sz w:val="20"/>
                <w:szCs w:val="20"/>
              </w:rPr>
            </w:pPr>
            <w:r w:rsidRPr="008A4540">
              <w:rPr>
                <w:rFonts w:ascii="Arial Narrow" w:hAnsi="Arial Narrow" w:cs="Arial"/>
                <w:sz w:val="20"/>
                <w:szCs w:val="20"/>
              </w:rPr>
              <w:t>ART. 496 Nº1</w:t>
            </w:r>
          </w:p>
        </w:tc>
      </w:tr>
      <w:tr w:rsidRPr="008A4540" w:rsidR="006A1B35" w:rsidTr="5FFAE9BA" w14:paraId="2CE2CEEC" w14:textId="77777777">
        <w:trPr>
          <w:trHeight w:val="74"/>
        </w:trPr>
        <w:tc>
          <w:tcPr>
            <w:tcW w:w="3150" w:type="dxa"/>
            <w:tcMar/>
          </w:tcPr>
          <w:p w:rsidRPr="008A4540" w:rsidR="006A1B35" w:rsidP="006A1B35" w:rsidRDefault="006A1B35" w14:paraId="4C4A9AB0" w14:textId="77777777">
            <w:pPr>
              <w:rPr>
                <w:rFonts w:ascii="Arial Narrow" w:hAnsi="Arial Narrow"/>
                <w:sz w:val="20"/>
                <w:szCs w:val="20"/>
              </w:rPr>
            </w:pPr>
          </w:p>
        </w:tc>
        <w:tc>
          <w:tcPr>
            <w:tcW w:w="6172" w:type="dxa"/>
            <w:tcMar/>
          </w:tcPr>
          <w:p w:rsidRPr="008A4540" w:rsidR="006A1B35" w:rsidP="006A1B35" w:rsidRDefault="006A1B35" w14:paraId="651D3763" w14:textId="77777777">
            <w:pPr>
              <w:jc w:val="both"/>
              <w:rPr>
                <w:rFonts w:ascii="Arial Narrow" w:hAnsi="Arial Narrow" w:cs="Arial"/>
                <w:sz w:val="20"/>
                <w:szCs w:val="20"/>
              </w:rPr>
            </w:pPr>
            <w:r w:rsidRPr="008A4540">
              <w:rPr>
                <w:rFonts w:ascii="Arial Narrow" w:hAnsi="Arial Narrow" w:cs="Arial"/>
                <w:sz w:val="20"/>
                <w:szCs w:val="20"/>
              </w:rPr>
              <w:t>Impone pena de multa al infractor.</w:t>
            </w:r>
          </w:p>
        </w:tc>
      </w:tr>
      <w:tr w:rsidRPr="008A4540" w:rsidR="006A1B35" w:rsidTr="5FFAE9BA" w14:paraId="7184835B" w14:textId="77777777">
        <w:trPr>
          <w:trHeight w:val="74"/>
        </w:trPr>
        <w:tc>
          <w:tcPr>
            <w:tcW w:w="3150" w:type="dxa"/>
            <w:tcMar/>
          </w:tcPr>
          <w:p w:rsidRPr="008A4540" w:rsidR="006A1B35" w:rsidP="006A1B35" w:rsidRDefault="006A1B35" w14:paraId="1428F42D" w14:textId="77777777">
            <w:pPr>
              <w:rPr>
                <w:rFonts w:ascii="Arial Narrow" w:hAnsi="Arial Narrow"/>
                <w:sz w:val="20"/>
                <w:szCs w:val="20"/>
              </w:rPr>
            </w:pPr>
          </w:p>
        </w:tc>
        <w:tc>
          <w:tcPr>
            <w:tcW w:w="6172" w:type="dxa"/>
            <w:tcMar/>
          </w:tcPr>
          <w:p w:rsidRPr="008A4540" w:rsidR="006A1B35" w:rsidP="006A1B35" w:rsidRDefault="006A1B35" w14:paraId="022C1DEB" w14:textId="77777777">
            <w:pPr>
              <w:jc w:val="both"/>
              <w:rPr>
                <w:rFonts w:ascii="Arial Narrow" w:hAnsi="Arial Narrow" w:cs="Arial"/>
                <w:sz w:val="20"/>
                <w:szCs w:val="20"/>
              </w:rPr>
            </w:pPr>
          </w:p>
        </w:tc>
      </w:tr>
      <w:tr w:rsidRPr="008A4540" w:rsidR="006A1B35" w:rsidTr="5FFAE9BA" w14:paraId="76818BE6" w14:textId="77777777">
        <w:trPr>
          <w:trHeight w:val="74"/>
        </w:trPr>
        <w:tc>
          <w:tcPr>
            <w:tcW w:w="3150" w:type="dxa"/>
            <w:tcMar/>
          </w:tcPr>
          <w:p w:rsidRPr="008A4540" w:rsidR="006A1B35" w:rsidP="006A1B35" w:rsidRDefault="006A1B35" w14:paraId="6286F85C" w14:textId="77777777">
            <w:pPr>
              <w:rPr>
                <w:rFonts w:ascii="Arial Narrow" w:hAnsi="Arial Narrow"/>
                <w:sz w:val="20"/>
                <w:szCs w:val="20"/>
              </w:rPr>
            </w:pPr>
          </w:p>
        </w:tc>
        <w:tc>
          <w:tcPr>
            <w:tcW w:w="6172" w:type="dxa"/>
            <w:tcMar/>
          </w:tcPr>
          <w:p w:rsidRPr="008A4540" w:rsidR="006A1B35" w:rsidP="006A1B35" w:rsidRDefault="006A1B35" w14:paraId="6EF2DFD3" w14:textId="77777777">
            <w:pPr>
              <w:jc w:val="both"/>
              <w:rPr>
                <w:rFonts w:ascii="Arial Narrow" w:hAnsi="Arial Narrow" w:cs="Arial"/>
                <w:sz w:val="20"/>
                <w:szCs w:val="20"/>
              </w:rPr>
            </w:pPr>
          </w:p>
        </w:tc>
      </w:tr>
      <w:tr w:rsidRPr="008A4540" w:rsidR="006A1B35" w:rsidTr="5FFAE9BA" w14:paraId="5E47591B" w14:textId="77777777">
        <w:trPr>
          <w:trHeight w:val="547"/>
        </w:trPr>
        <w:tc>
          <w:tcPr>
            <w:tcW w:w="9322" w:type="dxa"/>
            <w:gridSpan w:val="2"/>
            <w:shd w:val="clear" w:color="auto" w:fill="BFBFBF" w:themeFill="background1" w:themeFillShade="BF"/>
            <w:tcMar/>
          </w:tcPr>
          <w:p w:rsidRPr="008A4540" w:rsidR="006A1B35" w:rsidP="006A1B35" w:rsidRDefault="006A1B35" w14:paraId="03B022BD" w14:textId="77777777">
            <w:pPr>
              <w:spacing w:line="240" w:lineRule="atLeast"/>
              <w:ind w:left="-57"/>
              <w:rPr>
                <w:rFonts w:ascii="Arial Narrow" w:hAnsi="Arial Narrow" w:cs="Arial"/>
                <w:b/>
                <w:bCs/>
                <w:sz w:val="20"/>
                <w:szCs w:val="20"/>
              </w:rPr>
            </w:pPr>
            <w:r w:rsidRPr="008A4540">
              <w:rPr>
                <w:rFonts w:ascii="Arial Narrow" w:hAnsi="Arial Narrow" w:cs="Arial"/>
                <w:b/>
                <w:bCs/>
                <w:sz w:val="20"/>
                <w:szCs w:val="20"/>
              </w:rPr>
              <w:t xml:space="preserve">FALTAS LEY Nº 20.000 </w:t>
            </w:r>
          </w:p>
          <w:p w:rsidRPr="008A4540" w:rsidR="006A1B35" w:rsidP="006A1B35" w:rsidRDefault="006A1B35" w14:paraId="17316DA0" w14:textId="77777777">
            <w:pPr>
              <w:spacing w:line="240" w:lineRule="atLeast"/>
              <w:ind w:left="-57"/>
              <w:rPr>
                <w:rFonts w:ascii="Arial Narrow" w:hAnsi="Arial Narrow" w:cs="Arial"/>
                <w:sz w:val="20"/>
                <w:szCs w:val="20"/>
              </w:rPr>
            </w:pPr>
            <w:r w:rsidRPr="008A4540">
              <w:rPr>
                <w:rFonts w:ascii="Arial Narrow" w:hAnsi="Arial Narrow" w:cs="Arial"/>
                <w:b/>
                <w:bCs/>
                <w:sz w:val="20"/>
                <w:szCs w:val="20"/>
              </w:rPr>
              <w:t>TRAFICO ILICITO DE ESTUPEFACIENTES Y SUSTANCIAS SICOTROPICAS</w:t>
            </w:r>
          </w:p>
        </w:tc>
      </w:tr>
      <w:tr w:rsidRPr="008A4540" w:rsidR="006A1B35" w:rsidTr="5FFAE9BA" w14:paraId="74494EB0" w14:textId="77777777">
        <w:trPr>
          <w:trHeight w:val="74"/>
        </w:trPr>
        <w:tc>
          <w:tcPr>
            <w:tcW w:w="3150" w:type="dxa"/>
            <w:tcMar/>
          </w:tcPr>
          <w:p w:rsidRPr="008A4540" w:rsidR="006A1B35" w:rsidP="006A1B35" w:rsidRDefault="006A1B35" w14:paraId="723253AC" w14:textId="77777777">
            <w:pPr>
              <w:rPr>
                <w:rFonts w:ascii="Arial Narrow" w:hAnsi="Arial Narrow"/>
                <w:sz w:val="20"/>
                <w:szCs w:val="20"/>
              </w:rPr>
            </w:pPr>
          </w:p>
        </w:tc>
        <w:tc>
          <w:tcPr>
            <w:tcW w:w="6172" w:type="dxa"/>
            <w:tcMar/>
          </w:tcPr>
          <w:p w:rsidRPr="008A4540" w:rsidR="006A1B35" w:rsidP="006A1B35" w:rsidRDefault="006A1B35" w14:paraId="0FC0D8C9" w14:textId="77777777">
            <w:pPr>
              <w:jc w:val="both"/>
              <w:rPr>
                <w:rFonts w:ascii="Arial Narrow" w:hAnsi="Arial Narrow" w:cs="Arial"/>
                <w:sz w:val="20"/>
                <w:szCs w:val="20"/>
              </w:rPr>
            </w:pPr>
          </w:p>
        </w:tc>
      </w:tr>
      <w:tr w:rsidRPr="008A4540" w:rsidR="006A1B35" w:rsidTr="5FFAE9BA" w14:paraId="543F29FA" w14:textId="77777777">
        <w:trPr>
          <w:trHeight w:val="74"/>
        </w:trPr>
        <w:tc>
          <w:tcPr>
            <w:tcW w:w="3150" w:type="dxa"/>
            <w:tcMar/>
          </w:tcPr>
          <w:p w:rsidRPr="008A4540" w:rsidR="006A1B35" w:rsidP="006A1B35" w:rsidRDefault="006A1B35" w14:paraId="3B5CB491" w14:textId="77777777">
            <w:pPr>
              <w:jc w:val="both"/>
              <w:rPr>
                <w:rFonts w:ascii="Arial Narrow" w:hAnsi="Arial Narrow" w:cs="Arial"/>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6E87F79D" w14:textId="77777777">
            <w:pPr>
              <w:jc w:val="both"/>
              <w:rPr>
                <w:rFonts w:ascii="Arial Narrow" w:hAnsi="Arial Narrow" w:cs="Arial"/>
                <w:sz w:val="20"/>
                <w:szCs w:val="20"/>
              </w:rPr>
            </w:pPr>
            <w:r w:rsidRPr="008A4540">
              <w:rPr>
                <w:rFonts w:ascii="Arial Narrow" w:hAnsi="Arial Narrow" w:cs="Arial"/>
                <w:sz w:val="20"/>
                <w:szCs w:val="20"/>
              </w:rPr>
              <w:t>(07038-07039)</w:t>
            </w:r>
          </w:p>
          <w:p w:rsidRPr="008A4540" w:rsidR="006A1B35" w:rsidP="006A1B35" w:rsidRDefault="006A1B35" w14:paraId="7133332D" w14:textId="77777777">
            <w:pPr>
              <w:jc w:val="both"/>
              <w:rPr>
                <w:rFonts w:ascii="Arial Narrow" w:hAnsi="Arial Narrow" w:cs="Arial"/>
                <w:sz w:val="20"/>
                <w:szCs w:val="20"/>
              </w:rPr>
            </w:pPr>
          </w:p>
        </w:tc>
      </w:tr>
      <w:tr w:rsidRPr="008A4540" w:rsidR="006A1B35" w:rsidTr="5FFAE9BA" w14:paraId="0989DEA1" w14:textId="77777777">
        <w:trPr>
          <w:trHeight w:val="74"/>
        </w:trPr>
        <w:tc>
          <w:tcPr>
            <w:tcW w:w="3150" w:type="dxa"/>
            <w:tcMar/>
          </w:tcPr>
          <w:p w:rsidRPr="008A4540" w:rsidR="006A1B35" w:rsidP="006A1B35" w:rsidRDefault="006A1B35" w14:paraId="163A3390" w14:textId="77777777">
            <w:pPr>
              <w:rPr>
                <w:rFonts w:ascii="Arial Narrow" w:hAnsi="Arial Narrow" w:cs="Arial"/>
                <w:b/>
                <w:bCs/>
                <w:sz w:val="20"/>
                <w:szCs w:val="20"/>
              </w:rPr>
            </w:pPr>
            <w:r w:rsidRPr="008A4540">
              <w:rPr>
                <w:rFonts w:ascii="Arial Narrow" w:hAnsi="Arial Narrow" w:cs="Arial"/>
                <w:b/>
                <w:bCs/>
                <w:sz w:val="20"/>
                <w:szCs w:val="20"/>
              </w:rPr>
              <w:t>7038</w:t>
            </w:r>
          </w:p>
        </w:tc>
        <w:tc>
          <w:tcPr>
            <w:tcW w:w="6172" w:type="dxa"/>
            <w:tcMar/>
          </w:tcPr>
          <w:p w:rsidRPr="008A4540" w:rsidR="006A1B35" w:rsidP="006A1B35" w:rsidRDefault="006A1B35" w14:paraId="51D8E9B0" w14:textId="77777777">
            <w:pPr>
              <w:jc w:val="both"/>
              <w:rPr>
                <w:rFonts w:ascii="Arial Narrow" w:hAnsi="Arial Narrow" w:cs="Arial"/>
                <w:b/>
                <w:bCs/>
                <w:sz w:val="20"/>
                <w:szCs w:val="20"/>
              </w:rPr>
            </w:pPr>
            <w:r w:rsidRPr="008A4540">
              <w:rPr>
                <w:rFonts w:ascii="Arial Narrow" w:hAnsi="Arial Narrow" w:cs="Arial"/>
                <w:b/>
                <w:bCs/>
                <w:sz w:val="20"/>
                <w:szCs w:val="20"/>
              </w:rPr>
              <w:t>CONSUMO O PORTE EN LUGARES PÚBLICOS O PRIVADOS CON PREVIO CONCIERTO.</w:t>
            </w:r>
          </w:p>
        </w:tc>
      </w:tr>
      <w:tr w:rsidRPr="008A4540" w:rsidR="006A1B35" w:rsidTr="5FFAE9BA" w14:paraId="39A3916D" w14:textId="77777777">
        <w:trPr>
          <w:trHeight w:val="74"/>
        </w:trPr>
        <w:tc>
          <w:tcPr>
            <w:tcW w:w="3150" w:type="dxa"/>
            <w:tcMar/>
          </w:tcPr>
          <w:p w:rsidRPr="008A4540" w:rsidR="006A1B35" w:rsidP="006A1B35" w:rsidRDefault="006A1B35" w14:paraId="092E8A3A" w14:textId="77777777">
            <w:pPr>
              <w:rPr>
                <w:rFonts w:ascii="Arial Narrow" w:hAnsi="Arial Narrow"/>
                <w:sz w:val="20"/>
                <w:szCs w:val="20"/>
              </w:rPr>
            </w:pPr>
          </w:p>
        </w:tc>
        <w:tc>
          <w:tcPr>
            <w:tcW w:w="6172" w:type="dxa"/>
            <w:tcMar/>
          </w:tcPr>
          <w:p w:rsidRPr="008A4540" w:rsidR="006A1B35" w:rsidP="006A1B35" w:rsidRDefault="006A1B35" w14:paraId="27566D15" w14:textId="69A3E21D">
            <w:pPr>
              <w:jc w:val="both"/>
              <w:rPr>
                <w:rFonts w:ascii="Arial Narrow" w:hAnsi="Arial Narrow" w:cs="Arial"/>
                <w:sz w:val="20"/>
                <w:szCs w:val="20"/>
              </w:rPr>
            </w:pPr>
            <w:r w:rsidRPr="008A4540">
              <w:rPr>
                <w:rFonts w:ascii="Arial Narrow" w:hAnsi="Arial Narrow" w:cs="Arial"/>
                <w:sz w:val="20"/>
                <w:szCs w:val="20"/>
              </w:rPr>
              <w:t>ART. 50</w:t>
            </w:r>
          </w:p>
        </w:tc>
      </w:tr>
      <w:tr w:rsidRPr="008A4540" w:rsidR="006A1B35" w:rsidTr="5FFAE9BA" w14:paraId="6C76A972" w14:textId="77777777">
        <w:trPr>
          <w:trHeight w:val="74"/>
        </w:trPr>
        <w:tc>
          <w:tcPr>
            <w:tcW w:w="3150" w:type="dxa"/>
            <w:tcMar/>
          </w:tcPr>
          <w:p w:rsidRPr="008A4540" w:rsidR="006A1B35" w:rsidP="006A1B35" w:rsidRDefault="006A1B35" w14:paraId="2581BC74" w14:textId="77777777">
            <w:pPr>
              <w:rPr>
                <w:rFonts w:ascii="Arial Narrow" w:hAnsi="Arial Narrow"/>
                <w:sz w:val="20"/>
                <w:szCs w:val="20"/>
              </w:rPr>
            </w:pPr>
          </w:p>
        </w:tc>
        <w:tc>
          <w:tcPr>
            <w:tcW w:w="6172" w:type="dxa"/>
            <w:tcMar/>
          </w:tcPr>
          <w:p w:rsidRPr="008A4540" w:rsidR="006A1B35" w:rsidP="006A1B35" w:rsidRDefault="006A1B35" w14:paraId="7D276C67" w14:textId="03EED80C">
            <w:pPr>
              <w:jc w:val="both"/>
              <w:rPr>
                <w:rFonts w:ascii="Arial Narrow" w:hAnsi="Arial Narrow" w:cs="Arial"/>
                <w:sz w:val="20"/>
                <w:szCs w:val="20"/>
              </w:rPr>
            </w:pPr>
            <w:r w:rsidRPr="008A4540">
              <w:rPr>
                <w:rFonts w:ascii="Arial Narrow" w:hAnsi="Arial Narrow" w:cs="Arial"/>
                <w:sz w:val="20"/>
                <w:szCs w:val="20"/>
              </w:rPr>
              <w:t>Castiga a quienes consumen alguna de las drogas o sustancias estupefacientes o sicotrópicas en lugares públicos o abiertos al público, tales como calles, caminos, plazas, teatros, cines, hoteles, cafés, restaurantes, bares, estadios, centros de baile o de música; o en establecimientos educacionales o de capacitación.</w:t>
            </w:r>
          </w:p>
        </w:tc>
      </w:tr>
      <w:tr w:rsidRPr="008A4540" w:rsidR="006A1B35" w:rsidTr="5FFAE9BA" w14:paraId="24913A99" w14:textId="77777777">
        <w:trPr>
          <w:trHeight w:val="74"/>
        </w:trPr>
        <w:tc>
          <w:tcPr>
            <w:tcW w:w="3150" w:type="dxa"/>
            <w:tcMar/>
          </w:tcPr>
          <w:p w:rsidRPr="008A4540" w:rsidR="006A1B35" w:rsidP="006A1B35" w:rsidRDefault="006A1B35" w14:paraId="2DC92E9D" w14:textId="77777777">
            <w:pPr>
              <w:rPr>
                <w:rFonts w:ascii="Arial Narrow" w:hAnsi="Arial Narrow"/>
                <w:sz w:val="20"/>
                <w:szCs w:val="20"/>
              </w:rPr>
            </w:pPr>
          </w:p>
        </w:tc>
        <w:tc>
          <w:tcPr>
            <w:tcW w:w="6172" w:type="dxa"/>
            <w:tcMar/>
          </w:tcPr>
          <w:p w:rsidRPr="008A4540" w:rsidR="006A1B35" w:rsidP="006A1B35" w:rsidRDefault="006A1B35" w14:paraId="1A0DF589" w14:textId="77777777">
            <w:pPr>
              <w:jc w:val="both"/>
              <w:rPr>
                <w:rFonts w:ascii="Arial Narrow" w:hAnsi="Arial Narrow" w:cs="Arial"/>
                <w:sz w:val="20"/>
                <w:szCs w:val="20"/>
              </w:rPr>
            </w:pPr>
          </w:p>
        </w:tc>
      </w:tr>
      <w:tr w:rsidRPr="008A4540" w:rsidR="006A1B35" w:rsidTr="5FFAE9BA" w14:paraId="5A5F82E2" w14:textId="77777777">
        <w:trPr>
          <w:trHeight w:val="74"/>
        </w:trPr>
        <w:tc>
          <w:tcPr>
            <w:tcW w:w="3150" w:type="dxa"/>
            <w:tcMar/>
          </w:tcPr>
          <w:p w:rsidRPr="008A4540" w:rsidR="006A1B35" w:rsidP="006A1B35" w:rsidRDefault="006A1B35" w14:paraId="530ED16C" w14:textId="77777777">
            <w:pPr>
              <w:rPr>
                <w:rFonts w:ascii="Arial Narrow" w:hAnsi="Arial Narrow" w:cs="Arial"/>
                <w:b/>
                <w:bCs/>
                <w:sz w:val="20"/>
                <w:szCs w:val="20"/>
              </w:rPr>
            </w:pPr>
            <w:r w:rsidRPr="008A4540">
              <w:rPr>
                <w:rFonts w:ascii="Arial Narrow" w:hAnsi="Arial Narrow" w:cs="Arial"/>
                <w:b/>
                <w:bCs/>
                <w:sz w:val="20"/>
                <w:szCs w:val="20"/>
              </w:rPr>
              <w:t>7039</w:t>
            </w:r>
          </w:p>
        </w:tc>
        <w:tc>
          <w:tcPr>
            <w:tcW w:w="6172" w:type="dxa"/>
            <w:tcMar/>
          </w:tcPr>
          <w:p w:rsidRPr="008A4540" w:rsidR="006A1B35" w:rsidP="006A1B35" w:rsidRDefault="006A1B35" w14:paraId="7A84F95E" w14:textId="77777777">
            <w:pPr>
              <w:jc w:val="both"/>
              <w:rPr>
                <w:rFonts w:ascii="Arial Narrow" w:hAnsi="Arial Narrow" w:cs="Arial"/>
                <w:b/>
                <w:bCs/>
                <w:sz w:val="20"/>
                <w:szCs w:val="20"/>
              </w:rPr>
            </w:pPr>
            <w:r w:rsidRPr="008A4540">
              <w:rPr>
                <w:rFonts w:ascii="Arial Narrow" w:hAnsi="Arial Narrow" w:cs="Arial"/>
                <w:b/>
                <w:bCs/>
                <w:sz w:val="20"/>
                <w:szCs w:val="20"/>
              </w:rPr>
              <w:t>CONSUMO O PORTE DE DROGAS EN LUGARES CALIFICADOS.</w:t>
            </w:r>
          </w:p>
        </w:tc>
      </w:tr>
      <w:tr w:rsidRPr="008A4540" w:rsidR="006A1B35" w:rsidTr="5FFAE9BA" w14:paraId="39F4B13A" w14:textId="77777777">
        <w:trPr>
          <w:trHeight w:val="74"/>
        </w:trPr>
        <w:tc>
          <w:tcPr>
            <w:tcW w:w="3150" w:type="dxa"/>
            <w:tcMar/>
          </w:tcPr>
          <w:p w:rsidRPr="008A4540" w:rsidR="006A1B35" w:rsidP="006A1B35" w:rsidRDefault="006A1B35" w14:paraId="1D2CFC22" w14:textId="77777777">
            <w:pPr>
              <w:rPr>
                <w:rFonts w:ascii="Arial Narrow" w:hAnsi="Arial Narrow"/>
                <w:sz w:val="20"/>
                <w:szCs w:val="20"/>
              </w:rPr>
            </w:pPr>
          </w:p>
        </w:tc>
        <w:tc>
          <w:tcPr>
            <w:tcW w:w="6172" w:type="dxa"/>
            <w:tcMar/>
          </w:tcPr>
          <w:p w:rsidRPr="008A4540" w:rsidR="006A1B35" w:rsidP="006A1B35" w:rsidRDefault="006A1B35" w14:paraId="61D16AA2" w14:textId="77777777">
            <w:pPr>
              <w:jc w:val="both"/>
              <w:rPr>
                <w:rFonts w:ascii="Arial Narrow" w:hAnsi="Arial Narrow" w:cs="Arial"/>
                <w:sz w:val="20"/>
                <w:szCs w:val="20"/>
              </w:rPr>
            </w:pPr>
            <w:r w:rsidRPr="008A4540">
              <w:rPr>
                <w:rFonts w:ascii="Arial Narrow" w:hAnsi="Arial Narrow" w:cs="Arial"/>
                <w:sz w:val="20"/>
                <w:szCs w:val="20"/>
              </w:rPr>
              <w:t>ART. 51</w:t>
            </w:r>
          </w:p>
        </w:tc>
      </w:tr>
      <w:tr w:rsidRPr="008A4540" w:rsidR="006A1B35" w:rsidTr="5FFAE9BA" w14:paraId="2B086DA9" w14:textId="77777777">
        <w:trPr>
          <w:trHeight w:val="74"/>
        </w:trPr>
        <w:tc>
          <w:tcPr>
            <w:tcW w:w="3150" w:type="dxa"/>
            <w:tcMar/>
          </w:tcPr>
          <w:p w:rsidRPr="008A4540" w:rsidR="006A1B35" w:rsidP="006A1B35" w:rsidRDefault="006A1B35" w14:paraId="7B3FD8E1" w14:textId="77777777">
            <w:pPr>
              <w:rPr>
                <w:rFonts w:ascii="Arial Narrow" w:hAnsi="Arial Narrow"/>
                <w:sz w:val="20"/>
                <w:szCs w:val="20"/>
              </w:rPr>
            </w:pPr>
          </w:p>
        </w:tc>
        <w:tc>
          <w:tcPr>
            <w:tcW w:w="6172" w:type="dxa"/>
            <w:tcMar/>
          </w:tcPr>
          <w:p w:rsidRPr="008A4540" w:rsidR="006A1B35" w:rsidP="006A1B35" w:rsidRDefault="006A1B35" w14:paraId="7AC67877" w14:textId="7281D167">
            <w:pPr>
              <w:jc w:val="both"/>
              <w:rPr>
                <w:rFonts w:ascii="Arial Narrow" w:hAnsi="Arial Narrow" w:cs="Arial"/>
                <w:sz w:val="20"/>
                <w:szCs w:val="20"/>
              </w:rPr>
            </w:pPr>
            <w:r w:rsidRPr="008A4540">
              <w:rPr>
                <w:rFonts w:ascii="Arial Narrow" w:hAnsi="Arial Narrow" w:cs="Arial"/>
                <w:sz w:val="20"/>
                <w:szCs w:val="20"/>
              </w:rPr>
              <w:t>Castiga a quienes consumen alguna de las drogas o sustancias estupefacientes o sicotrópicas en un lugar de detención, recinto militar o policial por personas ajenas a él o en un establecimiento educacional o de salud por quienes se desempeñan como docentes o trabajadores.</w:t>
            </w:r>
          </w:p>
        </w:tc>
      </w:tr>
      <w:tr w:rsidRPr="008A4540" w:rsidR="006A1B35" w:rsidTr="5FFAE9BA" w14:paraId="59F47033" w14:textId="77777777">
        <w:trPr>
          <w:trHeight w:val="74"/>
        </w:trPr>
        <w:tc>
          <w:tcPr>
            <w:tcW w:w="3150" w:type="dxa"/>
            <w:tcMar/>
          </w:tcPr>
          <w:p w:rsidRPr="008A4540" w:rsidR="006A1B35" w:rsidP="006A1B35" w:rsidRDefault="006A1B35" w14:paraId="7F1E9435" w14:textId="77777777">
            <w:pPr>
              <w:rPr>
                <w:rFonts w:ascii="Arial Narrow" w:hAnsi="Arial Narrow"/>
                <w:sz w:val="20"/>
                <w:szCs w:val="20"/>
              </w:rPr>
            </w:pPr>
          </w:p>
        </w:tc>
        <w:tc>
          <w:tcPr>
            <w:tcW w:w="6172" w:type="dxa"/>
            <w:tcMar/>
          </w:tcPr>
          <w:p w:rsidRPr="008A4540" w:rsidR="006A1B35" w:rsidP="006A1B35" w:rsidRDefault="006A1B35" w14:paraId="5328A951" w14:textId="77777777">
            <w:pPr>
              <w:jc w:val="both"/>
              <w:rPr>
                <w:rFonts w:ascii="Arial Narrow" w:hAnsi="Arial Narrow" w:cs="Arial"/>
                <w:sz w:val="20"/>
                <w:szCs w:val="20"/>
              </w:rPr>
            </w:pPr>
          </w:p>
        </w:tc>
      </w:tr>
      <w:tr w:rsidRPr="008A4540" w:rsidR="006A1B35" w:rsidTr="5FFAE9BA" w14:paraId="6AE6BBEA" w14:textId="77777777">
        <w:trPr>
          <w:trHeight w:val="74"/>
        </w:trPr>
        <w:tc>
          <w:tcPr>
            <w:tcW w:w="3150" w:type="dxa"/>
            <w:tcMar/>
          </w:tcPr>
          <w:p w:rsidRPr="008A4540" w:rsidR="006A1B35" w:rsidP="006A1B35" w:rsidRDefault="006A1B35" w14:paraId="2986E9F7" w14:textId="77777777">
            <w:pPr>
              <w:rPr>
                <w:rFonts w:ascii="Arial Narrow" w:hAnsi="Arial Narrow"/>
                <w:sz w:val="20"/>
                <w:szCs w:val="20"/>
              </w:rPr>
            </w:pPr>
          </w:p>
        </w:tc>
        <w:tc>
          <w:tcPr>
            <w:tcW w:w="6172" w:type="dxa"/>
            <w:tcMar/>
          </w:tcPr>
          <w:p w:rsidRPr="008A4540" w:rsidR="006A1B35" w:rsidP="006A1B35" w:rsidRDefault="006A1B35" w14:paraId="37CA6739" w14:textId="77777777">
            <w:pPr>
              <w:jc w:val="both"/>
              <w:rPr>
                <w:rFonts w:ascii="Arial Narrow" w:hAnsi="Arial Narrow" w:cs="Arial"/>
                <w:sz w:val="20"/>
                <w:szCs w:val="20"/>
              </w:rPr>
            </w:pPr>
          </w:p>
        </w:tc>
      </w:tr>
      <w:tr w:rsidRPr="008A4540" w:rsidR="006A1B35" w:rsidTr="5FFAE9BA" w14:paraId="0FC4DB50" w14:textId="77777777">
        <w:trPr>
          <w:trHeight w:val="547"/>
        </w:trPr>
        <w:tc>
          <w:tcPr>
            <w:tcW w:w="9322" w:type="dxa"/>
            <w:gridSpan w:val="2"/>
            <w:shd w:val="clear" w:color="auto" w:fill="BFBFBF" w:themeFill="background1" w:themeFillShade="BF"/>
            <w:tcMar/>
          </w:tcPr>
          <w:p w:rsidRPr="008A4540" w:rsidR="006A1B35" w:rsidP="006A1B35" w:rsidRDefault="006A1B35" w14:paraId="42292AC5" w14:textId="77777777">
            <w:pPr>
              <w:spacing w:line="240" w:lineRule="atLeast"/>
              <w:ind w:left="-57"/>
              <w:rPr>
                <w:rFonts w:ascii="Arial Narrow" w:hAnsi="Arial Narrow" w:cs="Arial"/>
                <w:b/>
                <w:bCs/>
                <w:sz w:val="20"/>
                <w:szCs w:val="20"/>
              </w:rPr>
            </w:pPr>
            <w:r w:rsidRPr="008A4540">
              <w:rPr>
                <w:rFonts w:ascii="Arial Narrow" w:hAnsi="Arial Narrow" w:cs="Arial"/>
                <w:b/>
                <w:bCs/>
                <w:sz w:val="20"/>
                <w:szCs w:val="20"/>
              </w:rPr>
              <w:t xml:space="preserve">FALTAS LEY Nº 19.925 </w:t>
            </w:r>
          </w:p>
          <w:p w:rsidRPr="008A4540" w:rsidR="006A1B35" w:rsidP="006A1B35" w:rsidRDefault="006A1B35" w14:paraId="73E76970" w14:textId="405A981D">
            <w:pPr>
              <w:spacing w:line="240" w:lineRule="atLeast"/>
              <w:ind w:left="-57"/>
              <w:rPr>
                <w:rFonts w:ascii="Arial Narrow" w:hAnsi="Arial Narrow" w:cs="Arial"/>
                <w:b/>
                <w:bCs/>
                <w:sz w:val="20"/>
                <w:szCs w:val="20"/>
              </w:rPr>
            </w:pPr>
            <w:r w:rsidRPr="008A4540">
              <w:rPr>
                <w:rFonts w:ascii="Arial Narrow" w:hAnsi="Arial Narrow" w:cs="Arial"/>
                <w:b/>
                <w:bCs/>
                <w:sz w:val="20"/>
                <w:szCs w:val="20"/>
              </w:rPr>
              <w:t>SOBRE EXPENDIO Y CONSUMO DE BEBIDAS ALCOHOLICAS</w:t>
            </w:r>
          </w:p>
        </w:tc>
      </w:tr>
      <w:tr w:rsidRPr="008A4540" w:rsidR="006A1B35" w:rsidTr="5FFAE9BA" w14:paraId="7E24B8A8" w14:textId="77777777">
        <w:trPr>
          <w:trHeight w:val="74"/>
        </w:trPr>
        <w:tc>
          <w:tcPr>
            <w:tcW w:w="3150" w:type="dxa"/>
            <w:tcMar/>
          </w:tcPr>
          <w:p w:rsidRPr="008A4540" w:rsidR="006A1B35" w:rsidP="006A1B35" w:rsidRDefault="006A1B35" w14:paraId="0E1E35A7" w14:textId="77777777">
            <w:pPr>
              <w:rPr>
                <w:rFonts w:ascii="Arial Narrow" w:hAnsi="Arial Narrow"/>
                <w:sz w:val="20"/>
                <w:szCs w:val="20"/>
              </w:rPr>
            </w:pPr>
          </w:p>
        </w:tc>
        <w:tc>
          <w:tcPr>
            <w:tcW w:w="6172" w:type="dxa"/>
            <w:tcMar/>
          </w:tcPr>
          <w:p w:rsidRPr="008A4540" w:rsidR="006A1B35" w:rsidP="006A1B35" w:rsidRDefault="006A1B35" w14:paraId="37FCF3E0" w14:textId="77777777">
            <w:pPr>
              <w:jc w:val="both"/>
              <w:rPr>
                <w:rFonts w:ascii="Arial Narrow" w:hAnsi="Arial Narrow" w:cs="Arial"/>
                <w:sz w:val="20"/>
                <w:szCs w:val="20"/>
              </w:rPr>
            </w:pPr>
          </w:p>
        </w:tc>
      </w:tr>
      <w:tr w:rsidRPr="008A4540" w:rsidR="006A1B35" w:rsidTr="5FFAE9BA" w14:paraId="0B17A01E" w14:textId="77777777">
        <w:trPr>
          <w:trHeight w:val="74"/>
        </w:trPr>
        <w:tc>
          <w:tcPr>
            <w:tcW w:w="3150" w:type="dxa"/>
            <w:tcMar/>
          </w:tcPr>
          <w:p w:rsidRPr="008A4540" w:rsidR="006A1B35" w:rsidP="006A1B35" w:rsidRDefault="006A1B35" w14:paraId="61CCEE87" w14:textId="77777777">
            <w:pPr>
              <w:spacing w:line="240" w:lineRule="atLeast"/>
              <w:rPr>
                <w:rFonts w:ascii="Arial Narrow" w:hAnsi="Arial Narrow"/>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0DE7A7A8" w14:textId="20512331">
            <w:pPr>
              <w:spacing w:line="240" w:lineRule="atLeast"/>
              <w:ind w:left="-57"/>
              <w:rPr>
                <w:rFonts w:ascii="Arial Narrow" w:hAnsi="Arial Narrow" w:cs="Arial"/>
                <w:sz w:val="20"/>
                <w:szCs w:val="20"/>
              </w:rPr>
            </w:pPr>
            <w:r w:rsidRPr="008A4540">
              <w:rPr>
                <w:rFonts w:ascii="Arial Narrow" w:hAnsi="Arial Narrow" w:cs="Arial"/>
                <w:sz w:val="20"/>
                <w:szCs w:val="20"/>
              </w:rPr>
              <w:t>(18001-18002)</w:t>
            </w:r>
          </w:p>
        </w:tc>
      </w:tr>
      <w:tr w:rsidRPr="008A4540" w:rsidR="006A1B35" w:rsidTr="5FFAE9BA" w14:paraId="03E31AEA" w14:textId="77777777">
        <w:trPr>
          <w:trHeight w:val="74"/>
        </w:trPr>
        <w:tc>
          <w:tcPr>
            <w:tcW w:w="3150" w:type="dxa"/>
            <w:tcMar/>
          </w:tcPr>
          <w:p w:rsidRPr="008A4540" w:rsidR="006A1B35" w:rsidP="006A1B35" w:rsidRDefault="006A1B35" w14:paraId="1B6638DC" w14:textId="77777777">
            <w:pPr>
              <w:spacing w:line="240" w:lineRule="atLeast"/>
              <w:rPr>
                <w:rFonts w:ascii="Arial Narrow" w:hAnsi="Arial Narrow" w:cs="Arial"/>
                <w:sz w:val="20"/>
                <w:szCs w:val="20"/>
              </w:rPr>
            </w:pPr>
          </w:p>
        </w:tc>
        <w:tc>
          <w:tcPr>
            <w:tcW w:w="6172" w:type="dxa"/>
            <w:tcMar/>
          </w:tcPr>
          <w:p w:rsidRPr="008A4540" w:rsidR="006A1B35" w:rsidP="006A1B35" w:rsidRDefault="006A1B35" w14:paraId="3B9FFE14" w14:textId="77777777">
            <w:pPr>
              <w:spacing w:line="240" w:lineRule="atLeast"/>
              <w:ind w:left="-57"/>
              <w:rPr>
                <w:rFonts w:ascii="Arial Narrow" w:hAnsi="Arial Narrow" w:cs="Arial"/>
                <w:sz w:val="20"/>
                <w:szCs w:val="20"/>
              </w:rPr>
            </w:pPr>
          </w:p>
        </w:tc>
      </w:tr>
      <w:tr w:rsidRPr="008A4540" w:rsidR="006A1B35" w:rsidTr="5FFAE9BA" w14:paraId="11C0ACE7" w14:textId="77777777">
        <w:trPr>
          <w:trHeight w:val="74"/>
        </w:trPr>
        <w:tc>
          <w:tcPr>
            <w:tcW w:w="3150" w:type="dxa"/>
            <w:tcMar/>
          </w:tcPr>
          <w:p w:rsidRPr="008A4540" w:rsidR="006A1B35" w:rsidP="006A1B35" w:rsidRDefault="006A1B35" w14:paraId="24664856" w14:textId="77777777">
            <w:pPr>
              <w:rPr>
                <w:rFonts w:ascii="Arial Narrow" w:hAnsi="Arial Narrow"/>
                <w:sz w:val="20"/>
                <w:szCs w:val="20"/>
              </w:rPr>
            </w:pPr>
            <w:r w:rsidRPr="008A4540">
              <w:rPr>
                <w:rFonts w:ascii="Arial Narrow" w:hAnsi="Arial Narrow" w:cs="Arial"/>
                <w:b/>
                <w:bCs/>
                <w:sz w:val="20"/>
                <w:szCs w:val="20"/>
              </w:rPr>
              <w:t>18001</w:t>
            </w:r>
          </w:p>
        </w:tc>
        <w:tc>
          <w:tcPr>
            <w:tcW w:w="6172" w:type="dxa"/>
            <w:tcMar/>
          </w:tcPr>
          <w:p w:rsidRPr="008A4540" w:rsidR="006A1B35" w:rsidP="006A1B35" w:rsidRDefault="006A1B35" w14:paraId="02F1CFE1" w14:textId="77777777">
            <w:pPr>
              <w:jc w:val="both"/>
              <w:rPr>
                <w:rFonts w:ascii="Arial Narrow" w:hAnsi="Arial Narrow" w:cs="Arial"/>
                <w:sz w:val="20"/>
                <w:szCs w:val="20"/>
              </w:rPr>
            </w:pPr>
            <w:r w:rsidRPr="008A4540">
              <w:rPr>
                <w:rFonts w:ascii="Arial Narrow" w:hAnsi="Arial Narrow" w:cs="Arial"/>
                <w:b/>
                <w:bCs/>
                <w:sz w:val="20"/>
                <w:szCs w:val="20"/>
              </w:rPr>
              <w:t>EXPENDIO DE BEBIDAS ALCOHÓLICAS A MENORES.</w:t>
            </w:r>
          </w:p>
        </w:tc>
      </w:tr>
      <w:tr w:rsidRPr="008A4540" w:rsidR="006A1B35" w:rsidTr="5FFAE9BA" w14:paraId="2FC02AB7" w14:textId="77777777">
        <w:trPr>
          <w:trHeight w:val="74"/>
        </w:trPr>
        <w:tc>
          <w:tcPr>
            <w:tcW w:w="3150" w:type="dxa"/>
            <w:tcMar/>
          </w:tcPr>
          <w:p w:rsidRPr="008A4540" w:rsidR="006A1B35" w:rsidP="006A1B35" w:rsidRDefault="006A1B35" w14:paraId="27B5DC4F" w14:textId="77777777">
            <w:pPr>
              <w:rPr>
                <w:rFonts w:ascii="Arial Narrow" w:hAnsi="Arial Narrow"/>
                <w:sz w:val="20"/>
                <w:szCs w:val="20"/>
              </w:rPr>
            </w:pPr>
          </w:p>
        </w:tc>
        <w:tc>
          <w:tcPr>
            <w:tcW w:w="6172" w:type="dxa"/>
            <w:tcMar/>
          </w:tcPr>
          <w:p w:rsidRPr="008A4540" w:rsidR="006A1B35" w:rsidP="006A1B35" w:rsidRDefault="006A1B35" w14:paraId="06D18AA2" w14:textId="77777777">
            <w:pPr>
              <w:jc w:val="both"/>
              <w:rPr>
                <w:rFonts w:ascii="Arial Narrow" w:hAnsi="Arial Narrow" w:cs="Arial"/>
                <w:sz w:val="20"/>
                <w:szCs w:val="20"/>
              </w:rPr>
            </w:pPr>
            <w:r w:rsidRPr="008A4540">
              <w:rPr>
                <w:rFonts w:ascii="Arial Narrow" w:hAnsi="Arial Narrow" w:cs="Arial"/>
                <w:sz w:val="20"/>
                <w:szCs w:val="20"/>
              </w:rPr>
              <w:t>ART. 42 LEY 19.925</w:t>
            </w:r>
          </w:p>
        </w:tc>
      </w:tr>
      <w:tr w:rsidRPr="008A4540" w:rsidR="006A1B35" w:rsidTr="5FFAE9BA" w14:paraId="74B5A1FE" w14:textId="77777777">
        <w:trPr>
          <w:trHeight w:val="74"/>
        </w:trPr>
        <w:tc>
          <w:tcPr>
            <w:tcW w:w="3150" w:type="dxa"/>
            <w:tcMar/>
          </w:tcPr>
          <w:p w:rsidRPr="008A4540" w:rsidR="006A1B35" w:rsidP="006A1B35" w:rsidRDefault="006A1B35" w14:paraId="7A337B5B" w14:textId="77777777">
            <w:pPr>
              <w:rPr>
                <w:rFonts w:ascii="Arial Narrow" w:hAnsi="Arial Narrow"/>
                <w:sz w:val="20"/>
                <w:szCs w:val="20"/>
              </w:rPr>
            </w:pPr>
          </w:p>
        </w:tc>
        <w:tc>
          <w:tcPr>
            <w:tcW w:w="6172" w:type="dxa"/>
            <w:tcMar/>
          </w:tcPr>
          <w:p w:rsidRPr="008A4540" w:rsidR="006A1B35" w:rsidP="006A1B35" w:rsidRDefault="006A1B35" w14:paraId="1D879040" w14:textId="5D77969A">
            <w:pPr>
              <w:jc w:val="both"/>
              <w:rPr>
                <w:rFonts w:ascii="Arial Narrow" w:hAnsi="Arial Narrow" w:cs="Arial"/>
                <w:sz w:val="20"/>
                <w:szCs w:val="20"/>
              </w:rPr>
            </w:pPr>
            <w:r w:rsidRPr="008A4540">
              <w:rPr>
                <w:rFonts w:ascii="Arial Narrow" w:hAnsi="Arial Narrow" w:cs="Arial"/>
                <w:sz w:val="20"/>
                <w:szCs w:val="20"/>
              </w:rPr>
              <w:t>Castiga a quien vendiere, obsequiare, ofreciere o suministrare bebidas alcohólicas a un menor de dieciocho años.</w:t>
            </w:r>
          </w:p>
        </w:tc>
      </w:tr>
      <w:tr w:rsidRPr="008A4540" w:rsidR="006A1B35" w:rsidTr="5FFAE9BA" w14:paraId="38188874" w14:textId="77777777">
        <w:trPr>
          <w:trHeight w:val="74"/>
        </w:trPr>
        <w:tc>
          <w:tcPr>
            <w:tcW w:w="3150" w:type="dxa"/>
            <w:tcMar/>
          </w:tcPr>
          <w:p w:rsidRPr="008A4540" w:rsidR="006A1B35" w:rsidP="006A1B35" w:rsidRDefault="006A1B35" w14:paraId="0C5D7AB9" w14:textId="77777777">
            <w:pPr>
              <w:rPr>
                <w:rFonts w:ascii="Arial Narrow" w:hAnsi="Arial Narrow"/>
                <w:sz w:val="20"/>
                <w:szCs w:val="20"/>
              </w:rPr>
            </w:pPr>
          </w:p>
        </w:tc>
        <w:tc>
          <w:tcPr>
            <w:tcW w:w="6172" w:type="dxa"/>
            <w:tcMar/>
          </w:tcPr>
          <w:p w:rsidRPr="008A4540" w:rsidR="006A1B35" w:rsidP="006A1B35" w:rsidRDefault="006A1B35" w14:paraId="7939C3C6" w14:textId="77777777">
            <w:pPr>
              <w:jc w:val="both"/>
              <w:rPr>
                <w:rFonts w:ascii="Arial Narrow" w:hAnsi="Arial Narrow" w:cs="Arial"/>
                <w:sz w:val="20"/>
                <w:szCs w:val="20"/>
              </w:rPr>
            </w:pPr>
          </w:p>
        </w:tc>
      </w:tr>
      <w:tr w:rsidRPr="008A4540" w:rsidR="006A1B35" w:rsidTr="5FFAE9BA" w14:paraId="7DD5D4D8" w14:textId="77777777">
        <w:trPr>
          <w:trHeight w:val="74"/>
        </w:trPr>
        <w:tc>
          <w:tcPr>
            <w:tcW w:w="3150" w:type="dxa"/>
            <w:tcMar/>
          </w:tcPr>
          <w:p w:rsidRPr="008A4540" w:rsidR="006A1B35" w:rsidP="006A1B35" w:rsidRDefault="006A1B35" w14:paraId="771476B2" w14:textId="77777777">
            <w:pPr>
              <w:rPr>
                <w:rFonts w:ascii="Arial Narrow" w:hAnsi="Arial Narrow" w:cs="Arial"/>
                <w:b/>
                <w:bCs/>
                <w:sz w:val="20"/>
                <w:szCs w:val="20"/>
              </w:rPr>
            </w:pPr>
            <w:r w:rsidRPr="008A4540">
              <w:rPr>
                <w:rFonts w:ascii="Arial Narrow" w:hAnsi="Arial Narrow" w:cs="Arial"/>
                <w:b/>
                <w:bCs/>
                <w:sz w:val="20"/>
                <w:szCs w:val="20"/>
              </w:rPr>
              <w:t>18002</w:t>
            </w:r>
          </w:p>
        </w:tc>
        <w:tc>
          <w:tcPr>
            <w:tcW w:w="6172" w:type="dxa"/>
            <w:tcMar/>
          </w:tcPr>
          <w:p w:rsidRPr="008A4540" w:rsidR="006A1B35" w:rsidP="006A1B35" w:rsidRDefault="006A1B35" w14:paraId="671A7A61" w14:textId="77777777">
            <w:pPr>
              <w:jc w:val="both"/>
              <w:rPr>
                <w:rFonts w:ascii="Arial Narrow" w:hAnsi="Arial Narrow" w:cs="Arial"/>
                <w:b/>
                <w:bCs/>
                <w:sz w:val="20"/>
                <w:szCs w:val="20"/>
              </w:rPr>
            </w:pPr>
            <w:r w:rsidRPr="008A4540">
              <w:rPr>
                <w:rFonts w:ascii="Arial Narrow" w:hAnsi="Arial Narrow" w:cs="Arial"/>
                <w:b/>
                <w:bCs/>
                <w:sz w:val="20"/>
                <w:szCs w:val="20"/>
              </w:rPr>
              <w:t>OTORGAMIENTO DE PATENTES DE ALCOHOLES.</w:t>
            </w:r>
          </w:p>
        </w:tc>
      </w:tr>
      <w:tr w:rsidRPr="008A4540" w:rsidR="006A1B35" w:rsidTr="5FFAE9BA" w14:paraId="66B7FAB4" w14:textId="77777777">
        <w:trPr>
          <w:trHeight w:val="74"/>
        </w:trPr>
        <w:tc>
          <w:tcPr>
            <w:tcW w:w="3150" w:type="dxa"/>
            <w:tcMar/>
          </w:tcPr>
          <w:p w:rsidRPr="008A4540" w:rsidR="006A1B35" w:rsidP="006A1B35" w:rsidRDefault="006A1B35" w14:paraId="0F535B1B" w14:textId="77777777">
            <w:pPr>
              <w:rPr>
                <w:rFonts w:ascii="Arial Narrow" w:hAnsi="Arial Narrow"/>
                <w:sz w:val="20"/>
                <w:szCs w:val="20"/>
              </w:rPr>
            </w:pPr>
          </w:p>
        </w:tc>
        <w:tc>
          <w:tcPr>
            <w:tcW w:w="6172" w:type="dxa"/>
            <w:tcMar/>
          </w:tcPr>
          <w:p w:rsidRPr="008A4540" w:rsidR="006A1B35" w:rsidP="006A1B35" w:rsidRDefault="006A1B35" w14:paraId="0BDADF5F" w14:textId="77777777">
            <w:pPr>
              <w:jc w:val="both"/>
              <w:rPr>
                <w:rFonts w:ascii="Arial Narrow" w:hAnsi="Arial Narrow" w:cs="Arial"/>
                <w:sz w:val="20"/>
                <w:szCs w:val="20"/>
              </w:rPr>
            </w:pPr>
            <w:r w:rsidRPr="008A4540">
              <w:rPr>
                <w:rFonts w:ascii="Arial Narrow" w:hAnsi="Arial Narrow" w:cs="Arial"/>
                <w:sz w:val="20"/>
                <w:szCs w:val="20"/>
              </w:rPr>
              <w:t>ART. 46 LEY 19.925</w:t>
            </w:r>
          </w:p>
        </w:tc>
      </w:tr>
      <w:tr w:rsidRPr="008A4540" w:rsidR="006A1B35" w:rsidTr="5FFAE9BA" w14:paraId="401C2141" w14:textId="77777777">
        <w:trPr>
          <w:trHeight w:val="74"/>
        </w:trPr>
        <w:tc>
          <w:tcPr>
            <w:tcW w:w="3150" w:type="dxa"/>
            <w:tcMar/>
          </w:tcPr>
          <w:p w:rsidRPr="008A4540" w:rsidR="006A1B35" w:rsidP="006A1B35" w:rsidRDefault="006A1B35" w14:paraId="3B19B843" w14:textId="77777777">
            <w:pPr>
              <w:rPr>
                <w:rFonts w:ascii="Arial Narrow" w:hAnsi="Arial Narrow"/>
                <w:sz w:val="20"/>
                <w:szCs w:val="20"/>
              </w:rPr>
            </w:pPr>
          </w:p>
        </w:tc>
        <w:tc>
          <w:tcPr>
            <w:tcW w:w="6172" w:type="dxa"/>
            <w:tcMar/>
          </w:tcPr>
          <w:p w:rsidRPr="008A4540" w:rsidR="006A1B35" w:rsidP="006A1B35" w:rsidRDefault="006A1B35" w14:paraId="03D5E76E" w14:textId="203797FE">
            <w:pPr>
              <w:jc w:val="both"/>
              <w:rPr>
                <w:rFonts w:ascii="Arial Narrow" w:hAnsi="Arial Narrow" w:cs="Arial"/>
                <w:sz w:val="20"/>
                <w:szCs w:val="20"/>
              </w:rPr>
            </w:pPr>
            <w:r w:rsidRPr="008A4540">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la Ley.</w:t>
            </w:r>
          </w:p>
        </w:tc>
      </w:tr>
      <w:tr w:rsidRPr="008A4540" w:rsidR="006A1B35" w:rsidTr="5FFAE9BA" w14:paraId="5A2A4F59" w14:textId="77777777">
        <w:trPr>
          <w:trHeight w:val="74"/>
        </w:trPr>
        <w:tc>
          <w:tcPr>
            <w:tcW w:w="3150" w:type="dxa"/>
            <w:tcMar/>
          </w:tcPr>
          <w:p w:rsidRPr="008A4540" w:rsidR="006A1B35" w:rsidP="006A1B35" w:rsidRDefault="006A1B35" w14:paraId="205FE2FE" w14:textId="1887EF41">
            <w:pPr>
              <w:rPr>
                <w:rFonts w:ascii="Arial Narrow" w:hAnsi="Arial Narrow"/>
                <w:sz w:val="20"/>
                <w:szCs w:val="20"/>
              </w:rPr>
            </w:pPr>
          </w:p>
        </w:tc>
        <w:tc>
          <w:tcPr>
            <w:tcW w:w="6172" w:type="dxa"/>
            <w:tcMar/>
          </w:tcPr>
          <w:p w:rsidRPr="008A4540" w:rsidR="006A1B35" w:rsidP="006A1B35" w:rsidRDefault="006A1B35" w14:paraId="1993E7A4" w14:textId="77777777">
            <w:pPr>
              <w:jc w:val="both"/>
              <w:rPr>
                <w:rFonts w:ascii="Arial Narrow" w:hAnsi="Arial Narrow" w:cs="Arial"/>
                <w:sz w:val="20"/>
                <w:szCs w:val="20"/>
              </w:rPr>
            </w:pPr>
          </w:p>
        </w:tc>
      </w:tr>
      <w:tr w:rsidRPr="008A4540" w:rsidR="006A1B35" w:rsidTr="5FFAE9BA" w14:paraId="7CFB4758" w14:textId="77777777">
        <w:trPr>
          <w:trHeight w:val="74"/>
        </w:trPr>
        <w:tc>
          <w:tcPr>
            <w:tcW w:w="3150" w:type="dxa"/>
            <w:tcMar/>
          </w:tcPr>
          <w:p w:rsidRPr="008A4540" w:rsidR="006A1B35" w:rsidP="006A1B35" w:rsidRDefault="006A1B35" w14:paraId="4B8E670F" w14:textId="77777777">
            <w:pPr>
              <w:rPr>
                <w:rFonts w:ascii="Arial Narrow" w:hAnsi="Arial Narrow"/>
                <w:sz w:val="20"/>
                <w:szCs w:val="20"/>
              </w:rPr>
            </w:pPr>
          </w:p>
        </w:tc>
        <w:tc>
          <w:tcPr>
            <w:tcW w:w="6172" w:type="dxa"/>
            <w:tcMar/>
          </w:tcPr>
          <w:p w:rsidRPr="008A4540" w:rsidR="006A1B35" w:rsidP="006A1B35" w:rsidRDefault="006A1B35" w14:paraId="31149094" w14:textId="77777777">
            <w:pPr>
              <w:jc w:val="both"/>
              <w:rPr>
                <w:rFonts w:ascii="Arial Narrow" w:hAnsi="Arial Narrow" w:cs="Arial"/>
                <w:sz w:val="20"/>
                <w:szCs w:val="20"/>
              </w:rPr>
            </w:pPr>
          </w:p>
        </w:tc>
      </w:tr>
      <w:tr w:rsidRPr="008A4540" w:rsidR="006A1B35" w:rsidTr="5FFAE9BA" w14:paraId="271582B7" w14:textId="77777777">
        <w:trPr>
          <w:trHeight w:val="547"/>
        </w:trPr>
        <w:tc>
          <w:tcPr>
            <w:tcW w:w="9322" w:type="dxa"/>
            <w:gridSpan w:val="2"/>
            <w:shd w:val="clear" w:color="auto" w:fill="BFBFBF" w:themeFill="background1" w:themeFillShade="BF"/>
            <w:tcMar/>
          </w:tcPr>
          <w:p w:rsidRPr="008A4540" w:rsidR="006A1B35" w:rsidP="006A1B35" w:rsidRDefault="006A1B35" w14:paraId="0801A2DE" w14:textId="669B25C3">
            <w:pPr>
              <w:jc w:val="both"/>
              <w:rPr>
                <w:rFonts w:ascii="Arial Narrow" w:hAnsi="Arial Narrow" w:cs="Arial"/>
                <w:b/>
                <w:bCs/>
                <w:sz w:val="20"/>
                <w:szCs w:val="20"/>
              </w:rPr>
            </w:pPr>
            <w:r w:rsidRPr="008A4540">
              <w:rPr>
                <w:rFonts w:ascii="Arial Narrow" w:hAnsi="Arial Narrow" w:cs="Arial"/>
                <w:b/>
                <w:bCs/>
                <w:sz w:val="20"/>
                <w:szCs w:val="20"/>
              </w:rPr>
              <w:t xml:space="preserve">FALTAS LEY Nº 18.603 </w:t>
            </w:r>
          </w:p>
          <w:p w:rsidRPr="008A4540" w:rsidR="006A1B35" w:rsidP="006A1B35" w:rsidRDefault="006A1B35" w14:paraId="41D1C23D" w14:textId="51847D31">
            <w:pPr>
              <w:jc w:val="both"/>
              <w:rPr>
                <w:rFonts w:ascii="Arial Narrow" w:hAnsi="Arial Narrow" w:cs="Arial"/>
                <w:sz w:val="20"/>
                <w:szCs w:val="20"/>
              </w:rPr>
            </w:pPr>
            <w:r w:rsidRPr="008A4540">
              <w:rPr>
                <w:rFonts w:ascii="Arial Narrow" w:hAnsi="Arial Narrow" w:cs="Arial"/>
                <w:b/>
                <w:bCs/>
                <w:sz w:val="20"/>
                <w:szCs w:val="20"/>
              </w:rPr>
              <w:t>L.O.C. DE PARTIDOS POLÍTICOS</w:t>
            </w:r>
          </w:p>
        </w:tc>
      </w:tr>
      <w:tr w:rsidRPr="008A4540" w:rsidR="006A1B35" w:rsidTr="5FFAE9BA" w14:paraId="434D2905" w14:textId="77777777">
        <w:trPr>
          <w:trHeight w:val="74"/>
        </w:trPr>
        <w:tc>
          <w:tcPr>
            <w:tcW w:w="3150" w:type="dxa"/>
            <w:tcMar/>
          </w:tcPr>
          <w:p w:rsidRPr="008A4540" w:rsidR="006A1B35" w:rsidP="006A1B35" w:rsidRDefault="006A1B35" w14:paraId="6B6D1710" w14:textId="77777777">
            <w:pPr>
              <w:rPr>
                <w:rFonts w:ascii="Arial Narrow" w:hAnsi="Arial Narrow" w:cs="Arial"/>
                <w:sz w:val="20"/>
                <w:szCs w:val="20"/>
              </w:rPr>
            </w:pPr>
          </w:p>
        </w:tc>
        <w:tc>
          <w:tcPr>
            <w:tcW w:w="6172" w:type="dxa"/>
            <w:tcMar/>
          </w:tcPr>
          <w:p w:rsidRPr="008A4540" w:rsidR="006A1B35" w:rsidP="006A1B35" w:rsidRDefault="006A1B35" w14:paraId="531AB98D" w14:textId="77777777">
            <w:pPr>
              <w:jc w:val="both"/>
              <w:rPr>
                <w:rFonts w:ascii="Arial Narrow" w:hAnsi="Arial Narrow" w:cs="Arial"/>
                <w:sz w:val="20"/>
                <w:szCs w:val="20"/>
              </w:rPr>
            </w:pPr>
          </w:p>
        </w:tc>
      </w:tr>
      <w:tr w:rsidRPr="008A4540" w:rsidR="006A1B35" w:rsidTr="5FFAE9BA" w14:paraId="089F7A7A" w14:textId="77777777">
        <w:trPr>
          <w:trHeight w:val="74"/>
        </w:trPr>
        <w:tc>
          <w:tcPr>
            <w:tcW w:w="3150" w:type="dxa"/>
            <w:tcMar/>
          </w:tcPr>
          <w:p w:rsidRPr="008A4540" w:rsidR="006A1B35" w:rsidP="006A1B35" w:rsidRDefault="006A1B35" w14:paraId="436F535F" w14:textId="01302255">
            <w:pPr>
              <w:rPr>
                <w:rFonts w:ascii="Arial Narrow" w:hAnsi="Arial Narrow" w:cs="Arial"/>
                <w:b/>
                <w:bCs/>
                <w:sz w:val="20"/>
                <w:szCs w:val="20"/>
              </w:rPr>
            </w:pPr>
            <w:r w:rsidRPr="008A4540">
              <w:rPr>
                <w:rFonts w:ascii="Arial Narrow" w:hAnsi="Arial Narrow" w:cs="Arial"/>
                <w:sz w:val="20"/>
                <w:szCs w:val="20"/>
              </w:rPr>
              <w:t>Códigos que comprende</w:t>
            </w:r>
          </w:p>
        </w:tc>
        <w:tc>
          <w:tcPr>
            <w:tcW w:w="6172" w:type="dxa"/>
            <w:tcMar/>
          </w:tcPr>
          <w:p w:rsidRPr="008A4540" w:rsidR="006A1B35" w:rsidP="006A1B35" w:rsidRDefault="006A1B35" w14:paraId="20DE3B8E" w14:textId="3240E426">
            <w:pPr>
              <w:jc w:val="both"/>
              <w:rPr>
                <w:rFonts w:ascii="Arial Narrow" w:hAnsi="Arial Narrow" w:cs="Arial"/>
                <w:b/>
                <w:bCs/>
                <w:sz w:val="20"/>
                <w:szCs w:val="20"/>
              </w:rPr>
            </w:pPr>
            <w:r w:rsidRPr="008A4540">
              <w:rPr>
                <w:rFonts w:ascii="Arial Narrow" w:hAnsi="Arial Narrow" w:cs="Arial"/>
                <w:sz w:val="20"/>
                <w:szCs w:val="20"/>
              </w:rPr>
              <w:t>(18003)</w:t>
            </w:r>
          </w:p>
        </w:tc>
      </w:tr>
      <w:tr w:rsidRPr="008A4540" w:rsidR="006A1B35" w:rsidTr="5FFAE9BA" w14:paraId="0371A317" w14:textId="77777777">
        <w:trPr>
          <w:trHeight w:val="74"/>
        </w:trPr>
        <w:tc>
          <w:tcPr>
            <w:tcW w:w="3150" w:type="dxa"/>
            <w:tcMar/>
          </w:tcPr>
          <w:p w:rsidRPr="008A4540" w:rsidR="006A1B35" w:rsidP="006A1B35" w:rsidRDefault="006A1B35" w14:paraId="57990BBB" w14:textId="77777777">
            <w:pPr>
              <w:rPr>
                <w:rFonts w:ascii="Arial Narrow" w:hAnsi="Arial Narrow" w:cs="Arial"/>
                <w:sz w:val="20"/>
                <w:szCs w:val="20"/>
              </w:rPr>
            </w:pPr>
          </w:p>
        </w:tc>
        <w:tc>
          <w:tcPr>
            <w:tcW w:w="6172" w:type="dxa"/>
            <w:tcMar/>
          </w:tcPr>
          <w:p w:rsidRPr="008A4540" w:rsidR="006A1B35" w:rsidP="006A1B35" w:rsidRDefault="006A1B35" w14:paraId="2563DF13" w14:textId="77777777">
            <w:pPr>
              <w:jc w:val="both"/>
              <w:rPr>
                <w:rFonts w:ascii="Arial Narrow" w:hAnsi="Arial Narrow" w:cs="Arial"/>
                <w:sz w:val="20"/>
                <w:szCs w:val="20"/>
              </w:rPr>
            </w:pPr>
          </w:p>
        </w:tc>
      </w:tr>
      <w:tr w:rsidRPr="008A4540" w:rsidR="006A1B35" w:rsidTr="5FFAE9BA" w14:paraId="1EF96099" w14:textId="77777777">
        <w:trPr>
          <w:trHeight w:val="74"/>
        </w:trPr>
        <w:tc>
          <w:tcPr>
            <w:tcW w:w="3150" w:type="dxa"/>
            <w:tcMar/>
          </w:tcPr>
          <w:p w:rsidRPr="008A4540" w:rsidR="006A1B35" w:rsidP="006A1B35" w:rsidRDefault="006A1B35" w14:paraId="7F44772D" w14:textId="77777777">
            <w:pPr>
              <w:rPr>
                <w:rFonts w:ascii="Arial Narrow" w:hAnsi="Arial Narrow" w:cs="Arial"/>
                <w:b/>
                <w:bCs/>
                <w:sz w:val="20"/>
                <w:szCs w:val="20"/>
              </w:rPr>
            </w:pPr>
            <w:r w:rsidRPr="008A4540">
              <w:rPr>
                <w:rFonts w:ascii="Arial Narrow" w:hAnsi="Arial Narrow" w:cs="Arial"/>
                <w:b/>
                <w:bCs/>
                <w:sz w:val="20"/>
                <w:szCs w:val="20"/>
              </w:rPr>
              <w:t>18003</w:t>
            </w:r>
          </w:p>
        </w:tc>
        <w:tc>
          <w:tcPr>
            <w:tcW w:w="6172" w:type="dxa"/>
            <w:tcMar/>
          </w:tcPr>
          <w:p w:rsidRPr="008A4540" w:rsidR="006A1B35" w:rsidP="006A1B35" w:rsidRDefault="006A1B35" w14:paraId="009CEB3E" w14:textId="77777777">
            <w:pPr>
              <w:jc w:val="both"/>
              <w:rPr>
                <w:rFonts w:ascii="Arial Narrow" w:hAnsi="Arial Narrow" w:cs="Arial"/>
                <w:b/>
                <w:bCs/>
                <w:sz w:val="20"/>
                <w:szCs w:val="20"/>
              </w:rPr>
            </w:pPr>
            <w:r w:rsidRPr="008A4540">
              <w:rPr>
                <w:rFonts w:ascii="Arial Narrow" w:hAnsi="Arial Narrow" w:cs="Arial"/>
                <w:b/>
                <w:bCs/>
                <w:sz w:val="20"/>
                <w:szCs w:val="20"/>
              </w:rPr>
              <w:t>DIVULGACIÓN DE DATOS MILITANTES DE PARTIDOS POLITICOS.</w:t>
            </w:r>
          </w:p>
        </w:tc>
      </w:tr>
      <w:tr w:rsidRPr="008A4540" w:rsidR="006A1B35" w:rsidTr="5FFAE9BA" w14:paraId="08BC5286" w14:textId="77777777">
        <w:trPr>
          <w:trHeight w:val="74"/>
        </w:trPr>
        <w:tc>
          <w:tcPr>
            <w:tcW w:w="3150" w:type="dxa"/>
            <w:tcMar/>
          </w:tcPr>
          <w:p w:rsidRPr="008A4540" w:rsidR="006A1B35" w:rsidP="006A1B35" w:rsidRDefault="006A1B35" w14:paraId="5FFB9477" w14:textId="77777777">
            <w:pPr>
              <w:rPr>
                <w:rFonts w:ascii="Arial Narrow" w:hAnsi="Arial Narrow"/>
                <w:sz w:val="20"/>
                <w:szCs w:val="20"/>
              </w:rPr>
            </w:pPr>
          </w:p>
        </w:tc>
        <w:tc>
          <w:tcPr>
            <w:tcW w:w="6172" w:type="dxa"/>
            <w:tcMar/>
          </w:tcPr>
          <w:p w:rsidRPr="008A4540" w:rsidR="006A1B35" w:rsidP="006A1B35" w:rsidRDefault="006A1B35" w14:paraId="517B7820" w14:textId="30E660E3">
            <w:pPr>
              <w:jc w:val="both"/>
              <w:rPr>
                <w:rFonts w:ascii="Arial Narrow" w:hAnsi="Arial Narrow" w:cs="Arial"/>
                <w:sz w:val="20"/>
                <w:szCs w:val="20"/>
              </w:rPr>
            </w:pPr>
            <w:r w:rsidRPr="008A4540">
              <w:rPr>
                <w:rFonts w:ascii="Arial Narrow" w:hAnsi="Arial Narrow" w:cs="Arial"/>
                <w:sz w:val="20"/>
                <w:szCs w:val="20"/>
              </w:rPr>
              <w:t>ART. 23 BIS LEY 18.603</w:t>
            </w:r>
          </w:p>
        </w:tc>
      </w:tr>
      <w:tr w:rsidRPr="008A4540" w:rsidR="006A1B35" w:rsidTr="5FFAE9BA" w14:paraId="57A9C489" w14:textId="77777777">
        <w:trPr>
          <w:trHeight w:val="74"/>
        </w:trPr>
        <w:tc>
          <w:tcPr>
            <w:tcW w:w="3150" w:type="dxa"/>
            <w:tcMar/>
          </w:tcPr>
          <w:p w:rsidRPr="008A4540" w:rsidR="006A1B35" w:rsidP="006A1B35" w:rsidRDefault="006A1B35" w14:paraId="3BB68B90" w14:textId="77777777">
            <w:pPr>
              <w:rPr>
                <w:rFonts w:ascii="Arial Narrow" w:hAnsi="Arial Narrow"/>
                <w:sz w:val="20"/>
                <w:szCs w:val="20"/>
              </w:rPr>
            </w:pPr>
          </w:p>
        </w:tc>
        <w:tc>
          <w:tcPr>
            <w:tcW w:w="6172" w:type="dxa"/>
            <w:tcMar/>
          </w:tcPr>
          <w:p w:rsidRPr="008A4540" w:rsidR="006A1B35" w:rsidP="006A1B35" w:rsidRDefault="006A1B35" w14:paraId="6DB86FE6" w14:textId="4EECE30B">
            <w:pPr>
              <w:jc w:val="both"/>
              <w:rPr>
                <w:rFonts w:ascii="Arial Narrow" w:hAnsi="Arial Narrow" w:cs="Arial"/>
                <w:sz w:val="20"/>
                <w:szCs w:val="20"/>
              </w:rPr>
            </w:pPr>
            <w:r w:rsidRPr="008A4540">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Pr="008A4540" w:rsidR="006A1B35" w:rsidTr="5FFAE9BA" w14:paraId="511D7C3C" w14:textId="77777777">
        <w:trPr>
          <w:trHeight w:val="74"/>
        </w:trPr>
        <w:tc>
          <w:tcPr>
            <w:tcW w:w="3150" w:type="dxa"/>
            <w:tcMar/>
          </w:tcPr>
          <w:p w:rsidRPr="008A4540" w:rsidR="006A1B35" w:rsidP="006A1B35" w:rsidRDefault="006A1B35" w14:paraId="62960C0F" w14:textId="77777777">
            <w:pPr>
              <w:rPr>
                <w:rFonts w:ascii="Arial Narrow" w:hAnsi="Arial Narrow"/>
                <w:sz w:val="20"/>
                <w:szCs w:val="20"/>
              </w:rPr>
            </w:pPr>
          </w:p>
        </w:tc>
        <w:tc>
          <w:tcPr>
            <w:tcW w:w="6172" w:type="dxa"/>
            <w:tcMar/>
          </w:tcPr>
          <w:p w:rsidRPr="008A4540" w:rsidR="006A1B35" w:rsidP="006A1B35" w:rsidRDefault="006A1B35" w14:paraId="31597D02" w14:textId="77777777">
            <w:pPr>
              <w:jc w:val="both"/>
              <w:rPr>
                <w:rFonts w:ascii="Arial Narrow" w:hAnsi="Arial Narrow" w:cs="Arial"/>
                <w:sz w:val="20"/>
                <w:szCs w:val="20"/>
              </w:rPr>
            </w:pPr>
          </w:p>
        </w:tc>
      </w:tr>
    </w:tbl>
    <w:p w:rsidR="20D62835" w:rsidRDefault="20D62835" w14:paraId="1918F08E" w14:textId="34EA053A"/>
    <w:p w:rsidRPr="00B772F7" w:rsidR="00253A0C" w:rsidP="00392511" w:rsidRDefault="00253A0C" w14:paraId="034F1BA4" w14:textId="77777777"/>
    <w:sectPr w:rsidRPr="00B772F7" w:rsidR="00253A0C" w:rsidSect="00C10DF6">
      <w:type w:val="continuous"/>
      <w:pgSz w:w="12240" w:h="15840" w:orient="portrait"/>
      <w:pgMar w:top="1418" w:right="1701" w:bottom="1418" w:left="1644"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D1E80" w:rsidP="00A22EF8" w:rsidRDefault="00FD1E80" w14:paraId="47E72BE3" w14:textId="77777777">
      <w:r>
        <w:separator/>
      </w:r>
    </w:p>
  </w:endnote>
  <w:endnote w:type="continuationSeparator" w:id="0">
    <w:p w:rsidR="00FD1E80" w:rsidP="00A22EF8" w:rsidRDefault="00FD1E80" w14:paraId="259A9C4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D1E80" w:rsidP="00A22EF8" w:rsidRDefault="00FD1E80" w14:paraId="5BF8DB2D" w14:textId="77777777">
      <w:r>
        <w:separator/>
      </w:r>
    </w:p>
  </w:footnote>
  <w:footnote w:type="continuationSeparator" w:id="0">
    <w:p w:rsidR="00FD1E80" w:rsidP="00A22EF8" w:rsidRDefault="00FD1E80" w14:paraId="314D91A9"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KC213ATXWYBbs" int2:id="MFac1ift">
      <int2:state int2:value="Rejected" int2:type="AugLoop_Text_Critique"/>
    </int2:textHash>
    <int2:bookmark int2:bookmarkName="_Int_lN8oPDC3" int2:invalidationBookmarkName="" int2:hashCode="9wNU4Qtd4brOFb" int2:id="TAwnmLiq">
      <int2:state int2:value="Rejected" int2:type="AugLoop_Text_Critique"/>
    </int2:bookmark>
    <int2:bookmark int2:bookmarkName="_Int_tVh42XyY" int2:invalidationBookmarkName="" int2:hashCode="01sx4hh+G/861y" int2:id="uyqW2xH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C8D1C9F"/>
    <w:multiLevelType w:val="hybridMultilevel"/>
    <w:tmpl w:val="5D60BCF2"/>
    <w:lvl w:ilvl="0" w:tplc="340A000D">
      <w:start w:val="1"/>
      <w:numFmt w:val="bullet"/>
      <w:lvlText w:val=""/>
      <w:lvlJc w:val="left"/>
      <w:pPr>
        <w:ind w:left="720" w:hanging="360"/>
      </w:pPr>
      <w:rPr>
        <w:rFonts w:hint="default" w:ascii="Wingdings" w:hAnsi="Wingdings"/>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0943D57"/>
    <w:multiLevelType w:val="hybridMultilevel"/>
    <w:tmpl w:val="D390FAD2"/>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9131B7F"/>
    <w:multiLevelType w:val="hybridMultilevel"/>
    <w:tmpl w:val="3AF64B1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C454BC5"/>
    <w:multiLevelType w:val="hybridMultilevel"/>
    <w:tmpl w:val="252687EE"/>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15:restartNumberingAfterBreak="0">
    <w:nsid w:val="21125FAA"/>
    <w:multiLevelType w:val="hybridMultilevel"/>
    <w:tmpl w:val="6BA2AEBC"/>
    <w:lvl w:ilvl="0" w:tplc="751E7E1C">
      <w:start w:val="10"/>
      <w:numFmt w:val="bullet"/>
      <w:lvlText w:val="-"/>
      <w:lvlJc w:val="left"/>
      <w:pPr>
        <w:ind w:left="720" w:hanging="360"/>
      </w:pPr>
      <w:rPr>
        <w:rFonts w:hint="default" w:ascii="Times New Roman" w:hAnsi="Times New Roman" w:eastAsia="Times New Roman" w:cs="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F169FD"/>
    <w:multiLevelType w:val="hybridMultilevel"/>
    <w:tmpl w:val="DEA86F18"/>
    <w:lvl w:ilvl="0" w:tplc="340A000D">
      <w:start w:val="1"/>
      <w:numFmt w:val="bullet"/>
      <w:lvlText w:val=""/>
      <w:lvlJc w:val="left"/>
      <w:pPr>
        <w:ind w:left="765" w:hanging="360"/>
      </w:pPr>
      <w:rPr>
        <w:rFonts w:hint="default" w:ascii="Wingdings" w:hAnsi="Wingdings"/>
      </w:rPr>
    </w:lvl>
    <w:lvl w:ilvl="1" w:tplc="340A0003" w:tentative="1">
      <w:start w:val="1"/>
      <w:numFmt w:val="bullet"/>
      <w:lvlText w:val="o"/>
      <w:lvlJc w:val="left"/>
      <w:pPr>
        <w:ind w:left="1485" w:hanging="360"/>
      </w:pPr>
      <w:rPr>
        <w:rFonts w:hint="default" w:ascii="Courier New" w:hAnsi="Courier New" w:cs="Courier New"/>
      </w:rPr>
    </w:lvl>
    <w:lvl w:ilvl="2" w:tplc="340A0005" w:tentative="1">
      <w:start w:val="1"/>
      <w:numFmt w:val="bullet"/>
      <w:lvlText w:val=""/>
      <w:lvlJc w:val="left"/>
      <w:pPr>
        <w:ind w:left="2205" w:hanging="360"/>
      </w:pPr>
      <w:rPr>
        <w:rFonts w:hint="default" w:ascii="Wingdings" w:hAnsi="Wingdings"/>
      </w:rPr>
    </w:lvl>
    <w:lvl w:ilvl="3" w:tplc="340A0001" w:tentative="1">
      <w:start w:val="1"/>
      <w:numFmt w:val="bullet"/>
      <w:lvlText w:val=""/>
      <w:lvlJc w:val="left"/>
      <w:pPr>
        <w:ind w:left="2925" w:hanging="360"/>
      </w:pPr>
      <w:rPr>
        <w:rFonts w:hint="default" w:ascii="Symbol" w:hAnsi="Symbol"/>
      </w:rPr>
    </w:lvl>
    <w:lvl w:ilvl="4" w:tplc="340A0003" w:tentative="1">
      <w:start w:val="1"/>
      <w:numFmt w:val="bullet"/>
      <w:lvlText w:val="o"/>
      <w:lvlJc w:val="left"/>
      <w:pPr>
        <w:ind w:left="3645" w:hanging="360"/>
      </w:pPr>
      <w:rPr>
        <w:rFonts w:hint="default" w:ascii="Courier New" w:hAnsi="Courier New" w:cs="Courier New"/>
      </w:rPr>
    </w:lvl>
    <w:lvl w:ilvl="5" w:tplc="340A0005" w:tentative="1">
      <w:start w:val="1"/>
      <w:numFmt w:val="bullet"/>
      <w:lvlText w:val=""/>
      <w:lvlJc w:val="left"/>
      <w:pPr>
        <w:ind w:left="4365" w:hanging="360"/>
      </w:pPr>
      <w:rPr>
        <w:rFonts w:hint="default" w:ascii="Wingdings" w:hAnsi="Wingdings"/>
      </w:rPr>
    </w:lvl>
    <w:lvl w:ilvl="6" w:tplc="340A0001" w:tentative="1">
      <w:start w:val="1"/>
      <w:numFmt w:val="bullet"/>
      <w:lvlText w:val=""/>
      <w:lvlJc w:val="left"/>
      <w:pPr>
        <w:ind w:left="5085" w:hanging="360"/>
      </w:pPr>
      <w:rPr>
        <w:rFonts w:hint="default" w:ascii="Symbol" w:hAnsi="Symbol"/>
      </w:rPr>
    </w:lvl>
    <w:lvl w:ilvl="7" w:tplc="340A0003" w:tentative="1">
      <w:start w:val="1"/>
      <w:numFmt w:val="bullet"/>
      <w:lvlText w:val="o"/>
      <w:lvlJc w:val="left"/>
      <w:pPr>
        <w:ind w:left="5805" w:hanging="360"/>
      </w:pPr>
      <w:rPr>
        <w:rFonts w:hint="default" w:ascii="Courier New" w:hAnsi="Courier New" w:cs="Courier New"/>
      </w:rPr>
    </w:lvl>
    <w:lvl w:ilvl="8" w:tplc="340A0005" w:tentative="1">
      <w:start w:val="1"/>
      <w:numFmt w:val="bullet"/>
      <w:lvlText w:val=""/>
      <w:lvlJc w:val="left"/>
      <w:pPr>
        <w:ind w:left="6525" w:hanging="360"/>
      </w:pPr>
      <w:rPr>
        <w:rFonts w:hint="default" w:ascii="Wingdings" w:hAnsi="Wingdings"/>
      </w:rPr>
    </w:lvl>
  </w:abstractNum>
  <w:abstractNum w:abstractNumId="10" w15:restartNumberingAfterBreak="0">
    <w:nsid w:val="27064314"/>
    <w:multiLevelType w:val="hybridMultilevel"/>
    <w:tmpl w:val="4036C06E"/>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1" w15:restartNumberingAfterBreak="0">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4F14DAA"/>
    <w:multiLevelType w:val="hybridMultilevel"/>
    <w:tmpl w:val="8AD81548"/>
    <w:lvl w:ilvl="0" w:tplc="340A000D">
      <w:start w:val="1"/>
      <w:numFmt w:val="bullet"/>
      <w:lvlText w:val=""/>
      <w:lvlJc w:val="left"/>
      <w:pPr>
        <w:ind w:left="1440" w:hanging="360"/>
      </w:pPr>
      <w:rPr>
        <w:rFonts w:hint="default" w:ascii="Wingdings" w:hAnsi="Wingdings"/>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4" w15:restartNumberingAfterBreak="0">
    <w:nsid w:val="352636A6"/>
    <w:multiLevelType w:val="hybridMultilevel"/>
    <w:tmpl w:val="7700BE64"/>
    <w:lvl w:ilvl="0" w:tplc="340A0001">
      <w:start w:val="1"/>
      <w:numFmt w:val="bullet"/>
      <w:lvlText w:val=""/>
      <w:lvlJc w:val="left"/>
      <w:pPr>
        <w:ind w:left="1440" w:hanging="360"/>
      </w:pPr>
      <w:rPr>
        <w:rFonts w:hint="default" w:ascii="Symbol" w:hAnsi="Symbol"/>
      </w:rPr>
    </w:lvl>
    <w:lvl w:ilvl="1" w:tplc="340A0003" w:tentative="1">
      <w:start w:val="1"/>
      <w:numFmt w:val="bullet"/>
      <w:lvlText w:val="o"/>
      <w:lvlJc w:val="left"/>
      <w:pPr>
        <w:ind w:left="2160" w:hanging="360"/>
      </w:pPr>
      <w:rPr>
        <w:rFonts w:hint="default" w:ascii="Courier New" w:hAnsi="Courier New" w:cs="Courier New"/>
      </w:rPr>
    </w:lvl>
    <w:lvl w:ilvl="2" w:tplc="340A0005" w:tentative="1">
      <w:start w:val="1"/>
      <w:numFmt w:val="bullet"/>
      <w:lvlText w:val=""/>
      <w:lvlJc w:val="left"/>
      <w:pPr>
        <w:ind w:left="2880" w:hanging="360"/>
      </w:pPr>
      <w:rPr>
        <w:rFonts w:hint="default" w:ascii="Wingdings" w:hAnsi="Wingdings"/>
      </w:rPr>
    </w:lvl>
    <w:lvl w:ilvl="3" w:tplc="340A0001" w:tentative="1">
      <w:start w:val="1"/>
      <w:numFmt w:val="bullet"/>
      <w:lvlText w:val=""/>
      <w:lvlJc w:val="left"/>
      <w:pPr>
        <w:ind w:left="3600" w:hanging="360"/>
      </w:pPr>
      <w:rPr>
        <w:rFonts w:hint="default" w:ascii="Symbol" w:hAnsi="Symbol"/>
      </w:rPr>
    </w:lvl>
    <w:lvl w:ilvl="4" w:tplc="340A0003" w:tentative="1">
      <w:start w:val="1"/>
      <w:numFmt w:val="bullet"/>
      <w:lvlText w:val="o"/>
      <w:lvlJc w:val="left"/>
      <w:pPr>
        <w:ind w:left="4320" w:hanging="360"/>
      </w:pPr>
      <w:rPr>
        <w:rFonts w:hint="default" w:ascii="Courier New" w:hAnsi="Courier New" w:cs="Courier New"/>
      </w:rPr>
    </w:lvl>
    <w:lvl w:ilvl="5" w:tplc="340A0005" w:tentative="1">
      <w:start w:val="1"/>
      <w:numFmt w:val="bullet"/>
      <w:lvlText w:val=""/>
      <w:lvlJc w:val="left"/>
      <w:pPr>
        <w:ind w:left="5040" w:hanging="360"/>
      </w:pPr>
      <w:rPr>
        <w:rFonts w:hint="default" w:ascii="Wingdings" w:hAnsi="Wingdings"/>
      </w:rPr>
    </w:lvl>
    <w:lvl w:ilvl="6" w:tplc="340A0001" w:tentative="1">
      <w:start w:val="1"/>
      <w:numFmt w:val="bullet"/>
      <w:lvlText w:val=""/>
      <w:lvlJc w:val="left"/>
      <w:pPr>
        <w:ind w:left="5760" w:hanging="360"/>
      </w:pPr>
      <w:rPr>
        <w:rFonts w:hint="default" w:ascii="Symbol" w:hAnsi="Symbol"/>
      </w:rPr>
    </w:lvl>
    <w:lvl w:ilvl="7" w:tplc="340A0003" w:tentative="1">
      <w:start w:val="1"/>
      <w:numFmt w:val="bullet"/>
      <w:lvlText w:val="o"/>
      <w:lvlJc w:val="left"/>
      <w:pPr>
        <w:ind w:left="6480" w:hanging="360"/>
      </w:pPr>
      <w:rPr>
        <w:rFonts w:hint="default" w:ascii="Courier New" w:hAnsi="Courier New" w:cs="Courier New"/>
      </w:rPr>
    </w:lvl>
    <w:lvl w:ilvl="8" w:tplc="340A0005" w:tentative="1">
      <w:start w:val="1"/>
      <w:numFmt w:val="bullet"/>
      <w:lvlText w:val=""/>
      <w:lvlJc w:val="left"/>
      <w:pPr>
        <w:ind w:left="7200" w:hanging="360"/>
      </w:pPr>
      <w:rPr>
        <w:rFonts w:hint="default" w:ascii="Wingdings" w:hAnsi="Wingdings"/>
      </w:rPr>
    </w:lvl>
  </w:abstractNum>
  <w:abstractNum w:abstractNumId="15" w15:restartNumberingAfterBreak="0">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EBD2504"/>
    <w:multiLevelType w:val="hybridMultilevel"/>
    <w:tmpl w:val="A9C47488"/>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FB401F2"/>
    <w:multiLevelType w:val="hybridMultilevel"/>
    <w:tmpl w:val="C49E702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9" w15:restartNumberingAfterBreak="0">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3F65056"/>
    <w:multiLevelType w:val="hybridMultilevel"/>
    <w:tmpl w:val="5BDA216C"/>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C6B4964"/>
    <w:multiLevelType w:val="hybridMultilevel"/>
    <w:tmpl w:val="76841F9A"/>
    <w:lvl w:ilvl="0" w:tplc="340A000D">
      <w:start w:val="1"/>
      <w:numFmt w:val="bullet"/>
      <w:lvlText w:val=""/>
      <w:lvlJc w:val="left"/>
      <w:pPr>
        <w:ind w:left="720" w:hanging="360"/>
      </w:pPr>
      <w:rPr>
        <w:rFonts w:hint="default" w:ascii="Wingdings" w:hAnsi="Wingdings"/>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3627586"/>
    <w:multiLevelType w:val="hybridMultilevel"/>
    <w:tmpl w:val="BCE4F4F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68530686"/>
    <w:multiLevelType w:val="hybridMultilevel"/>
    <w:tmpl w:val="81FE4E0E"/>
    <w:lvl w:ilvl="0" w:tplc="4A8081F6">
      <w:start w:val="1"/>
      <w:numFmt w:val="bullet"/>
      <w:lvlText w:val="•"/>
      <w:lvlJc w:val="left"/>
      <w:pPr>
        <w:tabs>
          <w:tab w:val="num" w:pos="720"/>
        </w:tabs>
        <w:ind w:left="720" w:hanging="360"/>
      </w:pPr>
      <w:rPr>
        <w:rFonts w:hint="default" w:ascii="Times New Roman" w:hAnsi="Times New Roman"/>
      </w:rPr>
    </w:lvl>
    <w:lvl w:ilvl="1" w:tplc="3C087D36" w:tentative="1">
      <w:start w:val="1"/>
      <w:numFmt w:val="bullet"/>
      <w:lvlText w:val="•"/>
      <w:lvlJc w:val="left"/>
      <w:pPr>
        <w:tabs>
          <w:tab w:val="num" w:pos="1440"/>
        </w:tabs>
        <w:ind w:left="1440" w:hanging="360"/>
      </w:pPr>
      <w:rPr>
        <w:rFonts w:hint="default" w:ascii="Times New Roman" w:hAnsi="Times New Roman"/>
      </w:rPr>
    </w:lvl>
    <w:lvl w:ilvl="2" w:tplc="14A8DED2" w:tentative="1">
      <w:start w:val="1"/>
      <w:numFmt w:val="bullet"/>
      <w:lvlText w:val="•"/>
      <w:lvlJc w:val="left"/>
      <w:pPr>
        <w:tabs>
          <w:tab w:val="num" w:pos="2160"/>
        </w:tabs>
        <w:ind w:left="2160" w:hanging="360"/>
      </w:pPr>
      <w:rPr>
        <w:rFonts w:hint="default" w:ascii="Times New Roman" w:hAnsi="Times New Roman"/>
      </w:rPr>
    </w:lvl>
    <w:lvl w:ilvl="3" w:tplc="A0869B26" w:tentative="1">
      <w:start w:val="1"/>
      <w:numFmt w:val="bullet"/>
      <w:lvlText w:val="•"/>
      <w:lvlJc w:val="left"/>
      <w:pPr>
        <w:tabs>
          <w:tab w:val="num" w:pos="2880"/>
        </w:tabs>
        <w:ind w:left="2880" w:hanging="360"/>
      </w:pPr>
      <w:rPr>
        <w:rFonts w:hint="default" w:ascii="Times New Roman" w:hAnsi="Times New Roman"/>
      </w:rPr>
    </w:lvl>
    <w:lvl w:ilvl="4" w:tplc="A63239AE" w:tentative="1">
      <w:start w:val="1"/>
      <w:numFmt w:val="bullet"/>
      <w:lvlText w:val="•"/>
      <w:lvlJc w:val="left"/>
      <w:pPr>
        <w:tabs>
          <w:tab w:val="num" w:pos="3600"/>
        </w:tabs>
        <w:ind w:left="3600" w:hanging="360"/>
      </w:pPr>
      <w:rPr>
        <w:rFonts w:hint="default" w:ascii="Times New Roman" w:hAnsi="Times New Roman"/>
      </w:rPr>
    </w:lvl>
    <w:lvl w:ilvl="5" w:tplc="1FEAA6A8" w:tentative="1">
      <w:start w:val="1"/>
      <w:numFmt w:val="bullet"/>
      <w:lvlText w:val="•"/>
      <w:lvlJc w:val="left"/>
      <w:pPr>
        <w:tabs>
          <w:tab w:val="num" w:pos="4320"/>
        </w:tabs>
        <w:ind w:left="4320" w:hanging="360"/>
      </w:pPr>
      <w:rPr>
        <w:rFonts w:hint="default" w:ascii="Times New Roman" w:hAnsi="Times New Roman"/>
      </w:rPr>
    </w:lvl>
    <w:lvl w:ilvl="6" w:tplc="04BC0BBC" w:tentative="1">
      <w:start w:val="1"/>
      <w:numFmt w:val="bullet"/>
      <w:lvlText w:val="•"/>
      <w:lvlJc w:val="left"/>
      <w:pPr>
        <w:tabs>
          <w:tab w:val="num" w:pos="5040"/>
        </w:tabs>
        <w:ind w:left="5040" w:hanging="360"/>
      </w:pPr>
      <w:rPr>
        <w:rFonts w:hint="default" w:ascii="Times New Roman" w:hAnsi="Times New Roman"/>
      </w:rPr>
    </w:lvl>
    <w:lvl w:ilvl="7" w:tplc="A75E50EA" w:tentative="1">
      <w:start w:val="1"/>
      <w:numFmt w:val="bullet"/>
      <w:lvlText w:val="•"/>
      <w:lvlJc w:val="left"/>
      <w:pPr>
        <w:tabs>
          <w:tab w:val="num" w:pos="5760"/>
        </w:tabs>
        <w:ind w:left="5760" w:hanging="360"/>
      </w:pPr>
      <w:rPr>
        <w:rFonts w:hint="default" w:ascii="Times New Roman" w:hAnsi="Times New Roman"/>
      </w:rPr>
    </w:lvl>
    <w:lvl w:ilvl="8" w:tplc="94389300" w:tentative="1">
      <w:start w:val="1"/>
      <w:numFmt w:val="bullet"/>
      <w:lvlText w:val="•"/>
      <w:lvlJc w:val="left"/>
      <w:pPr>
        <w:tabs>
          <w:tab w:val="num" w:pos="6480"/>
        </w:tabs>
        <w:ind w:left="6480" w:hanging="360"/>
      </w:pPr>
      <w:rPr>
        <w:rFonts w:hint="default" w:ascii="Times New Roman" w:hAnsi="Times New Roman"/>
      </w:rPr>
    </w:lvl>
  </w:abstractNum>
  <w:abstractNum w:abstractNumId="27" w15:restartNumberingAfterBreak="0">
    <w:nsid w:val="6D9B2E16"/>
    <w:multiLevelType w:val="hybridMultilevel"/>
    <w:tmpl w:val="A0F8BC7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3815CB8"/>
    <w:multiLevelType w:val="hybridMultilevel"/>
    <w:tmpl w:val="7882B38A"/>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1" w15:restartNumberingAfterBreak="0">
    <w:nsid w:val="7545257C"/>
    <w:multiLevelType w:val="hybridMultilevel"/>
    <w:tmpl w:val="66401A24"/>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2" w15:restartNumberingAfterBreak="0">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745870">
    <w:abstractNumId w:val="32"/>
  </w:num>
  <w:num w:numId="2" w16cid:durableId="1466586934">
    <w:abstractNumId w:val="7"/>
  </w:num>
  <w:num w:numId="3" w16cid:durableId="920334277">
    <w:abstractNumId w:val="31"/>
  </w:num>
  <w:num w:numId="4" w16cid:durableId="1673609124">
    <w:abstractNumId w:val="5"/>
  </w:num>
  <w:num w:numId="5" w16cid:durableId="1888451960">
    <w:abstractNumId w:val="19"/>
  </w:num>
  <w:num w:numId="6" w16cid:durableId="1065444887">
    <w:abstractNumId w:val="20"/>
  </w:num>
  <w:num w:numId="7" w16cid:durableId="484325779">
    <w:abstractNumId w:val="30"/>
  </w:num>
  <w:num w:numId="8" w16cid:durableId="492836748">
    <w:abstractNumId w:val="27"/>
  </w:num>
  <w:num w:numId="9" w16cid:durableId="1934239787">
    <w:abstractNumId w:val="25"/>
  </w:num>
  <w:num w:numId="10" w16cid:durableId="2039819415">
    <w:abstractNumId w:val="6"/>
  </w:num>
  <w:num w:numId="11" w16cid:durableId="1567642447">
    <w:abstractNumId w:val="17"/>
  </w:num>
  <w:num w:numId="12" w16cid:durableId="1450927593">
    <w:abstractNumId w:val="3"/>
  </w:num>
  <w:num w:numId="13" w16cid:durableId="1126510624">
    <w:abstractNumId w:val="12"/>
  </w:num>
  <w:num w:numId="14" w16cid:durableId="310796265">
    <w:abstractNumId w:val="11"/>
  </w:num>
  <w:num w:numId="15" w16cid:durableId="1402830110">
    <w:abstractNumId w:val="8"/>
  </w:num>
  <w:num w:numId="16" w16cid:durableId="632638801">
    <w:abstractNumId w:val="28"/>
  </w:num>
  <w:num w:numId="17" w16cid:durableId="1130783648">
    <w:abstractNumId w:val="4"/>
  </w:num>
  <w:num w:numId="18" w16cid:durableId="1958296710">
    <w:abstractNumId w:val="14"/>
  </w:num>
  <w:num w:numId="19" w16cid:durableId="982930274">
    <w:abstractNumId w:val="24"/>
  </w:num>
  <w:num w:numId="20" w16cid:durableId="780496461">
    <w:abstractNumId w:val="16"/>
  </w:num>
  <w:num w:numId="21" w16cid:durableId="1900167383">
    <w:abstractNumId w:val="26"/>
  </w:num>
  <w:num w:numId="22" w16cid:durableId="1588034439">
    <w:abstractNumId w:val="29"/>
  </w:num>
  <w:num w:numId="23" w16cid:durableId="1266428040">
    <w:abstractNumId w:val="10"/>
  </w:num>
  <w:num w:numId="24" w16cid:durableId="359013247">
    <w:abstractNumId w:val="13"/>
  </w:num>
  <w:num w:numId="25" w16cid:durableId="465514021">
    <w:abstractNumId w:val="2"/>
  </w:num>
  <w:num w:numId="26" w16cid:durableId="581841647">
    <w:abstractNumId w:val="22"/>
  </w:num>
  <w:num w:numId="27" w16cid:durableId="1612474717">
    <w:abstractNumId w:val="1"/>
  </w:num>
  <w:num w:numId="28" w16cid:durableId="1296058954">
    <w:abstractNumId w:val="15"/>
  </w:num>
  <w:num w:numId="29" w16cid:durableId="687101056">
    <w:abstractNumId w:val="9"/>
  </w:num>
  <w:num w:numId="30" w16cid:durableId="453183239">
    <w:abstractNumId w:val="18"/>
  </w:num>
  <w:num w:numId="31" w16cid:durableId="266499848">
    <w:abstractNumId w:val="21"/>
  </w:num>
  <w:num w:numId="32" w16cid:durableId="1708095893">
    <w:abstractNumId w:val="0"/>
  </w:num>
  <w:num w:numId="33" w16cid:durableId="2008172749">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63"/>
  <w:hideSpellingErrors/>
  <w:hideGrammaticalErrors/>
  <w:trackRevisions w:val="tru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2D5"/>
    <w:rsid w:val="0000041A"/>
    <w:rsid w:val="00000983"/>
    <w:rsid w:val="000014DC"/>
    <w:rsid w:val="00002C11"/>
    <w:rsid w:val="00003894"/>
    <w:rsid w:val="00004425"/>
    <w:rsid w:val="00007156"/>
    <w:rsid w:val="00011C6C"/>
    <w:rsid w:val="00013106"/>
    <w:rsid w:val="000135A2"/>
    <w:rsid w:val="0001401A"/>
    <w:rsid w:val="00015817"/>
    <w:rsid w:val="00016306"/>
    <w:rsid w:val="00021B0E"/>
    <w:rsid w:val="00022727"/>
    <w:rsid w:val="000236CA"/>
    <w:rsid w:val="0002414B"/>
    <w:rsid w:val="0002444C"/>
    <w:rsid w:val="000249B8"/>
    <w:rsid w:val="0003119E"/>
    <w:rsid w:val="00031BCC"/>
    <w:rsid w:val="00031C0B"/>
    <w:rsid w:val="000320AA"/>
    <w:rsid w:val="000321B6"/>
    <w:rsid w:val="00034548"/>
    <w:rsid w:val="000358AB"/>
    <w:rsid w:val="000358AD"/>
    <w:rsid w:val="00035C45"/>
    <w:rsid w:val="00036AED"/>
    <w:rsid w:val="00036E0B"/>
    <w:rsid w:val="00040DD7"/>
    <w:rsid w:val="0004237F"/>
    <w:rsid w:val="00042DAA"/>
    <w:rsid w:val="0004371A"/>
    <w:rsid w:val="00044A18"/>
    <w:rsid w:val="00044CFB"/>
    <w:rsid w:val="0004523C"/>
    <w:rsid w:val="000506BD"/>
    <w:rsid w:val="00051D25"/>
    <w:rsid w:val="00052B20"/>
    <w:rsid w:val="00056385"/>
    <w:rsid w:val="000572F4"/>
    <w:rsid w:val="00057B94"/>
    <w:rsid w:val="00060054"/>
    <w:rsid w:val="0006090C"/>
    <w:rsid w:val="00060C06"/>
    <w:rsid w:val="000615E1"/>
    <w:rsid w:val="0006351F"/>
    <w:rsid w:val="00066F26"/>
    <w:rsid w:val="00067737"/>
    <w:rsid w:val="0006797E"/>
    <w:rsid w:val="00067D7C"/>
    <w:rsid w:val="000704DC"/>
    <w:rsid w:val="00071404"/>
    <w:rsid w:val="0007178F"/>
    <w:rsid w:val="00072030"/>
    <w:rsid w:val="00072CFE"/>
    <w:rsid w:val="00072D57"/>
    <w:rsid w:val="00073335"/>
    <w:rsid w:val="00073E17"/>
    <w:rsid w:val="00075239"/>
    <w:rsid w:val="00075BD2"/>
    <w:rsid w:val="00077E00"/>
    <w:rsid w:val="0008010B"/>
    <w:rsid w:val="000804E7"/>
    <w:rsid w:val="000818DD"/>
    <w:rsid w:val="00083098"/>
    <w:rsid w:val="000834E5"/>
    <w:rsid w:val="00084568"/>
    <w:rsid w:val="0008542A"/>
    <w:rsid w:val="00086136"/>
    <w:rsid w:val="00086A20"/>
    <w:rsid w:val="00086D04"/>
    <w:rsid w:val="000921FC"/>
    <w:rsid w:val="00092559"/>
    <w:rsid w:val="000948FA"/>
    <w:rsid w:val="00096F1C"/>
    <w:rsid w:val="00097E6F"/>
    <w:rsid w:val="000A0CFD"/>
    <w:rsid w:val="000A1E53"/>
    <w:rsid w:val="000A2567"/>
    <w:rsid w:val="000A2929"/>
    <w:rsid w:val="000A56BE"/>
    <w:rsid w:val="000A5AB9"/>
    <w:rsid w:val="000B03D8"/>
    <w:rsid w:val="000B0E47"/>
    <w:rsid w:val="000B36A8"/>
    <w:rsid w:val="000B46A6"/>
    <w:rsid w:val="000B4E2C"/>
    <w:rsid w:val="000B6146"/>
    <w:rsid w:val="000B78D0"/>
    <w:rsid w:val="000C075A"/>
    <w:rsid w:val="000C1C77"/>
    <w:rsid w:val="000C2349"/>
    <w:rsid w:val="000C29DD"/>
    <w:rsid w:val="000C3A0E"/>
    <w:rsid w:val="000C3DEA"/>
    <w:rsid w:val="000C42E9"/>
    <w:rsid w:val="000C43A5"/>
    <w:rsid w:val="000C6383"/>
    <w:rsid w:val="000D0A64"/>
    <w:rsid w:val="000D1FAD"/>
    <w:rsid w:val="000D4334"/>
    <w:rsid w:val="000D73C9"/>
    <w:rsid w:val="000D7CBC"/>
    <w:rsid w:val="000E0FCB"/>
    <w:rsid w:val="000E1597"/>
    <w:rsid w:val="000E3DD1"/>
    <w:rsid w:val="000E415E"/>
    <w:rsid w:val="000E4DC4"/>
    <w:rsid w:val="000E4F73"/>
    <w:rsid w:val="000E64F8"/>
    <w:rsid w:val="000E67DF"/>
    <w:rsid w:val="000F1E18"/>
    <w:rsid w:val="000F2D98"/>
    <w:rsid w:val="000F41D8"/>
    <w:rsid w:val="000F4897"/>
    <w:rsid w:val="000F7730"/>
    <w:rsid w:val="001017F4"/>
    <w:rsid w:val="00103172"/>
    <w:rsid w:val="00103A67"/>
    <w:rsid w:val="00104950"/>
    <w:rsid w:val="00107C16"/>
    <w:rsid w:val="001100E0"/>
    <w:rsid w:val="0011010B"/>
    <w:rsid w:val="00111024"/>
    <w:rsid w:val="00111846"/>
    <w:rsid w:val="001122AA"/>
    <w:rsid w:val="00113E46"/>
    <w:rsid w:val="00113E99"/>
    <w:rsid w:val="00117B2B"/>
    <w:rsid w:val="0012109B"/>
    <w:rsid w:val="001243BA"/>
    <w:rsid w:val="00124B6A"/>
    <w:rsid w:val="0012613C"/>
    <w:rsid w:val="001263C0"/>
    <w:rsid w:val="0013055C"/>
    <w:rsid w:val="0013092D"/>
    <w:rsid w:val="00131C25"/>
    <w:rsid w:val="0013325B"/>
    <w:rsid w:val="001356DA"/>
    <w:rsid w:val="00135716"/>
    <w:rsid w:val="00136A86"/>
    <w:rsid w:val="001372DB"/>
    <w:rsid w:val="00143097"/>
    <w:rsid w:val="001437AF"/>
    <w:rsid w:val="00144BA2"/>
    <w:rsid w:val="001453D3"/>
    <w:rsid w:val="00145827"/>
    <w:rsid w:val="00145BAE"/>
    <w:rsid w:val="001464DC"/>
    <w:rsid w:val="0015044F"/>
    <w:rsid w:val="001506DB"/>
    <w:rsid w:val="001519E7"/>
    <w:rsid w:val="00152790"/>
    <w:rsid w:val="00152DE6"/>
    <w:rsid w:val="0015390D"/>
    <w:rsid w:val="0015394C"/>
    <w:rsid w:val="00153E9F"/>
    <w:rsid w:val="00154333"/>
    <w:rsid w:val="00155537"/>
    <w:rsid w:val="001559B1"/>
    <w:rsid w:val="00155F29"/>
    <w:rsid w:val="00156C6F"/>
    <w:rsid w:val="00156E64"/>
    <w:rsid w:val="00156E8F"/>
    <w:rsid w:val="00161563"/>
    <w:rsid w:val="001640AE"/>
    <w:rsid w:val="00164B7E"/>
    <w:rsid w:val="00164EFD"/>
    <w:rsid w:val="001654CF"/>
    <w:rsid w:val="00166979"/>
    <w:rsid w:val="00166DF8"/>
    <w:rsid w:val="00167EF2"/>
    <w:rsid w:val="001704BD"/>
    <w:rsid w:val="00170FAA"/>
    <w:rsid w:val="00171290"/>
    <w:rsid w:val="00172E5E"/>
    <w:rsid w:val="001740A7"/>
    <w:rsid w:val="00175908"/>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572C"/>
    <w:rsid w:val="001968D9"/>
    <w:rsid w:val="001972D3"/>
    <w:rsid w:val="00197E36"/>
    <w:rsid w:val="001A004F"/>
    <w:rsid w:val="001A10CB"/>
    <w:rsid w:val="001A223D"/>
    <w:rsid w:val="001A2D43"/>
    <w:rsid w:val="001A35E3"/>
    <w:rsid w:val="001A3D59"/>
    <w:rsid w:val="001A4549"/>
    <w:rsid w:val="001A4AAE"/>
    <w:rsid w:val="001A510E"/>
    <w:rsid w:val="001A5A6B"/>
    <w:rsid w:val="001A6C6F"/>
    <w:rsid w:val="001A6CB0"/>
    <w:rsid w:val="001A6CC2"/>
    <w:rsid w:val="001A7AD0"/>
    <w:rsid w:val="001B2136"/>
    <w:rsid w:val="001B26A4"/>
    <w:rsid w:val="001B2977"/>
    <w:rsid w:val="001B3EBA"/>
    <w:rsid w:val="001B44A7"/>
    <w:rsid w:val="001B5E9A"/>
    <w:rsid w:val="001C1A77"/>
    <w:rsid w:val="001C2E89"/>
    <w:rsid w:val="001C4089"/>
    <w:rsid w:val="001C5052"/>
    <w:rsid w:val="001C7558"/>
    <w:rsid w:val="001D1009"/>
    <w:rsid w:val="001D2C63"/>
    <w:rsid w:val="001D4D99"/>
    <w:rsid w:val="001D5D8E"/>
    <w:rsid w:val="001D5DAA"/>
    <w:rsid w:val="001D780A"/>
    <w:rsid w:val="001E28BD"/>
    <w:rsid w:val="001E33BA"/>
    <w:rsid w:val="001E3B77"/>
    <w:rsid w:val="001E5B49"/>
    <w:rsid w:val="001E788B"/>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4B5A"/>
    <w:rsid w:val="00226DD0"/>
    <w:rsid w:val="00227A5F"/>
    <w:rsid w:val="0023125E"/>
    <w:rsid w:val="0023151A"/>
    <w:rsid w:val="00232377"/>
    <w:rsid w:val="00232D6D"/>
    <w:rsid w:val="00234FEA"/>
    <w:rsid w:val="0023560A"/>
    <w:rsid w:val="00235848"/>
    <w:rsid w:val="00235F42"/>
    <w:rsid w:val="002405B5"/>
    <w:rsid w:val="00240717"/>
    <w:rsid w:val="0024149B"/>
    <w:rsid w:val="002416C1"/>
    <w:rsid w:val="0024323D"/>
    <w:rsid w:val="002435F9"/>
    <w:rsid w:val="00243731"/>
    <w:rsid w:val="00243ECA"/>
    <w:rsid w:val="00244D5B"/>
    <w:rsid w:val="002450DF"/>
    <w:rsid w:val="00245DD7"/>
    <w:rsid w:val="002460C7"/>
    <w:rsid w:val="00247768"/>
    <w:rsid w:val="00247AA0"/>
    <w:rsid w:val="00251158"/>
    <w:rsid w:val="00251FCB"/>
    <w:rsid w:val="00252E21"/>
    <w:rsid w:val="00253A0C"/>
    <w:rsid w:val="00254F30"/>
    <w:rsid w:val="002553B2"/>
    <w:rsid w:val="00255BFA"/>
    <w:rsid w:val="002564AB"/>
    <w:rsid w:val="00256B14"/>
    <w:rsid w:val="002636E3"/>
    <w:rsid w:val="00264BC1"/>
    <w:rsid w:val="00265A22"/>
    <w:rsid w:val="002669E0"/>
    <w:rsid w:val="00267730"/>
    <w:rsid w:val="00267D30"/>
    <w:rsid w:val="00267E4E"/>
    <w:rsid w:val="00267FE8"/>
    <w:rsid w:val="0027096D"/>
    <w:rsid w:val="0027134F"/>
    <w:rsid w:val="00273B10"/>
    <w:rsid w:val="00273CEC"/>
    <w:rsid w:val="00274A97"/>
    <w:rsid w:val="00275155"/>
    <w:rsid w:val="0027572A"/>
    <w:rsid w:val="00276079"/>
    <w:rsid w:val="00276299"/>
    <w:rsid w:val="00277265"/>
    <w:rsid w:val="0027791F"/>
    <w:rsid w:val="00277926"/>
    <w:rsid w:val="0028635A"/>
    <w:rsid w:val="00287A21"/>
    <w:rsid w:val="00292172"/>
    <w:rsid w:val="002922B8"/>
    <w:rsid w:val="00292946"/>
    <w:rsid w:val="00295679"/>
    <w:rsid w:val="00297181"/>
    <w:rsid w:val="00297B4C"/>
    <w:rsid w:val="002A02BF"/>
    <w:rsid w:val="002A07EE"/>
    <w:rsid w:val="002A13AF"/>
    <w:rsid w:val="002A2DA9"/>
    <w:rsid w:val="002A3AB9"/>
    <w:rsid w:val="002A6787"/>
    <w:rsid w:val="002A720F"/>
    <w:rsid w:val="002A7918"/>
    <w:rsid w:val="002B27AE"/>
    <w:rsid w:val="002B2F86"/>
    <w:rsid w:val="002B5132"/>
    <w:rsid w:val="002B54B4"/>
    <w:rsid w:val="002B5DA4"/>
    <w:rsid w:val="002B6B8F"/>
    <w:rsid w:val="002B7235"/>
    <w:rsid w:val="002B7882"/>
    <w:rsid w:val="002C0077"/>
    <w:rsid w:val="002C0620"/>
    <w:rsid w:val="002C07A5"/>
    <w:rsid w:val="002C0E61"/>
    <w:rsid w:val="002C10B1"/>
    <w:rsid w:val="002C2955"/>
    <w:rsid w:val="002C4E80"/>
    <w:rsid w:val="002C5424"/>
    <w:rsid w:val="002D26B9"/>
    <w:rsid w:val="002D3EF4"/>
    <w:rsid w:val="002D4330"/>
    <w:rsid w:val="002D4C0D"/>
    <w:rsid w:val="002D6A39"/>
    <w:rsid w:val="002D7B36"/>
    <w:rsid w:val="002E088A"/>
    <w:rsid w:val="002E0A06"/>
    <w:rsid w:val="002E0D91"/>
    <w:rsid w:val="002E143B"/>
    <w:rsid w:val="002E1502"/>
    <w:rsid w:val="002E1845"/>
    <w:rsid w:val="002E4321"/>
    <w:rsid w:val="002E546C"/>
    <w:rsid w:val="002E5A99"/>
    <w:rsid w:val="002E61FD"/>
    <w:rsid w:val="002E634A"/>
    <w:rsid w:val="002E69C7"/>
    <w:rsid w:val="002E7509"/>
    <w:rsid w:val="002E7A5B"/>
    <w:rsid w:val="002E7D36"/>
    <w:rsid w:val="002F0A2F"/>
    <w:rsid w:val="002F0CC7"/>
    <w:rsid w:val="002F116B"/>
    <w:rsid w:val="002F215E"/>
    <w:rsid w:val="002F402A"/>
    <w:rsid w:val="002F428C"/>
    <w:rsid w:val="002F49E6"/>
    <w:rsid w:val="002F4C06"/>
    <w:rsid w:val="002F4F87"/>
    <w:rsid w:val="002F663F"/>
    <w:rsid w:val="002F6D59"/>
    <w:rsid w:val="002F757A"/>
    <w:rsid w:val="003001D7"/>
    <w:rsid w:val="0030182B"/>
    <w:rsid w:val="00301A7B"/>
    <w:rsid w:val="00304384"/>
    <w:rsid w:val="00310D49"/>
    <w:rsid w:val="00311B4F"/>
    <w:rsid w:val="003146C6"/>
    <w:rsid w:val="00314D2D"/>
    <w:rsid w:val="00315D02"/>
    <w:rsid w:val="00317368"/>
    <w:rsid w:val="00320295"/>
    <w:rsid w:val="00320DE0"/>
    <w:rsid w:val="00321711"/>
    <w:rsid w:val="00321FE5"/>
    <w:rsid w:val="00322029"/>
    <w:rsid w:val="003224D8"/>
    <w:rsid w:val="00324D26"/>
    <w:rsid w:val="00325BD3"/>
    <w:rsid w:val="003271F0"/>
    <w:rsid w:val="003276B3"/>
    <w:rsid w:val="00327A7D"/>
    <w:rsid w:val="003304E1"/>
    <w:rsid w:val="00330810"/>
    <w:rsid w:val="0033100E"/>
    <w:rsid w:val="00332743"/>
    <w:rsid w:val="00333565"/>
    <w:rsid w:val="00333778"/>
    <w:rsid w:val="003338A1"/>
    <w:rsid w:val="00335A3C"/>
    <w:rsid w:val="00340883"/>
    <w:rsid w:val="00343B23"/>
    <w:rsid w:val="00343ED9"/>
    <w:rsid w:val="00345E42"/>
    <w:rsid w:val="00352231"/>
    <w:rsid w:val="00354B6A"/>
    <w:rsid w:val="003551AE"/>
    <w:rsid w:val="00355C36"/>
    <w:rsid w:val="00357D93"/>
    <w:rsid w:val="00357E66"/>
    <w:rsid w:val="003610A6"/>
    <w:rsid w:val="003653E5"/>
    <w:rsid w:val="00365DA5"/>
    <w:rsid w:val="00371966"/>
    <w:rsid w:val="00371AAF"/>
    <w:rsid w:val="00372007"/>
    <w:rsid w:val="0037200D"/>
    <w:rsid w:val="00373BB4"/>
    <w:rsid w:val="0037446D"/>
    <w:rsid w:val="00375790"/>
    <w:rsid w:val="00375FEC"/>
    <w:rsid w:val="003772CD"/>
    <w:rsid w:val="00377C2F"/>
    <w:rsid w:val="00380453"/>
    <w:rsid w:val="003809BA"/>
    <w:rsid w:val="00382613"/>
    <w:rsid w:val="00384814"/>
    <w:rsid w:val="00384F75"/>
    <w:rsid w:val="0038588B"/>
    <w:rsid w:val="00385F44"/>
    <w:rsid w:val="003873E2"/>
    <w:rsid w:val="00387C20"/>
    <w:rsid w:val="00390F5D"/>
    <w:rsid w:val="0039108C"/>
    <w:rsid w:val="00392511"/>
    <w:rsid w:val="0039265F"/>
    <w:rsid w:val="0039344F"/>
    <w:rsid w:val="003947EF"/>
    <w:rsid w:val="0039536E"/>
    <w:rsid w:val="00395B01"/>
    <w:rsid w:val="003963CC"/>
    <w:rsid w:val="0039640E"/>
    <w:rsid w:val="003A16BA"/>
    <w:rsid w:val="003A19AF"/>
    <w:rsid w:val="003A1A53"/>
    <w:rsid w:val="003A5A11"/>
    <w:rsid w:val="003B167D"/>
    <w:rsid w:val="003B1BC4"/>
    <w:rsid w:val="003B25B7"/>
    <w:rsid w:val="003B2CE0"/>
    <w:rsid w:val="003B2EDC"/>
    <w:rsid w:val="003B38D0"/>
    <w:rsid w:val="003B5202"/>
    <w:rsid w:val="003B5E52"/>
    <w:rsid w:val="003C2189"/>
    <w:rsid w:val="003C21F9"/>
    <w:rsid w:val="003C27ED"/>
    <w:rsid w:val="003C28E4"/>
    <w:rsid w:val="003C2AF0"/>
    <w:rsid w:val="003C2D55"/>
    <w:rsid w:val="003C4F17"/>
    <w:rsid w:val="003C6D44"/>
    <w:rsid w:val="003C6DBA"/>
    <w:rsid w:val="003C7CB8"/>
    <w:rsid w:val="003D43C9"/>
    <w:rsid w:val="003D50F3"/>
    <w:rsid w:val="003D5102"/>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E7D00"/>
    <w:rsid w:val="003F0A6D"/>
    <w:rsid w:val="003F1097"/>
    <w:rsid w:val="003F16AC"/>
    <w:rsid w:val="003F31E7"/>
    <w:rsid w:val="003F4EE9"/>
    <w:rsid w:val="003F596F"/>
    <w:rsid w:val="003F5ED8"/>
    <w:rsid w:val="003F6FBB"/>
    <w:rsid w:val="003F755F"/>
    <w:rsid w:val="003F799D"/>
    <w:rsid w:val="004003D6"/>
    <w:rsid w:val="004014A2"/>
    <w:rsid w:val="0040222D"/>
    <w:rsid w:val="0040296D"/>
    <w:rsid w:val="0040443B"/>
    <w:rsid w:val="00405377"/>
    <w:rsid w:val="00405D6D"/>
    <w:rsid w:val="00405ED3"/>
    <w:rsid w:val="00410943"/>
    <w:rsid w:val="004110FB"/>
    <w:rsid w:val="004128AF"/>
    <w:rsid w:val="00413AF8"/>
    <w:rsid w:val="00415CEB"/>
    <w:rsid w:val="00415DDB"/>
    <w:rsid w:val="004166C3"/>
    <w:rsid w:val="00416991"/>
    <w:rsid w:val="00416F3B"/>
    <w:rsid w:val="00417CE1"/>
    <w:rsid w:val="00420BE4"/>
    <w:rsid w:val="00421A14"/>
    <w:rsid w:val="004239A7"/>
    <w:rsid w:val="00424114"/>
    <w:rsid w:val="0042437E"/>
    <w:rsid w:val="0042708C"/>
    <w:rsid w:val="004274BA"/>
    <w:rsid w:val="004306CA"/>
    <w:rsid w:val="00431CA4"/>
    <w:rsid w:val="00435967"/>
    <w:rsid w:val="0043691F"/>
    <w:rsid w:val="00440C18"/>
    <w:rsid w:val="0044616B"/>
    <w:rsid w:val="004464FC"/>
    <w:rsid w:val="00446B11"/>
    <w:rsid w:val="0044732E"/>
    <w:rsid w:val="0044749B"/>
    <w:rsid w:val="00454F96"/>
    <w:rsid w:val="00457A71"/>
    <w:rsid w:val="00457EFA"/>
    <w:rsid w:val="00460D3B"/>
    <w:rsid w:val="00461B46"/>
    <w:rsid w:val="00463E3F"/>
    <w:rsid w:val="00471946"/>
    <w:rsid w:val="00471A5D"/>
    <w:rsid w:val="00474F5A"/>
    <w:rsid w:val="00475B25"/>
    <w:rsid w:val="00475C25"/>
    <w:rsid w:val="00476DF2"/>
    <w:rsid w:val="00477987"/>
    <w:rsid w:val="00477C8D"/>
    <w:rsid w:val="00480A74"/>
    <w:rsid w:val="00482648"/>
    <w:rsid w:val="00482EEF"/>
    <w:rsid w:val="00484783"/>
    <w:rsid w:val="00485F31"/>
    <w:rsid w:val="00487A01"/>
    <w:rsid w:val="00490F24"/>
    <w:rsid w:val="004922D1"/>
    <w:rsid w:val="004937B1"/>
    <w:rsid w:val="0049465A"/>
    <w:rsid w:val="004A0A52"/>
    <w:rsid w:val="004A0C86"/>
    <w:rsid w:val="004A1AAC"/>
    <w:rsid w:val="004A2D24"/>
    <w:rsid w:val="004A344C"/>
    <w:rsid w:val="004A42FB"/>
    <w:rsid w:val="004A6B9B"/>
    <w:rsid w:val="004B086D"/>
    <w:rsid w:val="004B0B10"/>
    <w:rsid w:val="004B12B9"/>
    <w:rsid w:val="004B1937"/>
    <w:rsid w:val="004B1C6F"/>
    <w:rsid w:val="004B26A1"/>
    <w:rsid w:val="004B35E9"/>
    <w:rsid w:val="004B428D"/>
    <w:rsid w:val="004B448B"/>
    <w:rsid w:val="004B5E68"/>
    <w:rsid w:val="004B7026"/>
    <w:rsid w:val="004B7172"/>
    <w:rsid w:val="004C17AC"/>
    <w:rsid w:val="004C1BB4"/>
    <w:rsid w:val="004C2548"/>
    <w:rsid w:val="004C4C0E"/>
    <w:rsid w:val="004C7971"/>
    <w:rsid w:val="004C7ED9"/>
    <w:rsid w:val="004D0A57"/>
    <w:rsid w:val="004D0D5E"/>
    <w:rsid w:val="004D18D1"/>
    <w:rsid w:val="004D24EA"/>
    <w:rsid w:val="004D2B4A"/>
    <w:rsid w:val="004D42B8"/>
    <w:rsid w:val="004D4333"/>
    <w:rsid w:val="004D4589"/>
    <w:rsid w:val="004D4BEC"/>
    <w:rsid w:val="004D5464"/>
    <w:rsid w:val="004D597A"/>
    <w:rsid w:val="004D621E"/>
    <w:rsid w:val="004D6E51"/>
    <w:rsid w:val="004E02E1"/>
    <w:rsid w:val="004E0320"/>
    <w:rsid w:val="004E1847"/>
    <w:rsid w:val="004E2312"/>
    <w:rsid w:val="004E2724"/>
    <w:rsid w:val="004E2CFE"/>
    <w:rsid w:val="004E3731"/>
    <w:rsid w:val="004E38D1"/>
    <w:rsid w:val="004E39DE"/>
    <w:rsid w:val="004E454E"/>
    <w:rsid w:val="004E4CB0"/>
    <w:rsid w:val="004E4FDF"/>
    <w:rsid w:val="004E782E"/>
    <w:rsid w:val="004F0051"/>
    <w:rsid w:val="004F1389"/>
    <w:rsid w:val="004F2074"/>
    <w:rsid w:val="004F277F"/>
    <w:rsid w:val="004F2A1E"/>
    <w:rsid w:val="004F30D6"/>
    <w:rsid w:val="004F3A37"/>
    <w:rsid w:val="00500C33"/>
    <w:rsid w:val="005016A0"/>
    <w:rsid w:val="00503E1F"/>
    <w:rsid w:val="005071EC"/>
    <w:rsid w:val="00511FA1"/>
    <w:rsid w:val="00513257"/>
    <w:rsid w:val="00513F10"/>
    <w:rsid w:val="00514736"/>
    <w:rsid w:val="00514BF9"/>
    <w:rsid w:val="00515F58"/>
    <w:rsid w:val="0052148D"/>
    <w:rsid w:val="0052259F"/>
    <w:rsid w:val="00523317"/>
    <w:rsid w:val="00524E0B"/>
    <w:rsid w:val="00525DC3"/>
    <w:rsid w:val="00526C36"/>
    <w:rsid w:val="00527BE3"/>
    <w:rsid w:val="005319AC"/>
    <w:rsid w:val="005346FC"/>
    <w:rsid w:val="005354B0"/>
    <w:rsid w:val="00536EF9"/>
    <w:rsid w:val="00536FDF"/>
    <w:rsid w:val="00537C2B"/>
    <w:rsid w:val="00540081"/>
    <w:rsid w:val="005400B8"/>
    <w:rsid w:val="00540FD6"/>
    <w:rsid w:val="005420DA"/>
    <w:rsid w:val="00542FAE"/>
    <w:rsid w:val="00545BF5"/>
    <w:rsid w:val="005461BB"/>
    <w:rsid w:val="00550694"/>
    <w:rsid w:val="005511E3"/>
    <w:rsid w:val="00551BDC"/>
    <w:rsid w:val="00552793"/>
    <w:rsid w:val="0055285D"/>
    <w:rsid w:val="00552CDC"/>
    <w:rsid w:val="00555825"/>
    <w:rsid w:val="005559D0"/>
    <w:rsid w:val="00561DEA"/>
    <w:rsid w:val="00561EA9"/>
    <w:rsid w:val="005630C2"/>
    <w:rsid w:val="005649F8"/>
    <w:rsid w:val="0057039A"/>
    <w:rsid w:val="005712A5"/>
    <w:rsid w:val="00571B90"/>
    <w:rsid w:val="00573EAA"/>
    <w:rsid w:val="005747E4"/>
    <w:rsid w:val="005805B5"/>
    <w:rsid w:val="005807D4"/>
    <w:rsid w:val="00580D5D"/>
    <w:rsid w:val="00581561"/>
    <w:rsid w:val="005823DD"/>
    <w:rsid w:val="00582625"/>
    <w:rsid w:val="00585F52"/>
    <w:rsid w:val="005866E8"/>
    <w:rsid w:val="00591AB2"/>
    <w:rsid w:val="0059409F"/>
    <w:rsid w:val="005961EC"/>
    <w:rsid w:val="00597164"/>
    <w:rsid w:val="005A19BB"/>
    <w:rsid w:val="005A209B"/>
    <w:rsid w:val="005A3C37"/>
    <w:rsid w:val="005A447C"/>
    <w:rsid w:val="005A460C"/>
    <w:rsid w:val="005A4B97"/>
    <w:rsid w:val="005A59C4"/>
    <w:rsid w:val="005A62A2"/>
    <w:rsid w:val="005A62FC"/>
    <w:rsid w:val="005B14FC"/>
    <w:rsid w:val="005B2406"/>
    <w:rsid w:val="005B2441"/>
    <w:rsid w:val="005B3269"/>
    <w:rsid w:val="005B42D7"/>
    <w:rsid w:val="005B44DD"/>
    <w:rsid w:val="005B45F9"/>
    <w:rsid w:val="005B4683"/>
    <w:rsid w:val="005B4AC2"/>
    <w:rsid w:val="005B4E5E"/>
    <w:rsid w:val="005B5EC7"/>
    <w:rsid w:val="005B5F5B"/>
    <w:rsid w:val="005B6B56"/>
    <w:rsid w:val="005B6FB2"/>
    <w:rsid w:val="005C05EC"/>
    <w:rsid w:val="005C28FC"/>
    <w:rsid w:val="005C29F5"/>
    <w:rsid w:val="005C48B5"/>
    <w:rsid w:val="005C4D4E"/>
    <w:rsid w:val="005C4DBD"/>
    <w:rsid w:val="005C58B7"/>
    <w:rsid w:val="005C5EFF"/>
    <w:rsid w:val="005C79A2"/>
    <w:rsid w:val="005C7B1E"/>
    <w:rsid w:val="005C7D0B"/>
    <w:rsid w:val="005C7D57"/>
    <w:rsid w:val="005D0D71"/>
    <w:rsid w:val="005D258A"/>
    <w:rsid w:val="005D289C"/>
    <w:rsid w:val="005D32B4"/>
    <w:rsid w:val="005D45D4"/>
    <w:rsid w:val="005D5EA7"/>
    <w:rsid w:val="005E1A01"/>
    <w:rsid w:val="005E1C03"/>
    <w:rsid w:val="005E219F"/>
    <w:rsid w:val="005E2C99"/>
    <w:rsid w:val="005E30E2"/>
    <w:rsid w:val="005E3144"/>
    <w:rsid w:val="005E390E"/>
    <w:rsid w:val="005E4588"/>
    <w:rsid w:val="005E6052"/>
    <w:rsid w:val="005E78D3"/>
    <w:rsid w:val="005E7EC3"/>
    <w:rsid w:val="005F027A"/>
    <w:rsid w:val="005F464C"/>
    <w:rsid w:val="005F6F0E"/>
    <w:rsid w:val="005F72AE"/>
    <w:rsid w:val="0060188A"/>
    <w:rsid w:val="00605EB1"/>
    <w:rsid w:val="00606F1B"/>
    <w:rsid w:val="00607048"/>
    <w:rsid w:val="006100FB"/>
    <w:rsid w:val="00612287"/>
    <w:rsid w:val="00612A7C"/>
    <w:rsid w:val="006141D6"/>
    <w:rsid w:val="0061476E"/>
    <w:rsid w:val="006154D0"/>
    <w:rsid w:val="00617092"/>
    <w:rsid w:val="00620AEE"/>
    <w:rsid w:val="00622158"/>
    <w:rsid w:val="0062273F"/>
    <w:rsid w:val="00622E0E"/>
    <w:rsid w:val="00623D6F"/>
    <w:rsid w:val="00625C27"/>
    <w:rsid w:val="006267AD"/>
    <w:rsid w:val="006268D7"/>
    <w:rsid w:val="00626C46"/>
    <w:rsid w:val="00627927"/>
    <w:rsid w:val="00630715"/>
    <w:rsid w:val="00630745"/>
    <w:rsid w:val="00632D13"/>
    <w:rsid w:val="00634425"/>
    <w:rsid w:val="006352E0"/>
    <w:rsid w:val="006369DD"/>
    <w:rsid w:val="00637E05"/>
    <w:rsid w:val="0064174C"/>
    <w:rsid w:val="00642ACD"/>
    <w:rsid w:val="00642F6B"/>
    <w:rsid w:val="0064475F"/>
    <w:rsid w:val="0064506F"/>
    <w:rsid w:val="00646E06"/>
    <w:rsid w:val="0065006C"/>
    <w:rsid w:val="0065078F"/>
    <w:rsid w:val="006520D5"/>
    <w:rsid w:val="00652EF2"/>
    <w:rsid w:val="0065486A"/>
    <w:rsid w:val="006567D6"/>
    <w:rsid w:val="00656F1C"/>
    <w:rsid w:val="00660378"/>
    <w:rsid w:val="00660725"/>
    <w:rsid w:val="00661191"/>
    <w:rsid w:val="0066264F"/>
    <w:rsid w:val="00662997"/>
    <w:rsid w:val="0066425E"/>
    <w:rsid w:val="00670F45"/>
    <w:rsid w:val="00671663"/>
    <w:rsid w:val="00672575"/>
    <w:rsid w:val="00672BAE"/>
    <w:rsid w:val="00673FAE"/>
    <w:rsid w:val="00674966"/>
    <w:rsid w:val="00674CBB"/>
    <w:rsid w:val="00674DAE"/>
    <w:rsid w:val="00675ACB"/>
    <w:rsid w:val="00676951"/>
    <w:rsid w:val="00680BE9"/>
    <w:rsid w:val="00681A9A"/>
    <w:rsid w:val="00681AED"/>
    <w:rsid w:val="0068253B"/>
    <w:rsid w:val="006848E9"/>
    <w:rsid w:val="00685ADF"/>
    <w:rsid w:val="00686F49"/>
    <w:rsid w:val="00687ABB"/>
    <w:rsid w:val="00690FC6"/>
    <w:rsid w:val="00691EC7"/>
    <w:rsid w:val="00692CEC"/>
    <w:rsid w:val="006930CA"/>
    <w:rsid w:val="00693DA6"/>
    <w:rsid w:val="00695443"/>
    <w:rsid w:val="006963C2"/>
    <w:rsid w:val="00696A5E"/>
    <w:rsid w:val="00697BD0"/>
    <w:rsid w:val="006A1B35"/>
    <w:rsid w:val="006A5825"/>
    <w:rsid w:val="006A5A9E"/>
    <w:rsid w:val="006A5E17"/>
    <w:rsid w:val="006A5E8F"/>
    <w:rsid w:val="006A74F0"/>
    <w:rsid w:val="006A7966"/>
    <w:rsid w:val="006A7A21"/>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6EDA"/>
    <w:rsid w:val="006D7535"/>
    <w:rsid w:val="006D7C19"/>
    <w:rsid w:val="006E0B75"/>
    <w:rsid w:val="006E1FB5"/>
    <w:rsid w:val="006E3552"/>
    <w:rsid w:val="006E6E3D"/>
    <w:rsid w:val="006E7C0F"/>
    <w:rsid w:val="006F23C5"/>
    <w:rsid w:val="006F7839"/>
    <w:rsid w:val="00701A7F"/>
    <w:rsid w:val="00704C23"/>
    <w:rsid w:val="00705369"/>
    <w:rsid w:val="007053A9"/>
    <w:rsid w:val="0070563C"/>
    <w:rsid w:val="0071004D"/>
    <w:rsid w:val="00713C97"/>
    <w:rsid w:val="007151E7"/>
    <w:rsid w:val="00715D54"/>
    <w:rsid w:val="00716955"/>
    <w:rsid w:val="00716F01"/>
    <w:rsid w:val="00716F9E"/>
    <w:rsid w:val="00720705"/>
    <w:rsid w:val="0072296D"/>
    <w:rsid w:val="00724C65"/>
    <w:rsid w:val="007254AB"/>
    <w:rsid w:val="007303EC"/>
    <w:rsid w:val="0073110D"/>
    <w:rsid w:val="00731B78"/>
    <w:rsid w:val="007340B8"/>
    <w:rsid w:val="0073479E"/>
    <w:rsid w:val="00734DDD"/>
    <w:rsid w:val="007353BC"/>
    <w:rsid w:val="00736714"/>
    <w:rsid w:val="00740F1A"/>
    <w:rsid w:val="00741353"/>
    <w:rsid w:val="0074301E"/>
    <w:rsid w:val="00743287"/>
    <w:rsid w:val="00744A67"/>
    <w:rsid w:val="00745023"/>
    <w:rsid w:val="0074593F"/>
    <w:rsid w:val="00745C14"/>
    <w:rsid w:val="007465EF"/>
    <w:rsid w:val="00746731"/>
    <w:rsid w:val="00751F0C"/>
    <w:rsid w:val="00752540"/>
    <w:rsid w:val="00752A59"/>
    <w:rsid w:val="007535E7"/>
    <w:rsid w:val="007542CF"/>
    <w:rsid w:val="0075532D"/>
    <w:rsid w:val="00756240"/>
    <w:rsid w:val="007574BC"/>
    <w:rsid w:val="0075766F"/>
    <w:rsid w:val="00760496"/>
    <w:rsid w:val="00762982"/>
    <w:rsid w:val="00762C42"/>
    <w:rsid w:val="00762F57"/>
    <w:rsid w:val="007651F5"/>
    <w:rsid w:val="00765E97"/>
    <w:rsid w:val="00766196"/>
    <w:rsid w:val="00767EDC"/>
    <w:rsid w:val="0077429F"/>
    <w:rsid w:val="00781F8C"/>
    <w:rsid w:val="007823A1"/>
    <w:rsid w:val="007828F2"/>
    <w:rsid w:val="00783432"/>
    <w:rsid w:val="00783762"/>
    <w:rsid w:val="0078643E"/>
    <w:rsid w:val="00787941"/>
    <w:rsid w:val="007913FF"/>
    <w:rsid w:val="00791C5B"/>
    <w:rsid w:val="00793018"/>
    <w:rsid w:val="00795569"/>
    <w:rsid w:val="00795D68"/>
    <w:rsid w:val="0079629C"/>
    <w:rsid w:val="00796567"/>
    <w:rsid w:val="00796A98"/>
    <w:rsid w:val="00796DD6"/>
    <w:rsid w:val="007A2AB5"/>
    <w:rsid w:val="007A4088"/>
    <w:rsid w:val="007A492E"/>
    <w:rsid w:val="007A506E"/>
    <w:rsid w:val="007A51D7"/>
    <w:rsid w:val="007A6D02"/>
    <w:rsid w:val="007A75BA"/>
    <w:rsid w:val="007B1435"/>
    <w:rsid w:val="007B1D53"/>
    <w:rsid w:val="007B2568"/>
    <w:rsid w:val="007B333F"/>
    <w:rsid w:val="007B3AF4"/>
    <w:rsid w:val="007B5B53"/>
    <w:rsid w:val="007B743A"/>
    <w:rsid w:val="007B7F86"/>
    <w:rsid w:val="007C041A"/>
    <w:rsid w:val="007C19F4"/>
    <w:rsid w:val="007C30FD"/>
    <w:rsid w:val="007C3536"/>
    <w:rsid w:val="007C3C4B"/>
    <w:rsid w:val="007C42DA"/>
    <w:rsid w:val="007C6F98"/>
    <w:rsid w:val="007D0BCA"/>
    <w:rsid w:val="007D2F84"/>
    <w:rsid w:val="007D3E0D"/>
    <w:rsid w:val="007D440B"/>
    <w:rsid w:val="007D4750"/>
    <w:rsid w:val="007D52C4"/>
    <w:rsid w:val="007D5798"/>
    <w:rsid w:val="007D744D"/>
    <w:rsid w:val="007D745A"/>
    <w:rsid w:val="007D7FBA"/>
    <w:rsid w:val="007E0BB3"/>
    <w:rsid w:val="007E20D1"/>
    <w:rsid w:val="007E2F1C"/>
    <w:rsid w:val="007E342E"/>
    <w:rsid w:val="007E375C"/>
    <w:rsid w:val="007F0F56"/>
    <w:rsid w:val="007F204F"/>
    <w:rsid w:val="007F32C7"/>
    <w:rsid w:val="007F3847"/>
    <w:rsid w:val="007F41B5"/>
    <w:rsid w:val="007F4379"/>
    <w:rsid w:val="007F5055"/>
    <w:rsid w:val="007F5335"/>
    <w:rsid w:val="007F622E"/>
    <w:rsid w:val="008014A5"/>
    <w:rsid w:val="008033C7"/>
    <w:rsid w:val="00803A0D"/>
    <w:rsid w:val="008040ED"/>
    <w:rsid w:val="00805264"/>
    <w:rsid w:val="00806FEE"/>
    <w:rsid w:val="00807017"/>
    <w:rsid w:val="00807381"/>
    <w:rsid w:val="00811699"/>
    <w:rsid w:val="008116CB"/>
    <w:rsid w:val="008136A5"/>
    <w:rsid w:val="00816485"/>
    <w:rsid w:val="00816B66"/>
    <w:rsid w:val="00821EB9"/>
    <w:rsid w:val="008225DD"/>
    <w:rsid w:val="008241B3"/>
    <w:rsid w:val="0082461F"/>
    <w:rsid w:val="00825F97"/>
    <w:rsid w:val="00826B08"/>
    <w:rsid w:val="00826CAA"/>
    <w:rsid w:val="00827089"/>
    <w:rsid w:val="00827E84"/>
    <w:rsid w:val="008311A9"/>
    <w:rsid w:val="00831834"/>
    <w:rsid w:val="00831DED"/>
    <w:rsid w:val="00832A1E"/>
    <w:rsid w:val="0083343E"/>
    <w:rsid w:val="00833792"/>
    <w:rsid w:val="00833E17"/>
    <w:rsid w:val="00834D71"/>
    <w:rsid w:val="00835695"/>
    <w:rsid w:val="0083662E"/>
    <w:rsid w:val="00837C57"/>
    <w:rsid w:val="00842140"/>
    <w:rsid w:val="00842EE4"/>
    <w:rsid w:val="00843BCA"/>
    <w:rsid w:val="00844EB9"/>
    <w:rsid w:val="00846611"/>
    <w:rsid w:val="00846754"/>
    <w:rsid w:val="00847300"/>
    <w:rsid w:val="008477BD"/>
    <w:rsid w:val="00847947"/>
    <w:rsid w:val="0085072D"/>
    <w:rsid w:val="00850DD7"/>
    <w:rsid w:val="00855089"/>
    <w:rsid w:val="00855B96"/>
    <w:rsid w:val="00856005"/>
    <w:rsid w:val="0086039B"/>
    <w:rsid w:val="0086061F"/>
    <w:rsid w:val="00861514"/>
    <w:rsid w:val="00862346"/>
    <w:rsid w:val="00863142"/>
    <w:rsid w:val="00863FD2"/>
    <w:rsid w:val="0086513C"/>
    <w:rsid w:val="00866169"/>
    <w:rsid w:val="0086655C"/>
    <w:rsid w:val="00866F0E"/>
    <w:rsid w:val="008677A6"/>
    <w:rsid w:val="00872704"/>
    <w:rsid w:val="0087425F"/>
    <w:rsid w:val="00874C9A"/>
    <w:rsid w:val="00875327"/>
    <w:rsid w:val="00875820"/>
    <w:rsid w:val="00875B2B"/>
    <w:rsid w:val="0087659B"/>
    <w:rsid w:val="00877DB0"/>
    <w:rsid w:val="00883BBC"/>
    <w:rsid w:val="00884B49"/>
    <w:rsid w:val="0088557B"/>
    <w:rsid w:val="008856FF"/>
    <w:rsid w:val="00887454"/>
    <w:rsid w:val="00887950"/>
    <w:rsid w:val="00887EF4"/>
    <w:rsid w:val="0089083A"/>
    <w:rsid w:val="008928DF"/>
    <w:rsid w:val="00894821"/>
    <w:rsid w:val="0089498F"/>
    <w:rsid w:val="0089694A"/>
    <w:rsid w:val="008A1B44"/>
    <w:rsid w:val="008A2947"/>
    <w:rsid w:val="008A2F23"/>
    <w:rsid w:val="008A36F3"/>
    <w:rsid w:val="008A4540"/>
    <w:rsid w:val="008A47AF"/>
    <w:rsid w:val="008A540B"/>
    <w:rsid w:val="008A59D8"/>
    <w:rsid w:val="008A60D1"/>
    <w:rsid w:val="008A77FB"/>
    <w:rsid w:val="008B07E0"/>
    <w:rsid w:val="008B18BC"/>
    <w:rsid w:val="008B1FC1"/>
    <w:rsid w:val="008B2E46"/>
    <w:rsid w:val="008B3351"/>
    <w:rsid w:val="008B3EAB"/>
    <w:rsid w:val="008B5682"/>
    <w:rsid w:val="008C1086"/>
    <w:rsid w:val="008C2F34"/>
    <w:rsid w:val="008C391F"/>
    <w:rsid w:val="008C4634"/>
    <w:rsid w:val="008C5869"/>
    <w:rsid w:val="008C6411"/>
    <w:rsid w:val="008D1CDC"/>
    <w:rsid w:val="008D2A70"/>
    <w:rsid w:val="008D3F85"/>
    <w:rsid w:val="008D62C0"/>
    <w:rsid w:val="008D73CA"/>
    <w:rsid w:val="008D780D"/>
    <w:rsid w:val="008D7C23"/>
    <w:rsid w:val="008E39CC"/>
    <w:rsid w:val="008E519B"/>
    <w:rsid w:val="008E6ECB"/>
    <w:rsid w:val="008F1741"/>
    <w:rsid w:val="008F7C4D"/>
    <w:rsid w:val="009016A8"/>
    <w:rsid w:val="0090194C"/>
    <w:rsid w:val="00905500"/>
    <w:rsid w:val="009067C0"/>
    <w:rsid w:val="00906864"/>
    <w:rsid w:val="00906D82"/>
    <w:rsid w:val="00907D17"/>
    <w:rsid w:val="00907F7F"/>
    <w:rsid w:val="009120D7"/>
    <w:rsid w:val="00913FB1"/>
    <w:rsid w:val="00914898"/>
    <w:rsid w:val="00915955"/>
    <w:rsid w:val="009208D8"/>
    <w:rsid w:val="00921CB3"/>
    <w:rsid w:val="00921D2B"/>
    <w:rsid w:val="00922942"/>
    <w:rsid w:val="009240EC"/>
    <w:rsid w:val="0092469E"/>
    <w:rsid w:val="0092544A"/>
    <w:rsid w:val="00925C07"/>
    <w:rsid w:val="00926464"/>
    <w:rsid w:val="0092752A"/>
    <w:rsid w:val="00931860"/>
    <w:rsid w:val="00932570"/>
    <w:rsid w:val="00934202"/>
    <w:rsid w:val="0093489F"/>
    <w:rsid w:val="00935508"/>
    <w:rsid w:val="00937F8E"/>
    <w:rsid w:val="00940492"/>
    <w:rsid w:val="0094158C"/>
    <w:rsid w:val="00943158"/>
    <w:rsid w:val="0094689C"/>
    <w:rsid w:val="009504E8"/>
    <w:rsid w:val="00952AD5"/>
    <w:rsid w:val="00953420"/>
    <w:rsid w:val="0095493E"/>
    <w:rsid w:val="00957711"/>
    <w:rsid w:val="00960F3C"/>
    <w:rsid w:val="009638A3"/>
    <w:rsid w:val="00967A0A"/>
    <w:rsid w:val="00967B1A"/>
    <w:rsid w:val="00970AD2"/>
    <w:rsid w:val="00971677"/>
    <w:rsid w:val="009718FC"/>
    <w:rsid w:val="00972B08"/>
    <w:rsid w:val="00972EAF"/>
    <w:rsid w:val="00974B50"/>
    <w:rsid w:val="009757A3"/>
    <w:rsid w:val="00976BAB"/>
    <w:rsid w:val="0097749D"/>
    <w:rsid w:val="0098313E"/>
    <w:rsid w:val="00983361"/>
    <w:rsid w:val="00983770"/>
    <w:rsid w:val="00983821"/>
    <w:rsid w:val="00984C18"/>
    <w:rsid w:val="00984C22"/>
    <w:rsid w:val="00984DD0"/>
    <w:rsid w:val="009870D0"/>
    <w:rsid w:val="0098789F"/>
    <w:rsid w:val="00990029"/>
    <w:rsid w:val="0099122E"/>
    <w:rsid w:val="00991849"/>
    <w:rsid w:val="00992DF2"/>
    <w:rsid w:val="009941C6"/>
    <w:rsid w:val="00994C7A"/>
    <w:rsid w:val="00995C5B"/>
    <w:rsid w:val="00995FA2"/>
    <w:rsid w:val="0099624C"/>
    <w:rsid w:val="00996C5A"/>
    <w:rsid w:val="009975F5"/>
    <w:rsid w:val="009A0DA0"/>
    <w:rsid w:val="009A10A4"/>
    <w:rsid w:val="009A2C36"/>
    <w:rsid w:val="009A3491"/>
    <w:rsid w:val="009A374B"/>
    <w:rsid w:val="009A3E48"/>
    <w:rsid w:val="009A403D"/>
    <w:rsid w:val="009A405D"/>
    <w:rsid w:val="009A5326"/>
    <w:rsid w:val="009A5CEF"/>
    <w:rsid w:val="009A5EA9"/>
    <w:rsid w:val="009B07D7"/>
    <w:rsid w:val="009B134A"/>
    <w:rsid w:val="009B2819"/>
    <w:rsid w:val="009B3365"/>
    <w:rsid w:val="009B341D"/>
    <w:rsid w:val="009B49C3"/>
    <w:rsid w:val="009B5080"/>
    <w:rsid w:val="009B6237"/>
    <w:rsid w:val="009B79C7"/>
    <w:rsid w:val="009C2498"/>
    <w:rsid w:val="009C2DD8"/>
    <w:rsid w:val="009C583D"/>
    <w:rsid w:val="009D103C"/>
    <w:rsid w:val="009D12D5"/>
    <w:rsid w:val="009D1F2F"/>
    <w:rsid w:val="009D4B83"/>
    <w:rsid w:val="009D53F6"/>
    <w:rsid w:val="009D6584"/>
    <w:rsid w:val="009D6913"/>
    <w:rsid w:val="009D69C7"/>
    <w:rsid w:val="009D7032"/>
    <w:rsid w:val="009D7DEA"/>
    <w:rsid w:val="009E0269"/>
    <w:rsid w:val="009E0332"/>
    <w:rsid w:val="009E0924"/>
    <w:rsid w:val="009E0999"/>
    <w:rsid w:val="009E1CB0"/>
    <w:rsid w:val="009E3EA9"/>
    <w:rsid w:val="009E3F71"/>
    <w:rsid w:val="009E53D6"/>
    <w:rsid w:val="009E609A"/>
    <w:rsid w:val="009F083D"/>
    <w:rsid w:val="009F23DC"/>
    <w:rsid w:val="009F31C2"/>
    <w:rsid w:val="009F3261"/>
    <w:rsid w:val="009F5613"/>
    <w:rsid w:val="009F6279"/>
    <w:rsid w:val="009F72BF"/>
    <w:rsid w:val="00A04356"/>
    <w:rsid w:val="00A07CCC"/>
    <w:rsid w:val="00A105DF"/>
    <w:rsid w:val="00A11118"/>
    <w:rsid w:val="00A1119C"/>
    <w:rsid w:val="00A112B1"/>
    <w:rsid w:val="00A116FB"/>
    <w:rsid w:val="00A12A63"/>
    <w:rsid w:val="00A13C3C"/>
    <w:rsid w:val="00A156AF"/>
    <w:rsid w:val="00A17128"/>
    <w:rsid w:val="00A17D14"/>
    <w:rsid w:val="00A20D5A"/>
    <w:rsid w:val="00A21E1C"/>
    <w:rsid w:val="00A22EF8"/>
    <w:rsid w:val="00A23D4F"/>
    <w:rsid w:val="00A24014"/>
    <w:rsid w:val="00A24571"/>
    <w:rsid w:val="00A245C3"/>
    <w:rsid w:val="00A24E7F"/>
    <w:rsid w:val="00A2511D"/>
    <w:rsid w:val="00A25899"/>
    <w:rsid w:val="00A27B87"/>
    <w:rsid w:val="00A30764"/>
    <w:rsid w:val="00A34302"/>
    <w:rsid w:val="00A350F4"/>
    <w:rsid w:val="00A3642A"/>
    <w:rsid w:val="00A3664E"/>
    <w:rsid w:val="00A37173"/>
    <w:rsid w:val="00A379CC"/>
    <w:rsid w:val="00A4457C"/>
    <w:rsid w:val="00A44FB5"/>
    <w:rsid w:val="00A45A16"/>
    <w:rsid w:val="00A45A88"/>
    <w:rsid w:val="00A4695A"/>
    <w:rsid w:val="00A46D33"/>
    <w:rsid w:val="00A50766"/>
    <w:rsid w:val="00A50D63"/>
    <w:rsid w:val="00A52431"/>
    <w:rsid w:val="00A52769"/>
    <w:rsid w:val="00A5310B"/>
    <w:rsid w:val="00A5353C"/>
    <w:rsid w:val="00A53F11"/>
    <w:rsid w:val="00A548A1"/>
    <w:rsid w:val="00A55134"/>
    <w:rsid w:val="00A55C55"/>
    <w:rsid w:val="00A573C5"/>
    <w:rsid w:val="00A57EE2"/>
    <w:rsid w:val="00A6037B"/>
    <w:rsid w:val="00A60A28"/>
    <w:rsid w:val="00A621FC"/>
    <w:rsid w:val="00A62C23"/>
    <w:rsid w:val="00A639D4"/>
    <w:rsid w:val="00A63FF4"/>
    <w:rsid w:val="00A641FE"/>
    <w:rsid w:val="00A64717"/>
    <w:rsid w:val="00A6570B"/>
    <w:rsid w:val="00A66B12"/>
    <w:rsid w:val="00A66DF8"/>
    <w:rsid w:val="00A671A9"/>
    <w:rsid w:val="00A70ACC"/>
    <w:rsid w:val="00A71B79"/>
    <w:rsid w:val="00A72DED"/>
    <w:rsid w:val="00A7448F"/>
    <w:rsid w:val="00A74870"/>
    <w:rsid w:val="00A80A58"/>
    <w:rsid w:val="00A818EC"/>
    <w:rsid w:val="00A81A69"/>
    <w:rsid w:val="00A82445"/>
    <w:rsid w:val="00A82766"/>
    <w:rsid w:val="00A829FF"/>
    <w:rsid w:val="00A83E41"/>
    <w:rsid w:val="00A85E2B"/>
    <w:rsid w:val="00A87F74"/>
    <w:rsid w:val="00A906D8"/>
    <w:rsid w:val="00A914CF"/>
    <w:rsid w:val="00A92A44"/>
    <w:rsid w:val="00A9466B"/>
    <w:rsid w:val="00A94B2A"/>
    <w:rsid w:val="00A94B50"/>
    <w:rsid w:val="00A952DD"/>
    <w:rsid w:val="00A9574E"/>
    <w:rsid w:val="00A95E9F"/>
    <w:rsid w:val="00A9730E"/>
    <w:rsid w:val="00A97D38"/>
    <w:rsid w:val="00AA02EF"/>
    <w:rsid w:val="00AA278A"/>
    <w:rsid w:val="00AA2C86"/>
    <w:rsid w:val="00AA71F0"/>
    <w:rsid w:val="00AA7D9E"/>
    <w:rsid w:val="00AB0129"/>
    <w:rsid w:val="00AB0EDD"/>
    <w:rsid w:val="00AB13A7"/>
    <w:rsid w:val="00AB2A2C"/>
    <w:rsid w:val="00AB3B1C"/>
    <w:rsid w:val="00AB4266"/>
    <w:rsid w:val="00AB5013"/>
    <w:rsid w:val="00AB544F"/>
    <w:rsid w:val="00AB7F35"/>
    <w:rsid w:val="00AC00B6"/>
    <w:rsid w:val="00AC166A"/>
    <w:rsid w:val="00AC259E"/>
    <w:rsid w:val="00AC26DC"/>
    <w:rsid w:val="00AC2A90"/>
    <w:rsid w:val="00AC2CF6"/>
    <w:rsid w:val="00AC4924"/>
    <w:rsid w:val="00AC593D"/>
    <w:rsid w:val="00AC699D"/>
    <w:rsid w:val="00AC7310"/>
    <w:rsid w:val="00AD0DBA"/>
    <w:rsid w:val="00AD1234"/>
    <w:rsid w:val="00AD1988"/>
    <w:rsid w:val="00AD326E"/>
    <w:rsid w:val="00AD33B3"/>
    <w:rsid w:val="00AD6CC7"/>
    <w:rsid w:val="00AD7237"/>
    <w:rsid w:val="00AE0FFA"/>
    <w:rsid w:val="00AE1637"/>
    <w:rsid w:val="00AE26E9"/>
    <w:rsid w:val="00AE3933"/>
    <w:rsid w:val="00AE499E"/>
    <w:rsid w:val="00AE53FC"/>
    <w:rsid w:val="00AE5767"/>
    <w:rsid w:val="00AE65F7"/>
    <w:rsid w:val="00AE672F"/>
    <w:rsid w:val="00AE67B8"/>
    <w:rsid w:val="00AE726D"/>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7D52"/>
    <w:rsid w:val="00B1047F"/>
    <w:rsid w:val="00B10A55"/>
    <w:rsid w:val="00B12CEB"/>
    <w:rsid w:val="00B134E6"/>
    <w:rsid w:val="00B13DF4"/>
    <w:rsid w:val="00B15859"/>
    <w:rsid w:val="00B16330"/>
    <w:rsid w:val="00B17083"/>
    <w:rsid w:val="00B17FC2"/>
    <w:rsid w:val="00B20B05"/>
    <w:rsid w:val="00B20C7D"/>
    <w:rsid w:val="00B2228E"/>
    <w:rsid w:val="00B22D50"/>
    <w:rsid w:val="00B235C9"/>
    <w:rsid w:val="00B237A9"/>
    <w:rsid w:val="00B237E3"/>
    <w:rsid w:val="00B240B7"/>
    <w:rsid w:val="00B25872"/>
    <w:rsid w:val="00B302C7"/>
    <w:rsid w:val="00B32416"/>
    <w:rsid w:val="00B33865"/>
    <w:rsid w:val="00B34BB6"/>
    <w:rsid w:val="00B34C82"/>
    <w:rsid w:val="00B35381"/>
    <w:rsid w:val="00B35D87"/>
    <w:rsid w:val="00B3611B"/>
    <w:rsid w:val="00B370B2"/>
    <w:rsid w:val="00B37F12"/>
    <w:rsid w:val="00B42597"/>
    <w:rsid w:val="00B425D5"/>
    <w:rsid w:val="00B43E1A"/>
    <w:rsid w:val="00B45D35"/>
    <w:rsid w:val="00B46D00"/>
    <w:rsid w:val="00B46E36"/>
    <w:rsid w:val="00B46FB0"/>
    <w:rsid w:val="00B5508F"/>
    <w:rsid w:val="00B559B7"/>
    <w:rsid w:val="00B6018F"/>
    <w:rsid w:val="00B60977"/>
    <w:rsid w:val="00B613E2"/>
    <w:rsid w:val="00B63049"/>
    <w:rsid w:val="00B63FD2"/>
    <w:rsid w:val="00B70108"/>
    <w:rsid w:val="00B7115D"/>
    <w:rsid w:val="00B7348A"/>
    <w:rsid w:val="00B7355A"/>
    <w:rsid w:val="00B748AD"/>
    <w:rsid w:val="00B74EE4"/>
    <w:rsid w:val="00B757FE"/>
    <w:rsid w:val="00B75932"/>
    <w:rsid w:val="00B75D2A"/>
    <w:rsid w:val="00B76441"/>
    <w:rsid w:val="00B7647E"/>
    <w:rsid w:val="00B765F3"/>
    <w:rsid w:val="00B76A37"/>
    <w:rsid w:val="00B772F7"/>
    <w:rsid w:val="00B77F6F"/>
    <w:rsid w:val="00B81249"/>
    <w:rsid w:val="00B81B1C"/>
    <w:rsid w:val="00B8332C"/>
    <w:rsid w:val="00B83F25"/>
    <w:rsid w:val="00B843FD"/>
    <w:rsid w:val="00B85ED5"/>
    <w:rsid w:val="00B868D2"/>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5C8A"/>
    <w:rsid w:val="00BA7594"/>
    <w:rsid w:val="00BA77DA"/>
    <w:rsid w:val="00BB1223"/>
    <w:rsid w:val="00BB1351"/>
    <w:rsid w:val="00BB439D"/>
    <w:rsid w:val="00BB5200"/>
    <w:rsid w:val="00BB6304"/>
    <w:rsid w:val="00BB63CE"/>
    <w:rsid w:val="00BC0934"/>
    <w:rsid w:val="00BC0CBD"/>
    <w:rsid w:val="00BC1EE3"/>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8EF"/>
    <w:rsid w:val="00BE2DD8"/>
    <w:rsid w:val="00BE477A"/>
    <w:rsid w:val="00BE6BC4"/>
    <w:rsid w:val="00BE6E12"/>
    <w:rsid w:val="00BE7131"/>
    <w:rsid w:val="00BF1307"/>
    <w:rsid w:val="00BF1609"/>
    <w:rsid w:val="00BF50A5"/>
    <w:rsid w:val="00BF6175"/>
    <w:rsid w:val="00BF6C5F"/>
    <w:rsid w:val="00C007D0"/>
    <w:rsid w:val="00C00889"/>
    <w:rsid w:val="00C00DC2"/>
    <w:rsid w:val="00C02FF5"/>
    <w:rsid w:val="00C031D9"/>
    <w:rsid w:val="00C0626E"/>
    <w:rsid w:val="00C06884"/>
    <w:rsid w:val="00C0703A"/>
    <w:rsid w:val="00C078C8"/>
    <w:rsid w:val="00C07D45"/>
    <w:rsid w:val="00C108EF"/>
    <w:rsid w:val="00C10C7F"/>
    <w:rsid w:val="00C10CDF"/>
    <w:rsid w:val="00C10DF6"/>
    <w:rsid w:val="00C12E81"/>
    <w:rsid w:val="00C13683"/>
    <w:rsid w:val="00C144CE"/>
    <w:rsid w:val="00C1523F"/>
    <w:rsid w:val="00C1625B"/>
    <w:rsid w:val="00C1677C"/>
    <w:rsid w:val="00C17002"/>
    <w:rsid w:val="00C20522"/>
    <w:rsid w:val="00C207EF"/>
    <w:rsid w:val="00C227A3"/>
    <w:rsid w:val="00C24948"/>
    <w:rsid w:val="00C25C25"/>
    <w:rsid w:val="00C271E1"/>
    <w:rsid w:val="00C27519"/>
    <w:rsid w:val="00C27C76"/>
    <w:rsid w:val="00C27EE9"/>
    <w:rsid w:val="00C30331"/>
    <w:rsid w:val="00C306B7"/>
    <w:rsid w:val="00C30776"/>
    <w:rsid w:val="00C32F75"/>
    <w:rsid w:val="00C355D7"/>
    <w:rsid w:val="00C35937"/>
    <w:rsid w:val="00C36E9E"/>
    <w:rsid w:val="00C370D6"/>
    <w:rsid w:val="00C37D47"/>
    <w:rsid w:val="00C40639"/>
    <w:rsid w:val="00C42222"/>
    <w:rsid w:val="00C4393C"/>
    <w:rsid w:val="00C44361"/>
    <w:rsid w:val="00C451A5"/>
    <w:rsid w:val="00C471DC"/>
    <w:rsid w:val="00C4735C"/>
    <w:rsid w:val="00C50025"/>
    <w:rsid w:val="00C51FC9"/>
    <w:rsid w:val="00C527A6"/>
    <w:rsid w:val="00C53018"/>
    <w:rsid w:val="00C53B6F"/>
    <w:rsid w:val="00C55293"/>
    <w:rsid w:val="00C56E04"/>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739F"/>
    <w:rsid w:val="00C77B5C"/>
    <w:rsid w:val="00C77F5A"/>
    <w:rsid w:val="00C80077"/>
    <w:rsid w:val="00C8055D"/>
    <w:rsid w:val="00C80D05"/>
    <w:rsid w:val="00C82581"/>
    <w:rsid w:val="00C85992"/>
    <w:rsid w:val="00C86BE6"/>
    <w:rsid w:val="00C9094E"/>
    <w:rsid w:val="00C90B9E"/>
    <w:rsid w:val="00C923C7"/>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A795E"/>
    <w:rsid w:val="00CB0168"/>
    <w:rsid w:val="00CB02DF"/>
    <w:rsid w:val="00CB04E0"/>
    <w:rsid w:val="00CB0681"/>
    <w:rsid w:val="00CB498E"/>
    <w:rsid w:val="00CB66A9"/>
    <w:rsid w:val="00CB6FCE"/>
    <w:rsid w:val="00CB7F80"/>
    <w:rsid w:val="00CC03A1"/>
    <w:rsid w:val="00CC139A"/>
    <w:rsid w:val="00CC144B"/>
    <w:rsid w:val="00CC147C"/>
    <w:rsid w:val="00CC2045"/>
    <w:rsid w:val="00CC2A98"/>
    <w:rsid w:val="00CC2D0E"/>
    <w:rsid w:val="00CC2EDC"/>
    <w:rsid w:val="00CC330F"/>
    <w:rsid w:val="00CC3379"/>
    <w:rsid w:val="00CC3B10"/>
    <w:rsid w:val="00CC43A1"/>
    <w:rsid w:val="00CC521A"/>
    <w:rsid w:val="00CC54D3"/>
    <w:rsid w:val="00CC7A1A"/>
    <w:rsid w:val="00CD0306"/>
    <w:rsid w:val="00CD0512"/>
    <w:rsid w:val="00CD1483"/>
    <w:rsid w:val="00CD16C0"/>
    <w:rsid w:val="00CD2AB6"/>
    <w:rsid w:val="00CD3F33"/>
    <w:rsid w:val="00CD57EC"/>
    <w:rsid w:val="00CD5B50"/>
    <w:rsid w:val="00CD6D04"/>
    <w:rsid w:val="00CD6EAA"/>
    <w:rsid w:val="00CD6F73"/>
    <w:rsid w:val="00CE096F"/>
    <w:rsid w:val="00CE1CAD"/>
    <w:rsid w:val="00CE2047"/>
    <w:rsid w:val="00CE303D"/>
    <w:rsid w:val="00CE4188"/>
    <w:rsid w:val="00CE4C2B"/>
    <w:rsid w:val="00CE4F9E"/>
    <w:rsid w:val="00CE6CD7"/>
    <w:rsid w:val="00CE7A18"/>
    <w:rsid w:val="00CF4484"/>
    <w:rsid w:val="00CF69B0"/>
    <w:rsid w:val="00CF7FC3"/>
    <w:rsid w:val="00D00049"/>
    <w:rsid w:val="00D00327"/>
    <w:rsid w:val="00D01FE4"/>
    <w:rsid w:val="00D0517E"/>
    <w:rsid w:val="00D051C5"/>
    <w:rsid w:val="00D05BA1"/>
    <w:rsid w:val="00D068AA"/>
    <w:rsid w:val="00D06BD3"/>
    <w:rsid w:val="00D11139"/>
    <w:rsid w:val="00D1168B"/>
    <w:rsid w:val="00D11829"/>
    <w:rsid w:val="00D128EF"/>
    <w:rsid w:val="00D13E79"/>
    <w:rsid w:val="00D1594E"/>
    <w:rsid w:val="00D163BB"/>
    <w:rsid w:val="00D1645F"/>
    <w:rsid w:val="00D16DC4"/>
    <w:rsid w:val="00D20236"/>
    <w:rsid w:val="00D20B53"/>
    <w:rsid w:val="00D22030"/>
    <w:rsid w:val="00D2227B"/>
    <w:rsid w:val="00D2286F"/>
    <w:rsid w:val="00D234E0"/>
    <w:rsid w:val="00D234F5"/>
    <w:rsid w:val="00D264F9"/>
    <w:rsid w:val="00D2790D"/>
    <w:rsid w:val="00D3086D"/>
    <w:rsid w:val="00D31DE8"/>
    <w:rsid w:val="00D3219A"/>
    <w:rsid w:val="00D326B5"/>
    <w:rsid w:val="00D34709"/>
    <w:rsid w:val="00D358CF"/>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57293"/>
    <w:rsid w:val="00D60CCE"/>
    <w:rsid w:val="00D65334"/>
    <w:rsid w:val="00D70592"/>
    <w:rsid w:val="00D70832"/>
    <w:rsid w:val="00D70A67"/>
    <w:rsid w:val="00D71D15"/>
    <w:rsid w:val="00D71D2B"/>
    <w:rsid w:val="00D72AF3"/>
    <w:rsid w:val="00D751B7"/>
    <w:rsid w:val="00D80AF5"/>
    <w:rsid w:val="00D81411"/>
    <w:rsid w:val="00D8183C"/>
    <w:rsid w:val="00D81AA0"/>
    <w:rsid w:val="00D81D77"/>
    <w:rsid w:val="00D8250C"/>
    <w:rsid w:val="00D82722"/>
    <w:rsid w:val="00D83AA3"/>
    <w:rsid w:val="00D83EA2"/>
    <w:rsid w:val="00D84AEF"/>
    <w:rsid w:val="00D855C2"/>
    <w:rsid w:val="00D85C72"/>
    <w:rsid w:val="00D86081"/>
    <w:rsid w:val="00D86B27"/>
    <w:rsid w:val="00D90240"/>
    <w:rsid w:val="00D91BE9"/>
    <w:rsid w:val="00D929D0"/>
    <w:rsid w:val="00D93398"/>
    <w:rsid w:val="00D936CB"/>
    <w:rsid w:val="00D940CA"/>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0DA4"/>
    <w:rsid w:val="00DB1730"/>
    <w:rsid w:val="00DB20CA"/>
    <w:rsid w:val="00DB3548"/>
    <w:rsid w:val="00DB3F14"/>
    <w:rsid w:val="00DB4534"/>
    <w:rsid w:val="00DB455E"/>
    <w:rsid w:val="00DB5220"/>
    <w:rsid w:val="00DB5CDE"/>
    <w:rsid w:val="00DC011C"/>
    <w:rsid w:val="00DC02ED"/>
    <w:rsid w:val="00DC1655"/>
    <w:rsid w:val="00DC39BD"/>
    <w:rsid w:val="00DC501A"/>
    <w:rsid w:val="00DC7A08"/>
    <w:rsid w:val="00DC7B6F"/>
    <w:rsid w:val="00DC7F09"/>
    <w:rsid w:val="00DD0FCA"/>
    <w:rsid w:val="00DD1895"/>
    <w:rsid w:val="00DD32CD"/>
    <w:rsid w:val="00DD3404"/>
    <w:rsid w:val="00DD3979"/>
    <w:rsid w:val="00DD3F8F"/>
    <w:rsid w:val="00DD44D9"/>
    <w:rsid w:val="00DD5A91"/>
    <w:rsid w:val="00DE0AB2"/>
    <w:rsid w:val="00DE2534"/>
    <w:rsid w:val="00DE25B1"/>
    <w:rsid w:val="00DE29ED"/>
    <w:rsid w:val="00DE4808"/>
    <w:rsid w:val="00DE677A"/>
    <w:rsid w:val="00DE7B22"/>
    <w:rsid w:val="00DF13BD"/>
    <w:rsid w:val="00DF1517"/>
    <w:rsid w:val="00DF16C3"/>
    <w:rsid w:val="00DF42FC"/>
    <w:rsid w:val="00DF458D"/>
    <w:rsid w:val="00DF4CB1"/>
    <w:rsid w:val="00DF5E27"/>
    <w:rsid w:val="00DF6315"/>
    <w:rsid w:val="00DF6EFE"/>
    <w:rsid w:val="00E00853"/>
    <w:rsid w:val="00E01111"/>
    <w:rsid w:val="00E01392"/>
    <w:rsid w:val="00E01610"/>
    <w:rsid w:val="00E01A19"/>
    <w:rsid w:val="00E024DE"/>
    <w:rsid w:val="00E028E1"/>
    <w:rsid w:val="00E03D70"/>
    <w:rsid w:val="00E04755"/>
    <w:rsid w:val="00E04F7A"/>
    <w:rsid w:val="00E06071"/>
    <w:rsid w:val="00E06589"/>
    <w:rsid w:val="00E069AC"/>
    <w:rsid w:val="00E07245"/>
    <w:rsid w:val="00E07586"/>
    <w:rsid w:val="00E1011B"/>
    <w:rsid w:val="00E10171"/>
    <w:rsid w:val="00E10704"/>
    <w:rsid w:val="00E10785"/>
    <w:rsid w:val="00E10C0D"/>
    <w:rsid w:val="00E12082"/>
    <w:rsid w:val="00E140B3"/>
    <w:rsid w:val="00E14EA8"/>
    <w:rsid w:val="00E153A7"/>
    <w:rsid w:val="00E1551A"/>
    <w:rsid w:val="00E16637"/>
    <w:rsid w:val="00E16D6B"/>
    <w:rsid w:val="00E1707E"/>
    <w:rsid w:val="00E17348"/>
    <w:rsid w:val="00E20937"/>
    <w:rsid w:val="00E23091"/>
    <w:rsid w:val="00E23642"/>
    <w:rsid w:val="00E244B0"/>
    <w:rsid w:val="00E25D0F"/>
    <w:rsid w:val="00E25EFA"/>
    <w:rsid w:val="00E26051"/>
    <w:rsid w:val="00E2677F"/>
    <w:rsid w:val="00E2719F"/>
    <w:rsid w:val="00E27A40"/>
    <w:rsid w:val="00E32A2E"/>
    <w:rsid w:val="00E3321C"/>
    <w:rsid w:val="00E33EF6"/>
    <w:rsid w:val="00E3469C"/>
    <w:rsid w:val="00E3499A"/>
    <w:rsid w:val="00E35A70"/>
    <w:rsid w:val="00E35B1B"/>
    <w:rsid w:val="00E36ADC"/>
    <w:rsid w:val="00E37C29"/>
    <w:rsid w:val="00E41263"/>
    <w:rsid w:val="00E42972"/>
    <w:rsid w:val="00E42CDB"/>
    <w:rsid w:val="00E42DA7"/>
    <w:rsid w:val="00E46130"/>
    <w:rsid w:val="00E47278"/>
    <w:rsid w:val="00E505F4"/>
    <w:rsid w:val="00E50D40"/>
    <w:rsid w:val="00E512C4"/>
    <w:rsid w:val="00E518AE"/>
    <w:rsid w:val="00E5344A"/>
    <w:rsid w:val="00E53DBB"/>
    <w:rsid w:val="00E558B9"/>
    <w:rsid w:val="00E57950"/>
    <w:rsid w:val="00E5795C"/>
    <w:rsid w:val="00E57D64"/>
    <w:rsid w:val="00E61924"/>
    <w:rsid w:val="00E61E01"/>
    <w:rsid w:val="00E629AD"/>
    <w:rsid w:val="00E633B5"/>
    <w:rsid w:val="00E63C34"/>
    <w:rsid w:val="00E65ECC"/>
    <w:rsid w:val="00E6695F"/>
    <w:rsid w:val="00E66A58"/>
    <w:rsid w:val="00E66F83"/>
    <w:rsid w:val="00E66FED"/>
    <w:rsid w:val="00E700B0"/>
    <w:rsid w:val="00E7094D"/>
    <w:rsid w:val="00E70FA0"/>
    <w:rsid w:val="00E714BF"/>
    <w:rsid w:val="00E7152D"/>
    <w:rsid w:val="00E7155D"/>
    <w:rsid w:val="00E72615"/>
    <w:rsid w:val="00E73C49"/>
    <w:rsid w:val="00E74F6F"/>
    <w:rsid w:val="00E75EAF"/>
    <w:rsid w:val="00E75FE4"/>
    <w:rsid w:val="00E807F5"/>
    <w:rsid w:val="00E81119"/>
    <w:rsid w:val="00E81AB2"/>
    <w:rsid w:val="00E853D6"/>
    <w:rsid w:val="00E8585D"/>
    <w:rsid w:val="00E87021"/>
    <w:rsid w:val="00E93D60"/>
    <w:rsid w:val="00E95543"/>
    <w:rsid w:val="00E97152"/>
    <w:rsid w:val="00EA04E3"/>
    <w:rsid w:val="00EA33E5"/>
    <w:rsid w:val="00EA483A"/>
    <w:rsid w:val="00EA679B"/>
    <w:rsid w:val="00EA7542"/>
    <w:rsid w:val="00EA7D50"/>
    <w:rsid w:val="00EB1A55"/>
    <w:rsid w:val="00EB363D"/>
    <w:rsid w:val="00EB4E3B"/>
    <w:rsid w:val="00EB57A0"/>
    <w:rsid w:val="00EB67E2"/>
    <w:rsid w:val="00EC0177"/>
    <w:rsid w:val="00EC0240"/>
    <w:rsid w:val="00EC0426"/>
    <w:rsid w:val="00EC156F"/>
    <w:rsid w:val="00EC170C"/>
    <w:rsid w:val="00EC1F7A"/>
    <w:rsid w:val="00EC278D"/>
    <w:rsid w:val="00EC3856"/>
    <w:rsid w:val="00EC3E12"/>
    <w:rsid w:val="00EC5CCE"/>
    <w:rsid w:val="00EC6488"/>
    <w:rsid w:val="00EC740A"/>
    <w:rsid w:val="00EC7537"/>
    <w:rsid w:val="00EC79A6"/>
    <w:rsid w:val="00ED022D"/>
    <w:rsid w:val="00ED1A05"/>
    <w:rsid w:val="00ED273B"/>
    <w:rsid w:val="00ED3433"/>
    <w:rsid w:val="00ED6308"/>
    <w:rsid w:val="00ED7470"/>
    <w:rsid w:val="00EE0B2D"/>
    <w:rsid w:val="00EE0F35"/>
    <w:rsid w:val="00EE1061"/>
    <w:rsid w:val="00EE236E"/>
    <w:rsid w:val="00EE332F"/>
    <w:rsid w:val="00EE58CD"/>
    <w:rsid w:val="00EE7406"/>
    <w:rsid w:val="00EE76CB"/>
    <w:rsid w:val="00EF0782"/>
    <w:rsid w:val="00EF16D7"/>
    <w:rsid w:val="00EF1937"/>
    <w:rsid w:val="00EF33B9"/>
    <w:rsid w:val="00EF34AD"/>
    <w:rsid w:val="00EF5A34"/>
    <w:rsid w:val="00EF6A4C"/>
    <w:rsid w:val="00EF71BA"/>
    <w:rsid w:val="00EF735C"/>
    <w:rsid w:val="00EF7CEC"/>
    <w:rsid w:val="00EF7CF2"/>
    <w:rsid w:val="00F008A0"/>
    <w:rsid w:val="00F01429"/>
    <w:rsid w:val="00F0220A"/>
    <w:rsid w:val="00F025BB"/>
    <w:rsid w:val="00F03448"/>
    <w:rsid w:val="00F0371A"/>
    <w:rsid w:val="00F03FB6"/>
    <w:rsid w:val="00F04F8B"/>
    <w:rsid w:val="00F050EB"/>
    <w:rsid w:val="00F0571C"/>
    <w:rsid w:val="00F07A9D"/>
    <w:rsid w:val="00F140CB"/>
    <w:rsid w:val="00F1685A"/>
    <w:rsid w:val="00F17CEA"/>
    <w:rsid w:val="00F202E6"/>
    <w:rsid w:val="00F21023"/>
    <w:rsid w:val="00F218AC"/>
    <w:rsid w:val="00F224B9"/>
    <w:rsid w:val="00F22E66"/>
    <w:rsid w:val="00F248EE"/>
    <w:rsid w:val="00F25549"/>
    <w:rsid w:val="00F258BC"/>
    <w:rsid w:val="00F2739C"/>
    <w:rsid w:val="00F27985"/>
    <w:rsid w:val="00F31B98"/>
    <w:rsid w:val="00F32E4C"/>
    <w:rsid w:val="00F3634F"/>
    <w:rsid w:val="00F37C1C"/>
    <w:rsid w:val="00F41220"/>
    <w:rsid w:val="00F4297A"/>
    <w:rsid w:val="00F43372"/>
    <w:rsid w:val="00F43729"/>
    <w:rsid w:val="00F44C26"/>
    <w:rsid w:val="00F4587E"/>
    <w:rsid w:val="00F46F66"/>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66C7E"/>
    <w:rsid w:val="00F70E1E"/>
    <w:rsid w:val="00F7115C"/>
    <w:rsid w:val="00F71A58"/>
    <w:rsid w:val="00F740FD"/>
    <w:rsid w:val="00F7506A"/>
    <w:rsid w:val="00F76C98"/>
    <w:rsid w:val="00F77397"/>
    <w:rsid w:val="00F779A8"/>
    <w:rsid w:val="00F8000D"/>
    <w:rsid w:val="00F80430"/>
    <w:rsid w:val="00F8053E"/>
    <w:rsid w:val="00F82145"/>
    <w:rsid w:val="00F824BF"/>
    <w:rsid w:val="00F836FD"/>
    <w:rsid w:val="00F84748"/>
    <w:rsid w:val="00F848D5"/>
    <w:rsid w:val="00F860BD"/>
    <w:rsid w:val="00F86E86"/>
    <w:rsid w:val="00F87979"/>
    <w:rsid w:val="00F87FE8"/>
    <w:rsid w:val="00F9546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648A"/>
    <w:rsid w:val="00FB67B7"/>
    <w:rsid w:val="00FC0977"/>
    <w:rsid w:val="00FC3C8D"/>
    <w:rsid w:val="00FC5836"/>
    <w:rsid w:val="00FC608A"/>
    <w:rsid w:val="00FC6792"/>
    <w:rsid w:val="00FC78F9"/>
    <w:rsid w:val="00FD1334"/>
    <w:rsid w:val="00FD1CDA"/>
    <w:rsid w:val="00FD1E80"/>
    <w:rsid w:val="00FD2B97"/>
    <w:rsid w:val="00FD3C81"/>
    <w:rsid w:val="00FD48C9"/>
    <w:rsid w:val="00FD4BD8"/>
    <w:rsid w:val="00FE12B4"/>
    <w:rsid w:val="00FE12E4"/>
    <w:rsid w:val="00FE2B39"/>
    <w:rsid w:val="00FE33B7"/>
    <w:rsid w:val="00FE40FE"/>
    <w:rsid w:val="00FE77A7"/>
    <w:rsid w:val="00FE7D48"/>
    <w:rsid w:val="00FF019D"/>
    <w:rsid w:val="00FF292E"/>
    <w:rsid w:val="00FF4274"/>
    <w:rsid w:val="00FF569E"/>
    <w:rsid w:val="00FF5D58"/>
    <w:rsid w:val="00FF61CA"/>
    <w:rsid w:val="00FF7451"/>
    <w:rsid w:val="00FF7ED2"/>
    <w:rsid w:val="040CFF27"/>
    <w:rsid w:val="1DF804C8"/>
    <w:rsid w:val="20D62835"/>
    <w:rsid w:val="2BC819C5"/>
    <w:rsid w:val="4383ABD2"/>
    <w:rsid w:val="48DBF6BD"/>
    <w:rsid w:val="578079DF"/>
    <w:rsid w:val="589BAE7F"/>
    <w:rsid w:val="5FFAE9BA"/>
    <w:rsid w:val="659659FB"/>
    <w:rsid w:val="6611034E"/>
    <w:rsid w:val="7504AEF2"/>
    <w:rsid w:val="7925BF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9E910"/>
  <w15:docId w15:val="{46ED23EE-01DD-4E33-9A1F-F67BA470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7156"/>
    <w:rPr>
      <w:rFonts w:ascii="Times New Roman" w:hAnsi="Times New Roman" w:eastAsia="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uiPriority w:val="9"/>
    <w:rsid w:val="009D12D5"/>
    <w:rPr>
      <w:rFonts w:ascii="Cambria" w:hAnsi="Cambria" w:eastAsia="Times New Roman" w:cs="Times New Roman"/>
      <w:b/>
      <w:bCs/>
      <w:kern w:val="32"/>
      <w:sz w:val="32"/>
      <w:szCs w:val="32"/>
      <w:lang w:eastAsia="en-US"/>
    </w:rPr>
  </w:style>
  <w:style w:type="paragraph" w:styleId="Ttulo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styleId="PrrafodelistaCar" w:customStyle="1">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styleId="EncabezadoCar" w:customStyle="1">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styleId="PiedepginaCar" w:customStyle="1">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styleId="TextodegloboCar" w:customStyle="1">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styleId="SinespaciadoCar" w:customStyle="1">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nfasis5">
    <w:name w:val="Light Shading Accent 5"/>
    <w:basedOn w:val="Tablanormal"/>
    <w:uiPriority w:val="60"/>
    <w:rsid w:val="001017F4"/>
    <w:rPr>
      <w:color w:val="31849B"/>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Cambria" w:hAnsi="Cambria"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Cambria" w:hAnsi="Cambria" w:eastAsia="Times New Roman" w:cs="Times New Roman"/>
        <w:b/>
        <w:bCs/>
      </w:rPr>
    </w:tblStylePr>
    <w:tblStylePr w:type="lastCol">
      <w:rPr>
        <w:rFonts w:ascii="Cambria" w:hAnsi="Cambria"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styleId="TextonotapieCar" w:customStyle="1">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styleId="Default" w:customStyle="1">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Ttulo">
    <w:name w:val="Title"/>
    <w:basedOn w:val="Normal"/>
    <w:next w:val="Normal"/>
    <w:link w:val="TtuloCar"/>
    <w:uiPriority w:val="10"/>
    <w:qFormat/>
    <w:rsid w:val="00984DD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lang w:eastAsia="es-CL"/>
    </w:rPr>
  </w:style>
  <w:style w:type="character" w:styleId="TtuloCar" w:customStyle="1">
    <w:name w:val="Título Car"/>
    <w:basedOn w:val="Fuentedeprrafopredeter"/>
    <w:link w:val="Ttulo"/>
    <w:uiPriority w:val="10"/>
    <w:rsid w:val="00984DD0"/>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hAnsiTheme="majorHAnsi" w:eastAsiaTheme="majorEastAsia" w:cstheme="majorBidi"/>
      <w:i/>
      <w:iCs/>
      <w:color w:val="4F81BD" w:themeColor="accent1"/>
      <w:spacing w:val="15"/>
      <w:lang w:eastAsia="es-CL"/>
    </w:rPr>
  </w:style>
  <w:style w:type="character" w:styleId="SubttuloCar" w:customStyle="1">
    <w:name w:val="Subtítulo Car"/>
    <w:basedOn w:val="Fuentedeprrafopredeter"/>
    <w:link w:val="Subttulo"/>
    <w:uiPriority w:val="11"/>
    <w:rsid w:val="00984DD0"/>
    <w:rPr>
      <w:rFonts w:asciiTheme="majorHAnsi" w:hAnsiTheme="majorHAnsi" w:eastAsiaTheme="majorEastAsia"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unhideWhenUsed/>
    <w:rsid w:val="000921FC"/>
    <w:rPr>
      <w:sz w:val="20"/>
      <w:szCs w:val="20"/>
    </w:rPr>
  </w:style>
  <w:style w:type="character" w:styleId="TextocomentarioCar" w:customStyle="1">
    <w:name w:val="Texto comentario Car"/>
    <w:basedOn w:val="Fuentedeprrafopredeter"/>
    <w:link w:val="Textocomentario"/>
    <w:uiPriority w:val="99"/>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styleId="AsuntodelcomentarioCar" w:customStyle="1">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styleId="HTMLconformatoprevioCar" w:customStyle="1">
    <w:name w:val="HTML con formato previo Car"/>
    <w:basedOn w:val="Fuentedeprrafopredeter"/>
    <w:link w:val="HTMLconformatoprevio"/>
    <w:uiPriority w:val="99"/>
    <w:semiHidden/>
    <w:rsid w:val="002F428C"/>
    <w:rPr>
      <w:rFonts w:ascii="Consolas" w:hAnsi="Consolas" w:cs="Consolas"/>
      <w:lang w:eastAsia="en-US"/>
    </w:rPr>
  </w:style>
  <w:style w:type="paragraph" w:styleId="Revisin">
    <w:name w:val="Revision"/>
    <w:hidden/>
    <w:uiPriority w:val="99"/>
    <w:semiHidden/>
    <w:rsid w:val="00482648"/>
    <w:rPr>
      <w:rFonts w:ascii="Times New Roman" w:hAnsi="Times New Roman" w:eastAsia="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81117">
      <w:bodyDiv w:val="1"/>
      <w:marLeft w:val="0"/>
      <w:marRight w:val="0"/>
      <w:marTop w:val="0"/>
      <w:marBottom w:val="0"/>
      <w:divBdr>
        <w:top w:val="none" w:sz="0" w:space="0" w:color="auto"/>
        <w:left w:val="none" w:sz="0" w:space="0" w:color="auto"/>
        <w:bottom w:val="none" w:sz="0" w:space="0" w:color="auto"/>
        <w:right w:val="none" w:sz="0" w:space="0" w:color="auto"/>
      </w:divBdr>
    </w:div>
    <w:div w:id="84352603">
      <w:bodyDiv w:val="1"/>
      <w:marLeft w:val="0"/>
      <w:marRight w:val="0"/>
      <w:marTop w:val="0"/>
      <w:marBottom w:val="0"/>
      <w:divBdr>
        <w:top w:val="none" w:sz="0" w:space="0" w:color="auto"/>
        <w:left w:val="none" w:sz="0" w:space="0" w:color="auto"/>
        <w:bottom w:val="none" w:sz="0" w:space="0" w:color="auto"/>
        <w:right w:val="none" w:sz="0" w:space="0" w:color="auto"/>
      </w:divBdr>
    </w:div>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17841903">
      <w:bodyDiv w:val="1"/>
      <w:marLeft w:val="0"/>
      <w:marRight w:val="0"/>
      <w:marTop w:val="0"/>
      <w:marBottom w:val="0"/>
      <w:divBdr>
        <w:top w:val="none" w:sz="0" w:space="0" w:color="auto"/>
        <w:left w:val="none" w:sz="0" w:space="0" w:color="auto"/>
        <w:bottom w:val="none" w:sz="0" w:space="0" w:color="auto"/>
        <w:right w:val="none" w:sz="0" w:space="0" w:color="auto"/>
      </w:divBdr>
    </w:div>
    <w:div w:id="136846726">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524991">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187138028">
      <w:bodyDiv w:val="1"/>
      <w:marLeft w:val="0"/>
      <w:marRight w:val="0"/>
      <w:marTop w:val="0"/>
      <w:marBottom w:val="0"/>
      <w:divBdr>
        <w:top w:val="none" w:sz="0" w:space="0" w:color="auto"/>
        <w:left w:val="none" w:sz="0" w:space="0" w:color="auto"/>
        <w:bottom w:val="none" w:sz="0" w:space="0" w:color="auto"/>
        <w:right w:val="none" w:sz="0" w:space="0" w:color="auto"/>
      </w:divBdr>
    </w:div>
    <w:div w:id="191041828">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1937902">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472528234">
      <w:bodyDiv w:val="1"/>
      <w:marLeft w:val="0"/>
      <w:marRight w:val="0"/>
      <w:marTop w:val="0"/>
      <w:marBottom w:val="0"/>
      <w:divBdr>
        <w:top w:val="none" w:sz="0" w:space="0" w:color="auto"/>
        <w:left w:val="none" w:sz="0" w:space="0" w:color="auto"/>
        <w:bottom w:val="none" w:sz="0" w:space="0" w:color="auto"/>
        <w:right w:val="none" w:sz="0" w:space="0" w:color="auto"/>
      </w:divBdr>
    </w:div>
    <w:div w:id="504632390">
      <w:bodyDiv w:val="1"/>
      <w:marLeft w:val="0"/>
      <w:marRight w:val="0"/>
      <w:marTop w:val="0"/>
      <w:marBottom w:val="0"/>
      <w:divBdr>
        <w:top w:val="none" w:sz="0" w:space="0" w:color="auto"/>
        <w:left w:val="none" w:sz="0" w:space="0" w:color="auto"/>
        <w:bottom w:val="none" w:sz="0" w:space="0" w:color="auto"/>
        <w:right w:val="none" w:sz="0" w:space="0" w:color="auto"/>
      </w:divBdr>
    </w:div>
    <w:div w:id="539365631">
      <w:bodyDiv w:val="1"/>
      <w:marLeft w:val="0"/>
      <w:marRight w:val="0"/>
      <w:marTop w:val="0"/>
      <w:marBottom w:val="0"/>
      <w:divBdr>
        <w:top w:val="none" w:sz="0" w:space="0" w:color="auto"/>
        <w:left w:val="none" w:sz="0" w:space="0" w:color="auto"/>
        <w:bottom w:val="none" w:sz="0" w:space="0" w:color="auto"/>
        <w:right w:val="none" w:sz="0" w:space="0" w:color="auto"/>
      </w:divBdr>
    </w:div>
    <w:div w:id="600187837">
      <w:bodyDiv w:val="1"/>
      <w:marLeft w:val="0"/>
      <w:marRight w:val="0"/>
      <w:marTop w:val="0"/>
      <w:marBottom w:val="0"/>
      <w:divBdr>
        <w:top w:val="none" w:sz="0" w:space="0" w:color="auto"/>
        <w:left w:val="none" w:sz="0" w:space="0" w:color="auto"/>
        <w:bottom w:val="none" w:sz="0" w:space="0" w:color="auto"/>
        <w:right w:val="none" w:sz="0" w:space="0" w:color="auto"/>
      </w:divBdr>
    </w:div>
    <w:div w:id="605650558">
      <w:bodyDiv w:val="1"/>
      <w:marLeft w:val="0"/>
      <w:marRight w:val="0"/>
      <w:marTop w:val="0"/>
      <w:marBottom w:val="0"/>
      <w:divBdr>
        <w:top w:val="none" w:sz="0" w:space="0" w:color="auto"/>
        <w:left w:val="none" w:sz="0" w:space="0" w:color="auto"/>
        <w:bottom w:val="none" w:sz="0" w:space="0" w:color="auto"/>
        <w:right w:val="none" w:sz="0" w:space="0" w:color="auto"/>
      </w:divBdr>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685908737">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880173141">
      <w:bodyDiv w:val="1"/>
      <w:marLeft w:val="0"/>
      <w:marRight w:val="0"/>
      <w:marTop w:val="0"/>
      <w:marBottom w:val="0"/>
      <w:divBdr>
        <w:top w:val="none" w:sz="0" w:space="0" w:color="auto"/>
        <w:left w:val="none" w:sz="0" w:space="0" w:color="auto"/>
        <w:bottom w:val="none" w:sz="0" w:space="0" w:color="auto"/>
        <w:right w:val="none" w:sz="0" w:space="0" w:color="auto"/>
      </w:divBdr>
    </w:div>
    <w:div w:id="930089480">
      <w:bodyDiv w:val="1"/>
      <w:marLeft w:val="0"/>
      <w:marRight w:val="0"/>
      <w:marTop w:val="0"/>
      <w:marBottom w:val="0"/>
      <w:divBdr>
        <w:top w:val="none" w:sz="0" w:space="0" w:color="auto"/>
        <w:left w:val="none" w:sz="0" w:space="0" w:color="auto"/>
        <w:bottom w:val="none" w:sz="0" w:space="0" w:color="auto"/>
        <w:right w:val="none" w:sz="0" w:space="0" w:color="auto"/>
      </w:divBdr>
    </w:div>
    <w:div w:id="949436332">
      <w:bodyDiv w:val="1"/>
      <w:marLeft w:val="0"/>
      <w:marRight w:val="0"/>
      <w:marTop w:val="0"/>
      <w:marBottom w:val="0"/>
      <w:divBdr>
        <w:top w:val="none" w:sz="0" w:space="0" w:color="auto"/>
        <w:left w:val="none" w:sz="0" w:space="0" w:color="auto"/>
        <w:bottom w:val="none" w:sz="0" w:space="0" w:color="auto"/>
        <w:right w:val="none" w:sz="0" w:space="0" w:color="auto"/>
      </w:divBdr>
    </w:div>
    <w:div w:id="965282894">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992955511">
      <w:bodyDiv w:val="1"/>
      <w:marLeft w:val="0"/>
      <w:marRight w:val="0"/>
      <w:marTop w:val="0"/>
      <w:marBottom w:val="0"/>
      <w:divBdr>
        <w:top w:val="none" w:sz="0" w:space="0" w:color="auto"/>
        <w:left w:val="none" w:sz="0" w:space="0" w:color="auto"/>
        <w:bottom w:val="none" w:sz="0" w:space="0" w:color="auto"/>
        <w:right w:val="none" w:sz="0" w:space="0" w:color="auto"/>
      </w:divBdr>
    </w:div>
    <w:div w:id="1083644231">
      <w:bodyDiv w:val="1"/>
      <w:marLeft w:val="0"/>
      <w:marRight w:val="0"/>
      <w:marTop w:val="0"/>
      <w:marBottom w:val="0"/>
      <w:divBdr>
        <w:top w:val="none" w:sz="0" w:space="0" w:color="auto"/>
        <w:left w:val="none" w:sz="0" w:space="0" w:color="auto"/>
        <w:bottom w:val="none" w:sz="0" w:space="0" w:color="auto"/>
        <w:right w:val="none" w:sz="0" w:space="0" w:color="auto"/>
      </w:divBdr>
    </w:div>
    <w:div w:id="1169518683">
      <w:bodyDiv w:val="1"/>
      <w:marLeft w:val="0"/>
      <w:marRight w:val="0"/>
      <w:marTop w:val="0"/>
      <w:marBottom w:val="0"/>
      <w:divBdr>
        <w:top w:val="none" w:sz="0" w:space="0" w:color="auto"/>
        <w:left w:val="none" w:sz="0" w:space="0" w:color="auto"/>
        <w:bottom w:val="none" w:sz="0" w:space="0" w:color="auto"/>
        <w:right w:val="none" w:sz="0" w:space="0" w:color="auto"/>
      </w:divBdr>
    </w:div>
    <w:div w:id="1182088414">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362781891">
      <w:bodyDiv w:val="1"/>
      <w:marLeft w:val="0"/>
      <w:marRight w:val="0"/>
      <w:marTop w:val="0"/>
      <w:marBottom w:val="0"/>
      <w:divBdr>
        <w:top w:val="none" w:sz="0" w:space="0" w:color="auto"/>
        <w:left w:val="none" w:sz="0" w:space="0" w:color="auto"/>
        <w:bottom w:val="none" w:sz="0" w:space="0" w:color="auto"/>
        <w:right w:val="none" w:sz="0" w:space="0" w:color="auto"/>
      </w:divBdr>
    </w:div>
    <w:div w:id="1368484432">
      <w:bodyDiv w:val="1"/>
      <w:marLeft w:val="0"/>
      <w:marRight w:val="0"/>
      <w:marTop w:val="0"/>
      <w:marBottom w:val="0"/>
      <w:divBdr>
        <w:top w:val="none" w:sz="0" w:space="0" w:color="auto"/>
        <w:left w:val="none" w:sz="0" w:space="0" w:color="auto"/>
        <w:bottom w:val="none" w:sz="0" w:space="0" w:color="auto"/>
        <w:right w:val="none" w:sz="0" w:space="0" w:color="auto"/>
      </w:divBdr>
    </w:div>
    <w:div w:id="1414427721">
      <w:bodyDiv w:val="1"/>
      <w:marLeft w:val="0"/>
      <w:marRight w:val="0"/>
      <w:marTop w:val="0"/>
      <w:marBottom w:val="0"/>
      <w:divBdr>
        <w:top w:val="none" w:sz="0" w:space="0" w:color="auto"/>
        <w:left w:val="none" w:sz="0" w:space="0" w:color="auto"/>
        <w:bottom w:val="none" w:sz="0" w:space="0" w:color="auto"/>
        <w:right w:val="none" w:sz="0" w:space="0" w:color="auto"/>
      </w:divBdr>
    </w:div>
    <w:div w:id="1417557420">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33611355">
      <w:bodyDiv w:val="1"/>
      <w:marLeft w:val="0"/>
      <w:marRight w:val="0"/>
      <w:marTop w:val="0"/>
      <w:marBottom w:val="0"/>
      <w:divBdr>
        <w:top w:val="none" w:sz="0" w:space="0" w:color="auto"/>
        <w:left w:val="none" w:sz="0" w:space="0" w:color="auto"/>
        <w:bottom w:val="none" w:sz="0" w:space="0" w:color="auto"/>
        <w:right w:val="none" w:sz="0" w:space="0" w:color="auto"/>
      </w:divBdr>
    </w:div>
    <w:div w:id="1539471692">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6473176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00804994">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 w:id="2026443151">
      <w:bodyDiv w:val="1"/>
      <w:marLeft w:val="0"/>
      <w:marRight w:val="0"/>
      <w:marTop w:val="0"/>
      <w:marBottom w:val="0"/>
      <w:divBdr>
        <w:top w:val="none" w:sz="0" w:space="0" w:color="auto"/>
        <w:left w:val="none" w:sz="0" w:space="0" w:color="auto"/>
        <w:bottom w:val="none" w:sz="0" w:space="0" w:color="auto"/>
        <w:right w:val="none" w:sz="0" w:space="0" w:color="auto"/>
      </w:divBdr>
    </w:div>
    <w:div w:id="21192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13" /><Relationship Type="http://schemas.openxmlformats.org/officeDocument/2006/relationships/numbering" Target="numbering.xml" Id="rId3" /><Relationship Type="http://schemas.openxmlformats.org/officeDocument/2006/relationships/footnotes" Target="footnotes.xml" Id="rId7" /><Relationship Type="http://schemas.microsoft.com/office/2020/10/relationships/intelligence" Target="intelligence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customXml" Target="../customXml/item5.xml" Id="rId1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customXml" Target="../customXml/item4.xml" Id="rId1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Año 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8DA8E49E7E70D44AD9AFB17092F159A" ma:contentTypeVersion="18" ma:contentTypeDescription="Crear nuevo documento." ma:contentTypeScope="" ma:versionID="b6a9983a5adabff06611aaa5ccd95a7e">
  <xsd:schema xmlns:xsd="http://www.w3.org/2001/XMLSchema" xmlns:xs="http://www.w3.org/2001/XMLSchema" xmlns:p="http://schemas.microsoft.com/office/2006/metadata/properties" xmlns:ns2="3e27d5c1-66ef-41c9-be43-f21be8984e0a" xmlns:ns3="9a995dee-d811-4b0d-8d41-644b5f83ff4c" targetNamespace="http://schemas.microsoft.com/office/2006/metadata/properties" ma:root="true" ma:fieldsID="aa362f059b476e5169962f95c00efa89" ns2:_="" ns3:_="">
    <xsd:import namespace="3e27d5c1-66ef-41c9-be43-f21be8984e0a"/>
    <xsd:import namespace="9a995dee-d811-4b0d-8d41-644b5f83ff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d5c1-66ef-41c9-be43-f21be898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6d0a366-f013-4afb-8079-7418cfb1d1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95dee-d811-4b0d-8d41-644b5f83ff4c"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b6162c2-3c15-4ce2-bc9b-828d1354ae04}" ma:internalName="TaxCatchAll" ma:showField="CatchAllData" ma:web="9a995dee-d811-4b0d-8d41-644b5f83f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27d5c1-66ef-41c9-be43-f21be8984e0a">
      <Terms xmlns="http://schemas.microsoft.com/office/infopath/2007/PartnerControls"/>
    </lcf76f155ced4ddcb4097134ff3c332f>
    <TaxCatchAll xmlns="9a995dee-d811-4b0d-8d41-644b5f83ff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D715FA-0EF9-4436-977C-F358FEC9F250}">
  <ds:schemaRefs>
    <ds:schemaRef ds:uri="http://schemas.openxmlformats.org/officeDocument/2006/bibliography"/>
  </ds:schemaRefs>
</ds:datastoreItem>
</file>

<file path=customXml/itemProps3.xml><?xml version="1.0" encoding="utf-8"?>
<ds:datastoreItem xmlns:ds="http://schemas.openxmlformats.org/officeDocument/2006/customXml" ds:itemID="{B1185C0B-992C-4DE8-9F64-1B6C133B66D0}"/>
</file>

<file path=customXml/itemProps4.xml><?xml version="1.0" encoding="utf-8"?>
<ds:datastoreItem xmlns:ds="http://schemas.openxmlformats.org/officeDocument/2006/customXml" ds:itemID="{E6C2772E-9383-4571-BCFB-3E5C64E3B0F2}"/>
</file>

<file path=customXml/itemProps5.xml><?xml version="1.0" encoding="utf-8"?>
<ds:datastoreItem xmlns:ds="http://schemas.openxmlformats.org/officeDocument/2006/customXml" ds:itemID="{430B67F5-5EFB-495B-9171-7CAEFBDF34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CORPORACIÓN ADMINISTRATIVA DEL PODER JUDICIAL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CODIFICACIÓN PENAL ENERO 2025</dc:title>
  <dc:subject>CORPORACIÓN ADMINISTRATIVA DEL PODER JUDICIAL</dc:subject>
  <dc:creator>NOMENCLATURAS ASOCIADAS A LA CODIFICACIÓN DE DELITOS</dc:creator>
  <lastModifiedBy>Maria Jose Uribe Valdes</lastModifiedBy>
  <revision>75</revision>
  <lastPrinted>2024-06-28T15:05:00.0000000Z</lastPrinted>
  <dcterms:created xsi:type="dcterms:W3CDTF">2024-06-25T20:57:00.0000000Z</dcterms:created>
  <dcterms:modified xsi:type="dcterms:W3CDTF">2025-05-15T18:13:35.5510126Z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0x01010058DA8E49E7E70D44AD9AFB17092F159A</vt:lpwstr>
  </property>
  <property fmtid="{D5CDD505-2E9C-101B-9397-08002B2CF9AE}" pid="3" name="MediaServiceImageTags">
    <vt:lpwstr/>
  </property>
</Properties>
</file>